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4B48383A" w:rsidRDefault="4B48383A" w14:paraId="5EED7014" w14:textId="59105553">
      <w:pPr>
        <w:spacing w:line="360" w:lineRule="auto"/>
        <w:jc w:val="center"/>
        <w:rPr>
          <w:del w:author="GUSTAVO DE OLIVEIRA REGO MORAIS" w:date="2025-08-08T22:55:35.327Z" w16du:dateUtc="2025-08-08T22:55:35.327Z" w:id="1164079907"/>
          <w:rFonts w:ascii="Times New Roman" w:hAnsi="Times New Roman" w:eastAsia="Times New Roman" w:cs="Times New Roman"/>
        </w:rPr>
      </w:pPr>
    </w:p>
    <w:p w:rsidR="4B48383A" w:rsidP="4B48383A" w:rsidRDefault="4B48383A" w14:paraId="391F5B0C" w14:textId="79CF1624">
      <w:pPr>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4B48383A" w:rsidRDefault="4B48383A" w14:paraId="62053978" w14:textId="14E15E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9D9822B" w14:textId="1EB2518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4E02A2B" w14:textId="1B757D0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21A44A81" w:rsidP="79ED5846" w:rsidRDefault="21A44A81" w14:paraId="13D10E4E" w14:textId="6D691B69">
      <w:pPr>
        <w:pStyle w:val="Normal1"/>
        <w:spacing w:line="360" w:lineRule="auto"/>
        <w:ind w:left="4230" w:firstLine="0"/>
        <w:jc w:val="both"/>
        <w:rPr>
          <w:del w:author="GUSTAVO DE OLIVEIRA REGO MORAIS" w:date="2025-08-08T22:55:18.222Z" w16du:dateUtc="2025-08-08T22:55:18.222Z" w:id="261922001"/>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79ED5846"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4B48383A" w:rsidP="4B48383A" w:rsidRDefault="4B48383A" w14:paraId="0524E026" w14:textId="0A465EA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79ED5846" w:rsidRDefault="4B48383A" w14:paraId="3AD62563" w14:textId="021D3CD3">
      <w:pPr>
        <w:pStyle w:val="Normal1"/>
        <w:spacing w:line="360" w:lineRule="auto"/>
        <w:jc w:val="center"/>
        <w:rPr>
          <w:del w:author="GUSTAVO DE OLIVEIRA REGO MORAIS" w:date="2025-08-08T22:55:09.165Z" w16du:dateUtc="2025-08-08T22:55:09.165Z" w:id="952050242"/>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79ED5846" w:rsidRDefault="4B48383A" w14:paraId="5A45C4F2" w14:textId="7F8E5681">
      <w:pPr>
        <w:pStyle w:val="Normal1"/>
        <w:spacing w:line="360" w:lineRule="auto"/>
        <w:jc w:val="center"/>
        <w:rPr>
          <w:ins w:author="GUSTAVO DE OLIVEIRA REGO MORAIS" w:date="2025-08-08T22:55:41.133Z" w16du:dateUtc="2025-08-08T22:55:41.133Z" w:id="677291500"/>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9ED5846" w:rsidP="79ED5846" w:rsidRDefault="79ED5846" w14:paraId="6C5A38E1" w14:textId="50543AE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01E29AF" w:rsidP="320543F7" w:rsidRDefault="401E29AF" w14:paraId="1CD4FA05" w14:textId="017D27A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20543F7"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w:t>
      </w:r>
      <w:r w:rsidRPr="320543F7" w:rsidR="008BB6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Á</w:t>
      </w:r>
      <w:r w:rsidRPr="320543F7"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RIO</w:t>
      </w:r>
    </w:p>
    <w:sdt>
      <w:sdtPr>
        <w:id w:val="2016309017"/>
        <w:docPartObj>
          <w:docPartGallery w:val="Table of Contents"/>
          <w:docPartUnique/>
        </w:docPartObj>
      </w:sdtPr>
      <w:sdtContent>
        <w:p w:rsidR="4B48383A" w:rsidP="79ED5846" w:rsidRDefault="4B48383A" w14:paraId="4B010C00" w14:textId="1EA7DE91">
          <w:pPr>
            <w:pStyle w:val="TOC1"/>
            <w:tabs>
              <w:tab w:val="right" w:leader="hyphen" w:pos="9015"/>
            </w:tabs>
            <w:bidi w:val="0"/>
            <w:rPr>
              <w:rStyle w:val="Hyperlink"/>
            </w:rPr>
            <w:pPrChange w:author="GUSTAVO DE OLIVEIRA REGO MORAIS" w:date="2025-08-08T23:14:31.683Z">
              <w:pPr/>
            </w:pPrChange>
          </w:pPr>
          <w:r>
            <w:fldChar w:fldCharType="begin"/>
          </w:r>
          <w:r>
            <w:instrText xml:space="preserve">TOC \o "1-9" \z \u \h</w:instrText>
          </w:r>
          <w:r>
            <w:fldChar w:fldCharType="separate"/>
          </w:r>
          <w:hyperlink w:anchor="_Toc228548242">
            <w:r w:rsidRPr="79ED5846" w:rsidR="79ED5846">
              <w:rPr>
                <w:rStyle w:val="Hyperlink"/>
              </w:rPr>
              <w:t>1. INTRODUÇÃO</w:t>
            </w:r>
            <w:ins w:author="GUSTAVO DE OLIVEIRA REGO MORAIS" w:date="2025-08-08T23:14:31.682Z" w:id="1209743689">
              <w:r>
                <w:tab/>
              </w:r>
            </w:ins>
            <w:r>
              <w:fldChar w:fldCharType="begin"/>
            </w:r>
            <w:r>
              <w:instrText xml:space="preserve">PAGEREF _Toc228548242 \h</w:instrText>
            </w:r>
            <w:r>
              <w:fldChar w:fldCharType="separate"/>
            </w:r>
            <w:r w:rsidRPr="79ED5846" w:rsidR="79ED5846">
              <w:rPr>
                <w:rStyle w:val="Hyperlink"/>
              </w:rPr>
              <w:t>4</w:t>
            </w:r>
            <w:r>
              <w:fldChar w:fldCharType="end"/>
            </w:r>
          </w:hyperlink>
        </w:p>
        <w:p w:rsidR="4B48383A" w:rsidP="79ED5846" w:rsidRDefault="4B48383A" w14:paraId="08219BC4" w14:textId="45DEE41F">
          <w:pPr>
            <w:pStyle w:val="TOC2"/>
            <w:tabs>
              <w:tab w:val="right" w:leader="hyphen" w:pos="9015"/>
            </w:tabs>
            <w:bidi w:val="0"/>
            <w:rPr>
              <w:rStyle w:val="Hyperlink"/>
            </w:rPr>
            <w:pPrChange w:author="GUSTAVO DE OLIVEIRA REGO MORAIS" w:date="2025-08-08T23:14:31.686Z">
              <w:pPr/>
            </w:pPrChange>
          </w:pPr>
          <w:hyperlink w:anchor="_Toc1306322184">
            <w:r w:rsidRPr="79ED5846" w:rsidR="79ED5846">
              <w:rPr>
                <w:rStyle w:val="Hyperlink"/>
              </w:rPr>
              <w:t>1.1 Visão geral do Documento</w:t>
            </w:r>
            <w:ins w:author="GUSTAVO DE OLIVEIRA REGO MORAIS" w:date="2025-08-08T23:14:31.686Z" w:id="2071894610">
              <w:r>
                <w:tab/>
              </w:r>
            </w:ins>
            <w:r>
              <w:fldChar w:fldCharType="begin"/>
            </w:r>
            <w:r>
              <w:instrText xml:space="preserve">PAGEREF _Toc1306322184 \h</w:instrText>
            </w:r>
            <w:r>
              <w:fldChar w:fldCharType="separate"/>
            </w:r>
            <w:r w:rsidRPr="79ED5846" w:rsidR="79ED5846">
              <w:rPr>
                <w:rStyle w:val="Hyperlink"/>
              </w:rPr>
              <w:t>4</w:t>
            </w:r>
            <w:r>
              <w:fldChar w:fldCharType="end"/>
            </w:r>
          </w:hyperlink>
        </w:p>
        <w:p w:rsidR="4B48383A" w:rsidP="79ED5846" w:rsidRDefault="4B48383A" w14:paraId="03193643" w14:textId="72FE341E">
          <w:pPr>
            <w:pStyle w:val="TOC2"/>
            <w:tabs>
              <w:tab w:val="right" w:leader="hyphen" w:pos="9015"/>
            </w:tabs>
            <w:bidi w:val="0"/>
            <w:rPr>
              <w:rStyle w:val="Hyperlink"/>
            </w:rPr>
            <w:pPrChange w:author="GUSTAVO DE OLIVEIRA REGO MORAIS" w:date="2025-08-08T23:14:31.689Z">
              <w:pPr/>
            </w:pPrChange>
          </w:pPr>
          <w:hyperlink w:anchor="_Toc825259199">
            <w:r w:rsidRPr="79ED5846" w:rsidR="79ED5846">
              <w:rPr>
                <w:rStyle w:val="Hyperlink"/>
              </w:rPr>
              <w:t>1.2 Escopo do projeto</w:t>
            </w:r>
            <w:ins w:author="GUSTAVO DE OLIVEIRA REGO MORAIS" w:date="2025-08-08T23:14:31.688Z" w:id="1786025965">
              <w:r>
                <w:tab/>
              </w:r>
            </w:ins>
            <w:r>
              <w:fldChar w:fldCharType="begin"/>
            </w:r>
            <w:r>
              <w:instrText xml:space="preserve">PAGEREF _Toc825259199 \h</w:instrText>
            </w:r>
            <w:r>
              <w:fldChar w:fldCharType="separate"/>
            </w:r>
            <w:r w:rsidRPr="79ED5846" w:rsidR="79ED5846">
              <w:rPr>
                <w:rStyle w:val="Hyperlink"/>
              </w:rPr>
              <w:t>4</w:t>
            </w:r>
            <w:r>
              <w:fldChar w:fldCharType="end"/>
            </w:r>
          </w:hyperlink>
        </w:p>
        <w:p w:rsidR="4B48383A" w:rsidP="79ED5846" w:rsidRDefault="4B48383A" w14:paraId="2D7DD14C" w14:textId="68166C55">
          <w:pPr>
            <w:pStyle w:val="TOC2"/>
            <w:tabs>
              <w:tab w:val="right" w:leader="hyphen" w:pos="9015"/>
            </w:tabs>
            <w:bidi w:val="0"/>
            <w:rPr>
              <w:rStyle w:val="Hyperlink"/>
            </w:rPr>
            <w:pPrChange w:author="GUSTAVO DE OLIVEIRA REGO MORAIS" w:date="2025-08-08T23:14:31.692Z">
              <w:pPr/>
            </w:pPrChange>
          </w:pPr>
          <w:hyperlink w:anchor="_Toc1496545395">
            <w:r w:rsidRPr="79ED5846" w:rsidR="79ED5846">
              <w:rPr>
                <w:rStyle w:val="Hyperlink"/>
              </w:rPr>
              <w:t>1.2.1 Problema</w:t>
            </w:r>
            <w:ins w:author="GUSTAVO DE OLIVEIRA REGO MORAIS" w:date="2025-08-08T23:14:31.691Z" w:id="2084207564">
              <w:r>
                <w:tab/>
              </w:r>
            </w:ins>
            <w:r>
              <w:fldChar w:fldCharType="begin"/>
            </w:r>
            <w:r>
              <w:instrText xml:space="preserve">PAGEREF _Toc1496545395 \h</w:instrText>
            </w:r>
            <w:r>
              <w:fldChar w:fldCharType="separate"/>
            </w:r>
            <w:r w:rsidRPr="79ED5846" w:rsidR="79ED5846">
              <w:rPr>
                <w:rStyle w:val="Hyperlink"/>
              </w:rPr>
              <w:t>5</w:t>
            </w:r>
            <w:r>
              <w:fldChar w:fldCharType="end"/>
            </w:r>
          </w:hyperlink>
        </w:p>
        <w:p w:rsidR="4B48383A" w:rsidP="79ED5846" w:rsidRDefault="4B48383A" w14:paraId="797AE5DE" w14:textId="54CB5F40">
          <w:pPr>
            <w:pStyle w:val="TOC2"/>
            <w:tabs>
              <w:tab w:val="right" w:leader="hyphen" w:pos="9015"/>
            </w:tabs>
            <w:bidi w:val="0"/>
            <w:rPr>
              <w:rStyle w:val="Hyperlink"/>
            </w:rPr>
            <w:pPrChange w:author="GUSTAVO DE OLIVEIRA REGO MORAIS" w:date="2025-08-08T23:14:31.695Z">
              <w:pPr/>
            </w:pPrChange>
          </w:pPr>
          <w:hyperlink w:anchor="_Toc1168847094">
            <w:r w:rsidRPr="79ED5846" w:rsidR="79ED5846">
              <w:rPr>
                <w:rStyle w:val="Hyperlink"/>
              </w:rPr>
              <w:t>1.2.2 Justificativa</w:t>
            </w:r>
            <w:ins w:author="GUSTAVO DE OLIVEIRA REGO MORAIS" w:date="2025-08-08T23:14:31.694Z" w:id="385324292">
              <w:r>
                <w:tab/>
              </w:r>
            </w:ins>
            <w:r>
              <w:fldChar w:fldCharType="begin"/>
            </w:r>
            <w:r>
              <w:instrText xml:space="preserve">PAGEREF _Toc1168847094 \h</w:instrText>
            </w:r>
            <w:r>
              <w:fldChar w:fldCharType="separate"/>
            </w:r>
            <w:r w:rsidRPr="79ED5846" w:rsidR="79ED5846">
              <w:rPr>
                <w:rStyle w:val="Hyperlink"/>
              </w:rPr>
              <w:t>6</w:t>
            </w:r>
            <w:r>
              <w:fldChar w:fldCharType="end"/>
            </w:r>
          </w:hyperlink>
        </w:p>
        <w:p w:rsidR="4B48383A" w:rsidP="79ED5846" w:rsidRDefault="4B48383A" w14:paraId="70648DAB" w14:textId="2099021B">
          <w:pPr>
            <w:pStyle w:val="TOC2"/>
            <w:tabs>
              <w:tab w:val="right" w:leader="hyphen" w:pos="9015"/>
            </w:tabs>
            <w:bidi w:val="0"/>
            <w:rPr>
              <w:rStyle w:val="Hyperlink"/>
            </w:rPr>
            <w:pPrChange w:author="GUSTAVO DE OLIVEIRA REGO MORAIS" w:date="2025-08-08T23:14:31.697Z">
              <w:pPr/>
            </w:pPrChange>
          </w:pPr>
          <w:hyperlink w:anchor="_Toc1757958039">
            <w:r w:rsidRPr="79ED5846" w:rsidR="79ED5846">
              <w:rPr>
                <w:rStyle w:val="Hyperlink"/>
              </w:rPr>
              <w:t>1.3 Concepção do Sistema</w:t>
            </w:r>
            <w:ins w:author="GUSTAVO DE OLIVEIRA REGO MORAIS" w:date="2025-08-08T23:14:31.697Z" w:id="562082540">
              <w:r>
                <w:tab/>
              </w:r>
            </w:ins>
            <w:r>
              <w:fldChar w:fldCharType="begin"/>
            </w:r>
            <w:r>
              <w:instrText xml:space="preserve">PAGEREF _Toc1757958039 \h</w:instrText>
            </w:r>
            <w:r>
              <w:fldChar w:fldCharType="separate"/>
            </w:r>
            <w:r w:rsidRPr="79ED5846" w:rsidR="79ED5846">
              <w:rPr>
                <w:rStyle w:val="Hyperlink"/>
              </w:rPr>
              <w:t>6</w:t>
            </w:r>
            <w:r>
              <w:fldChar w:fldCharType="end"/>
            </w:r>
          </w:hyperlink>
        </w:p>
        <w:p w:rsidR="4B48383A" w:rsidP="79ED5846" w:rsidRDefault="4B48383A" w14:paraId="6EE94358" w14:textId="7A3E828D">
          <w:pPr>
            <w:pStyle w:val="TOC3"/>
            <w:tabs>
              <w:tab w:val="right" w:leader="hyphen" w:pos="9015"/>
            </w:tabs>
            <w:bidi w:val="0"/>
            <w:rPr>
              <w:rStyle w:val="Hyperlink"/>
            </w:rPr>
            <w:pPrChange w:author="GUSTAVO DE OLIVEIRA REGO MORAIS" w:date="2025-08-08T23:14:31.701Z">
              <w:pPr/>
            </w:pPrChange>
          </w:pPr>
          <w:hyperlink w:anchor="_Toc714194941">
            <w:r w:rsidRPr="79ED5846" w:rsidR="79ED5846">
              <w:rPr>
                <w:rStyle w:val="Hyperlink"/>
              </w:rPr>
              <w:t>1.3.1 Entrevista</w:t>
            </w:r>
            <w:ins w:author="GUSTAVO DE OLIVEIRA REGO MORAIS" w:date="2025-08-08T23:14:31.7Z" w:id="1714257898">
              <w:r>
                <w:tab/>
              </w:r>
            </w:ins>
            <w:r>
              <w:fldChar w:fldCharType="begin"/>
            </w:r>
            <w:r>
              <w:instrText xml:space="preserve">PAGEREF _Toc714194941 \h</w:instrText>
            </w:r>
            <w:r>
              <w:fldChar w:fldCharType="separate"/>
            </w:r>
            <w:r w:rsidRPr="79ED5846" w:rsidR="79ED5846">
              <w:rPr>
                <w:rStyle w:val="Hyperlink"/>
              </w:rPr>
              <w:t>6</w:t>
            </w:r>
            <w:r>
              <w:fldChar w:fldCharType="end"/>
            </w:r>
          </w:hyperlink>
        </w:p>
        <w:p w:rsidR="4B48383A" w:rsidP="79ED5846" w:rsidRDefault="4B48383A" w14:paraId="7C0FE9C5" w14:textId="16F5B19D">
          <w:pPr>
            <w:pStyle w:val="TOC3"/>
            <w:tabs>
              <w:tab w:val="right" w:leader="hyphen" w:pos="9015"/>
            </w:tabs>
            <w:bidi w:val="0"/>
            <w:rPr>
              <w:rStyle w:val="Hyperlink"/>
            </w:rPr>
            <w:pPrChange w:author="GUSTAVO DE OLIVEIRA REGO MORAIS" w:date="2025-08-08T23:14:31.703Z">
              <w:pPr/>
            </w:pPrChange>
          </w:pPr>
          <w:hyperlink w:anchor="_Toc96892088">
            <w:r w:rsidRPr="79ED5846" w:rsidR="79ED5846">
              <w:rPr>
                <w:rStyle w:val="Hyperlink"/>
              </w:rPr>
              <w:t>1.3.2 Análise de mercado</w:t>
            </w:r>
            <w:ins w:author="GUSTAVO DE OLIVEIRA REGO MORAIS" w:date="2025-08-08T23:14:31.703Z" w:id="1696965033">
              <w:r>
                <w:tab/>
              </w:r>
            </w:ins>
            <w:r>
              <w:fldChar w:fldCharType="begin"/>
            </w:r>
            <w:r>
              <w:instrText xml:space="preserve">PAGEREF _Toc96892088 \h</w:instrText>
            </w:r>
            <w:r>
              <w:fldChar w:fldCharType="separate"/>
            </w:r>
            <w:r w:rsidRPr="79ED5846" w:rsidR="79ED5846">
              <w:rPr>
                <w:rStyle w:val="Hyperlink"/>
              </w:rPr>
              <w:t>6</w:t>
            </w:r>
            <w:r>
              <w:fldChar w:fldCharType="end"/>
            </w:r>
          </w:hyperlink>
        </w:p>
        <w:p w:rsidR="4B48383A" w:rsidP="79ED5846" w:rsidRDefault="4B48383A" w14:paraId="3DC9F1E6" w14:textId="7D8B31A5">
          <w:pPr>
            <w:pStyle w:val="TOC3"/>
            <w:tabs>
              <w:tab w:val="right" w:leader="hyphen" w:pos="9015"/>
            </w:tabs>
            <w:bidi w:val="0"/>
            <w:rPr>
              <w:rStyle w:val="Hyperlink"/>
            </w:rPr>
            <w:pPrChange w:author="GUSTAVO DE OLIVEIRA REGO MORAIS" w:date="2025-08-08T23:14:31.706Z">
              <w:pPr/>
            </w:pPrChange>
          </w:pPr>
          <w:hyperlink w:anchor="_Toc420650987">
            <w:r w:rsidRPr="79ED5846" w:rsidR="79ED5846">
              <w:rPr>
                <w:rStyle w:val="Hyperlink"/>
              </w:rPr>
              <w:t>1.3.3 Requisitos</w:t>
            </w:r>
            <w:ins w:author="GUSTAVO DE OLIVEIRA REGO MORAIS" w:date="2025-08-08T23:14:31.705Z" w:id="534008860">
              <w:r>
                <w:tab/>
              </w:r>
            </w:ins>
            <w:r>
              <w:fldChar w:fldCharType="begin"/>
            </w:r>
            <w:r>
              <w:instrText xml:space="preserve">PAGEREF _Toc420650987 \h</w:instrText>
            </w:r>
            <w:r>
              <w:fldChar w:fldCharType="separate"/>
            </w:r>
            <w:r w:rsidRPr="79ED5846" w:rsidR="79ED5846">
              <w:rPr>
                <w:rStyle w:val="Hyperlink"/>
              </w:rPr>
              <w:t>7</w:t>
            </w:r>
            <w:r>
              <w:fldChar w:fldCharType="end"/>
            </w:r>
          </w:hyperlink>
        </w:p>
        <w:p w:rsidR="4B48383A" w:rsidP="79ED5846" w:rsidRDefault="4B48383A" w14:paraId="27B6D766" w14:textId="0F7B0439">
          <w:pPr>
            <w:pStyle w:val="TOC1"/>
            <w:tabs>
              <w:tab w:val="right" w:leader="hyphen" w:pos="9015"/>
            </w:tabs>
            <w:bidi w:val="0"/>
            <w:rPr>
              <w:rStyle w:val="Hyperlink"/>
            </w:rPr>
            <w:pPrChange w:author="GUSTAVO DE OLIVEIRA REGO MORAIS" w:date="2025-08-08T23:14:31.709Z">
              <w:pPr/>
            </w:pPrChange>
          </w:pPr>
          <w:hyperlink w:anchor="_Toc1464214842">
            <w:r w:rsidRPr="79ED5846" w:rsidR="79ED5846">
              <w:rPr>
                <w:rStyle w:val="Hyperlink"/>
              </w:rPr>
              <w:t>2. OBJETIVO</w:t>
            </w:r>
            <w:ins w:author="GUSTAVO DE OLIVEIRA REGO MORAIS" w:date="2025-08-08T23:14:31.709Z" w:id="913099135">
              <w:r>
                <w:tab/>
              </w:r>
            </w:ins>
            <w:r>
              <w:fldChar w:fldCharType="begin"/>
            </w:r>
            <w:r>
              <w:instrText xml:space="preserve">PAGEREF _Toc1464214842 \h</w:instrText>
            </w:r>
            <w:r>
              <w:fldChar w:fldCharType="separate"/>
            </w:r>
            <w:r w:rsidRPr="79ED5846" w:rsidR="79ED5846">
              <w:rPr>
                <w:rStyle w:val="Hyperlink"/>
              </w:rPr>
              <w:t>7</w:t>
            </w:r>
            <w:r>
              <w:fldChar w:fldCharType="end"/>
            </w:r>
          </w:hyperlink>
        </w:p>
        <w:p w:rsidR="4B48383A" w:rsidP="79ED5846" w:rsidRDefault="4B48383A" w14:paraId="47CDB9E2" w14:textId="03FF2880">
          <w:pPr>
            <w:pStyle w:val="TOC1"/>
            <w:tabs>
              <w:tab w:val="right" w:leader="hyphen" w:pos="9015"/>
            </w:tabs>
            <w:bidi w:val="0"/>
            <w:rPr>
              <w:rStyle w:val="Hyperlink"/>
            </w:rPr>
            <w:pPrChange w:author="GUSTAVO DE OLIVEIRA REGO MORAIS" w:date="2025-08-08T23:14:31.712Z">
              <w:pPr/>
            </w:pPrChange>
          </w:pPr>
          <w:hyperlink w:anchor="_Toc153701942">
            <w:r w:rsidRPr="79ED5846" w:rsidR="79ED5846">
              <w:rPr>
                <w:rStyle w:val="Hyperlink"/>
              </w:rPr>
              <w:t>3. ELICITAÇÃO DE REQUISITOS</w:t>
            </w:r>
            <w:ins w:author="GUSTAVO DE OLIVEIRA REGO MORAIS" w:date="2025-08-08T23:14:31.711Z" w:id="863532678">
              <w:r>
                <w:tab/>
              </w:r>
            </w:ins>
            <w:r>
              <w:fldChar w:fldCharType="begin"/>
            </w:r>
            <w:r>
              <w:instrText xml:space="preserve">PAGEREF _Toc153701942 \h</w:instrText>
            </w:r>
            <w:r>
              <w:fldChar w:fldCharType="separate"/>
            </w:r>
            <w:r w:rsidRPr="79ED5846" w:rsidR="79ED5846">
              <w:rPr>
                <w:rStyle w:val="Hyperlink"/>
              </w:rPr>
              <w:t>8</w:t>
            </w:r>
            <w:r>
              <w:fldChar w:fldCharType="end"/>
            </w:r>
          </w:hyperlink>
        </w:p>
        <w:p w:rsidR="4B48383A" w:rsidP="79ED5846" w:rsidRDefault="4B48383A" w14:paraId="4F3743E9" w14:textId="5967587E">
          <w:pPr>
            <w:pStyle w:val="TOC2"/>
            <w:tabs>
              <w:tab w:val="right" w:leader="hyphen" w:pos="9015"/>
            </w:tabs>
            <w:bidi w:val="0"/>
            <w:rPr>
              <w:rStyle w:val="Hyperlink"/>
            </w:rPr>
            <w:pPrChange w:author="GUSTAVO DE OLIVEIRA REGO MORAIS" w:date="2025-08-08T23:14:31.715Z">
              <w:pPr/>
            </w:pPrChange>
          </w:pPr>
          <w:hyperlink w:anchor="_Toc1856870373">
            <w:r w:rsidRPr="79ED5846" w:rsidR="79ED5846">
              <w:rPr>
                <w:rStyle w:val="Hyperlink"/>
              </w:rPr>
              <w:t>3.1 Requisitos Funcionais (RF)</w:t>
            </w:r>
            <w:ins w:author="GUSTAVO DE OLIVEIRA REGO MORAIS" w:date="2025-08-08T23:14:31.714Z" w:id="1478035712">
              <w:r>
                <w:tab/>
              </w:r>
            </w:ins>
            <w:r>
              <w:fldChar w:fldCharType="begin"/>
            </w:r>
            <w:r>
              <w:instrText xml:space="preserve">PAGEREF _Toc1856870373 \h</w:instrText>
            </w:r>
            <w:r>
              <w:fldChar w:fldCharType="separate"/>
            </w:r>
            <w:r w:rsidRPr="79ED5846" w:rsidR="79ED5846">
              <w:rPr>
                <w:rStyle w:val="Hyperlink"/>
              </w:rPr>
              <w:t>8</w:t>
            </w:r>
            <w:r>
              <w:fldChar w:fldCharType="end"/>
            </w:r>
          </w:hyperlink>
        </w:p>
        <w:p w:rsidR="4B48383A" w:rsidP="79ED5846" w:rsidRDefault="4B48383A" w14:paraId="4345EE9F" w14:textId="76C9786E">
          <w:pPr>
            <w:pStyle w:val="TOC2"/>
            <w:tabs>
              <w:tab w:val="right" w:leader="hyphen" w:pos="9015"/>
            </w:tabs>
            <w:bidi w:val="0"/>
            <w:rPr>
              <w:rStyle w:val="Hyperlink"/>
            </w:rPr>
            <w:pPrChange w:author="GUSTAVO DE OLIVEIRA REGO MORAIS" w:date="2025-08-08T23:14:31.718Z">
              <w:pPr/>
            </w:pPrChange>
          </w:pPr>
          <w:hyperlink w:anchor="_Toc811643218">
            <w:r w:rsidRPr="79ED5846" w:rsidR="79ED5846">
              <w:rPr>
                <w:rStyle w:val="Hyperlink"/>
              </w:rPr>
              <w:t>3.2 Requisitos Não Funcionais (RNF)</w:t>
            </w:r>
            <w:ins w:author="GUSTAVO DE OLIVEIRA REGO MORAIS" w:date="2025-08-08T23:14:31.717Z" w:id="706772888">
              <w:r>
                <w:tab/>
              </w:r>
            </w:ins>
            <w:r>
              <w:fldChar w:fldCharType="begin"/>
            </w:r>
            <w:r>
              <w:instrText xml:space="preserve">PAGEREF _Toc811643218 \h</w:instrText>
            </w:r>
            <w:r>
              <w:fldChar w:fldCharType="separate"/>
            </w:r>
            <w:r w:rsidRPr="79ED5846" w:rsidR="79ED5846">
              <w:rPr>
                <w:rStyle w:val="Hyperlink"/>
              </w:rPr>
              <w:t>9</w:t>
            </w:r>
            <w:r>
              <w:fldChar w:fldCharType="end"/>
            </w:r>
          </w:hyperlink>
        </w:p>
        <w:p w:rsidR="4B48383A" w:rsidP="79ED5846" w:rsidRDefault="4B48383A" w14:paraId="3618F82E" w14:textId="7E149B66">
          <w:pPr>
            <w:pStyle w:val="TOC1"/>
            <w:tabs>
              <w:tab w:val="right" w:leader="hyphen" w:pos="9015"/>
            </w:tabs>
            <w:bidi w:val="0"/>
            <w:rPr>
              <w:rStyle w:val="Hyperlink"/>
            </w:rPr>
            <w:pPrChange w:author="GUSTAVO DE OLIVEIRA REGO MORAIS" w:date="2025-08-08T23:14:31.721Z">
              <w:pPr/>
            </w:pPrChange>
          </w:pPr>
          <w:hyperlink w:anchor="_Toc1643560996">
            <w:r w:rsidRPr="79ED5846" w:rsidR="79ED5846">
              <w:rPr>
                <w:rStyle w:val="Hyperlink"/>
              </w:rPr>
              <w:t>4. DIAGRAMAS DE CASO DE USO</w:t>
            </w:r>
            <w:ins w:author="GUSTAVO DE OLIVEIRA REGO MORAIS" w:date="2025-08-08T23:14:31.72Z" w:id="1563952640">
              <w:r>
                <w:tab/>
              </w:r>
            </w:ins>
            <w:r>
              <w:fldChar w:fldCharType="begin"/>
            </w:r>
            <w:r>
              <w:instrText xml:space="preserve">PAGEREF _Toc1643560996 \h</w:instrText>
            </w:r>
            <w:r>
              <w:fldChar w:fldCharType="separate"/>
            </w:r>
            <w:r w:rsidRPr="79ED5846" w:rsidR="79ED5846">
              <w:rPr>
                <w:rStyle w:val="Hyperlink"/>
              </w:rPr>
              <w:t>11</w:t>
            </w:r>
            <w:r>
              <w:fldChar w:fldCharType="end"/>
            </w:r>
          </w:hyperlink>
        </w:p>
        <w:p w:rsidR="4B48383A" w:rsidP="79ED5846" w:rsidRDefault="4B48383A" w14:paraId="6D23DD26" w14:textId="6CFABC3F">
          <w:pPr>
            <w:pStyle w:val="TOC2"/>
            <w:tabs>
              <w:tab w:val="right" w:leader="hyphen" w:pos="9015"/>
            </w:tabs>
            <w:bidi w:val="0"/>
            <w:rPr>
              <w:rStyle w:val="Hyperlink"/>
            </w:rPr>
            <w:pPrChange w:author="GUSTAVO DE OLIVEIRA REGO MORAIS" w:date="2025-08-08T23:14:31.723Z">
              <w:pPr/>
            </w:pPrChange>
          </w:pPr>
          <w:hyperlink w:anchor="_Toc1887139082">
            <w:r w:rsidRPr="79ED5846" w:rsidR="79ED5846">
              <w:rPr>
                <w:rStyle w:val="Hyperlink"/>
              </w:rPr>
              <w:t>4.1 Diagramação</w:t>
            </w:r>
            <w:ins w:author="GUSTAVO DE OLIVEIRA REGO MORAIS" w:date="2025-08-08T23:14:31.723Z" w:id="513963124">
              <w:r>
                <w:tab/>
              </w:r>
            </w:ins>
            <w:r>
              <w:fldChar w:fldCharType="begin"/>
            </w:r>
            <w:r>
              <w:instrText xml:space="preserve">PAGEREF _Toc1887139082 \h</w:instrText>
            </w:r>
            <w:r>
              <w:fldChar w:fldCharType="separate"/>
            </w:r>
            <w:r w:rsidRPr="79ED5846" w:rsidR="79ED5846">
              <w:rPr>
                <w:rStyle w:val="Hyperlink"/>
              </w:rPr>
              <w:t>11</w:t>
            </w:r>
            <w:r>
              <w:fldChar w:fldCharType="end"/>
            </w:r>
          </w:hyperlink>
        </w:p>
        <w:p w:rsidR="4B48383A" w:rsidP="79ED5846" w:rsidRDefault="4B48383A" w14:paraId="7CBB7BB3" w14:textId="3F76562E">
          <w:pPr>
            <w:pStyle w:val="TOC2"/>
            <w:tabs>
              <w:tab w:val="right" w:leader="hyphen" w:pos="9015"/>
            </w:tabs>
            <w:bidi w:val="0"/>
            <w:rPr>
              <w:rStyle w:val="Hyperlink"/>
            </w:rPr>
            <w:pPrChange w:author="GUSTAVO DE OLIVEIRA REGO MORAIS" w:date="2025-08-08T23:14:31.727Z">
              <w:pPr/>
            </w:pPrChange>
          </w:pPr>
          <w:hyperlink w:anchor="_Toc1221671557">
            <w:r w:rsidRPr="79ED5846" w:rsidR="79ED5846">
              <w:rPr>
                <w:rStyle w:val="Hyperlink"/>
              </w:rPr>
              <w:t>4.2 Descrição dos casos de uso</w:t>
            </w:r>
            <w:ins w:author="GUSTAVO DE OLIVEIRA REGO MORAIS" w:date="2025-08-08T23:14:31.726Z" w:id="1706487000">
              <w:r>
                <w:tab/>
              </w:r>
            </w:ins>
            <w:r>
              <w:fldChar w:fldCharType="begin"/>
            </w:r>
            <w:r>
              <w:instrText xml:space="preserve">PAGEREF _Toc1221671557 \h</w:instrText>
            </w:r>
            <w:r>
              <w:fldChar w:fldCharType="separate"/>
            </w:r>
            <w:r w:rsidRPr="79ED5846" w:rsidR="79ED5846">
              <w:rPr>
                <w:rStyle w:val="Hyperlink"/>
              </w:rPr>
              <w:t>15</w:t>
            </w:r>
            <w:r>
              <w:fldChar w:fldCharType="end"/>
            </w:r>
          </w:hyperlink>
        </w:p>
        <w:p w:rsidR="4B48383A" w:rsidP="79ED5846" w:rsidRDefault="4B48383A" w14:paraId="25E680B1" w14:textId="42321DA7">
          <w:pPr>
            <w:pStyle w:val="TOC3"/>
            <w:tabs>
              <w:tab w:val="right" w:leader="hyphen" w:pos="9015"/>
            </w:tabs>
            <w:bidi w:val="0"/>
            <w:rPr>
              <w:rStyle w:val="Hyperlink"/>
            </w:rPr>
            <w:pPrChange w:author="GUSTAVO DE OLIVEIRA REGO MORAIS" w:date="2025-08-08T23:14:31.729Z">
              <w:pPr/>
            </w:pPrChange>
          </w:pPr>
          <w:hyperlink w:anchor="_Toc812641036">
            <w:r w:rsidRPr="79ED5846" w:rsidR="79ED5846">
              <w:rPr>
                <w:rStyle w:val="Hyperlink"/>
              </w:rPr>
              <w:t>4.2.1 Criar e Gerenciar Perfil de Usuário</w:t>
            </w:r>
            <w:ins w:author="GUSTAVO DE OLIVEIRA REGO MORAIS" w:date="2025-08-08T23:14:31.729Z" w:id="256822712">
              <w:r>
                <w:tab/>
              </w:r>
            </w:ins>
            <w:r>
              <w:fldChar w:fldCharType="begin"/>
            </w:r>
            <w:r>
              <w:instrText xml:space="preserve">PAGEREF _Toc812641036 \h</w:instrText>
            </w:r>
            <w:r>
              <w:fldChar w:fldCharType="separate"/>
            </w:r>
            <w:r w:rsidRPr="79ED5846" w:rsidR="79ED5846">
              <w:rPr>
                <w:rStyle w:val="Hyperlink"/>
              </w:rPr>
              <w:t>15</w:t>
            </w:r>
            <w:r>
              <w:fldChar w:fldCharType="end"/>
            </w:r>
          </w:hyperlink>
        </w:p>
        <w:p w:rsidR="4B48383A" w:rsidP="79ED5846" w:rsidRDefault="4B48383A" w14:paraId="54E3B36E" w14:textId="0326DD90">
          <w:pPr>
            <w:pStyle w:val="TOC3"/>
            <w:tabs>
              <w:tab w:val="right" w:leader="hyphen" w:pos="9015"/>
            </w:tabs>
            <w:bidi w:val="0"/>
            <w:rPr>
              <w:rStyle w:val="Hyperlink"/>
            </w:rPr>
            <w:pPrChange w:author="GUSTAVO DE OLIVEIRA REGO MORAIS" w:date="2025-08-08T23:14:31.733Z">
              <w:pPr/>
            </w:pPrChange>
          </w:pPr>
          <w:hyperlink w:anchor="_Toc391580352">
            <w:r w:rsidRPr="79ED5846" w:rsidR="79ED5846">
              <w:rPr>
                <w:rStyle w:val="Hyperlink"/>
              </w:rPr>
              <w:t>4.2.2 Coletar Requisitos e Preferências do Usuário</w:t>
            </w:r>
            <w:ins w:author="GUSTAVO DE OLIVEIRA REGO MORAIS" w:date="2025-08-08T23:14:31.732Z" w:id="899620342">
              <w:r>
                <w:tab/>
              </w:r>
            </w:ins>
            <w:r>
              <w:fldChar w:fldCharType="begin"/>
            </w:r>
            <w:r>
              <w:instrText xml:space="preserve">PAGEREF _Toc391580352 \h</w:instrText>
            </w:r>
            <w:r>
              <w:fldChar w:fldCharType="separate"/>
            </w:r>
            <w:r w:rsidRPr="79ED5846" w:rsidR="79ED5846">
              <w:rPr>
                <w:rStyle w:val="Hyperlink"/>
              </w:rPr>
              <w:t>18</w:t>
            </w:r>
            <w:r>
              <w:fldChar w:fldCharType="end"/>
            </w:r>
          </w:hyperlink>
        </w:p>
        <w:p w:rsidR="4B48383A" w:rsidP="79ED5846" w:rsidRDefault="4B48383A" w14:paraId="0423585B" w14:textId="1EB1EDD7">
          <w:pPr>
            <w:pStyle w:val="TOC3"/>
            <w:tabs>
              <w:tab w:val="right" w:leader="hyphen" w:pos="9015"/>
            </w:tabs>
            <w:bidi w:val="0"/>
            <w:rPr>
              <w:rStyle w:val="Hyperlink"/>
            </w:rPr>
            <w:pPrChange w:author="GUSTAVO DE OLIVEIRA REGO MORAIS" w:date="2025-08-08T23:14:31.736Z">
              <w:pPr/>
            </w:pPrChange>
          </w:pPr>
          <w:hyperlink w:anchor="_Toc1314357387">
            <w:r w:rsidRPr="79ED5846" w:rsidR="79ED5846">
              <w:rPr>
                <w:rStyle w:val="Hyperlink"/>
              </w:rPr>
              <w:t>4.2.3 Gerar Configuração Automatizada de PC</w:t>
            </w:r>
            <w:ins w:author="GUSTAVO DE OLIVEIRA REGO MORAIS" w:date="2025-08-08T23:14:31.735Z" w:id="2011790144">
              <w:r>
                <w:tab/>
              </w:r>
            </w:ins>
            <w:r>
              <w:fldChar w:fldCharType="begin"/>
            </w:r>
            <w:r>
              <w:instrText xml:space="preserve">PAGEREF _Toc1314357387 \h</w:instrText>
            </w:r>
            <w:r>
              <w:fldChar w:fldCharType="separate"/>
            </w:r>
            <w:r w:rsidRPr="79ED5846" w:rsidR="79ED5846">
              <w:rPr>
                <w:rStyle w:val="Hyperlink"/>
              </w:rPr>
              <w:t>20</w:t>
            </w:r>
            <w:r>
              <w:fldChar w:fldCharType="end"/>
            </w:r>
          </w:hyperlink>
        </w:p>
        <w:p w:rsidR="4B48383A" w:rsidP="79ED5846" w:rsidRDefault="4B48383A" w14:paraId="7B663DB8" w14:textId="50E815FB">
          <w:pPr>
            <w:pStyle w:val="TOC3"/>
            <w:tabs>
              <w:tab w:val="right" w:leader="hyphen" w:pos="9015"/>
            </w:tabs>
            <w:bidi w:val="0"/>
            <w:rPr>
              <w:rStyle w:val="Hyperlink"/>
            </w:rPr>
            <w:pPrChange w:author="GUSTAVO DE OLIVEIRA REGO MORAIS" w:date="2025-08-08T23:14:31.738Z">
              <w:pPr/>
            </w:pPrChange>
          </w:pPr>
          <w:hyperlink w:anchor="_Toc1069233161">
            <w:r w:rsidRPr="79ED5846" w:rsidR="79ED5846">
              <w:rPr>
                <w:rStyle w:val="Hyperlink"/>
              </w:rPr>
              <w:t>4.2.5 Recomendação de Sistema de Refrigeração Inteligente</w:t>
            </w:r>
            <w:ins w:author="GUSTAVO DE OLIVEIRA REGO MORAIS" w:date="2025-08-08T23:14:31.738Z" w:id="1320292657">
              <w:r>
                <w:tab/>
              </w:r>
            </w:ins>
            <w:r>
              <w:fldChar w:fldCharType="begin"/>
            </w:r>
            <w:r>
              <w:instrText xml:space="preserve">PAGEREF _Toc1069233161 \h</w:instrText>
            </w:r>
            <w:r>
              <w:fldChar w:fldCharType="separate"/>
            </w:r>
            <w:r w:rsidRPr="79ED5846" w:rsidR="79ED5846">
              <w:rPr>
                <w:rStyle w:val="Hyperlink"/>
              </w:rPr>
              <w:t>24</w:t>
            </w:r>
            <w:r>
              <w:fldChar w:fldCharType="end"/>
            </w:r>
          </w:hyperlink>
        </w:p>
        <w:p w:rsidR="4B48383A" w:rsidP="79ED5846" w:rsidRDefault="4B48383A" w14:paraId="3C43B4EE" w14:textId="1763E019">
          <w:pPr>
            <w:pStyle w:val="TOC1"/>
            <w:tabs>
              <w:tab w:val="right" w:leader="hyphen" w:pos="9015"/>
            </w:tabs>
            <w:bidi w:val="0"/>
            <w:rPr>
              <w:rStyle w:val="Hyperlink"/>
            </w:rPr>
            <w:pPrChange w:author="GUSTAVO DE OLIVEIRA REGO MORAIS" w:date="2025-08-08T23:14:31.742Z">
              <w:pPr/>
            </w:pPrChange>
          </w:pPr>
          <w:hyperlink w:anchor="_Toc1493359602">
            <w:r w:rsidRPr="79ED5846" w:rsidR="79ED5846">
              <w:rPr>
                <w:rStyle w:val="Hyperlink"/>
              </w:rPr>
              <w:t>5. DIAGRAMA DE ATIVIDADE</w:t>
            </w:r>
            <w:ins w:author="GUSTAVO DE OLIVEIRA REGO MORAIS" w:date="2025-08-08T23:14:31.741Z" w:id="1892334636">
              <w:r>
                <w:tab/>
              </w:r>
            </w:ins>
            <w:r>
              <w:fldChar w:fldCharType="begin"/>
            </w:r>
            <w:r>
              <w:instrText xml:space="preserve">PAGEREF _Toc1493359602 \h</w:instrText>
            </w:r>
            <w:r>
              <w:fldChar w:fldCharType="separate"/>
            </w:r>
            <w:r w:rsidRPr="79ED5846" w:rsidR="79ED5846">
              <w:rPr>
                <w:rStyle w:val="Hyperlink"/>
              </w:rPr>
              <w:t>27</w:t>
            </w:r>
            <w:r>
              <w:fldChar w:fldCharType="end"/>
            </w:r>
          </w:hyperlink>
        </w:p>
        <w:p w:rsidR="4B48383A" w:rsidP="79ED5846" w:rsidRDefault="4B48383A" w14:paraId="5B749AAB" w14:textId="58959A68">
          <w:pPr>
            <w:pStyle w:val="TOC2"/>
            <w:tabs>
              <w:tab w:val="right" w:leader="hyphen" w:pos="9015"/>
            </w:tabs>
            <w:bidi w:val="0"/>
            <w:rPr>
              <w:rStyle w:val="Hyperlink"/>
            </w:rPr>
            <w:pPrChange w:author="GUSTAVO DE OLIVEIRA REGO MORAIS" w:date="2025-08-08T23:14:31.744Z">
              <w:pPr/>
            </w:pPrChange>
          </w:pPr>
          <w:hyperlink w:anchor="_Toc112679864">
            <w:r w:rsidRPr="79ED5846" w:rsidR="79ED5846">
              <w:rPr>
                <w:rStyle w:val="Hyperlink"/>
              </w:rPr>
              <w:t>5.1. Descrição dos diagramas de atividade</w:t>
            </w:r>
            <w:ins w:author="GUSTAVO DE OLIVEIRA REGO MORAIS" w:date="2025-08-08T23:14:31.744Z" w:id="915774534">
              <w:r>
                <w:tab/>
              </w:r>
            </w:ins>
            <w:r>
              <w:fldChar w:fldCharType="begin"/>
            </w:r>
            <w:r>
              <w:instrText xml:space="preserve">PAGEREF _Toc112679864 \h</w:instrText>
            </w:r>
            <w:r>
              <w:fldChar w:fldCharType="separate"/>
            </w:r>
            <w:r w:rsidRPr="79ED5846" w:rsidR="79ED5846">
              <w:rPr>
                <w:rStyle w:val="Hyperlink"/>
              </w:rPr>
              <w:t>32</w:t>
            </w:r>
            <w:r>
              <w:fldChar w:fldCharType="end"/>
            </w:r>
          </w:hyperlink>
        </w:p>
        <w:p w:rsidR="4B48383A" w:rsidP="79ED5846" w:rsidRDefault="4B48383A" w14:paraId="7E4F6CDE" w14:textId="14CD3091">
          <w:pPr>
            <w:pStyle w:val="TOC3"/>
            <w:tabs>
              <w:tab w:val="right" w:leader="hyphen" w:pos="9015"/>
            </w:tabs>
            <w:bidi w:val="0"/>
            <w:rPr>
              <w:rStyle w:val="Hyperlink"/>
            </w:rPr>
            <w:pPrChange w:author="GUSTAVO DE OLIVEIRA REGO MORAIS" w:date="2025-08-08T23:14:31.748Z">
              <w:pPr/>
            </w:pPrChange>
          </w:pPr>
          <w:hyperlink w:anchor="_Toc1078853304">
            <w:r w:rsidRPr="79ED5846" w:rsidR="79ED5846">
              <w:rPr>
                <w:rStyle w:val="Hyperlink"/>
              </w:rPr>
              <w:t>5.1.1. Descrição Detalhada do Fluxo de Cadastro e Login</w:t>
            </w:r>
            <w:ins w:author="GUSTAVO DE OLIVEIRA REGO MORAIS" w:date="2025-08-08T23:14:31.747Z" w:id="597927842">
              <w:r>
                <w:tab/>
              </w:r>
            </w:ins>
            <w:r>
              <w:fldChar w:fldCharType="begin"/>
            </w:r>
            <w:r>
              <w:instrText xml:space="preserve">PAGEREF _Toc1078853304 \h</w:instrText>
            </w:r>
            <w:r>
              <w:fldChar w:fldCharType="separate"/>
            </w:r>
            <w:r w:rsidRPr="79ED5846" w:rsidR="79ED5846">
              <w:rPr>
                <w:rStyle w:val="Hyperlink"/>
              </w:rPr>
              <w:t>33</w:t>
            </w:r>
            <w:r>
              <w:fldChar w:fldCharType="end"/>
            </w:r>
          </w:hyperlink>
        </w:p>
        <w:p w:rsidR="4B48383A" w:rsidP="79ED5846" w:rsidRDefault="4B48383A" w14:paraId="45ACCDC8" w14:textId="505D7895">
          <w:pPr>
            <w:pStyle w:val="TOC4"/>
            <w:tabs>
              <w:tab w:val="right" w:leader="hyphen" w:pos="9015"/>
            </w:tabs>
            <w:bidi w:val="0"/>
            <w:rPr>
              <w:rStyle w:val="Hyperlink"/>
            </w:rPr>
            <w:pPrChange w:author="GUSTAVO DE OLIVEIRA REGO MORAIS" w:date="2025-08-08T23:14:31.751Z">
              <w:pPr/>
            </w:pPrChange>
          </w:pPr>
          <w:hyperlink w:anchor="_Toc1645821266">
            <w:r w:rsidRPr="79ED5846" w:rsidR="79ED5846">
              <w:rPr>
                <w:rStyle w:val="Hyperlink"/>
              </w:rPr>
              <w:t>Início do Processo</w:t>
            </w:r>
            <w:ins w:author="GUSTAVO DE OLIVEIRA REGO MORAIS" w:date="2025-08-08T23:14:31.75Z" w:id="213342270">
              <w:r>
                <w:tab/>
              </w:r>
            </w:ins>
            <w:r>
              <w:fldChar w:fldCharType="begin"/>
            </w:r>
            <w:r>
              <w:instrText xml:space="preserve">PAGEREF _Toc1645821266 \h</w:instrText>
            </w:r>
            <w:r>
              <w:fldChar w:fldCharType="separate"/>
            </w:r>
            <w:r w:rsidRPr="79ED5846" w:rsidR="79ED5846">
              <w:rPr>
                <w:rStyle w:val="Hyperlink"/>
              </w:rPr>
              <w:t>33</w:t>
            </w:r>
            <w:r>
              <w:fldChar w:fldCharType="end"/>
            </w:r>
          </w:hyperlink>
        </w:p>
        <w:p w:rsidR="4B48383A" w:rsidP="79ED5846" w:rsidRDefault="4B48383A" w14:paraId="4BE6B52F" w14:textId="6614CD17">
          <w:pPr>
            <w:pStyle w:val="TOC4"/>
            <w:tabs>
              <w:tab w:val="right" w:leader="hyphen" w:pos="9015"/>
            </w:tabs>
            <w:bidi w:val="0"/>
            <w:rPr>
              <w:rStyle w:val="Hyperlink"/>
            </w:rPr>
            <w:pPrChange w:author="GUSTAVO DE OLIVEIRA REGO MORAIS" w:date="2025-08-08T23:14:31.754Z">
              <w:pPr/>
            </w:pPrChange>
          </w:pPr>
          <w:hyperlink w:anchor="_Toc2051384815">
            <w:r w:rsidRPr="79ED5846" w:rsidR="79ED5846">
              <w:rPr>
                <w:rStyle w:val="Hyperlink"/>
              </w:rPr>
              <w:t>Atividades Paralelas</w:t>
            </w:r>
            <w:ins w:author="GUSTAVO DE OLIVEIRA REGO MORAIS" w:date="2025-08-08T23:14:31.753Z" w:id="2145459837">
              <w:r>
                <w:tab/>
              </w:r>
            </w:ins>
            <w:r>
              <w:fldChar w:fldCharType="begin"/>
            </w:r>
            <w:r>
              <w:instrText xml:space="preserve">PAGEREF _Toc2051384815 \h</w:instrText>
            </w:r>
            <w:r>
              <w:fldChar w:fldCharType="separate"/>
            </w:r>
            <w:r w:rsidRPr="79ED5846" w:rsidR="79ED5846">
              <w:rPr>
                <w:rStyle w:val="Hyperlink"/>
              </w:rPr>
              <w:t>33</w:t>
            </w:r>
            <w:r>
              <w:fldChar w:fldCharType="end"/>
            </w:r>
          </w:hyperlink>
        </w:p>
        <w:p w:rsidR="4B48383A" w:rsidP="79ED5846" w:rsidRDefault="4B48383A" w14:paraId="7280E320" w14:textId="65DEC69C">
          <w:pPr>
            <w:pStyle w:val="TOC4"/>
            <w:tabs>
              <w:tab w:val="right" w:leader="hyphen" w:pos="9015"/>
            </w:tabs>
            <w:bidi w:val="0"/>
            <w:rPr>
              <w:rStyle w:val="Hyperlink"/>
            </w:rPr>
            <w:pPrChange w:author="GUSTAVO DE OLIVEIRA REGO MORAIS" w:date="2025-08-08T23:14:31.757Z">
              <w:pPr/>
            </w:pPrChange>
          </w:pPr>
          <w:hyperlink w:anchor="_Toc747394594">
            <w:r w:rsidRPr="79ED5846" w:rsidR="79ED5846">
              <w:rPr>
                <w:rStyle w:val="Hyperlink"/>
              </w:rPr>
              <w:t>Caminhos Condicionais de Autenticação</w:t>
            </w:r>
            <w:ins w:author="GUSTAVO DE OLIVEIRA REGO MORAIS" w:date="2025-08-08T23:14:31.756Z" w:id="596206801">
              <w:r>
                <w:tab/>
              </w:r>
            </w:ins>
            <w:r>
              <w:fldChar w:fldCharType="begin"/>
            </w:r>
            <w:r>
              <w:instrText xml:space="preserve">PAGEREF _Toc747394594 \h</w:instrText>
            </w:r>
            <w:r>
              <w:fldChar w:fldCharType="separate"/>
            </w:r>
            <w:r w:rsidRPr="79ED5846" w:rsidR="79ED5846">
              <w:rPr>
                <w:rStyle w:val="Hyperlink"/>
              </w:rPr>
              <w:t>33</w:t>
            </w:r>
            <w:r>
              <w:fldChar w:fldCharType="end"/>
            </w:r>
          </w:hyperlink>
        </w:p>
        <w:p w:rsidR="4B48383A" w:rsidP="79ED5846" w:rsidRDefault="4B48383A" w14:paraId="6511DDBB" w14:textId="68D125ED">
          <w:pPr>
            <w:pStyle w:val="TOC4"/>
            <w:tabs>
              <w:tab w:val="right" w:leader="hyphen" w:pos="9015"/>
            </w:tabs>
            <w:bidi w:val="0"/>
            <w:rPr>
              <w:rStyle w:val="Hyperlink"/>
            </w:rPr>
            <w:pPrChange w:author="GUSTAVO DE OLIVEIRA REGO MORAIS" w:date="2025-08-08T23:14:31.76Z">
              <w:pPr/>
            </w:pPrChange>
          </w:pPr>
          <w:hyperlink w:anchor="_Toc1441540262">
            <w:r w:rsidRPr="79ED5846" w:rsidR="79ED5846">
              <w:rPr>
                <w:rStyle w:val="Hyperlink"/>
              </w:rPr>
              <w:t>Opções de Login/Cadastro</w:t>
            </w:r>
            <w:ins w:author="GUSTAVO DE OLIVEIRA REGO MORAIS" w:date="2025-08-08T23:14:31.759Z" w:id="305241645">
              <w:r>
                <w:tab/>
              </w:r>
            </w:ins>
            <w:r>
              <w:fldChar w:fldCharType="begin"/>
            </w:r>
            <w:r>
              <w:instrText xml:space="preserve">PAGEREF _Toc1441540262 \h</w:instrText>
            </w:r>
            <w:r>
              <w:fldChar w:fldCharType="separate"/>
            </w:r>
            <w:r w:rsidRPr="79ED5846" w:rsidR="79ED5846">
              <w:rPr>
                <w:rStyle w:val="Hyperlink"/>
              </w:rPr>
              <w:t>33</w:t>
            </w:r>
            <w:r>
              <w:fldChar w:fldCharType="end"/>
            </w:r>
          </w:hyperlink>
        </w:p>
        <w:p w:rsidR="1AF509E4" w:rsidP="79ED5846" w:rsidRDefault="1AF509E4" w14:paraId="09174E6D" w14:textId="6CD2F8F7">
          <w:pPr>
            <w:pStyle w:val="TOC4"/>
            <w:tabs>
              <w:tab w:val="right" w:leader="hyphen" w:pos="9015"/>
            </w:tabs>
            <w:bidi w:val="0"/>
            <w:rPr>
              <w:rStyle w:val="Hyperlink"/>
            </w:rPr>
            <w:pPrChange w:author="GUSTAVO DE OLIVEIRA REGO MORAIS" w:date="2025-08-08T23:14:31.763Z">
              <w:pPr/>
            </w:pPrChange>
          </w:pPr>
          <w:hyperlink w:anchor="_Toc1446091580">
            <w:r w:rsidRPr="79ED5846" w:rsidR="79ED5846">
              <w:rPr>
                <w:rStyle w:val="Hyperlink"/>
              </w:rPr>
              <w:t>Convergência e Pós-Autenticação</w:t>
            </w:r>
            <w:ins w:author="GUSTAVO DE OLIVEIRA REGO MORAIS" w:date="2025-08-08T23:14:31.762Z" w:id="1390377400">
              <w:r>
                <w:tab/>
              </w:r>
            </w:ins>
            <w:r>
              <w:fldChar w:fldCharType="begin"/>
            </w:r>
            <w:r>
              <w:instrText xml:space="preserve">PAGEREF _Toc1446091580 \h</w:instrText>
            </w:r>
            <w:r>
              <w:fldChar w:fldCharType="separate"/>
            </w:r>
            <w:r w:rsidRPr="79ED5846" w:rsidR="79ED5846">
              <w:rPr>
                <w:rStyle w:val="Hyperlink"/>
              </w:rPr>
              <w:t>34</w:t>
            </w:r>
            <w:r>
              <w:fldChar w:fldCharType="end"/>
            </w:r>
          </w:hyperlink>
        </w:p>
        <w:p w:rsidR="4B48383A" w:rsidP="79ED5846" w:rsidRDefault="4B48383A" w14:paraId="72A8754B" w14:textId="2EAD0FD0">
          <w:pPr>
            <w:pStyle w:val="TOC4"/>
            <w:tabs>
              <w:tab w:val="right" w:leader="hyphen" w:pos="9015"/>
            </w:tabs>
            <w:bidi w:val="0"/>
            <w:spacing w:line="360" w:lineRule="auto"/>
            <w:rPr>
              <w:rStyle w:val="Hyperlink"/>
            </w:rPr>
            <w:pPrChange w:author="GUSTAVO DE OLIVEIRA REGO MORAIS" w:date="2025-08-08T23:14:31.766Z">
              <w:pPr>
                <w:bidi w:val="0"/>
              </w:pPr>
            </w:pPrChange>
          </w:pPr>
          <w:hyperlink w:anchor="_Toc1652854868">
            <w:r w:rsidRPr="79ED5846" w:rsidR="79ED5846">
              <w:rPr>
                <w:rStyle w:val="Hyperlink"/>
              </w:rPr>
              <w:t>Sincronização Final e Conclusão</w:t>
            </w:r>
            <w:ins w:author="GUSTAVO DE OLIVEIRA REGO MORAIS" w:date="2025-08-08T23:14:31.766Z" w:id="2055381923">
              <w:r>
                <w:tab/>
              </w:r>
            </w:ins>
            <w:r>
              <w:fldChar w:fldCharType="begin"/>
            </w:r>
            <w:r>
              <w:instrText xml:space="preserve">PAGEREF _Toc1652854868 \h</w:instrText>
            </w:r>
            <w:r>
              <w:fldChar w:fldCharType="separate"/>
            </w:r>
            <w:r w:rsidRPr="79ED5846" w:rsidR="79ED5846">
              <w:rPr>
                <w:rStyle w:val="Hyperlink"/>
              </w:rPr>
              <w:t>34</w:t>
            </w:r>
            <w:r>
              <w:fldChar w:fldCharType="end"/>
            </w:r>
          </w:hyperlink>
        </w:p>
        <w:p w:rsidR="4B48383A" w:rsidP="79ED5846" w:rsidRDefault="4B48383A" w14:paraId="33A4CC65" w14:textId="51C5C8A2">
          <w:pPr>
            <w:pStyle w:val="TOC3"/>
            <w:tabs>
              <w:tab w:val="right" w:leader="hyphen" w:pos="9015"/>
            </w:tabs>
            <w:bidi w:val="0"/>
            <w:spacing w:line="360" w:lineRule="auto"/>
            <w:rPr>
              <w:rStyle w:val="Hyperlink"/>
            </w:rPr>
            <w:pPrChange w:author="GUSTAVO DE OLIVEIRA REGO MORAIS" w:date="2025-08-08T23:14:31.77Z">
              <w:pPr>
                <w:bidi w:val="0"/>
              </w:pPr>
            </w:pPrChange>
          </w:pPr>
          <w:hyperlink w:anchor="_Toc1843705134">
            <w:r w:rsidRPr="79ED5846" w:rsidR="79ED5846">
              <w:rPr>
                <w:rStyle w:val="Hyperlink"/>
              </w:rPr>
              <w:t>5.1.2. Descrição Detalhada do Fluxo de Configuração Automatizada de PC</w:t>
            </w:r>
            <w:ins w:author="GUSTAVO DE OLIVEIRA REGO MORAIS" w:date="2025-08-08T23:14:31.769Z" w:id="135970338">
              <w:r>
                <w:tab/>
              </w:r>
            </w:ins>
            <w:r>
              <w:fldChar w:fldCharType="begin"/>
            </w:r>
            <w:r>
              <w:instrText xml:space="preserve">PAGEREF _Toc1843705134 \h</w:instrText>
            </w:r>
            <w:r>
              <w:fldChar w:fldCharType="separate"/>
            </w:r>
            <w:r w:rsidRPr="79ED5846" w:rsidR="79ED5846">
              <w:rPr>
                <w:rStyle w:val="Hyperlink"/>
              </w:rPr>
              <w:t>34</w:t>
            </w:r>
            <w:r>
              <w:fldChar w:fldCharType="end"/>
            </w:r>
          </w:hyperlink>
        </w:p>
        <w:p w:rsidR="4B48383A" w:rsidP="79ED5846" w:rsidRDefault="4B48383A" w14:paraId="150B810F" w14:textId="6E8FFCE2">
          <w:pPr>
            <w:pStyle w:val="TOC4"/>
            <w:tabs>
              <w:tab w:val="right" w:leader="hyphen" w:pos="9015"/>
            </w:tabs>
            <w:bidi w:val="0"/>
            <w:spacing w:line="360" w:lineRule="auto"/>
            <w:rPr>
              <w:rStyle w:val="Hyperlink"/>
            </w:rPr>
            <w:pPrChange w:author="GUSTAVO DE OLIVEIRA REGO MORAIS" w:date="2025-08-08T23:14:31.773Z">
              <w:pPr>
                <w:bidi w:val="0"/>
              </w:pPr>
            </w:pPrChange>
          </w:pPr>
          <w:hyperlink w:anchor="_Toc1673205295">
            <w:r w:rsidRPr="79ED5846" w:rsidR="79ED5846">
              <w:rPr>
                <w:rStyle w:val="Hyperlink"/>
              </w:rPr>
              <w:t>Partições</w:t>
            </w:r>
            <w:ins w:author="GUSTAVO DE OLIVEIRA REGO MORAIS" w:date="2025-08-08T23:14:31.772Z" w:id="960318945">
              <w:r>
                <w:tab/>
              </w:r>
            </w:ins>
            <w:r>
              <w:fldChar w:fldCharType="begin"/>
            </w:r>
            <w:r>
              <w:instrText xml:space="preserve">PAGEREF _Toc1673205295 \h</w:instrText>
            </w:r>
            <w:r>
              <w:fldChar w:fldCharType="separate"/>
            </w:r>
            <w:r w:rsidRPr="79ED5846" w:rsidR="79ED5846">
              <w:rPr>
                <w:rStyle w:val="Hyperlink"/>
              </w:rPr>
              <w:t>34</w:t>
            </w:r>
            <w:r>
              <w:fldChar w:fldCharType="end"/>
            </w:r>
          </w:hyperlink>
        </w:p>
        <w:p w:rsidR="4B48383A" w:rsidP="79ED5846" w:rsidRDefault="4B48383A" w14:paraId="1406EA12" w14:textId="771C4FD7">
          <w:pPr>
            <w:pStyle w:val="TOC4"/>
            <w:tabs>
              <w:tab w:val="right" w:leader="hyphen" w:pos="9015"/>
            </w:tabs>
            <w:bidi w:val="0"/>
            <w:spacing w:line="360" w:lineRule="auto"/>
            <w:rPr>
              <w:rStyle w:val="Hyperlink"/>
            </w:rPr>
            <w:pPrChange w:author="GUSTAVO DE OLIVEIRA REGO MORAIS" w:date="2025-08-08T23:14:31.775Z">
              <w:pPr>
                <w:bidi w:val="0"/>
              </w:pPr>
            </w:pPrChange>
          </w:pPr>
          <w:hyperlink w:anchor="_Toc2089215916">
            <w:r w:rsidRPr="79ED5846" w:rsidR="79ED5846">
              <w:rPr>
                <w:rStyle w:val="Hyperlink"/>
              </w:rPr>
              <w:t>Fluxo de Entrada de Dados (Usuário)</w:t>
            </w:r>
            <w:ins w:author="GUSTAVO DE OLIVEIRA REGO MORAIS" w:date="2025-08-08T23:14:31.775Z" w:id="458675586">
              <w:r>
                <w:tab/>
              </w:r>
            </w:ins>
            <w:r>
              <w:fldChar w:fldCharType="begin"/>
            </w:r>
            <w:r>
              <w:instrText xml:space="preserve">PAGEREF _Toc2089215916 \h</w:instrText>
            </w:r>
            <w:r>
              <w:fldChar w:fldCharType="separate"/>
            </w:r>
            <w:r w:rsidRPr="79ED5846" w:rsidR="79ED5846">
              <w:rPr>
                <w:rStyle w:val="Hyperlink"/>
              </w:rPr>
              <w:t>34</w:t>
            </w:r>
            <w:r>
              <w:fldChar w:fldCharType="end"/>
            </w:r>
          </w:hyperlink>
        </w:p>
        <w:p w:rsidR="4B48383A" w:rsidP="79ED5846" w:rsidRDefault="4B48383A" w14:paraId="45848FB3" w14:textId="6B89CF58">
          <w:pPr>
            <w:pStyle w:val="TOC4"/>
            <w:tabs>
              <w:tab w:val="right" w:leader="hyphen" w:pos="9015"/>
            </w:tabs>
            <w:bidi w:val="0"/>
            <w:spacing w:line="360" w:lineRule="auto"/>
            <w:rPr>
              <w:rStyle w:val="Hyperlink"/>
            </w:rPr>
            <w:pPrChange w:author="GUSTAVO DE OLIVEIRA REGO MORAIS" w:date="2025-08-08T23:14:31.778Z">
              <w:pPr>
                <w:bidi w:val="0"/>
              </w:pPr>
            </w:pPrChange>
          </w:pPr>
          <w:hyperlink w:anchor="_Toc580741639">
            <w:r w:rsidRPr="79ED5846" w:rsidR="79ED5846">
              <w:rPr>
                <w:rStyle w:val="Hyperlink"/>
              </w:rPr>
              <w:t>Processamento e Geração de Sugestão (Sistema)</w:t>
            </w:r>
            <w:ins w:author="GUSTAVO DE OLIVEIRA REGO MORAIS" w:date="2025-08-08T23:14:31.778Z" w:id="1208404621">
              <w:r>
                <w:tab/>
              </w:r>
            </w:ins>
            <w:r>
              <w:fldChar w:fldCharType="begin"/>
            </w:r>
            <w:r>
              <w:instrText xml:space="preserve">PAGEREF _Toc580741639 \h</w:instrText>
            </w:r>
            <w:r>
              <w:fldChar w:fldCharType="separate"/>
            </w:r>
            <w:r w:rsidRPr="79ED5846" w:rsidR="79ED5846">
              <w:rPr>
                <w:rStyle w:val="Hyperlink"/>
              </w:rPr>
              <w:t>34</w:t>
            </w:r>
            <w:r>
              <w:fldChar w:fldCharType="end"/>
            </w:r>
          </w:hyperlink>
        </w:p>
        <w:p w:rsidR="4B48383A" w:rsidP="79ED5846" w:rsidRDefault="4B48383A" w14:paraId="1E938E52" w14:textId="3315F414">
          <w:pPr>
            <w:pStyle w:val="TOC4"/>
            <w:tabs>
              <w:tab w:val="right" w:leader="hyphen" w:pos="9015"/>
            </w:tabs>
            <w:bidi w:val="0"/>
            <w:spacing w:line="360" w:lineRule="auto"/>
            <w:rPr>
              <w:rStyle w:val="Hyperlink"/>
            </w:rPr>
            <w:pPrChange w:author="GUSTAVO DE OLIVEIRA REGO MORAIS" w:date="2025-08-08T23:14:31.781Z">
              <w:pPr>
                <w:bidi w:val="0"/>
              </w:pPr>
            </w:pPrChange>
          </w:pPr>
          <w:hyperlink w:anchor="_Toc278755976">
            <w:r w:rsidRPr="79ED5846" w:rsidR="79ED5846">
              <w:rPr>
                <w:rStyle w:val="Hyperlink"/>
              </w:rPr>
              <w:t>Verificação de Orçamento e Fluxos Alternativos</w:t>
            </w:r>
            <w:ins w:author="GUSTAVO DE OLIVEIRA REGO MORAIS" w:date="2025-08-08T23:14:31.781Z" w:id="434927358">
              <w:r>
                <w:tab/>
              </w:r>
            </w:ins>
            <w:r>
              <w:fldChar w:fldCharType="begin"/>
            </w:r>
            <w:r>
              <w:instrText xml:space="preserve">PAGEREF _Toc278755976 \h</w:instrText>
            </w:r>
            <w:r>
              <w:fldChar w:fldCharType="separate"/>
            </w:r>
            <w:r w:rsidRPr="79ED5846" w:rsidR="79ED5846">
              <w:rPr>
                <w:rStyle w:val="Hyperlink"/>
              </w:rPr>
              <w:t>35</w:t>
            </w:r>
            <w:r>
              <w:fldChar w:fldCharType="end"/>
            </w:r>
          </w:hyperlink>
        </w:p>
        <w:p w:rsidR="4B48383A" w:rsidP="79ED5846" w:rsidRDefault="4B48383A" w14:paraId="61378B46" w14:textId="2B3ECD1A">
          <w:pPr>
            <w:pStyle w:val="TOC4"/>
            <w:tabs>
              <w:tab w:val="right" w:leader="hyphen" w:pos="9015"/>
            </w:tabs>
            <w:bidi w:val="0"/>
            <w:spacing w:line="360" w:lineRule="auto"/>
            <w:rPr>
              <w:rStyle w:val="Hyperlink"/>
            </w:rPr>
            <w:pPrChange w:author="GUSTAVO DE OLIVEIRA REGO MORAIS" w:date="2025-08-08T23:14:31.784Z">
              <w:pPr>
                <w:bidi w:val="0"/>
              </w:pPr>
            </w:pPrChange>
          </w:pPr>
          <w:hyperlink w:anchor="_Toc1881201430">
            <w:r w:rsidRPr="79ED5846" w:rsidR="79ED5846">
              <w:rPr>
                <w:rStyle w:val="Hyperlink"/>
              </w:rPr>
              <w:t>Decisão do Usuário e Opções Pós-Sugestão</w:t>
            </w:r>
            <w:ins w:author="GUSTAVO DE OLIVEIRA REGO MORAIS" w:date="2025-08-08T23:14:31.784Z" w:id="1788060727">
              <w:r>
                <w:tab/>
              </w:r>
            </w:ins>
            <w:r>
              <w:fldChar w:fldCharType="begin"/>
            </w:r>
            <w:r>
              <w:instrText xml:space="preserve">PAGEREF _Toc1881201430 \h</w:instrText>
            </w:r>
            <w:r>
              <w:fldChar w:fldCharType="separate"/>
            </w:r>
            <w:r w:rsidRPr="79ED5846" w:rsidR="79ED5846">
              <w:rPr>
                <w:rStyle w:val="Hyperlink"/>
              </w:rPr>
              <w:t>35</w:t>
            </w:r>
            <w:r>
              <w:fldChar w:fldCharType="end"/>
            </w:r>
          </w:hyperlink>
        </w:p>
        <w:p w:rsidR="4B48383A" w:rsidP="79ED5846" w:rsidRDefault="4B48383A" w14:paraId="67502711" w14:textId="6FEFE5C7">
          <w:pPr>
            <w:pStyle w:val="TOC4"/>
            <w:tabs>
              <w:tab w:val="right" w:leader="hyphen" w:pos="9015"/>
            </w:tabs>
            <w:bidi w:val="0"/>
            <w:spacing w:line="360" w:lineRule="auto"/>
            <w:rPr>
              <w:rStyle w:val="Hyperlink"/>
            </w:rPr>
            <w:pPrChange w:author="GUSTAVO DE OLIVEIRA REGO MORAIS" w:date="2025-08-08T23:14:31.788Z">
              <w:pPr>
                <w:bidi w:val="0"/>
              </w:pPr>
            </w:pPrChange>
          </w:pPr>
          <w:hyperlink w:anchor="_Toc1762895988">
            <w:r w:rsidRPr="79ED5846" w:rsidR="79ED5846">
              <w:rPr>
                <w:rStyle w:val="Hyperlink"/>
              </w:rPr>
              <w:t>Finalização do Fluxo</w:t>
            </w:r>
            <w:ins w:author="GUSTAVO DE OLIVEIRA REGO MORAIS" w:date="2025-08-08T23:14:31.787Z" w:id="2026991616">
              <w:r>
                <w:tab/>
              </w:r>
            </w:ins>
            <w:r>
              <w:fldChar w:fldCharType="begin"/>
            </w:r>
            <w:r>
              <w:instrText xml:space="preserve">PAGEREF _Toc1762895988 \h</w:instrText>
            </w:r>
            <w:r>
              <w:fldChar w:fldCharType="separate"/>
            </w:r>
            <w:r w:rsidRPr="79ED5846" w:rsidR="79ED5846">
              <w:rPr>
                <w:rStyle w:val="Hyperlink"/>
              </w:rPr>
              <w:t>35</w:t>
            </w:r>
            <w:r>
              <w:fldChar w:fldCharType="end"/>
            </w:r>
          </w:hyperlink>
        </w:p>
        <w:p w:rsidR="4B48383A" w:rsidP="79ED5846" w:rsidRDefault="4B48383A" w14:paraId="71217C32" w14:textId="28252E72">
          <w:pPr>
            <w:pStyle w:val="TOC3"/>
            <w:tabs>
              <w:tab w:val="right" w:leader="hyphen" w:pos="9015"/>
            </w:tabs>
            <w:bidi w:val="0"/>
            <w:spacing w:line="360" w:lineRule="auto"/>
            <w:rPr>
              <w:rStyle w:val="Hyperlink"/>
            </w:rPr>
            <w:pPrChange w:author="GUSTAVO DE OLIVEIRA REGO MORAIS" w:date="2025-08-08T23:14:31.79Z">
              <w:pPr>
                <w:bidi w:val="0"/>
              </w:pPr>
            </w:pPrChange>
          </w:pPr>
          <w:hyperlink w:anchor="_Toc2020939290">
            <w:r w:rsidRPr="79ED5846" w:rsidR="79ED5846">
              <w:rPr>
                <w:rStyle w:val="Hyperlink"/>
              </w:rPr>
              <w:t>5.1.3. Descrição Detalhada do Fluxo do Sistema de Recomendação Térmica</w:t>
            </w:r>
            <w:ins w:author="GUSTAVO DE OLIVEIRA REGO MORAIS" w:date="2025-08-08T23:14:31.79Z" w:id="1241418810">
              <w:r>
                <w:tab/>
              </w:r>
            </w:ins>
            <w:r>
              <w:fldChar w:fldCharType="begin"/>
            </w:r>
            <w:r>
              <w:instrText xml:space="preserve">PAGEREF _Toc2020939290 \h</w:instrText>
            </w:r>
            <w:r>
              <w:fldChar w:fldCharType="separate"/>
            </w:r>
            <w:r w:rsidRPr="79ED5846" w:rsidR="79ED5846">
              <w:rPr>
                <w:rStyle w:val="Hyperlink"/>
              </w:rPr>
              <w:t>35</w:t>
            </w:r>
            <w:r>
              <w:fldChar w:fldCharType="end"/>
            </w:r>
          </w:hyperlink>
        </w:p>
        <w:p w:rsidR="4B48383A" w:rsidP="79ED5846" w:rsidRDefault="4B48383A" w14:paraId="79C93CB9" w14:textId="5F35C0AB">
          <w:pPr>
            <w:pStyle w:val="TOC4"/>
            <w:tabs>
              <w:tab w:val="right" w:leader="hyphen" w:pos="9015"/>
            </w:tabs>
            <w:bidi w:val="0"/>
            <w:spacing w:line="360" w:lineRule="auto"/>
            <w:rPr>
              <w:rStyle w:val="Hyperlink"/>
            </w:rPr>
            <w:pPrChange w:author="GUSTAVO DE OLIVEIRA REGO MORAIS" w:date="2025-08-08T23:14:31.794Z">
              <w:pPr>
                <w:bidi w:val="0"/>
              </w:pPr>
            </w:pPrChange>
          </w:pPr>
          <w:hyperlink w:anchor="_Toc885586689">
            <w:r w:rsidRPr="79ED5846" w:rsidR="79ED5846">
              <w:rPr>
                <w:rStyle w:val="Hyperlink"/>
              </w:rPr>
              <w:t>Partições</w:t>
            </w:r>
            <w:ins w:author="GUSTAVO DE OLIVEIRA REGO MORAIS" w:date="2025-08-08T23:14:31.793Z" w:id="1136244606">
              <w:r>
                <w:tab/>
              </w:r>
            </w:ins>
            <w:r>
              <w:fldChar w:fldCharType="begin"/>
            </w:r>
            <w:r>
              <w:instrText xml:space="preserve">PAGEREF _Toc885586689 \h</w:instrText>
            </w:r>
            <w:r>
              <w:fldChar w:fldCharType="separate"/>
            </w:r>
            <w:r w:rsidRPr="79ED5846" w:rsidR="79ED5846">
              <w:rPr>
                <w:rStyle w:val="Hyperlink"/>
              </w:rPr>
              <w:t>35</w:t>
            </w:r>
            <w:r>
              <w:fldChar w:fldCharType="end"/>
            </w:r>
          </w:hyperlink>
        </w:p>
        <w:p w:rsidR="4B48383A" w:rsidP="79ED5846" w:rsidRDefault="4B48383A" w14:paraId="57569AB4" w14:textId="0FD49258">
          <w:pPr>
            <w:pStyle w:val="TOC4"/>
            <w:tabs>
              <w:tab w:val="right" w:leader="hyphen" w:pos="9015"/>
            </w:tabs>
            <w:bidi w:val="0"/>
            <w:spacing w:line="360" w:lineRule="auto"/>
            <w:rPr>
              <w:rStyle w:val="Hyperlink"/>
            </w:rPr>
            <w:pPrChange w:author="GUSTAVO DE OLIVEIRA REGO MORAIS" w:date="2025-08-08T23:14:31.797Z">
              <w:pPr>
                <w:bidi w:val="0"/>
              </w:pPr>
            </w:pPrChange>
          </w:pPr>
          <w:hyperlink w:anchor="_Toc591832889">
            <w:r w:rsidRPr="79ED5846" w:rsidR="79ED5846">
              <w:rPr>
                <w:rStyle w:val="Hyperlink"/>
              </w:rPr>
              <w:t>Fluxo de Entrada e Processamento de Dados</w:t>
            </w:r>
            <w:ins w:author="GUSTAVO DE OLIVEIRA REGO MORAIS" w:date="2025-08-08T23:14:31.796Z" w:id="1767162219">
              <w:r>
                <w:tab/>
              </w:r>
            </w:ins>
            <w:r>
              <w:fldChar w:fldCharType="begin"/>
            </w:r>
            <w:r>
              <w:instrText xml:space="preserve">PAGEREF _Toc591832889 \h</w:instrText>
            </w:r>
            <w:r>
              <w:fldChar w:fldCharType="separate"/>
            </w:r>
            <w:r w:rsidRPr="79ED5846" w:rsidR="79ED5846">
              <w:rPr>
                <w:rStyle w:val="Hyperlink"/>
              </w:rPr>
              <w:t>36</w:t>
            </w:r>
            <w:r>
              <w:fldChar w:fldCharType="end"/>
            </w:r>
          </w:hyperlink>
        </w:p>
        <w:p w:rsidR="4B48383A" w:rsidP="79ED5846" w:rsidRDefault="4B48383A" w14:paraId="38F482E7" w14:textId="73DECD69">
          <w:pPr>
            <w:pStyle w:val="TOC4"/>
            <w:tabs>
              <w:tab w:val="right" w:leader="hyphen" w:pos="9015"/>
            </w:tabs>
            <w:bidi w:val="0"/>
            <w:spacing w:line="360" w:lineRule="auto"/>
            <w:rPr>
              <w:rStyle w:val="Hyperlink"/>
            </w:rPr>
            <w:pPrChange w:author="GUSTAVO DE OLIVEIRA REGO MORAIS" w:date="2025-08-08T23:14:31.801Z">
              <w:pPr>
                <w:bidi w:val="0"/>
              </w:pPr>
            </w:pPrChange>
          </w:pPr>
          <w:hyperlink w:anchor="_Toc1267381937">
            <w:r w:rsidRPr="79ED5846" w:rsidR="79ED5846">
              <w:rPr>
                <w:rStyle w:val="Hyperlink"/>
              </w:rPr>
              <w:t>Validação da Recomendação e Loop de Geração</w:t>
            </w:r>
            <w:ins w:author="GUSTAVO DE OLIVEIRA REGO MORAIS" w:date="2025-08-08T23:14:31.8Z" w:id="372652598">
              <w:r>
                <w:tab/>
              </w:r>
            </w:ins>
            <w:r>
              <w:fldChar w:fldCharType="begin"/>
            </w:r>
            <w:r>
              <w:instrText xml:space="preserve">PAGEREF _Toc1267381937 \h</w:instrText>
            </w:r>
            <w:r>
              <w:fldChar w:fldCharType="separate"/>
            </w:r>
            <w:r w:rsidRPr="79ED5846" w:rsidR="79ED5846">
              <w:rPr>
                <w:rStyle w:val="Hyperlink"/>
              </w:rPr>
              <w:t>36</w:t>
            </w:r>
            <w:r>
              <w:fldChar w:fldCharType="end"/>
            </w:r>
          </w:hyperlink>
        </w:p>
        <w:p w:rsidR="4B48383A" w:rsidP="79ED5846" w:rsidRDefault="4B48383A" w14:paraId="567430B8" w14:textId="58152330">
          <w:pPr>
            <w:pStyle w:val="TOC4"/>
            <w:tabs>
              <w:tab w:val="right" w:leader="hyphen" w:pos="9015"/>
            </w:tabs>
            <w:bidi w:val="0"/>
            <w:spacing w:line="360" w:lineRule="auto"/>
            <w:rPr>
              <w:rStyle w:val="Hyperlink"/>
            </w:rPr>
            <w:pPrChange w:author="GUSTAVO DE OLIVEIRA REGO MORAIS" w:date="2025-08-08T23:14:31.804Z">
              <w:pPr>
                <w:bidi w:val="0"/>
              </w:pPr>
            </w:pPrChange>
          </w:pPr>
          <w:hyperlink w:anchor="_Toc1493588860">
            <w:r w:rsidRPr="79ED5846" w:rsidR="79ED5846">
              <w:rPr>
                <w:rStyle w:val="Hyperlink"/>
              </w:rPr>
              <w:t>Interação e Decisão do Usuário</w:t>
            </w:r>
            <w:ins w:author="GUSTAVO DE OLIVEIRA REGO MORAIS" w:date="2025-08-08T23:14:31.803Z" w:id="1877072566">
              <w:r>
                <w:tab/>
              </w:r>
            </w:ins>
            <w:r>
              <w:fldChar w:fldCharType="begin"/>
            </w:r>
            <w:r>
              <w:instrText xml:space="preserve">PAGEREF _Toc1493588860 \h</w:instrText>
            </w:r>
            <w:r>
              <w:fldChar w:fldCharType="separate"/>
            </w:r>
            <w:r w:rsidRPr="79ED5846" w:rsidR="79ED5846">
              <w:rPr>
                <w:rStyle w:val="Hyperlink"/>
              </w:rPr>
              <w:t>36</w:t>
            </w:r>
            <w:r>
              <w:fldChar w:fldCharType="end"/>
            </w:r>
          </w:hyperlink>
        </w:p>
        <w:p w:rsidR="4B48383A" w:rsidP="79ED5846" w:rsidRDefault="4B48383A" w14:paraId="725DCFAB" w14:textId="0311334C">
          <w:pPr>
            <w:pStyle w:val="TOC4"/>
            <w:tabs>
              <w:tab w:val="right" w:leader="hyphen" w:pos="9015"/>
            </w:tabs>
            <w:bidi w:val="0"/>
            <w:spacing w:line="360" w:lineRule="auto"/>
            <w:rPr>
              <w:rStyle w:val="Hyperlink"/>
            </w:rPr>
            <w:pPrChange w:author="GUSTAVO DE OLIVEIRA REGO MORAIS" w:date="2025-08-08T23:14:31.807Z">
              <w:pPr>
                <w:bidi w:val="0"/>
              </w:pPr>
            </w:pPrChange>
          </w:pPr>
          <w:hyperlink w:anchor="_Toc1347468463">
            <w:r w:rsidRPr="79ED5846" w:rsidR="79ED5846">
              <w:rPr>
                <w:rStyle w:val="Hyperlink"/>
              </w:rPr>
              <w:t>Finalização do Fluxo</w:t>
            </w:r>
            <w:ins w:author="GUSTAVO DE OLIVEIRA REGO MORAIS" w:date="2025-08-08T23:14:31.806Z" w:id="1828192803">
              <w:r>
                <w:tab/>
              </w:r>
            </w:ins>
            <w:r>
              <w:fldChar w:fldCharType="begin"/>
            </w:r>
            <w:r>
              <w:instrText xml:space="preserve">PAGEREF _Toc1347468463 \h</w:instrText>
            </w:r>
            <w:r>
              <w:fldChar w:fldCharType="separate"/>
            </w:r>
            <w:r w:rsidRPr="79ED5846" w:rsidR="79ED5846">
              <w:rPr>
                <w:rStyle w:val="Hyperlink"/>
              </w:rPr>
              <w:t>36</w:t>
            </w:r>
            <w:r>
              <w:fldChar w:fldCharType="end"/>
            </w:r>
          </w:hyperlink>
        </w:p>
        <w:p w:rsidR="4B48383A" w:rsidP="79ED5846" w:rsidRDefault="4B48383A" w14:paraId="52E0A91C" w14:textId="2B0C5DAC">
          <w:pPr>
            <w:pStyle w:val="TOC3"/>
            <w:tabs>
              <w:tab w:val="right" w:leader="hyphen" w:pos="9015"/>
            </w:tabs>
            <w:bidi w:val="0"/>
            <w:spacing w:line="360" w:lineRule="auto"/>
            <w:rPr>
              <w:rStyle w:val="Hyperlink"/>
            </w:rPr>
            <w:pPrChange w:author="GUSTAVO DE OLIVEIRA REGO MORAIS" w:date="2025-08-08T23:14:31.81Z">
              <w:pPr>
                <w:bidi w:val="0"/>
              </w:pPr>
            </w:pPrChange>
          </w:pPr>
          <w:hyperlink w:anchor="_Toc1011598600">
            <w:r w:rsidRPr="79ED5846" w:rsidR="79ED5846">
              <w:rPr>
                <w:rStyle w:val="Hyperlink"/>
              </w:rPr>
              <w:t>5.1.4. Descrição Detalhada de Montagem Manual de PC</w:t>
            </w:r>
            <w:ins w:author="GUSTAVO DE OLIVEIRA REGO MORAIS" w:date="2025-08-08T23:14:31.809Z" w:id="1174154770">
              <w:r>
                <w:tab/>
              </w:r>
            </w:ins>
            <w:r>
              <w:fldChar w:fldCharType="begin"/>
            </w:r>
            <w:r>
              <w:instrText xml:space="preserve">PAGEREF _Toc1011598600 \h</w:instrText>
            </w:r>
            <w:r>
              <w:fldChar w:fldCharType="separate"/>
            </w:r>
            <w:r w:rsidRPr="79ED5846" w:rsidR="79ED5846">
              <w:rPr>
                <w:rStyle w:val="Hyperlink"/>
              </w:rPr>
              <w:t>37</w:t>
            </w:r>
            <w:r>
              <w:fldChar w:fldCharType="end"/>
            </w:r>
          </w:hyperlink>
        </w:p>
        <w:p w:rsidR="4B48383A" w:rsidP="79ED5846" w:rsidRDefault="4B48383A" w14:paraId="15A95C01" w14:textId="63469F6F">
          <w:pPr>
            <w:pStyle w:val="TOC4"/>
            <w:tabs>
              <w:tab w:val="right" w:leader="hyphen" w:pos="9015"/>
            </w:tabs>
            <w:bidi w:val="0"/>
            <w:spacing w:line="360" w:lineRule="auto"/>
            <w:rPr>
              <w:rStyle w:val="Hyperlink"/>
            </w:rPr>
            <w:pPrChange w:author="GUSTAVO DE OLIVEIRA REGO MORAIS" w:date="2025-08-08T23:14:31.813Z">
              <w:pPr>
                <w:bidi w:val="0"/>
              </w:pPr>
            </w:pPrChange>
          </w:pPr>
          <w:hyperlink w:anchor="_Toc1944056824">
            <w:r w:rsidRPr="79ED5846" w:rsidR="79ED5846">
              <w:rPr>
                <w:rStyle w:val="Hyperlink"/>
              </w:rPr>
              <w:t>Início e Seleção de Componentes</w:t>
            </w:r>
            <w:ins w:author="GUSTAVO DE OLIVEIRA REGO MORAIS" w:date="2025-08-08T23:14:31.812Z" w:id="468454263">
              <w:r>
                <w:tab/>
              </w:r>
            </w:ins>
            <w:r>
              <w:fldChar w:fldCharType="begin"/>
            </w:r>
            <w:r>
              <w:instrText xml:space="preserve">PAGEREF _Toc1944056824 \h</w:instrText>
            </w:r>
            <w:r>
              <w:fldChar w:fldCharType="separate"/>
            </w:r>
            <w:r w:rsidRPr="79ED5846" w:rsidR="79ED5846">
              <w:rPr>
                <w:rStyle w:val="Hyperlink"/>
              </w:rPr>
              <w:t>37</w:t>
            </w:r>
            <w:r>
              <w:fldChar w:fldCharType="end"/>
            </w:r>
          </w:hyperlink>
        </w:p>
        <w:p w:rsidR="4B48383A" w:rsidP="79ED5846" w:rsidRDefault="4B48383A" w14:paraId="75C3F5E1" w14:textId="046AFDFE">
          <w:pPr>
            <w:pStyle w:val="TOC4"/>
            <w:tabs>
              <w:tab w:val="right" w:leader="hyphen" w:pos="9015"/>
            </w:tabs>
            <w:bidi w:val="0"/>
            <w:spacing w:line="360" w:lineRule="auto"/>
            <w:rPr>
              <w:rStyle w:val="Hyperlink"/>
            </w:rPr>
            <w:pPrChange w:author="GUSTAVO DE OLIVEIRA REGO MORAIS" w:date="2025-08-08T23:14:31.816Z">
              <w:pPr>
                <w:bidi w:val="0"/>
              </w:pPr>
            </w:pPrChange>
          </w:pPr>
          <w:hyperlink w:anchor="_Toc1531650638">
            <w:r w:rsidRPr="79ED5846" w:rsidR="79ED5846">
              <w:rPr>
                <w:rStyle w:val="Hyperlink"/>
              </w:rPr>
              <w:t>Loop de Alterações e Verificação do Gabinete</w:t>
            </w:r>
            <w:ins w:author="GUSTAVO DE OLIVEIRA REGO MORAIS" w:date="2025-08-08T23:14:31.816Z" w:id="153365649">
              <w:r>
                <w:tab/>
              </w:r>
            </w:ins>
            <w:r>
              <w:fldChar w:fldCharType="begin"/>
            </w:r>
            <w:r>
              <w:instrText xml:space="preserve">PAGEREF _Toc1531650638 \h</w:instrText>
            </w:r>
            <w:r>
              <w:fldChar w:fldCharType="separate"/>
            </w:r>
            <w:r w:rsidRPr="79ED5846" w:rsidR="79ED5846">
              <w:rPr>
                <w:rStyle w:val="Hyperlink"/>
              </w:rPr>
              <w:t>37</w:t>
            </w:r>
            <w:r>
              <w:fldChar w:fldCharType="end"/>
            </w:r>
          </w:hyperlink>
        </w:p>
        <w:p w:rsidR="4B48383A" w:rsidP="79ED5846" w:rsidRDefault="4B48383A" w14:paraId="2AA7D221" w14:textId="23C5CF34">
          <w:pPr>
            <w:pStyle w:val="TOC4"/>
            <w:tabs>
              <w:tab w:val="right" w:leader="hyphen" w:pos="9015"/>
            </w:tabs>
            <w:bidi w:val="0"/>
            <w:spacing w:line="360" w:lineRule="auto"/>
            <w:rPr>
              <w:rStyle w:val="Hyperlink"/>
            </w:rPr>
            <w:pPrChange w:author="GUSTAVO DE OLIVEIRA REGO MORAIS" w:date="2025-08-08T23:14:31.82Z">
              <w:pPr>
                <w:bidi w:val="0"/>
              </w:pPr>
            </w:pPrChange>
          </w:pPr>
          <w:hyperlink w:anchor="_Toc1212069845">
            <w:r w:rsidRPr="79ED5846" w:rsidR="79ED5846">
              <w:rPr>
                <w:rStyle w:val="Hyperlink"/>
              </w:rPr>
              <w:t>Validação Final e Finalização do Build</w:t>
            </w:r>
            <w:ins w:author="GUSTAVO DE OLIVEIRA REGO MORAIS" w:date="2025-08-08T23:14:31.819Z" w:id="173622562">
              <w:r>
                <w:tab/>
              </w:r>
            </w:ins>
            <w:r>
              <w:fldChar w:fldCharType="begin"/>
            </w:r>
            <w:r>
              <w:instrText xml:space="preserve">PAGEREF _Toc1212069845 \h</w:instrText>
            </w:r>
            <w:r>
              <w:fldChar w:fldCharType="separate"/>
            </w:r>
            <w:r w:rsidRPr="79ED5846" w:rsidR="79ED5846">
              <w:rPr>
                <w:rStyle w:val="Hyperlink"/>
              </w:rPr>
              <w:t>38</w:t>
            </w:r>
            <w:r>
              <w:fldChar w:fldCharType="end"/>
            </w:r>
          </w:hyperlink>
        </w:p>
        <w:p w:rsidR="4B48383A" w:rsidP="79ED5846" w:rsidRDefault="4B48383A" w14:paraId="53384169" w14:textId="1FCE418E">
          <w:pPr>
            <w:pStyle w:val="TOC3"/>
            <w:tabs>
              <w:tab w:val="right" w:leader="hyphen" w:pos="9015"/>
            </w:tabs>
            <w:bidi w:val="0"/>
            <w:spacing w:line="360" w:lineRule="auto"/>
            <w:rPr>
              <w:rStyle w:val="Hyperlink"/>
            </w:rPr>
            <w:pPrChange w:author="GUSTAVO DE OLIVEIRA REGO MORAIS" w:date="2025-08-08T23:14:31.822Z">
              <w:pPr>
                <w:bidi w:val="0"/>
              </w:pPr>
            </w:pPrChange>
          </w:pPr>
          <w:hyperlink w:anchor="_Toc1758874831">
            <w:r w:rsidRPr="79ED5846" w:rsidR="79ED5846">
              <w:rPr>
                <w:rStyle w:val="Hyperlink"/>
              </w:rPr>
              <w:t>5.1.5. Descrição Detalhada do Fluxo de Coleta de Requisitos</w:t>
            </w:r>
            <w:ins w:author="GUSTAVO DE OLIVEIRA REGO MORAIS" w:date="2025-08-08T23:14:31.822Z" w:id="207866215">
              <w:r>
                <w:tab/>
              </w:r>
            </w:ins>
            <w:r>
              <w:fldChar w:fldCharType="begin"/>
            </w:r>
            <w:r>
              <w:instrText xml:space="preserve">PAGEREF _Toc1758874831 \h</w:instrText>
            </w:r>
            <w:r>
              <w:fldChar w:fldCharType="separate"/>
            </w:r>
            <w:r w:rsidRPr="79ED5846" w:rsidR="79ED5846">
              <w:rPr>
                <w:rStyle w:val="Hyperlink"/>
              </w:rPr>
              <w:t>38</w:t>
            </w:r>
            <w:r>
              <w:fldChar w:fldCharType="end"/>
            </w:r>
          </w:hyperlink>
        </w:p>
        <w:p w:rsidR="4B48383A" w:rsidP="79ED5846" w:rsidRDefault="4B48383A" w14:paraId="0C1249DA" w14:textId="047B838B">
          <w:pPr>
            <w:pStyle w:val="TOC4"/>
            <w:tabs>
              <w:tab w:val="right" w:leader="hyphen" w:pos="9015"/>
            </w:tabs>
            <w:bidi w:val="0"/>
            <w:spacing w:line="360" w:lineRule="auto"/>
            <w:rPr>
              <w:rStyle w:val="Hyperlink"/>
            </w:rPr>
            <w:pPrChange w:author="GUSTAVO DE OLIVEIRA REGO MORAIS" w:date="2025-08-08T23:14:31.825Z">
              <w:pPr>
                <w:bidi w:val="0"/>
              </w:pPr>
            </w:pPrChange>
          </w:pPr>
          <w:hyperlink w:anchor="_Toc1167187138">
            <w:r w:rsidRPr="79ED5846" w:rsidR="79ED5846">
              <w:rPr>
                <w:rStyle w:val="Hyperlink"/>
              </w:rPr>
              <w:t>Partições</w:t>
            </w:r>
            <w:ins w:author="GUSTAVO DE OLIVEIRA REGO MORAIS" w:date="2025-08-08T23:14:31.824Z" w:id="970213687">
              <w:r>
                <w:tab/>
              </w:r>
            </w:ins>
            <w:r>
              <w:fldChar w:fldCharType="begin"/>
            </w:r>
            <w:r>
              <w:instrText xml:space="preserve">PAGEREF _Toc1167187138 \h</w:instrText>
            </w:r>
            <w:r>
              <w:fldChar w:fldCharType="separate"/>
            </w:r>
            <w:r w:rsidRPr="79ED5846" w:rsidR="79ED5846">
              <w:rPr>
                <w:rStyle w:val="Hyperlink"/>
              </w:rPr>
              <w:t>38</w:t>
            </w:r>
            <w:r>
              <w:fldChar w:fldCharType="end"/>
            </w:r>
          </w:hyperlink>
        </w:p>
        <w:p w:rsidR="4B48383A" w:rsidP="79ED5846" w:rsidRDefault="4B48383A" w14:paraId="216C7793" w14:textId="196382DE">
          <w:pPr>
            <w:pStyle w:val="TOC4"/>
            <w:tabs>
              <w:tab w:val="right" w:leader="hyphen" w:pos="9015"/>
            </w:tabs>
            <w:bidi w:val="0"/>
            <w:spacing w:line="360" w:lineRule="auto"/>
            <w:rPr>
              <w:rStyle w:val="Hyperlink"/>
            </w:rPr>
            <w:pPrChange w:author="GUSTAVO DE OLIVEIRA REGO MORAIS" w:date="2025-08-08T23:14:31.828Z">
              <w:pPr>
                <w:bidi w:val="0"/>
              </w:pPr>
            </w:pPrChange>
          </w:pPr>
          <w:hyperlink w:anchor="_Toc1138051103">
            <w:r w:rsidRPr="79ED5846" w:rsidR="79ED5846">
              <w:rPr>
                <w:rStyle w:val="Hyperlink"/>
              </w:rPr>
              <w:t>Início e Coleta Inicial de Dados</w:t>
            </w:r>
            <w:ins w:author="GUSTAVO DE OLIVEIRA REGO MORAIS" w:date="2025-08-08T23:14:31.827Z" w:id="1712719017">
              <w:r>
                <w:tab/>
              </w:r>
            </w:ins>
            <w:r>
              <w:fldChar w:fldCharType="begin"/>
            </w:r>
            <w:r>
              <w:instrText xml:space="preserve">PAGEREF _Toc1138051103 \h</w:instrText>
            </w:r>
            <w:r>
              <w:fldChar w:fldCharType="separate"/>
            </w:r>
            <w:r w:rsidRPr="79ED5846" w:rsidR="79ED5846">
              <w:rPr>
                <w:rStyle w:val="Hyperlink"/>
              </w:rPr>
              <w:t>38</w:t>
            </w:r>
            <w:r>
              <w:fldChar w:fldCharType="end"/>
            </w:r>
          </w:hyperlink>
        </w:p>
        <w:p w:rsidR="4B48383A" w:rsidP="79ED5846" w:rsidRDefault="4B48383A" w14:paraId="3AA089CA" w14:textId="01CB79DE">
          <w:pPr>
            <w:pStyle w:val="TOC4"/>
            <w:tabs>
              <w:tab w:val="right" w:leader="hyphen" w:pos="9015"/>
            </w:tabs>
            <w:bidi w:val="0"/>
            <w:spacing w:line="360" w:lineRule="auto"/>
            <w:rPr>
              <w:rStyle w:val="Hyperlink"/>
            </w:rPr>
            <w:pPrChange w:author="GUSTAVO DE OLIVEIRA REGO MORAIS" w:date="2025-08-08T23:14:31.831Z">
              <w:pPr>
                <w:bidi w:val="0"/>
              </w:pPr>
            </w:pPrChange>
          </w:pPr>
          <w:hyperlink w:anchor="_Toc877572959">
            <w:r w:rsidRPr="79ED5846" w:rsidR="79ED5846">
              <w:rPr>
                <w:rStyle w:val="Hyperlink"/>
              </w:rPr>
              <w:t>Decisão de Localização e Temperatura</w:t>
            </w:r>
            <w:ins w:author="GUSTAVO DE OLIVEIRA REGO MORAIS" w:date="2025-08-08T23:14:31.83Z" w:id="502007196">
              <w:r>
                <w:tab/>
              </w:r>
            </w:ins>
            <w:r>
              <w:fldChar w:fldCharType="begin"/>
            </w:r>
            <w:r>
              <w:instrText xml:space="preserve">PAGEREF _Toc877572959 \h</w:instrText>
            </w:r>
            <w:r>
              <w:fldChar w:fldCharType="separate"/>
            </w:r>
            <w:r w:rsidRPr="79ED5846" w:rsidR="79ED5846">
              <w:rPr>
                <w:rStyle w:val="Hyperlink"/>
              </w:rPr>
              <w:t>38</w:t>
            </w:r>
            <w:r>
              <w:fldChar w:fldCharType="end"/>
            </w:r>
          </w:hyperlink>
        </w:p>
        <w:p w:rsidR="4B48383A" w:rsidP="79ED5846" w:rsidRDefault="4B48383A" w14:paraId="357B71D4" w14:textId="14CF2D65">
          <w:pPr>
            <w:pStyle w:val="TOC4"/>
            <w:tabs>
              <w:tab w:val="right" w:leader="hyphen" w:pos="9015"/>
            </w:tabs>
            <w:bidi w:val="0"/>
            <w:spacing w:line="360" w:lineRule="auto"/>
            <w:rPr>
              <w:rStyle w:val="Hyperlink"/>
            </w:rPr>
            <w:pPrChange w:author="GUSTAVO DE OLIVEIRA REGO MORAIS" w:date="2025-08-08T23:14:31.834Z">
              <w:pPr>
                <w:bidi w:val="0"/>
              </w:pPr>
            </w:pPrChange>
          </w:pPr>
          <w:hyperlink w:anchor="_Toc587784355">
            <w:r w:rsidRPr="79ED5846" w:rsidR="79ED5846">
              <w:rPr>
                <w:rStyle w:val="Hyperlink"/>
              </w:rPr>
              <w:t>Loop de Coleta de Requisitos</w:t>
            </w:r>
            <w:ins w:author="GUSTAVO DE OLIVEIRA REGO MORAIS" w:date="2025-08-08T23:14:31.833Z" w:id="1776310429">
              <w:r>
                <w:tab/>
              </w:r>
            </w:ins>
            <w:r>
              <w:fldChar w:fldCharType="begin"/>
            </w:r>
            <w:r>
              <w:instrText xml:space="preserve">PAGEREF _Toc587784355 \h</w:instrText>
            </w:r>
            <w:r>
              <w:fldChar w:fldCharType="separate"/>
            </w:r>
            <w:r w:rsidRPr="79ED5846" w:rsidR="79ED5846">
              <w:rPr>
                <w:rStyle w:val="Hyperlink"/>
              </w:rPr>
              <w:t>39</w:t>
            </w:r>
            <w:r>
              <w:fldChar w:fldCharType="end"/>
            </w:r>
          </w:hyperlink>
        </w:p>
        <w:p w:rsidR="4B48383A" w:rsidP="79ED5846" w:rsidRDefault="4B48383A" w14:paraId="4BE649C8" w14:textId="5698B8D3">
          <w:pPr>
            <w:pStyle w:val="TOC4"/>
            <w:tabs>
              <w:tab w:val="right" w:leader="hyphen" w:pos="9015"/>
            </w:tabs>
            <w:bidi w:val="0"/>
            <w:spacing w:line="360" w:lineRule="auto"/>
            <w:rPr>
              <w:rStyle w:val="Hyperlink"/>
            </w:rPr>
            <w:pPrChange w:author="GUSTAVO DE OLIVEIRA REGO MORAIS" w:date="2025-08-08T23:14:31.843Z">
              <w:pPr>
                <w:bidi w:val="0"/>
              </w:pPr>
            </w:pPrChange>
          </w:pPr>
          <w:hyperlink w:anchor="_Toc1892493030">
            <w:r w:rsidRPr="79ED5846" w:rsidR="79ED5846">
              <w:rPr>
                <w:rStyle w:val="Hyperlink"/>
              </w:rPr>
              <w:t>Finalização e Disponibilização de Dados</w:t>
            </w:r>
            <w:ins w:author="GUSTAVO DE OLIVEIRA REGO MORAIS" w:date="2025-08-08T23:14:31.842Z" w:id="929581828">
              <w:r>
                <w:tab/>
              </w:r>
            </w:ins>
            <w:r>
              <w:fldChar w:fldCharType="begin"/>
            </w:r>
            <w:r>
              <w:instrText xml:space="preserve">PAGEREF _Toc1892493030 \h</w:instrText>
            </w:r>
            <w:r>
              <w:fldChar w:fldCharType="separate"/>
            </w:r>
            <w:r w:rsidRPr="79ED5846" w:rsidR="79ED5846">
              <w:rPr>
                <w:rStyle w:val="Hyperlink"/>
              </w:rPr>
              <w:t>39</w:t>
            </w:r>
            <w:r>
              <w:fldChar w:fldCharType="end"/>
            </w:r>
          </w:hyperlink>
        </w:p>
        <w:p w:rsidR="4B48383A" w:rsidP="79ED5846" w:rsidRDefault="4B48383A" w14:paraId="78B8FAF6" w14:textId="2DE82A08">
          <w:pPr>
            <w:pStyle w:val="TOC1"/>
            <w:tabs>
              <w:tab w:val="right" w:leader="hyphen" w:pos="9015"/>
            </w:tabs>
            <w:bidi w:val="0"/>
            <w:spacing w:line="360" w:lineRule="auto"/>
            <w:rPr>
              <w:rStyle w:val="Hyperlink"/>
            </w:rPr>
            <w:pPrChange w:author="GUSTAVO DE OLIVEIRA REGO MORAIS" w:date="2025-08-08T23:14:31.846Z">
              <w:pPr>
                <w:bidi w:val="0"/>
              </w:pPr>
            </w:pPrChange>
          </w:pPr>
          <w:hyperlink w:anchor="_Toc1509803752">
            <w:r w:rsidRPr="79ED5846" w:rsidR="79ED5846">
              <w:rPr>
                <w:rStyle w:val="Hyperlink"/>
              </w:rPr>
              <w:t>6. DIAGRAMA DE ESTADOS</w:t>
            </w:r>
            <w:ins w:author="GUSTAVO DE OLIVEIRA REGO MORAIS" w:date="2025-08-08T23:14:31.845Z" w:id="1222318096">
              <w:r>
                <w:tab/>
              </w:r>
            </w:ins>
            <w:r>
              <w:fldChar w:fldCharType="begin"/>
            </w:r>
            <w:r>
              <w:instrText xml:space="preserve">PAGEREF _Toc1509803752 \h</w:instrText>
            </w:r>
            <w:r>
              <w:fldChar w:fldCharType="separate"/>
            </w:r>
            <w:r w:rsidRPr="79ED5846" w:rsidR="79ED5846">
              <w:rPr>
                <w:rStyle w:val="Hyperlink"/>
              </w:rPr>
              <w:t>39</w:t>
            </w:r>
            <w:r>
              <w:fldChar w:fldCharType="end"/>
            </w:r>
          </w:hyperlink>
        </w:p>
        <w:p w:rsidR="4B48383A" w:rsidP="79ED5846" w:rsidRDefault="4B48383A" w14:paraId="5B8EE1AC" w14:textId="0B7D2DA0">
          <w:pPr>
            <w:pStyle w:val="TOC2"/>
            <w:tabs>
              <w:tab w:val="right" w:leader="hyphen" w:pos="9015"/>
            </w:tabs>
            <w:bidi w:val="0"/>
            <w:spacing w:line="360" w:lineRule="auto"/>
            <w:rPr>
              <w:rStyle w:val="Hyperlink"/>
            </w:rPr>
            <w:pPrChange w:author="GUSTAVO DE OLIVEIRA REGO MORAIS" w:date="2025-08-08T23:14:31.849Z">
              <w:pPr>
                <w:bidi w:val="0"/>
              </w:pPr>
            </w:pPrChange>
          </w:pPr>
          <w:hyperlink w:anchor="_Toc1962292093">
            <w:r w:rsidRPr="79ED5846" w:rsidR="79ED5846">
              <w:rPr>
                <w:rStyle w:val="Hyperlink"/>
              </w:rPr>
              <w:t>6.1. Descrição Do Diagrama de Estados</w:t>
            </w:r>
            <w:ins w:author="GUSTAVO DE OLIVEIRA REGO MORAIS" w:date="2025-08-08T23:14:31.849Z" w:id="33446292">
              <w:r>
                <w:tab/>
              </w:r>
            </w:ins>
            <w:r>
              <w:fldChar w:fldCharType="begin"/>
            </w:r>
            <w:r>
              <w:instrText xml:space="preserve">PAGEREF _Toc1962292093 \h</w:instrText>
            </w:r>
            <w:r>
              <w:fldChar w:fldCharType="separate"/>
            </w:r>
            <w:r w:rsidRPr="79ED5846" w:rsidR="79ED5846">
              <w:rPr>
                <w:rStyle w:val="Hyperlink"/>
              </w:rPr>
              <w:t>45</w:t>
            </w:r>
            <w:r>
              <w:fldChar w:fldCharType="end"/>
            </w:r>
          </w:hyperlink>
        </w:p>
        <w:p w:rsidR="4B48383A" w:rsidP="79ED5846" w:rsidRDefault="4B48383A" w14:paraId="14A5EFC5" w14:textId="08A7CE20">
          <w:pPr>
            <w:pStyle w:val="TOC3"/>
            <w:tabs>
              <w:tab w:val="right" w:leader="hyphen" w:pos="9015"/>
            </w:tabs>
            <w:bidi w:val="0"/>
            <w:spacing w:line="360" w:lineRule="auto"/>
            <w:rPr>
              <w:rStyle w:val="Hyperlink"/>
            </w:rPr>
            <w:pPrChange w:author="GUSTAVO DE OLIVEIRA REGO MORAIS" w:date="2025-08-08T23:14:31.853Z">
              <w:pPr>
                <w:bidi w:val="0"/>
              </w:pPr>
            </w:pPrChange>
          </w:pPr>
          <w:hyperlink w:anchor="_Toc1705070886">
            <w:r w:rsidRPr="79ED5846" w:rsidR="79ED5846">
              <w:rPr>
                <w:rStyle w:val="Hyperlink"/>
              </w:rPr>
              <w:t>6.1.1. Descrição do Diagrama de Estados de Coleta de requisitos</w:t>
            </w:r>
            <w:ins w:author="GUSTAVO DE OLIVEIRA REGO MORAIS" w:date="2025-08-08T23:14:31.852Z" w:id="1760639055">
              <w:r>
                <w:tab/>
              </w:r>
            </w:ins>
            <w:r>
              <w:fldChar w:fldCharType="begin"/>
            </w:r>
            <w:r>
              <w:instrText xml:space="preserve">PAGEREF _Toc1705070886 \h</w:instrText>
            </w:r>
            <w:r>
              <w:fldChar w:fldCharType="separate"/>
            </w:r>
            <w:r w:rsidRPr="79ED5846" w:rsidR="79ED5846">
              <w:rPr>
                <w:rStyle w:val="Hyperlink"/>
              </w:rPr>
              <w:t>45</w:t>
            </w:r>
            <w:r>
              <w:fldChar w:fldCharType="end"/>
            </w:r>
          </w:hyperlink>
        </w:p>
        <w:p w:rsidR="4B48383A" w:rsidP="79ED5846" w:rsidRDefault="4B48383A" w14:paraId="04E3D8AE" w14:textId="61FEF070">
          <w:pPr>
            <w:pStyle w:val="TOC4"/>
            <w:tabs>
              <w:tab w:val="right" w:leader="hyphen" w:pos="9015"/>
            </w:tabs>
            <w:bidi w:val="0"/>
            <w:spacing w:line="360" w:lineRule="auto"/>
            <w:rPr>
              <w:rStyle w:val="Hyperlink"/>
            </w:rPr>
            <w:pPrChange w:author="GUSTAVO DE OLIVEIRA REGO MORAIS" w:date="2025-08-08T23:14:31.856Z">
              <w:pPr>
                <w:bidi w:val="0"/>
              </w:pPr>
            </w:pPrChange>
          </w:pPr>
          <w:hyperlink w:anchor="_Toc313180359">
            <w:r w:rsidRPr="79ED5846" w:rsidR="79ED5846">
              <w:rPr>
                <w:rStyle w:val="Hyperlink"/>
              </w:rPr>
              <w:t>Estados de Coleta e Transições</w:t>
            </w:r>
            <w:ins w:author="GUSTAVO DE OLIVEIRA REGO MORAIS" w:date="2025-08-08T23:14:31.855Z" w:id="1953514598">
              <w:r>
                <w:tab/>
              </w:r>
            </w:ins>
            <w:r>
              <w:fldChar w:fldCharType="begin"/>
            </w:r>
            <w:r>
              <w:instrText xml:space="preserve">PAGEREF _Toc313180359 \h</w:instrText>
            </w:r>
            <w:r>
              <w:fldChar w:fldCharType="separate"/>
            </w:r>
            <w:r w:rsidRPr="79ED5846" w:rsidR="79ED5846">
              <w:rPr>
                <w:rStyle w:val="Hyperlink"/>
              </w:rPr>
              <w:t>45</w:t>
            </w:r>
            <w:r>
              <w:fldChar w:fldCharType="end"/>
            </w:r>
          </w:hyperlink>
        </w:p>
        <w:p w:rsidR="4B48383A" w:rsidP="79ED5846" w:rsidRDefault="4B48383A" w14:paraId="3344BB53" w14:textId="1AEB5C77">
          <w:pPr>
            <w:pStyle w:val="TOC4"/>
            <w:tabs>
              <w:tab w:val="right" w:leader="hyphen" w:pos="9015"/>
            </w:tabs>
            <w:bidi w:val="0"/>
            <w:spacing w:line="360" w:lineRule="auto"/>
            <w:rPr>
              <w:rStyle w:val="Hyperlink"/>
            </w:rPr>
            <w:pPrChange w:author="GUSTAVO DE OLIVEIRA REGO MORAIS" w:date="2025-08-08T23:14:31.858Z">
              <w:pPr>
                <w:bidi w:val="0"/>
              </w:pPr>
            </w:pPrChange>
          </w:pPr>
          <w:hyperlink w:anchor="_Toc1446722602">
            <w:r w:rsidRPr="79ED5846" w:rsidR="79ED5846">
              <w:rPr>
                <w:rStyle w:val="Hyperlink"/>
              </w:rPr>
              <w:t>Finalização</w:t>
            </w:r>
            <w:ins w:author="GUSTAVO DE OLIVEIRA REGO MORAIS" w:date="2025-08-08T23:14:31.858Z" w:id="1217456819">
              <w:r>
                <w:tab/>
              </w:r>
            </w:ins>
            <w:r>
              <w:fldChar w:fldCharType="begin"/>
            </w:r>
            <w:r>
              <w:instrText xml:space="preserve">PAGEREF _Toc1446722602 \h</w:instrText>
            </w:r>
            <w:r>
              <w:fldChar w:fldCharType="separate"/>
            </w:r>
            <w:r w:rsidRPr="79ED5846" w:rsidR="79ED5846">
              <w:rPr>
                <w:rStyle w:val="Hyperlink"/>
              </w:rPr>
              <w:t>46</w:t>
            </w:r>
            <w:r>
              <w:fldChar w:fldCharType="end"/>
            </w:r>
          </w:hyperlink>
        </w:p>
        <w:p w:rsidR="4B48383A" w:rsidP="79ED5846" w:rsidRDefault="4B48383A" w14:paraId="4C81364C" w14:textId="06623375">
          <w:pPr>
            <w:pStyle w:val="TOC3"/>
            <w:tabs>
              <w:tab w:val="right" w:leader="hyphen" w:pos="9015"/>
            </w:tabs>
            <w:bidi w:val="0"/>
            <w:spacing w:line="360" w:lineRule="auto"/>
            <w:rPr>
              <w:rStyle w:val="Hyperlink"/>
            </w:rPr>
            <w:pPrChange w:author="GUSTAVO DE OLIVEIRA REGO MORAIS" w:date="2025-08-08T23:14:31.862Z">
              <w:pPr>
                <w:bidi w:val="0"/>
              </w:pPr>
            </w:pPrChange>
          </w:pPr>
          <w:hyperlink w:anchor="_Toc1480618604">
            <w:r w:rsidRPr="79ED5846" w:rsidR="79ED5846">
              <w:rPr>
                <w:rStyle w:val="Hyperlink"/>
              </w:rPr>
              <w:t>6.1.2. Descrição do Diagrama de Estados de Cadastro e Login Título e Propósito</w:t>
            </w:r>
            <w:ins w:author="GUSTAVO DE OLIVEIRA REGO MORAIS" w:date="2025-08-08T23:14:31.861Z" w:id="476077196">
              <w:r>
                <w:tab/>
              </w:r>
            </w:ins>
            <w:r>
              <w:fldChar w:fldCharType="begin"/>
            </w:r>
            <w:r>
              <w:instrText xml:space="preserve">PAGEREF _Toc1480618604 \h</w:instrText>
            </w:r>
            <w:r>
              <w:fldChar w:fldCharType="separate"/>
            </w:r>
            <w:r w:rsidRPr="79ED5846" w:rsidR="79ED5846">
              <w:rPr>
                <w:rStyle w:val="Hyperlink"/>
              </w:rPr>
              <w:t>46</w:t>
            </w:r>
            <w:r>
              <w:fldChar w:fldCharType="end"/>
            </w:r>
          </w:hyperlink>
        </w:p>
        <w:p w:rsidR="4B48383A" w:rsidP="79ED5846" w:rsidRDefault="4B48383A" w14:paraId="42AE7785" w14:textId="5329E253">
          <w:pPr>
            <w:pStyle w:val="TOC4"/>
            <w:tabs>
              <w:tab w:val="right" w:leader="hyphen" w:pos="9015"/>
            </w:tabs>
            <w:bidi w:val="0"/>
            <w:spacing w:line="360" w:lineRule="auto"/>
            <w:rPr>
              <w:rStyle w:val="Hyperlink"/>
            </w:rPr>
            <w:pPrChange w:author="GUSTAVO DE OLIVEIRA REGO MORAIS" w:date="2025-08-08T23:14:31.864Z">
              <w:pPr>
                <w:bidi w:val="0"/>
              </w:pPr>
            </w:pPrChange>
          </w:pPr>
          <w:hyperlink w:anchor="_Toc305049164">
            <w:r w:rsidRPr="79ED5846" w:rsidR="79ED5846">
              <w:rPr>
                <w:rStyle w:val="Hyperlink"/>
              </w:rPr>
              <w:t>Estrutura de Estados</w:t>
            </w:r>
            <w:ins w:author="GUSTAVO DE OLIVEIRA REGO MORAIS" w:date="2025-08-08T23:14:31.864Z" w:id="1744342681">
              <w:r>
                <w:tab/>
              </w:r>
            </w:ins>
            <w:r>
              <w:fldChar w:fldCharType="begin"/>
            </w:r>
            <w:r>
              <w:instrText xml:space="preserve">PAGEREF _Toc305049164 \h</w:instrText>
            </w:r>
            <w:r>
              <w:fldChar w:fldCharType="separate"/>
            </w:r>
            <w:r w:rsidRPr="79ED5846" w:rsidR="79ED5846">
              <w:rPr>
                <w:rStyle w:val="Hyperlink"/>
              </w:rPr>
              <w:t>47</w:t>
            </w:r>
            <w:r>
              <w:fldChar w:fldCharType="end"/>
            </w:r>
          </w:hyperlink>
        </w:p>
        <w:p w:rsidR="4B48383A" w:rsidP="79ED5846" w:rsidRDefault="4B48383A" w14:paraId="66D22404" w14:textId="6B3220CC">
          <w:pPr>
            <w:pStyle w:val="TOC4"/>
            <w:tabs>
              <w:tab w:val="right" w:leader="hyphen" w:pos="9015"/>
            </w:tabs>
            <w:bidi w:val="0"/>
            <w:spacing w:line="360" w:lineRule="auto"/>
            <w:rPr>
              <w:rStyle w:val="Hyperlink"/>
            </w:rPr>
            <w:pPrChange w:author="GUSTAVO DE OLIVEIRA REGO MORAIS" w:date="2025-08-08T23:14:31.868Z">
              <w:pPr>
                <w:bidi w:val="0"/>
              </w:pPr>
            </w:pPrChange>
          </w:pPr>
          <w:hyperlink w:anchor="_Toc1291578392">
            <w:r w:rsidRPr="79ED5846" w:rsidR="79ED5846">
              <w:rPr>
                <w:rStyle w:val="Hyperlink"/>
              </w:rPr>
              <w:t>Fluxo de Transições Detalhado</w:t>
            </w:r>
            <w:ins w:author="GUSTAVO DE OLIVEIRA REGO MORAIS" w:date="2025-08-08T23:14:31.867Z" w:id="1946793342">
              <w:r>
                <w:tab/>
              </w:r>
            </w:ins>
            <w:r>
              <w:fldChar w:fldCharType="begin"/>
            </w:r>
            <w:r>
              <w:instrText xml:space="preserve">PAGEREF _Toc1291578392 \h</w:instrText>
            </w:r>
            <w:r>
              <w:fldChar w:fldCharType="separate"/>
            </w:r>
            <w:r w:rsidRPr="79ED5846" w:rsidR="79ED5846">
              <w:rPr>
                <w:rStyle w:val="Hyperlink"/>
              </w:rPr>
              <w:t>47</w:t>
            </w:r>
            <w:r>
              <w:fldChar w:fldCharType="end"/>
            </w:r>
          </w:hyperlink>
        </w:p>
        <w:p w:rsidR="4B48383A" w:rsidP="79ED5846" w:rsidRDefault="4B48383A" w14:paraId="61A7324C" w14:textId="08B7A004">
          <w:pPr>
            <w:pStyle w:val="TOC4"/>
            <w:tabs>
              <w:tab w:val="right" w:leader="hyphen" w:pos="9015"/>
            </w:tabs>
            <w:bidi w:val="0"/>
            <w:spacing w:line="360" w:lineRule="auto"/>
            <w:rPr>
              <w:rStyle w:val="Hyperlink"/>
            </w:rPr>
            <w:pPrChange w:author="GUSTAVO DE OLIVEIRA REGO MORAIS" w:date="2025-08-08T23:14:31.871Z">
              <w:pPr>
                <w:bidi w:val="0"/>
              </w:pPr>
            </w:pPrChange>
          </w:pPr>
          <w:hyperlink w:anchor="_Toc602926885">
            <w:r w:rsidRPr="79ED5846" w:rsidR="79ED5846">
              <w:rPr>
                <w:rStyle w:val="Hyperlink"/>
              </w:rPr>
              <w:t>Conclusão</w:t>
            </w:r>
            <w:ins w:author="GUSTAVO DE OLIVEIRA REGO MORAIS" w:date="2025-08-08T23:14:31.87Z" w:id="193668922">
              <w:r>
                <w:tab/>
              </w:r>
            </w:ins>
            <w:r>
              <w:fldChar w:fldCharType="begin"/>
            </w:r>
            <w:r>
              <w:instrText xml:space="preserve">PAGEREF _Toc602926885 \h</w:instrText>
            </w:r>
            <w:r>
              <w:fldChar w:fldCharType="separate"/>
            </w:r>
            <w:r w:rsidRPr="79ED5846" w:rsidR="79ED5846">
              <w:rPr>
                <w:rStyle w:val="Hyperlink"/>
              </w:rPr>
              <w:t>48</w:t>
            </w:r>
            <w:r>
              <w:fldChar w:fldCharType="end"/>
            </w:r>
          </w:hyperlink>
        </w:p>
        <w:p w:rsidR="4B48383A" w:rsidP="79ED5846" w:rsidRDefault="4B48383A" w14:paraId="210CA58B" w14:textId="5B99817C">
          <w:pPr>
            <w:pStyle w:val="TOC3"/>
            <w:tabs>
              <w:tab w:val="right" w:leader="hyphen" w:pos="9015"/>
            </w:tabs>
            <w:bidi w:val="0"/>
            <w:spacing w:line="360" w:lineRule="auto"/>
            <w:rPr>
              <w:rStyle w:val="Hyperlink"/>
            </w:rPr>
            <w:pPrChange w:author="GUSTAVO DE OLIVEIRA REGO MORAIS" w:date="2025-08-08T23:14:31.874Z">
              <w:pPr>
                <w:bidi w:val="0"/>
              </w:pPr>
            </w:pPrChange>
          </w:pPr>
          <w:hyperlink w:anchor="_Toc1861329722">
            <w:r w:rsidRPr="79ED5846" w:rsidR="79ED5846">
              <w:rPr>
                <w:rStyle w:val="Hyperlink"/>
              </w:rPr>
              <w:t>6.1.3. Descrição do Diagrama de Estados de Configuração Automatizada</w:t>
            </w:r>
            <w:ins w:author="GUSTAVO DE OLIVEIRA REGO MORAIS" w:date="2025-08-08T23:14:31.873Z" w:id="2065684700">
              <w:r>
                <w:tab/>
              </w:r>
            </w:ins>
            <w:r>
              <w:fldChar w:fldCharType="begin"/>
            </w:r>
            <w:r>
              <w:instrText xml:space="preserve">PAGEREF _Toc1861329722 \h</w:instrText>
            </w:r>
            <w:r>
              <w:fldChar w:fldCharType="separate"/>
            </w:r>
            <w:r w:rsidRPr="79ED5846" w:rsidR="79ED5846">
              <w:rPr>
                <w:rStyle w:val="Hyperlink"/>
              </w:rPr>
              <w:t>49</w:t>
            </w:r>
            <w:r>
              <w:fldChar w:fldCharType="end"/>
            </w:r>
          </w:hyperlink>
        </w:p>
        <w:p w:rsidR="4B48383A" w:rsidP="79ED5846" w:rsidRDefault="4B48383A" w14:paraId="5C4AA298" w14:textId="75DEB665">
          <w:pPr>
            <w:pStyle w:val="TOC4"/>
            <w:tabs>
              <w:tab w:val="right" w:leader="hyphen" w:pos="9015"/>
            </w:tabs>
            <w:bidi w:val="0"/>
            <w:spacing w:line="360" w:lineRule="auto"/>
            <w:rPr>
              <w:rStyle w:val="Hyperlink"/>
            </w:rPr>
            <w:pPrChange w:author="GUSTAVO DE OLIVEIRA REGO MORAIS" w:date="2025-08-08T23:14:31.877Z">
              <w:pPr>
                <w:bidi w:val="0"/>
              </w:pPr>
            </w:pPrChange>
          </w:pPr>
          <w:hyperlink w:anchor="_Toc1645880760">
            <w:r w:rsidRPr="79ED5846" w:rsidR="79ED5846">
              <w:rPr>
                <w:rStyle w:val="Hyperlink"/>
              </w:rPr>
              <w:t>Estados e Transições Principais</w:t>
            </w:r>
            <w:ins w:author="GUSTAVO DE OLIVEIRA REGO MORAIS" w:date="2025-08-08T23:14:31.876Z" w:id="1429496667">
              <w:r>
                <w:tab/>
              </w:r>
            </w:ins>
            <w:r>
              <w:fldChar w:fldCharType="begin"/>
            </w:r>
            <w:r>
              <w:instrText xml:space="preserve">PAGEREF _Toc1645880760 \h</w:instrText>
            </w:r>
            <w:r>
              <w:fldChar w:fldCharType="separate"/>
            </w:r>
            <w:r w:rsidRPr="79ED5846" w:rsidR="79ED5846">
              <w:rPr>
                <w:rStyle w:val="Hyperlink"/>
              </w:rPr>
              <w:t>49</w:t>
            </w:r>
            <w:r>
              <w:fldChar w:fldCharType="end"/>
            </w:r>
          </w:hyperlink>
        </w:p>
        <w:p w:rsidR="4B48383A" w:rsidP="79ED5846" w:rsidRDefault="4B48383A" w14:paraId="6ED1689B" w14:textId="24050346">
          <w:pPr>
            <w:pStyle w:val="TOC4"/>
            <w:tabs>
              <w:tab w:val="right" w:leader="hyphen" w:pos="9015"/>
            </w:tabs>
            <w:bidi w:val="0"/>
            <w:spacing w:line="360" w:lineRule="auto"/>
            <w:rPr>
              <w:rStyle w:val="Hyperlink"/>
            </w:rPr>
            <w:pPrChange w:author="GUSTAVO DE OLIVEIRA REGO MORAIS" w:date="2025-08-08T23:14:31.88Z">
              <w:pPr>
                <w:bidi w:val="0"/>
              </w:pPr>
            </w:pPrChange>
          </w:pPr>
          <w:hyperlink w:anchor="_Toc1025040135">
            <w:r w:rsidRPr="79ED5846" w:rsidR="79ED5846">
              <w:rPr>
                <w:rStyle w:val="Hyperlink"/>
              </w:rPr>
              <w:t>Detalhamento do Estado Composto "AguardandoDados"</w:t>
            </w:r>
            <w:ins w:author="GUSTAVO DE OLIVEIRA REGO MORAIS" w:date="2025-08-08T23:14:31.879Z" w:id="539833924">
              <w:r>
                <w:tab/>
              </w:r>
            </w:ins>
            <w:r>
              <w:fldChar w:fldCharType="begin"/>
            </w:r>
            <w:r>
              <w:instrText xml:space="preserve">PAGEREF _Toc1025040135 \h</w:instrText>
            </w:r>
            <w:r>
              <w:fldChar w:fldCharType="separate"/>
            </w:r>
            <w:r w:rsidRPr="79ED5846" w:rsidR="79ED5846">
              <w:rPr>
                <w:rStyle w:val="Hyperlink"/>
              </w:rPr>
              <w:t>49</w:t>
            </w:r>
            <w:r>
              <w:fldChar w:fldCharType="end"/>
            </w:r>
          </w:hyperlink>
        </w:p>
        <w:p w:rsidR="4B48383A" w:rsidP="79ED5846" w:rsidRDefault="4B48383A" w14:paraId="27B6EFC1" w14:textId="38AD71A0">
          <w:pPr>
            <w:pStyle w:val="TOC4"/>
            <w:tabs>
              <w:tab w:val="right" w:leader="hyphen" w:pos="9015"/>
            </w:tabs>
            <w:bidi w:val="0"/>
            <w:spacing w:line="360" w:lineRule="auto"/>
            <w:rPr>
              <w:rStyle w:val="Hyperlink"/>
            </w:rPr>
            <w:pPrChange w:author="GUSTAVO DE OLIVEIRA REGO MORAIS" w:date="2025-08-08T23:14:31.882Z">
              <w:pPr>
                <w:bidi w:val="0"/>
              </w:pPr>
            </w:pPrChange>
          </w:pPr>
          <w:hyperlink w:anchor="_Toc259685078">
            <w:r w:rsidRPr="79ED5846" w:rsidR="79ED5846">
              <w:rPr>
                <w:rStyle w:val="Hyperlink"/>
              </w:rPr>
              <w:t>Detalhamento do Estado Composto "avaliandoOrcamento"</w:t>
            </w:r>
            <w:ins w:author="GUSTAVO DE OLIVEIRA REGO MORAIS" w:date="2025-08-08T23:14:31.882Z" w:id="78680160">
              <w:r>
                <w:tab/>
              </w:r>
            </w:ins>
            <w:r>
              <w:fldChar w:fldCharType="begin"/>
            </w:r>
            <w:r>
              <w:instrText xml:space="preserve">PAGEREF _Toc259685078 \h</w:instrText>
            </w:r>
            <w:r>
              <w:fldChar w:fldCharType="separate"/>
            </w:r>
            <w:r w:rsidRPr="79ED5846" w:rsidR="79ED5846">
              <w:rPr>
                <w:rStyle w:val="Hyperlink"/>
              </w:rPr>
              <w:t>49</w:t>
            </w:r>
            <w:r>
              <w:fldChar w:fldCharType="end"/>
            </w:r>
          </w:hyperlink>
        </w:p>
        <w:p w:rsidR="4B48383A" w:rsidP="79ED5846" w:rsidRDefault="4B48383A" w14:paraId="2F4D6A82" w14:textId="3B7A2A38">
          <w:pPr>
            <w:pStyle w:val="TOC4"/>
            <w:tabs>
              <w:tab w:val="right" w:leader="hyphen" w:pos="9015"/>
            </w:tabs>
            <w:bidi w:val="0"/>
            <w:spacing w:line="360" w:lineRule="auto"/>
            <w:rPr>
              <w:rStyle w:val="Hyperlink"/>
            </w:rPr>
            <w:pPrChange w:author="GUSTAVO DE OLIVEIRA REGO MORAIS" w:date="2025-08-08T23:14:31.885Z">
              <w:pPr>
                <w:bidi w:val="0"/>
              </w:pPr>
            </w:pPrChange>
          </w:pPr>
          <w:hyperlink w:anchor="_Toc1670459005">
            <w:r w:rsidRPr="79ED5846" w:rsidR="79ED5846">
              <w:rPr>
                <w:rStyle w:val="Hyperlink"/>
              </w:rPr>
              <w:t>Detalhamento do Estado Composto "MostrandoBuild"</w:t>
            </w:r>
            <w:ins w:author="GUSTAVO DE OLIVEIRA REGO MORAIS" w:date="2025-08-08T23:14:31.884Z" w:id="982888502">
              <w:r>
                <w:tab/>
              </w:r>
            </w:ins>
            <w:r>
              <w:fldChar w:fldCharType="begin"/>
            </w:r>
            <w:r>
              <w:instrText xml:space="preserve">PAGEREF _Toc1670459005 \h</w:instrText>
            </w:r>
            <w:r>
              <w:fldChar w:fldCharType="separate"/>
            </w:r>
            <w:r w:rsidRPr="79ED5846" w:rsidR="79ED5846">
              <w:rPr>
                <w:rStyle w:val="Hyperlink"/>
              </w:rPr>
              <w:t>50</w:t>
            </w:r>
            <w:r>
              <w:fldChar w:fldCharType="end"/>
            </w:r>
          </w:hyperlink>
        </w:p>
        <w:p w:rsidR="4B48383A" w:rsidP="79ED5846" w:rsidRDefault="4B48383A" w14:paraId="6D41FB39" w14:textId="75BE847C">
          <w:pPr>
            <w:pStyle w:val="TOC3"/>
            <w:tabs>
              <w:tab w:val="right" w:leader="hyphen" w:pos="9015"/>
            </w:tabs>
            <w:bidi w:val="0"/>
            <w:spacing w:line="360" w:lineRule="auto"/>
            <w:rPr>
              <w:rStyle w:val="Hyperlink"/>
            </w:rPr>
            <w:pPrChange w:author="GUSTAVO DE OLIVEIRA REGO MORAIS" w:date="2025-08-08T23:14:31.888Z">
              <w:pPr>
                <w:bidi w:val="0"/>
              </w:pPr>
            </w:pPrChange>
          </w:pPr>
          <w:hyperlink w:anchor="_Toc682065782">
            <w:r w:rsidRPr="79ED5846" w:rsidR="79ED5846">
              <w:rPr>
                <w:rStyle w:val="Hyperlink"/>
              </w:rPr>
              <w:t>6.1.4. Descrição do Diagrama de Estados de Sistema de Refrigeração</w:t>
            </w:r>
            <w:ins w:author="GUSTAVO DE OLIVEIRA REGO MORAIS" w:date="2025-08-08T23:14:31.887Z" w:id="2031728704">
              <w:r>
                <w:tab/>
              </w:r>
            </w:ins>
            <w:r>
              <w:fldChar w:fldCharType="begin"/>
            </w:r>
            <w:r>
              <w:instrText xml:space="preserve">PAGEREF _Toc682065782 \h</w:instrText>
            </w:r>
            <w:r>
              <w:fldChar w:fldCharType="separate"/>
            </w:r>
            <w:r w:rsidRPr="79ED5846" w:rsidR="79ED5846">
              <w:rPr>
                <w:rStyle w:val="Hyperlink"/>
              </w:rPr>
              <w:t>50</w:t>
            </w:r>
            <w:r>
              <w:fldChar w:fldCharType="end"/>
            </w:r>
          </w:hyperlink>
        </w:p>
        <w:p w:rsidR="4B48383A" w:rsidP="79ED5846" w:rsidRDefault="4B48383A" w14:paraId="36F10B7C" w14:textId="59134B59">
          <w:pPr>
            <w:pStyle w:val="TOC4"/>
            <w:tabs>
              <w:tab w:val="right" w:leader="hyphen" w:pos="9015"/>
            </w:tabs>
            <w:bidi w:val="0"/>
            <w:spacing w:line="360" w:lineRule="auto"/>
            <w:rPr>
              <w:rStyle w:val="Hyperlink"/>
            </w:rPr>
            <w:pPrChange w:author="GUSTAVO DE OLIVEIRA REGO MORAIS" w:date="2025-08-08T23:14:31.891Z">
              <w:pPr>
                <w:bidi w:val="0"/>
              </w:pPr>
            </w:pPrChange>
          </w:pPr>
          <w:hyperlink w:anchor="_Toc1735635522">
            <w:r w:rsidRPr="79ED5846" w:rsidR="79ED5846">
              <w:rPr>
                <w:rStyle w:val="Hyperlink"/>
              </w:rPr>
              <w:t>Estados e Transições Principais</w:t>
            </w:r>
            <w:ins w:author="GUSTAVO DE OLIVEIRA REGO MORAIS" w:date="2025-08-08T23:14:31.89Z" w:id="1787449235">
              <w:r>
                <w:tab/>
              </w:r>
            </w:ins>
            <w:r>
              <w:fldChar w:fldCharType="begin"/>
            </w:r>
            <w:r>
              <w:instrText xml:space="preserve">PAGEREF _Toc1735635522 \h</w:instrText>
            </w:r>
            <w:r>
              <w:fldChar w:fldCharType="separate"/>
            </w:r>
            <w:r w:rsidRPr="79ED5846" w:rsidR="79ED5846">
              <w:rPr>
                <w:rStyle w:val="Hyperlink"/>
              </w:rPr>
              <w:t>50</w:t>
            </w:r>
            <w:r>
              <w:fldChar w:fldCharType="end"/>
            </w:r>
          </w:hyperlink>
        </w:p>
        <w:p w:rsidR="4B48383A" w:rsidP="79ED5846" w:rsidRDefault="4B48383A" w14:paraId="1E7D387A" w14:textId="17C4D2D4">
          <w:pPr>
            <w:pStyle w:val="TOC4"/>
            <w:tabs>
              <w:tab w:val="right" w:leader="hyphen" w:pos="9015"/>
            </w:tabs>
            <w:bidi w:val="0"/>
            <w:spacing w:line="360" w:lineRule="auto"/>
            <w:rPr>
              <w:rStyle w:val="Hyperlink"/>
            </w:rPr>
            <w:pPrChange w:author="GUSTAVO DE OLIVEIRA REGO MORAIS" w:date="2025-08-08T23:14:31.893Z">
              <w:pPr>
                <w:bidi w:val="0"/>
              </w:pPr>
            </w:pPrChange>
          </w:pPr>
          <w:hyperlink w:anchor="_Toc1472356242">
            <w:r w:rsidRPr="79ED5846" w:rsidR="79ED5846">
              <w:rPr>
                <w:rStyle w:val="Hyperlink"/>
              </w:rPr>
              <w:t>Fluxos Condicionais e Ciclos de Validação</w:t>
            </w:r>
            <w:ins w:author="GUSTAVO DE OLIVEIRA REGO MORAIS" w:date="2025-08-08T23:14:31.893Z" w:id="1201389089">
              <w:r>
                <w:tab/>
              </w:r>
            </w:ins>
            <w:r>
              <w:fldChar w:fldCharType="begin"/>
            </w:r>
            <w:r>
              <w:instrText xml:space="preserve">PAGEREF _Toc1472356242 \h</w:instrText>
            </w:r>
            <w:r>
              <w:fldChar w:fldCharType="separate"/>
            </w:r>
            <w:r w:rsidRPr="79ED5846" w:rsidR="79ED5846">
              <w:rPr>
                <w:rStyle w:val="Hyperlink"/>
              </w:rPr>
              <w:t>51</w:t>
            </w:r>
            <w:r>
              <w:fldChar w:fldCharType="end"/>
            </w:r>
          </w:hyperlink>
        </w:p>
        <w:p w:rsidR="4B48383A" w:rsidP="79ED5846" w:rsidRDefault="4B48383A" w14:paraId="5C9285A5" w14:textId="19A156F9">
          <w:pPr>
            <w:pStyle w:val="TOC4"/>
            <w:tabs>
              <w:tab w:val="right" w:leader="hyphen" w:pos="9015"/>
            </w:tabs>
            <w:bidi w:val="0"/>
            <w:spacing w:line="360" w:lineRule="auto"/>
            <w:rPr>
              <w:rStyle w:val="Hyperlink"/>
            </w:rPr>
            <w:pPrChange w:author="GUSTAVO DE OLIVEIRA REGO MORAIS" w:date="2025-08-08T23:14:31.896Z">
              <w:pPr>
                <w:bidi w:val="0"/>
              </w:pPr>
            </w:pPrChange>
          </w:pPr>
          <w:hyperlink w:anchor="_Toc389555822">
            <w:r w:rsidRPr="79ED5846" w:rsidR="79ED5846">
              <w:rPr>
                <w:rStyle w:val="Hyperlink"/>
              </w:rPr>
              <w:t>Interação com o Usuário e Finalização</w:t>
            </w:r>
            <w:ins w:author="GUSTAVO DE OLIVEIRA REGO MORAIS" w:date="2025-08-08T23:14:31.895Z" w:id="240354380">
              <w:r>
                <w:tab/>
              </w:r>
            </w:ins>
            <w:r>
              <w:fldChar w:fldCharType="begin"/>
            </w:r>
            <w:r>
              <w:instrText xml:space="preserve">PAGEREF _Toc389555822 \h</w:instrText>
            </w:r>
            <w:r>
              <w:fldChar w:fldCharType="separate"/>
            </w:r>
            <w:r w:rsidRPr="79ED5846" w:rsidR="79ED5846">
              <w:rPr>
                <w:rStyle w:val="Hyperlink"/>
              </w:rPr>
              <w:t>51</w:t>
            </w:r>
            <w:r>
              <w:fldChar w:fldCharType="end"/>
            </w:r>
          </w:hyperlink>
        </w:p>
        <w:p w:rsidR="4B48383A" w:rsidP="79ED5846" w:rsidRDefault="4B48383A" w14:paraId="43504C4C" w14:textId="7C7BFC4E">
          <w:pPr>
            <w:pStyle w:val="TOC3"/>
            <w:tabs>
              <w:tab w:val="right" w:leader="hyphen" w:pos="9015"/>
            </w:tabs>
            <w:bidi w:val="0"/>
            <w:spacing w:line="360" w:lineRule="auto"/>
            <w:rPr>
              <w:rStyle w:val="Hyperlink"/>
            </w:rPr>
            <w:pPrChange w:author="GUSTAVO DE OLIVEIRA REGO MORAIS" w:date="2025-08-08T23:14:31.899Z">
              <w:pPr>
                <w:bidi w:val="0"/>
              </w:pPr>
            </w:pPrChange>
          </w:pPr>
          <w:hyperlink w:anchor="_Toc847829181">
            <w:r w:rsidRPr="79ED5846" w:rsidR="79ED5846">
              <w:rPr>
                <w:rStyle w:val="Hyperlink"/>
              </w:rPr>
              <w:t>6.1.5. Descrição do Diagrama de Estados de Montagem Manual</w:t>
            </w:r>
            <w:ins w:author="GUSTAVO DE OLIVEIRA REGO MORAIS" w:date="2025-08-08T23:14:31.898Z" w:id="51368432">
              <w:r>
                <w:tab/>
              </w:r>
            </w:ins>
            <w:r>
              <w:fldChar w:fldCharType="begin"/>
            </w:r>
            <w:r>
              <w:instrText xml:space="preserve">PAGEREF _Toc847829181 \h</w:instrText>
            </w:r>
            <w:r>
              <w:fldChar w:fldCharType="separate"/>
            </w:r>
            <w:r w:rsidRPr="79ED5846" w:rsidR="79ED5846">
              <w:rPr>
                <w:rStyle w:val="Hyperlink"/>
              </w:rPr>
              <w:t>52</w:t>
            </w:r>
            <w:r>
              <w:fldChar w:fldCharType="end"/>
            </w:r>
          </w:hyperlink>
        </w:p>
        <w:p w:rsidR="4B48383A" w:rsidP="79ED5846" w:rsidRDefault="4B48383A" w14:paraId="45224E05" w14:textId="7B64DA68">
          <w:pPr>
            <w:pStyle w:val="TOC4"/>
            <w:tabs>
              <w:tab w:val="right" w:leader="hyphen" w:pos="9015"/>
            </w:tabs>
            <w:bidi w:val="0"/>
            <w:spacing w:line="360" w:lineRule="auto"/>
            <w:rPr>
              <w:rStyle w:val="Hyperlink"/>
            </w:rPr>
            <w:pPrChange w:author="GUSTAVO DE OLIVEIRA REGO MORAIS" w:date="2025-08-08T23:14:31.902Z">
              <w:pPr>
                <w:bidi w:val="0"/>
              </w:pPr>
            </w:pPrChange>
          </w:pPr>
          <w:hyperlink w:anchor="_Toc501805089">
            <w:r w:rsidRPr="79ED5846" w:rsidR="79ED5846">
              <w:rPr>
                <w:rStyle w:val="Hyperlink"/>
              </w:rPr>
              <w:t>Fluxo de Seleção de Componentes</w:t>
            </w:r>
            <w:ins w:author="GUSTAVO DE OLIVEIRA REGO MORAIS" w:date="2025-08-08T23:14:31.901Z" w:id="519024225">
              <w:r>
                <w:tab/>
              </w:r>
            </w:ins>
            <w:r>
              <w:fldChar w:fldCharType="begin"/>
            </w:r>
            <w:r>
              <w:instrText xml:space="preserve">PAGEREF _Toc501805089 \h</w:instrText>
            </w:r>
            <w:r>
              <w:fldChar w:fldCharType="separate"/>
            </w:r>
            <w:r w:rsidRPr="79ED5846" w:rsidR="79ED5846">
              <w:rPr>
                <w:rStyle w:val="Hyperlink"/>
              </w:rPr>
              <w:t>52</w:t>
            </w:r>
            <w:r>
              <w:fldChar w:fldCharType="end"/>
            </w:r>
          </w:hyperlink>
        </w:p>
        <w:p w:rsidR="4B48383A" w:rsidP="79ED5846" w:rsidRDefault="4B48383A" w14:paraId="5AB3D108" w14:textId="7413615D">
          <w:pPr>
            <w:pStyle w:val="TOC4"/>
            <w:tabs>
              <w:tab w:val="right" w:leader="hyphen" w:pos="9015"/>
            </w:tabs>
            <w:bidi w:val="0"/>
            <w:spacing w:line="360" w:lineRule="auto"/>
            <w:rPr>
              <w:rStyle w:val="Hyperlink"/>
            </w:rPr>
            <w:pPrChange w:author="GUSTAVO DE OLIVEIRA REGO MORAIS" w:date="2025-08-08T23:14:31.905Z">
              <w:pPr>
                <w:bidi w:val="0"/>
              </w:pPr>
            </w:pPrChange>
          </w:pPr>
          <w:hyperlink w:anchor="_Toc790291972">
            <w:r w:rsidRPr="79ED5846" w:rsidR="79ED5846">
              <w:rPr>
                <w:rStyle w:val="Hyperlink"/>
              </w:rPr>
              <w:t>Validação e Sugestão de Alternativas</w:t>
            </w:r>
            <w:ins w:author="GUSTAVO DE OLIVEIRA REGO MORAIS" w:date="2025-08-08T23:14:31.904Z" w:id="319921208">
              <w:r>
                <w:tab/>
              </w:r>
            </w:ins>
            <w:r>
              <w:fldChar w:fldCharType="begin"/>
            </w:r>
            <w:r>
              <w:instrText xml:space="preserve">PAGEREF _Toc790291972 \h</w:instrText>
            </w:r>
            <w:r>
              <w:fldChar w:fldCharType="separate"/>
            </w:r>
            <w:r w:rsidRPr="79ED5846" w:rsidR="79ED5846">
              <w:rPr>
                <w:rStyle w:val="Hyperlink"/>
              </w:rPr>
              <w:t>52</w:t>
            </w:r>
            <w:r>
              <w:fldChar w:fldCharType="end"/>
            </w:r>
          </w:hyperlink>
        </w:p>
        <w:p w:rsidR="4B48383A" w:rsidP="79ED5846" w:rsidRDefault="4B48383A" w14:paraId="3F3DF244" w14:textId="09284A67">
          <w:pPr>
            <w:pStyle w:val="TOC4"/>
            <w:tabs>
              <w:tab w:val="right" w:leader="hyphen" w:pos="9015"/>
            </w:tabs>
            <w:bidi w:val="0"/>
            <w:spacing w:line="360" w:lineRule="auto"/>
            <w:rPr>
              <w:rStyle w:val="Hyperlink"/>
            </w:rPr>
            <w:pPrChange w:author="GUSTAVO DE OLIVEIRA REGO MORAIS" w:date="2025-08-08T23:14:31.908Z">
              <w:pPr>
                <w:bidi w:val="0"/>
              </w:pPr>
            </w:pPrChange>
          </w:pPr>
          <w:hyperlink w:anchor="_Toc629302653">
            <w:r w:rsidRPr="79ED5846" w:rsidR="79ED5846">
              <w:rPr>
                <w:rStyle w:val="Hyperlink"/>
              </w:rPr>
              <w:t>Loop de Adição de Componentes</w:t>
            </w:r>
            <w:ins w:author="GUSTAVO DE OLIVEIRA REGO MORAIS" w:date="2025-08-08T23:14:31.907Z" w:id="1491924661">
              <w:r>
                <w:tab/>
              </w:r>
            </w:ins>
            <w:r>
              <w:fldChar w:fldCharType="begin"/>
            </w:r>
            <w:r>
              <w:instrText xml:space="preserve">PAGEREF _Toc629302653 \h</w:instrText>
            </w:r>
            <w:r>
              <w:fldChar w:fldCharType="separate"/>
            </w:r>
            <w:r w:rsidRPr="79ED5846" w:rsidR="79ED5846">
              <w:rPr>
                <w:rStyle w:val="Hyperlink"/>
              </w:rPr>
              <w:t>52</w:t>
            </w:r>
            <w:r>
              <w:fldChar w:fldCharType="end"/>
            </w:r>
          </w:hyperlink>
        </w:p>
        <w:p w:rsidR="4B48383A" w:rsidP="79ED5846" w:rsidRDefault="4B48383A" w14:paraId="1FBAA835" w14:textId="3CA57CFE">
          <w:pPr>
            <w:pStyle w:val="TOC4"/>
            <w:tabs>
              <w:tab w:val="right" w:leader="hyphen" w:pos="9015"/>
            </w:tabs>
            <w:bidi w:val="0"/>
            <w:spacing w:line="360" w:lineRule="auto"/>
            <w:rPr>
              <w:rStyle w:val="Hyperlink"/>
            </w:rPr>
            <w:pPrChange w:author="GUSTAVO DE OLIVEIRA REGO MORAIS" w:date="2025-08-08T23:14:31.911Z">
              <w:pPr>
                <w:bidi w:val="0"/>
              </w:pPr>
            </w:pPrChange>
          </w:pPr>
          <w:hyperlink w:anchor="_Toc2124771998">
            <w:r w:rsidRPr="79ED5846" w:rsidR="79ED5846">
              <w:rPr>
                <w:rStyle w:val="Hyperlink"/>
              </w:rPr>
              <w:t>Verificação do Gabinete</w:t>
            </w:r>
            <w:ins w:author="GUSTAVO DE OLIVEIRA REGO MORAIS" w:date="2025-08-08T23:14:31.91Z" w:id="1440754652">
              <w:r>
                <w:tab/>
              </w:r>
            </w:ins>
            <w:r>
              <w:fldChar w:fldCharType="begin"/>
            </w:r>
            <w:r>
              <w:instrText xml:space="preserve">PAGEREF _Toc2124771998 \h</w:instrText>
            </w:r>
            <w:r>
              <w:fldChar w:fldCharType="separate"/>
            </w:r>
            <w:r w:rsidRPr="79ED5846" w:rsidR="79ED5846">
              <w:rPr>
                <w:rStyle w:val="Hyperlink"/>
              </w:rPr>
              <w:t>53</w:t>
            </w:r>
            <w:r>
              <w:fldChar w:fldCharType="end"/>
            </w:r>
          </w:hyperlink>
        </w:p>
        <w:p w:rsidR="4B48383A" w:rsidP="79ED5846" w:rsidRDefault="4B48383A" w14:paraId="7F60A877" w14:textId="1446E89B">
          <w:pPr>
            <w:pStyle w:val="TOC4"/>
            <w:tabs>
              <w:tab w:val="right" w:leader="hyphen" w:pos="9015"/>
            </w:tabs>
            <w:bidi w:val="0"/>
            <w:spacing w:line="360" w:lineRule="auto"/>
            <w:rPr>
              <w:rStyle w:val="Hyperlink"/>
            </w:rPr>
            <w:pPrChange w:author="GUSTAVO DE OLIVEIRA REGO MORAIS" w:date="2025-08-08T23:14:31.913Z">
              <w:pPr>
                <w:bidi w:val="0"/>
              </w:pPr>
            </w:pPrChange>
          </w:pPr>
          <w:hyperlink w:anchor="_Toc1790684303">
            <w:r w:rsidRPr="79ED5846" w:rsidR="79ED5846">
              <w:rPr>
                <w:rStyle w:val="Hyperlink"/>
              </w:rPr>
              <w:t>Finalização da Montagem</w:t>
            </w:r>
            <w:ins w:author="GUSTAVO DE OLIVEIRA REGO MORAIS" w:date="2025-08-08T23:14:31.913Z" w:id="983878642">
              <w:r>
                <w:tab/>
              </w:r>
            </w:ins>
            <w:r>
              <w:fldChar w:fldCharType="begin"/>
            </w:r>
            <w:r>
              <w:instrText xml:space="preserve">PAGEREF _Toc1790684303 \h</w:instrText>
            </w:r>
            <w:r>
              <w:fldChar w:fldCharType="separate"/>
            </w:r>
            <w:r w:rsidRPr="79ED5846" w:rsidR="79ED5846">
              <w:rPr>
                <w:rStyle w:val="Hyperlink"/>
              </w:rPr>
              <w:t>53</w:t>
            </w:r>
            <w:r>
              <w:fldChar w:fldCharType="end"/>
            </w:r>
          </w:hyperlink>
        </w:p>
        <w:p w:rsidR="4B48383A" w:rsidP="79ED5846" w:rsidRDefault="4B48383A" w14:paraId="73779E84" w14:textId="31B64FC5">
          <w:pPr>
            <w:pStyle w:val="TOC1"/>
            <w:tabs>
              <w:tab w:val="right" w:leader="hyphen" w:pos="9015"/>
            </w:tabs>
            <w:bidi w:val="0"/>
            <w:spacing w:line="360" w:lineRule="auto"/>
            <w:rPr>
              <w:rStyle w:val="Hyperlink"/>
            </w:rPr>
            <w:pPrChange w:author="GUSTAVO DE OLIVEIRA REGO MORAIS" w:date="2025-08-08T23:14:31.916Z">
              <w:pPr>
                <w:bidi w:val="0"/>
              </w:pPr>
            </w:pPrChange>
          </w:pPr>
          <w:hyperlink w:anchor="_Toc1273726829">
            <w:r w:rsidRPr="79ED5846" w:rsidR="79ED5846">
              <w:rPr>
                <w:rStyle w:val="Hyperlink"/>
              </w:rPr>
              <w:t>7. DIAGRAMA DE SEQUÊNCIA</w:t>
            </w:r>
            <w:ins w:author="GUSTAVO DE OLIVEIRA REGO MORAIS" w:date="2025-08-08T23:14:31.915Z" w:id="1340026966">
              <w:r>
                <w:tab/>
              </w:r>
            </w:ins>
            <w:r>
              <w:fldChar w:fldCharType="begin"/>
            </w:r>
            <w:r>
              <w:instrText xml:space="preserve">PAGEREF _Toc1273726829 \h</w:instrText>
            </w:r>
            <w:r>
              <w:fldChar w:fldCharType="separate"/>
            </w:r>
            <w:r w:rsidRPr="79ED5846" w:rsidR="79ED5846">
              <w:rPr>
                <w:rStyle w:val="Hyperlink"/>
              </w:rPr>
              <w:t>53</w:t>
            </w:r>
            <w:r>
              <w:fldChar w:fldCharType="end"/>
            </w:r>
          </w:hyperlink>
        </w:p>
        <w:p w:rsidR="4B48383A" w:rsidP="79ED5846" w:rsidRDefault="4B48383A" w14:paraId="7F08174D" w14:textId="1CFC07A9">
          <w:pPr>
            <w:pStyle w:val="TOC2"/>
            <w:tabs>
              <w:tab w:val="right" w:leader="hyphen" w:pos="9015"/>
            </w:tabs>
            <w:bidi w:val="0"/>
            <w:spacing w:line="360" w:lineRule="auto"/>
            <w:rPr>
              <w:rStyle w:val="Hyperlink"/>
            </w:rPr>
            <w:pPrChange w:author="GUSTAVO DE OLIVEIRA REGO MORAIS" w:date="2025-08-08T23:14:31.919Z">
              <w:pPr>
                <w:bidi w:val="0"/>
              </w:pPr>
            </w:pPrChange>
          </w:pPr>
          <w:hyperlink w:anchor="_Toc1976372785">
            <w:r w:rsidRPr="79ED5846" w:rsidR="79ED5846">
              <w:rPr>
                <w:rStyle w:val="Hyperlink"/>
              </w:rPr>
              <w:t>7.1 Descrição dos Diagramas de Sequência</w:t>
            </w:r>
            <w:ins w:author="GUSTAVO DE OLIVEIRA REGO MORAIS" w:date="2025-08-08T23:14:31.918Z" w:id="1233010587">
              <w:r>
                <w:tab/>
              </w:r>
            </w:ins>
            <w:r>
              <w:fldChar w:fldCharType="begin"/>
            </w:r>
            <w:r>
              <w:instrText xml:space="preserve">PAGEREF _Toc1976372785 \h</w:instrText>
            </w:r>
            <w:r>
              <w:fldChar w:fldCharType="separate"/>
            </w:r>
            <w:r w:rsidRPr="79ED5846" w:rsidR="79ED5846">
              <w:rPr>
                <w:rStyle w:val="Hyperlink"/>
              </w:rPr>
              <w:t>60</w:t>
            </w:r>
            <w:r>
              <w:fldChar w:fldCharType="end"/>
            </w:r>
          </w:hyperlink>
        </w:p>
        <w:p w:rsidR="4B48383A" w:rsidP="79ED5846" w:rsidRDefault="4B48383A" w14:paraId="410841CD" w14:textId="42709BF4">
          <w:pPr>
            <w:pStyle w:val="TOC3"/>
            <w:tabs>
              <w:tab w:val="right" w:leader="hyphen" w:pos="9015"/>
            </w:tabs>
            <w:bidi w:val="0"/>
            <w:spacing w:line="360" w:lineRule="auto"/>
            <w:rPr>
              <w:rStyle w:val="Hyperlink"/>
            </w:rPr>
            <w:pPrChange w:author="GUSTAVO DE OLIVEIRA REGO MORAIS" w:date="2025-08-08T23:14:31.922Z">
              <w:pPr>
                <w:bidi w:val="0"/>
              </w:pPr>
            </w:pPrChange>
          </w:pPr>
          <w:hyperlink w:anchor="_Toc1457727071">
            <w:r w:rsidRPr="79ED5846" w:rsidR="79ED5846">
              <w:rPr>
                <w:rStyle w:val="Hyperlink"/>
              </w:rPr>
              <w:t>7.1.1. Descrição Detalhada de Cadastro e Login:</w:t>
            </w:r>
            <w:ins w:author="GUSTAVO DE OLIVEIRA REGO MORAIS" w:date="2025-08-08T23:14:31.921Z" w:id="859948975">
              <w:r>
                <w:tab/>
              </w:r>
            </w:ins>
            <w:r>
              <w:fldChar w:fldCharType="begin"/>
            </w:r>
            <w:r>
              <w:instrText xml:space="preserve">PAGEREF _Toc1457727071 \h</w:instrText>
            </w:r>
            <w:r>
              <w:fldChar w:fldCharType="separate"/>
            </w:r>
            <w:r w:rsidRPr="79ED5846" w:rsidR="79ED5846">
              <w:rPr>
                <w:rStyle w:val="Hyperlink"/>
              </w:rPr>
              <w:t>60</w:t>
            </w:r>
            <w:r>
              <w:fldChar w:fldCharType="end"/>
            </w:r>
          </w:hyperlink>
        </w:p>
        <w:p w:rsidR="4B48383A" w:rsidP="79ED5846" w:rsidRDefault="4B48383A" w14:paraId="72365913" w14:textId="37E38F7F">
          <w:pPr>
            <w:pStyle w:val="TOC4"/>
            <w:tabs>
              <w:tab w:val="right" w:leader="hyphen" w:pos="9015"/>
            </w:tabs>
            <w:bidi w:val="0"/>
            <w:spacing w:line="360" w:lineRule="auto"/>
            <w:rPr>
              <w:rStyle w:val="Hyperlink"/>
            </w:rPr>
            <w:pPrChange w:author="GUSTAVO DE OLIVEIRA REGO MORAIS" w:date="2025-08-08T23:14:31.924Z">
              <w:pPr>
                <w:bidi w:val="0"/>
              </w:pPr>
            </w:pPrChange>
          </w:pPr>
          <w:hyperlink w:anchor="_Toc327629553">
            <w:r w:rsidRPr="79ED5846" w:rsidR="79ED5846">
              <w:rPr>
                <w:rStyle w:val="Hyperlink"/>
              </w:rPr>
              <w:t>Fluxo de Cadastro Manual</w:t>
            </w:r>
            <w:ins w:author="GUSTAVO DE OLIVEIRA REGO MORAIS" w:date="2025-08-08T23:14:31.924Z" w:id="1738505511">
              <w:r>
                <w:tab/>
              </w:r>
            </w:ins>
            <w:r>
              <w:fldChar w:fldCharType="begin"/>
            </w:r>
            <w:r>
              <w:instrText xml:space="preserve">PAGEREF _Toc327629553 \h</w:instrText>
            </w:r>
            <w:r>
              <w:fldChar w:fldCharType="separate"/>
            </w:r>
            <w:r w:rsidRPr="79ED5846" w:rsidR="79ED5846">
              <w:rPr>
                <w:rStyle w:val="Hyperlink"/>
              </w:rPr>
              <w:t>61</w:t>
            </w:r>
            <w:r>
              <w:fldChar w:fldCharType="end"/>
            </w:r>
          </w:hyperlink>
        </w:p>
        <w:p w:rsidR="4B48383A" w:rsidP="79ED5846" w:rsidRDefault="4B48383A" w14:paraId="61A358F0" w14:textId="0504A8C2">
          <w:pPr>
            <w:pStyle w:val="TOC4"/>
            <w:tabs>
              <w:tab w:val="right" w:leader="hyphen" w:pos="9015"/>
            </w:tabs>
            <w:bidi w:val="0"/>
            <w:spacing w:line="360" w:lineRule="auto"/>
            <w:rPr>
              <w:rStyle w:val="Hyperlink"/>
            </w:rPr>
            <w:pPrChange w:author="GUSTAVO DE OLIVEIRA REGO MORAIS" w:date="2025-08-08T23:14:31.927Z">
              <w:pPr>
                <w:bidi w:val="0"/>
              </w:pPr>
            </w:pPrChange>
          </w:pPr>
          <w:hyperlink w:anchor="_Toc1413451474">
            <w:r w:rsidRPr="79ED5846" w:rsidR="79ED5846">
              <w:rPr>
                <w:rStyle w:val="Hyperlink"/>
              </w:rPr>
              <w:t>Fluxo de Cadastro com Google</w:t>
            </w:r>
            <w:ins w:author="GUSTAVO DE OLIVEIRA REGO MORAIS" w:date="2025-08-08T23:14:31.926Z" w:id="810220950">
              <w:r>
                <w:tab/>
              </w:r>
            </w:ins>
            <w:r>
              <w:fldChar w:fldCharType="begin"/>
            </w:r>
            <w:r>
              <w:instrText xml:space="preserve">PAGEREF _Toc1413451474 \h</w:instrText>
            </w:r>
            <w:r>
              <w:fldChar w:fldCharType="separate"/>
            </w:r>
            <w:r w:rsidRPr="79ED5846" w:rsidR="79ED5846">
              <w:rPr>
                <w:rStyle w:val="Hyperlink"/>
              </w:rPr>
              <w:t>61</w:t>
            </w:r>
            <w:r>
              <w:fldChar w:fldCharType="end"/>
            </w:r>
          </w:hyperlink>
        </w:p>
        <w:p w:rsidR="4B48383A" w:rsidP="79ED5846" w:rsidRDefault="4B48383A" w14:paraId="52C01169" w14:textId="11A3CE5B">
          <w:pPr>
            <w:pStyle w:val="TOC4"/>
            <w:tabs>
              <w:tab w:val="right" w:leader="hyphen" w:pos="9015"/>
            </w:tabs>
            <w:bidi w:val="0"/>
            <w:spacing w:line="360" w:lineRule="auto"/>
            <w:rPr>
              <w:rStyle w:val="Hyperlink"/>
            </w:rPr>
            <w:pPrChange w:author="GUSTAVO DE OLIVEIRA REGO MORAIS" w:date="2025-08-08T23:14:31.929Z">
              <w:pPr>
                <w:bidi w:val="0"/>
              </w:pPr>
            </w:pPrChange>
          </w:pPr>
          <w:hyperlink w:anchor="_Toc758327502">
            <w:r w:rsidRPr="79ED5846" w:rsidR="79ED5846">
              <w:rPr>
                <w:rStyle w:val="Hyperlink"/>
              </w:rPr>
              <w:t>Fluxo de Login Tradicional (Bloco alt)</w:t>
            </w:r>
            <w:ins w:author="GUSTAVO DE OLIVEIRA REGO MORAIS" w:date="2025-08-08T23:14:31.929Z" w:id="1681515140">
              <w:r>
                <w:tab/>
              </w:r>
            </w:ins>
            <w:r>
              <w:fldChar w:fldCharType="begin"/>
            </w:r>
            <w:r>
              <w:instrText xml:space="preserve">PAGEREF _Toc758327502 \h</w:instrText>
            </w:r>
            <w:r>
              <w:fldChar w:fldCharType="separate"/>
            </w:r>
            <w:r w:rsidRPr="79ED5846" w:rsidR="79ED5846">
              <w:rPr>
                <w:rStyle w:val="Hyperlink"/>
              </w:rPr>
              <w:t>61</w:t>
            </w:r>
            <w:r>
              <w:fldChar w:fldCharType="end"/>
            </w:r>
          </w:hyperlink>
        </w:p>
        <w:p w:rsidR="4B48383A" w:rsidP="79ED5846" w:rsidRDefault="4B48383A" w14:paraId="2A64AFAA" w14:textId="3D90435B">
          <w:pPr>
            <w:pStyle w:val="TOC4"/>
            <w:tabs>
              <w:tab w:val="right" w:leader="hyphen" w:pos="9015"/>
            </w:tabs>
            <w:bidi w:val="0"/>
            <w:spacing w:line="360" w:lineRule="auto"/>
            <w:rPr>
              <w:rStyle w:val="Hyperlink"/>
            </w:rPr>
            <w:pPrChange w:author="GUSTAVO DE OLIVEIRA REGO MORAIS" w:date="2025-08-08T23:14:31.932Z">
              <w:pPr>
                <w:bidi w:val="0"/>
              </w:pPr>
            </w:pPrChange>
          </w:pPr>
          <w:hyperlink w:anchor="_Toc619188588">
            <w:r w:rsidRPr="79ED5846" w:rsidR="79ED5846">
              <w:rPr>
                <w:rStyle w:val="Hyperlink"/>
              </w:rPr>
              <w:t>Fluxo de Recuperação de Senha</w:t>
            </w:r>
            <w:ins w:author="GUSTAVO DE OLIVEIRA REGO MORAIS" w:date="2025-08-08T23:14:31.931Z" w:id="1383282272">
              <w:r>
                <w:tab/>
              </w:r>
            </w:ins>
            <w:r>
              <w:fldChar w:fldCharType="begin"/>
            </w:r>
            <w:r>
              <w:instrText xml:space="preserve">PAGEREF _Toc619188588 \h</w:instrText>
            </w:r>
            <w:r>
              <w:fldChar w:fldCharType="separate"/>
            </w:r>
            <w:r w:rsidRPr="79ED5846" w:rsidR="79ED5846">
              <w:rPr>
                <w:rStyle w:val="Hyperlink"/>
              </w:rPr>
              <w:t>62</w:t>
            </w:r>
            <w:r>
              <w:fldChar w:fldCharType="end"/>
            </w:r>
          </w:hyperlink>
        </w:p>
        <w:p w:rsidR="4B48383A" w:rsidP="79ED5846" w:rsidRDefault="4B48383A" w14:paraId="1CD15A8E" w14:textId="293ED634">
          <w:pPr>
            <w:pStyle w:val="TOC4"/>
            <w:tabs>
              <w:tab w:val="right" w:leader="hyphen" w:pos="9015"/>
            </w:tabs>
            <w:bidi w:val="0"/>
            <w:spacing w:line="360" w:lineRule="auto"/>
            <w:rPr>
              <w:rStyle w:val="Hyperlink"/>
            </w:rPr>
            <w:pPrChange w:author="GUSTAVO DE OLIVEIRA REGO MORAIS" w:date="2025-08-08T23:14:31.935Z">
              <w:pPr>
                <w:bidi w:val="0"/>
              </w:pPr>
            </w:pPrChange>
          </w:pPr>
          <w:hyperlink w:anchor="_Toc1708018594">
            <w:r w:rsidRPr="79ED5846" w:rsidR="79ED5846">
              <w:rPr>
                <w:rStyle w:val="Hyperlink"/>
              </w:rPr>
              <w:t>Fluxo de Montagem de Build (Bloco alt)</w:t>
            </w:r>
            <w:ins w:author="GUSTAVO DE OLIVEIRA REGO MORAIS" w:date="2025-08-08T23:14:31.934Z" w:id="1499580510">
              <w:r>
                <w:tab/>
              </w:r>
            </w:ins>
            <w:r>
              <w:fldChar w:fldCharType="begin"/>
            </w:r>
            <w:r>
              <w:instrText xml:space="preserve">PAGEREF _Toc1708018594 \h</w:instrText>
            </w:r>
            <w:r>
              <w:fldChar w:fldCharType="separate"/>
            </w:r>
            <w:r w:rsidRPr="79ED5846" w:rsidR="79ED5846">
              <w:rPr>
                <w:rStyle w:val="Hyperlink"/>
              </w:rPr>
              <w:t>62</w:t>
            </w:r>
            <w:r>
              <w:fldChar w:fldCharType="end"/>
            </w:r>
          </w:hyperlink>
        </w:p>
        <w:p w:rsidR="4B48383A" w:rsidP="79ED5846" w:rsidRDefault="4B48383A" w14:paraId="765FBBDD" w14:textId="4745FFE5">
          <w:pPr>
            <w:pStyle w:val="TOC3"/>
            <w:tabs>
              <w:tab w:val="right" w:leader="hyphen" w:pos="9015"/>
            </w:tabs>
            <w:bidi w:val="0"/>
            <w:spacing w:line="360" w:lineRule="auto"/>
            <w:rPr>
              <w:rStyle w:val="Hyperlink"/>
            </w:rPr>
            <w:pPrChange w:author="GUSTAVO DE OLIVEIRA REGO MORAIS" w:date="2025-08-08T23:14:31.938Z">
              <w:pPr>
                <w:bidi w:val="0"/>
              </w:pPr>
            </w:pPrChange>
          </w:pPr>
          <w:hyperlink w:anchor="_Toc595735520">
            <w:r w:rsidRPr="79ED5846" w:rsidR="79ED5846">
              <w:rPr>
                <w:rStyle w:val="Hyperlink"/>
              </w:rPr>
              <w:t>7.1.2. Descrição Detalhada de Coleta de Requisitos:</w:t>
            </w:r>
            <w:ins w:author="GUSTAVO DE OLIVEIRA REGO MORAIS" w:date="2025-08-08T23:14:31.937Z" w:id="1609204535">
              <w:r>
                <w:tab/>
              </w:r>
            </w:ins>
            <w:r>
              <w:fldChar w:fldCharType="begin"/>
            </w:r>
            <w:r>
              <w:instrText xml:space="preserve">PAGEREF _Toc595735520 \h</w:instrText>
            </w:r>
            <w:r>
              <w:fldChar w:fldCharType="separate"/>
            </w:r>
            <w:r w:rsidRPr="79ED5846" w:rsidR="79ED5846">
              <w:rPr>
                <w:rStyle w:val="Hyperlink"/>
              </w:rPr>
              <w:t>62</w:t>
            </w:r>
            <w:r>
              <w:fldChar w:fldCharType="end"/>
            </w:r>
          </w:hyperlink>
        </w:p>
        <w:p w:rsidR="4B48383A" w:rsidP="79ED5846" w:rsidRDefault="4B48383A" w14:paraId="043B6DF2" w14:textId="21E0B133">
          <w:pPr>
            <w:pStyle w:val="TOC4"/>
            <w:tabs>
              <w:tab w:val="right" w:leader="hyphen" w:pos="9015"/>
            </w:tabs>
            <w:bidi w:val="0"/>
            <w:spacing w:line="360" w:lineRule="auto"/>
            <w:rPr>
              <w:rStyle w:val="Hyperlink"/>
            </w:rPr>
            <w:pPrChange w:author="GUSTAVO DE OLIVEIRA REGO MORAIS" w:date="2025-08-08T23:14:31.941Z">
              <w:pPr>
                <w:bidi w:val="0"/>
              </w:pPr>
            </w:pPrChange>
          </w:pPr>
          <w:hyperlink w:anchor="_Toc91186800">
            <w:r w:rsidRPr="79ED5846" w:rsidR="79ED5846">
              <w:rPr>
                <w:rStyle w:val="Hyperlink"/>
              </w:rPr>
              <w:t>Fluxo de Coleta de Dados Essenciais (Orçamento e Perfil)</w:t>
            </w:r>
            <w:ins w:author="GUSTAVO DE OLIVEIRA REGO MORAIS" w:date="2025-08-08T23:14:31.94Z" w:id="1549409294">
              <w:r>
                <w:tab/>
              </w:r>
            </w:ins>
            <w:r>
              <w:fldChar w:fldCharType="begin"/>
            </w:r>
            <w:r>
              <w:instrText xml:space="preserve">PAGEREF _Toc91186800 \h</w:instrText>
            </w:r>
            <w:r>
              <w:fldChar w:fldCharType="separate"/>
            </w:r>
            <w:r w:rsidRPr="79ED5846" w:rsidR="79ED5846">
              <w:rPr>
                <w:rStyle w:val="Hyperlink"/>
              </w:rPr>
              <w:t>63</w:t>
            </w:r>
            <w:r>
              <w:fldChar w:fldCharType="end"/>
            </w:r>
          </w:hyperlink>
        </w:p>
        <w:p w:rsidR="4B48383A" w:rsidP="79ED5846" w:rsidRDefault="4B48383A" w14:paraId="4733DF91" w14:textId="799FD946">
          <w:pPr>
            <w:pStyle w:val="TOC4"/>
            <w:tabs>
              <w:tab w:val="right" w:leader="hyphen" w:pos="9015"/>
            </w:tabs>
            <w:bidi w:val="0"/>
            <w:spacing w:line="360" w:lineRule="auto"/>
            <w:rPr>
              <w:rStyle w:val="Hyperlink"/>
            </w:rPr>
            <w:pPrChange w:author="GUSTAVO DE OLIVEIRA REGO MORAIS" w:date="2025-08-08T23:14:31.943Z">
              <w:pPr>
                <w:bidi w:val="0"/>
              </w:pPr>
            </w:pPrChange>
          </w:pPr>
          <w:hyperlink w:anchor="_Toc1251966083">
            <w:r w:rsidRPr="79ED5846" w:rsidR="79ED5846">
              <w:rPr>
                <w:rStyle w:val="Hyperlink"/>
              </w:rPr>
              <w:t>Fluxo de Coleta de Localização (Bloco alt)</w:t>
            </w:r>
            <w:ins w:author="GUSTAVO DE OLIVEIRA REGO MORAIS" w:date="2025-08-08T23:14:31.943Z" w:id="1013187849">
              <w:r>
                <w:tab/>
              </w:r>
            </w:ins>
            <w:r>
              <w:fldChar w:fldCharType="begin"/>
            </w:r>
            <w:r>
              <w:instrText xml:space="preserve">PAGEREF _Toc1251966083 \h</w:instrText>
            </w:r>
            <w:r>
              <w:fldChar w:fldCharType="separate"/>
            </w:r>
            <w:r w:rsidRPr="79ED5846" w:rsidR="79ED5846">
              <w:rPr>
                <w:rStyle w:val="Hyperlink"/>
              </w:rPr>
              <w:t>63</w:t>
            </w:r>
            <w:r>
              <w:fldChar w:fldCharType="end"/>
            </w:r>
          </w:hyperlink>
        </w:p>
        <w:p w:rsidR="4B48383A" w:rsidP="79ED5846" w:rsidRDefault="4B48383A" w14:paraId="7B738978" w14:textId="78BF9DCA">
          <w:pPr>
            <w:pStyle w:val="TOC4"/>
            <w:tabs>
              <w:tab w:val="right" w:leader="hyphen" w:pos="9015"/>
            </w:tabs>
            <w:bidi w:val="0"/>
            <w:spacing w:line="360" w:lineRule="auto"/>
            <w:rPr>
              <w:rStyle w:val="Hyperlink"/>
            </w:rPr>
            <w:pPrChange w:author="GUSTAVO DE OLIVEIRA REGO MORAIS" w:date="2025-08-08T23:14:31.946Z">
              <w:pPr>
                <w:bidi w:val="0"/>
              </w:pPr>
            </w:pPrChange>
          </w:pPr>
          <w:hyperlink w:anchor="_Toc205688180">
            <w:r w:rsidRPr="79ED5846" w:rsidR="79ED5846">
              <w:rPr>
                <w:rStyle w:val="Hyperlink"/>
              </w:rPr>
              <w:t>Fluxo de Coleta de Requisitos Adicionais (Bloco loop)</w:t>
            </w:r>
            <w:ins w:author="GUSTAVO DE OLIVEIRA REGO MORAIS" w:date="2025-08-08T23:14:31.945Z" w:id="207052512">
              <w:r>
                <w:tab/>
              </w:r>
            </w:ins>
            <w:r>
              <w:fldChar w:fldCharType="begin"/>
            </w:r>
            <w:r>
              <w:instrText xml:space="preserve">PAGEREF _Toc205688180 \h</w:instrText>
            </w:r>
            <w:r>
              <w:fldChar w:fldCharType="separate"/>
            </w:r>
            <w:r w:rsidRPr="79ED5846" w:rsidR="79ED5846">
              <w:rPr>
                <w:rStyle w:val="Hyperlink"/>
              </w:rPr>
              <w:t>63</w:t>
            </w:r>
            <w:r>
              <w:fldChar w:fldCharType="end"/>
            </w:r>
          </w:hyperlink>
        </w:p>
        <w:p w:rsidR="4B48383A" w:rsidP="79ED5846" w:rsidRDefault="4B48383A" w14:paraId="6CF46100" w14:textId="24E01283">
          <w:pPr>
            <w:pStyle w:val="TOC4"/>
            <w:tabs>
              <w:tab w:val="right" w:leader="hyphen" w:pos="9015"/>
            </w:tabs>
            <w:bidi w:val="0"/>
            <w:spacing w:line="360" w:lineRule="auto"/>
            <w:rPr>
              <w:rStyle w:val="Hyperlink"/>
            </w:rPr>
            <w:pPrChange w:author="GUSTAVO DE OLIVEIRA REGO MORAIS" w:date="2025-08-08T23:14:31.949Z">
              <w:pPr>
                <w:bidi w:val="0"/>
              </w:pPr>
            </w:pPrChange>
          </w:pPr>
          <w:hyperlink w:anchor="_Toc187350396">
            <w:r w:rsidRPr="79ED5846" w:rsidR="79ED5846">
              <w:rPr>
                <w:rStyle w:val="Hyperlink"/>
              </w:rPr>
              <w:t>Finalização do Fluxo</w:t>
            </w:r>
            <w:ins w:author="GUSTAVO DE OLIVEIRA REGO MORAIS" w:date="2025-08-08T23:14:31.948Z" w:id="350637453">
              <w:r>
                <w:tab/>
              </w:r>
            </w:ins>
            <w:r>
              <w:fldChar w:fldCharType="begin"/>
            </w:r>
            <w:r>
              <w:instrText xml:space="preserve">PAGEREF _Toc187350396 \h</w:instrText>
            </w:r>
            <w:r>
              <w:fldChar w:fldCharType="separate"/>
            </w:r>
            <w:r w:rsidRPr="79ED5846" w:rsidR="79ED5846">
              <w:rPr>
                <w:rStyle w:val="Hyperlink"/>
              </w:rPr>
              <w:t>64</w:t>
            </w:r>
            <w:r>
              <w:fldChar w:fldCharType="end"/>
            </w:r>
          </w:hyperlink>
        </w:p>
        <w:p w:rsidR="4B48383A" w:rsidP="79ED5846" w:rsidRDefault="4B48383A" w14:paraId="4E9F9902" w14:textId="086E270F">
          <w:pPr>
            <w:pStyle w:val="TOC3"/>
            <w:tabs>
              <w:tab w:val="right" w:leader="hyphen" w:pos="9015"/>
            </w:tabs>
            <w:bidi w:val="0"/>
            <w:spacing w:line="360" w:lineRule="auto"/>
            <w:rPr>
              <w:rStyle w:val="Hyperlink"/>
            </w:rPr>
            <w:pPrChange w:author="GUSTAVO DE OLIVEIRA REGO MORAIS" w:date="2025-08-08T23:14:31.951Z">
              <w:pPr>
                <w:bidi w:val="0"/>
              </w:pPr>
            </w:pPrChange>
          </w:pPr>
          <w:hyperlink w:anchor="_Toc1309376728">
            <w:r w:rsidRPr="79ED5846" w:rsidR="79ED5846">
              <w:rPr>
                <w:rStyle w:val="Hyperlink"/>
              </w:rPr>
              <w:t>7.1.3. Descrição Detalhada de Configuração Automatizada:</w:t>
            </w:r>
            <w:ins w:author="GUSTAVO DE OLIVEIRA REGO MORAIS" w:date="2025-08-08T23:14:31.951Z" w:id="1769998330">
              <w:r>
                <w:tab/>
              </w:r>
            </w:ins>
            <w:r>
              <w:fldChar w:fldCharType="begin"/>
            </w:r>
            <w:r>
              <w:instrText xml:space="preserve">PAGEREF _Toc1309376728 \h</w:instrText>
            </w:r>
            <w:r>
              <w:fldChar w:fldCharType="separate"/>
            </w:r>
            <w:r w:rsidRPr="79ED5846" w:rsidR="79ED5846">
              <w:rPr>
                <w:rStyle w:val="Hyperlink"/>
              </w:rPr>
              <w:t>64</w:t>
            </w:r>
            <w:r>
              <w:fldChar w:fldCharType="end"/>
            </w:r>
          </w:hyperlink>
        </w:p>
        <w:p w:rsidR="4B48383A" w:rsidP="79ED5846" w:rsidRDefault="4B48383A" w14:paraId="7DC1CC4E" w14:textId="3ED0F1DF">
          <w:pPr>
            <w:pStyle w:val="TOC4"/>
            <w:tabs>
              <w:tab w:val="right" w:leader="hyphen" w:pos="9015"/>
            </w:tabs>
            <w:bidi w:val="0"/>
            <w:spacing w:line="360" w:lineRule="auto"/>
            <w:rPr>
              <w:rStyle w:val="Hyperlink"/>
            </w:rPr>
            <w:pPrChange w:author="GUSTAVO DE OLIVEIRA REGO MORAIS" w:date="2025-08-08T23:14:31.954Z">
              <w:pPr>
                <w:bidi w:val="0"/>
              </w:pPr>
            </w:pPrChange>
          </w:pPr>
          <w:hyperlink w:anchor="_Toc1333130124">
            <w:r w:rsidRPr="79ED5846" w:rsidR="79ED5846">
              <w:rPr>
                <w:rStyle w:val="Hyperlink"/>
              </w:rPr>
              <w:t>Fluxo de Coleta de Dados</w:t>
            </w:r>
            <w:ins w:author="GUSTAVO DE OLIVEIRA REGO MORAIS" w:date="2025-08-08T23:14:31.954Z" w:id="970449987">
              <w:r>
                <w:tab/>
              </w:r>
            </w:ins>
            <w:r>
              <w:fldChar w:fldCharType="begin"/>
            </w:r>
            <w:r>
              <w:instrText xml:space="preserve">PAGEREF _Toc1333130124 \h</w:instrText>
            </w:r>
            <w:r>
              <w:fldChar w:fldCharType="separate"/>
            </w:r>
            <w:r w:rsidRPr="79ED5846" w:rsidR="79ED5846">
              <w:rPr>
                <w:rStyle w:val="Hyperlink"/>
              </w:rPr>
              <w:t>64</w:t>
            </w:r>
            <w:r>
              <w:fldChar w:fldCharType="end"/>
            </w:r>
          </w:hyperlink>
        </w:p>
        <w:p w:rsidR="4B48383A" w:rsidP="79ED5846" w:rsidRDefault="4B48383A" w14:paraId="6A735EB8" w14:textId="6B4414BB">
          <w:pPr>
            <w:pStyle w:val="TOC4"/>
            <w:tabs>
              <w:tab w:val="right" w:leader="hyphen" w:pos="9015"/>
            </w:tabs>
            <w:bidi w:val="0"/>
            <w:spacing w:line="360" w:lineRule="auto"/>
            <w:rPr>
              <w:rStyle w:val="Hyperlink"/>
            </w:rPr>
            <w:pPrChange w:author="GUSTAVO DE OLIVEIRA REGO MORAIS" w:date="2025-08-08T23:14:31.957Z">
              <w:pPr>
                <w:bidi w:val="0"/>
              </w:pPr>
            </w:pPrChange>
          </w:pPr>
          <w:hyperlink w:anchor="_Toc229847970">
            <w:r w:rsidRPr="79ED5846" w:rsidR="79ED5846">
              <w:rPr>
                <w:rStyle w:val="Hyperlink"/>
              </w:rPr>
              <w:t>Fluxo de Geração da Sugestão</w:t>
            </w:r>
            <w:ins w:author="GUSTAVO DE OLIVEIRA REGO MORAIS" w:date="2025-08-08T23:14:31.957Z" w:id="96933600">
              <w:r>
                <w:tab/>
              </w:r>
            </w:ins>
            <w:r>
              <w:fldChar w:fldCharType="begin"/>
            </w:r>
            <w:r>
              <w:instrText xml:space="preserve">PAGEREF _Toc229847970 \h</w:instrText>
            </w:r>
            <w:r>
              <w:fldChar w:fldCharType="separate"/>
            </w:r>
            <w:r w:rsidRPr="79ED5846" w:rsidR="79ED5846">
              <w:rPr>
                <w:rStyle w:val="Hyperlink"/>
              </w:rPr>
              <w:t>65</w:t>
            </w:r>
            <w:r>
              <w:fldChar w:fldCharType="end"/>
            </w:r>
          </w:hyperlink>
        </w:p>
        <w:p w:rsidR="4B48383A" w:rsidP="79ED5846" w:rsidRDefault="4B48383A" w14:paraId="329775F3" w14:textId="708C70CD">
          <w:pPr>
            <w:pStyle w:val="TOC4"/>
            <w:tabs>
              <w:tab w:val="right" w:leader="hyphen" w:pos="9015"/>
            </w:tabs>
            <w:bidi w:val="0"/>
            <w:spacing w:line="360" w:lineRule="auto"/>
            <w:rPr>
              <w:rStyle w:val="Hyperlink"/>
            </w:rPr>
            <w:pPrChange w:author="GUSTAVO DE OLIVEIRA REGO MORAIS" w:date="2025-08-08T23:14:31.96Z">
              <w:pPr>
                <w:bidi w:val="0"/>
              </w:pPr>
            </w:pPrChange>
          </w:pPr>
          <w:hyperlink w:anchor="_Toc57697957">
            <w:r w:rsidRPr="79ED5846" w:rsidR="79ED5846">
              <w:rPr>
                <w:rStyle w:val="Hyperlink"/>
              </w:rPr>
              <w:t>Fluxo de Decisão do Usuário (Bloco alt)</w:t>
            </w:r>
            <w:ins w:author="GUSTAVO DE OLIVEIRA REGO MORAIS" w:date="2025-08-08T23:14:31.959Z" w:id="881605318">
              <w:r>
                <w:tab/>
              </w:r>
            </w:ins>
            <w:r>
              <w:fldChar w:fldCharType="begin"/>
            </w:r>
            <w:r>
              <w:instrText xml:space="preserve">PAGEREF _Toc57697957 \h</w:instrText>
            </w:r>
            <w:r>
              <w:fldChar w:fldCharType="separate"/>
            </w:r>
            <w:r w:rsidRPr="79ED5846" w:rsidR="79ED5846">
              <w:rPr>
                <w:rStyle w:val="Hyperlink"/>
              </w:rPr>
              <w:t>65</w:t>
            </w:r>
            <w:r>
              <w:fldChar w:fldCharType="end"/>
            </w:r>
          </w:hyperlink>
        </w:p>
        <w:p w:rsidR="4B48383A" w:rsidP="79ED5846" w:rsidRDefault="4B48383A" w14:paraId="4BE157BB" w14:textId="0B92314B">
          <w:pPr>
            <w:pStyle w:val="TOC3"/>
            <w:tabs>
              <w:tab w:val="right" w:leader="hyphen" w:pos="9015"/>
            </w:tabs>
            <w:bidi w:val="0"/>
            <w:spacing w:line="360" w:lineRule="auto"/>
            <w:rPr>
              <w:rStyle w:val="Hyperlink"/>
            </w:rPr>
            <w:pPrChange w:author="GUSTAVO DE OLIVEIRA REGO MORAIS" w:date="2025-08-08T23:14:31.963Z">
              <w:pPr>
                <w:bidi w:val="0"/>
              </w:pPr>
            </w:pPrChange>
          </w:pPr>
          <w:hyperlink w:anchor="_Toc960398813">
            <w:r w:rsidRPr="79ED5846" w:rsidR="79ED5846">
              <w:rPr>
                <w:rStyle w:val="Hyperlink"/>
              </w:rPr>
              <w:t>7.1.4. Descrição Detalhada de Montagem Manual:</w:t>
            </w:r>
            <w:ins w:author="GUSTAVO DE OLIVEIRA REGO MORAIS" w:date="2025-08-08T23:14:31.962Z" w:id="748461454">
              <w:r>
                <w:tab/>
              </w:r>
            </w:ins>
            <w:r>
              <w:fldChar w:fldCharType="begin"/>
            </w:r>
            <w:r>
              <w:instrText xml:space="preserve">PAGEREF _Toc960398813 \h</w:instrText>
            </w:r>
            <w:r>
              <w:fldChar w:fldCharType="separate"/>
            </w:r>
            <w:r w:rsidRPr="79ED5846" w:rsidR="79ED5846">
              <w:rPr>
                <w:rStyle w:val="Hyperlink"/>
              </w:rPr>
              <w:t>65</w:t>
            </w:r>
            <w:r>
              <w:fldChar w:fldCharType="end"/>
            </w:r>
          </w:hyperlink>
        </w:p>
        <w:p w:rsidR="4B48383A" w:rsidP="79ED5846" w:rsidRDefault="4B48383A" w14:paraId="6CB03962" w14:textId="183F2D6A">
          <w:pPr>
            <w:pStyle w:val="TOC4"/>
            <w:tabs>
              <w:tab w:val="right" w:leader="hyphen" w:pos="9015"/>
            </w:tabs>
            <w:bidi w:val="0"/>
            <w:spacing w:line="360" w:lineRule="auto"/>
            <w:rPr>
              <w:rStyle w:val="Hyperlink"/>
            </w:rPr>
            <w:pPrChange w:author="GUSTAVO DE OLIVEIRA REGO MORAIS" w:date="2025-08-08T23:14:31.966Z">
              <w:pPr>
                <w:bidi w:val="0"/>
              </w:pPr>
            </w:pPrChange>
          </w:pPr>
          <w:hyperlink w:anchor="_Toc901070360">
            <w:r w:rsidRPr="79ED5846" w:rsidR="79ED5846">
              <w:rPr>
                <w:rStyle w:val="Hyperlink"/>
              </w:rPr>
              <w:t>Fluxo de Início da Montagem Manual</w:t>
            </w:r>
            <w:ins w:author="GUSTAVO DE OLIVEIRA REGO MORAIS" w:date="2025-08-08T23:14:31.965Z" w:id="277601649">
              <w:r>
                <w:tab/>
              </w:r>
            </w:ins>
            <w:r>
              <w:fldChar w:fldCharType="begin"/>
            </w:r>
            <w:r>
              <w:instrText xml:space="preserve">PAGEREF _Toc901070360 \h</w:instrText>
            </w:r>
            <w:r>
              <w:fldChar w:fldCharType="separate"/>
            </w:r>
            <w:r w:rsidRPr="79ED5846" w:rsidR="79ED5846">
              <w:rPr>
                <w:rStyle w:val="Hyperlink"/>
              </w:rPr>
              <w:t>65</w:t>
            </w:r>
            <w:r>
              <w:fldChar w:fldCharType="end"/>
            </w:r>
          </w:hyperlink>
        </w:p>
        <w:p w:rsidR="4B48383A" w:rsidP="79ED5846" w:rsidRDefault="4B48383A" w14:paraId="741C17EF" w14:textId="015FC2D9">
          <w:pPr>
            <w:pStyle w:val="TOC4"/>
            <w:tabs>
              <w:tab w:val="right" w:leader="hyphen" w:pos="9015"/>
            </w:tabs>
            <w:bidi w:val="0"/>
            <w:spacing w:line="360" w:lineRule="auto"/>
            <w:rPr>
              <w:rStyle w:val="Hyperlink"/>
            </w:rPr>
            <w:pPrChange w:author="GUSTAVO DE OLIVEIRA REGO MORAIS" w:date="2025-08-08T23:14:31.968Z">
              <w:pPr>
                <w:bidi w:val="0"/>
              </w:pPr>
            </w:pPrChange>
          </w:pPr>
          <w:hyperlink w:anchor="_Toc680612350">
            <w:r w:rsidRPr="79ED5846" w:rsidR="79ED5846">
              <w:rPr>
                <w:rStyle w:val="Hyperlink"/>
              </w:rPr>
              <w:t>Fluxo de Seleção de Componentes (Bloco loop)</w:t>
            </w:r>
            <w:ins w:author="GUSTAVO DE OLIVEIRA REGO MORAIS" w:date="2025-08-08T23:14:31.968Z" w:id="1113654317">
              <w:r>
                <w:tab/>
              </w:r>
            </w:ins>
            <w:r>
              <w:fldChar w:fldCharType="begin"/>
            </w:r>
            <w:r>
              <w:instrText xml:space="preserve">PAGEREF _Toc680612350 \h</w:instrText>
            </w:r>
            <w:r>
              <w:fldChar w:fldCharType="separate"/>
            </w:r>
            <w:r w:rsidRPr="79ED5846" w:rsidR="79ED5846">
              <w:rPr>
                <w:rStyle w:val="Hyperlink"/>
              </w:rPr>
              <w:t>66</w:t>
            </w:r>
            <w:r>
              <w:fldChar w:fldCharType="end"/>
            </w:r>
          </w:hyperlink>
        </w:p>
        <w:p w:rsidR="4B48383A" w:rsidP="79ED5846" w:rsidRDefault="4B48383A" w14:paraId="1489C7F2" w14:textId="61C3889A">
          <w:pPr>
            <w:pStyle w:val="TOC4"/>
            <w:tabs>
              <w:tab w:val="right" w:leader="hyphen" w:pos="9015"/>
            </w:tabs>
            <w:bidi w:val="0"/>
            <w:spacing w:line="360" w:lineRule="auto"/>
            <w:rPr>
              <w:rStyle w:val="Hyperlink"/>
            </w:rPr>
            <w:pPrChange w:author="GUSTAVO DE OLIVEIRA REGO MORAIS" w:date="2025-08-08T23:14:31.971Z">
              <w:pPr>
                <w:bidi w:val="0"/>
              </w:pPr>
            </w:pPrChange>
          </w:pPr>
          <w:hyperlink w:anchor="_Toc845019438">
            <w:r w:rsidRPr="79ED5846" w:rsidR="79ED5846">
              <w:rPr>
                <w:rStyle w:val="Hyperlink"/>
              </w:rPr>
              <w:t>Fluxo de Finalização</w:t>
            </w:r>
            <w:ins w:author="GUSTAVO DE OLIVEIRA REGO MORAIS" w:date="2025-08-08T23:14:31.97Z" w:id="688811187">
              <w:r>
                <w:tab/>
              </w:r>
            </w:ins>
            <w:r>
              <w:fldChar w:fldCharType="begin"/>
            </w:r>
            <w:r>
              <w:instrText xml:space="preserve">PAGEREF _Toc845019438 \h</w:instrText>
            </w:r>
            <w:r>
              <w:fldChar w:fldCharType="separate"/>
            </w:r>
            <w:r w:rsidRPr="79ED5846" w:rsidR="79ED5846">
              <w:rPr>
                <w:rStyle w:val="Hyperlink"/>
              </w:rPr>
              <w:t>66</w:t>
            </w:r>
            <w:r>
              <w:fldChar w:fldCharType="end"/>
            </w:r>
          </w:hyperlink>
        </w:p>
        <w:p w:rsidR="4B48383A" w:rsidP="79ED5846" w:rsidRDefault="4B48383A" w14:paraId="27EE4E71" w14:textId="5F47F512">
          <w:pPr>
            <w:pStyle w:val="TOC3"/>
            <w:tabs>
              <w:tab w:val="right" w:leader="hyphen" w:pos="9015"/>
            </w:tabs>
            <w:bidi w:val="0"/>
            <w:spacing w:line="360" w:lineRule="auto"/>
            <w:rPr>
              <w:rStyle w:val="Hyperlink"/>
            </w:rPr>
            <w:pPrChange w:author="GUSTAVO DE OLIVEIRA REGO MORAIS" w:date="2025-08-08T23:14:31.973Z">
              <w:pPr>
                <w:bidi w:val="0"/>
              </w:pPr>
            </w:pPrChange>
          </w:pPr>
          <w:hyperlink w:anchor="_Toc1131066074">
            <w:r w:rsidRPr="79ED5846" w:rsidR="79ED5846">
              <w:rPr>
                <w:rStyle w:val="Hyperlink"/>
              </w:rPr>
              <w:t>7.1.5. Descrição Detalhada de Sistema de Refrigeração:</w:t>
            </w:r>
            <w:ins w:author="GUSTAVO DE OLIVEIRA REGO MORAIS" w:date="2025-08-08T23:14:31.973Z" w:id="530129406">
              <w:r>
                <w:tab/>
              </w:r>
            </w:ins>
            <w:r>
              <w:fldChar w:fldCharType="begin"/>
            </w:r>
            <w:r>
              <w:instrText xml:space="preserve">PAGEREF _Toc1131066074 \h</w:instrText>
            </w:r>
            <w:r>
              <w:fldChar w:fldCharType="separate"/>
            </w:r>
            <w:r w:rsidRPr="79ED5846" w:rsidR="79ED5846">
              <w:rPr>
                <w:rStyle w:val="Hyperlink"/>
              </w:rPr>
              <w:t>67</w:t>
            </w:r>
            <w:r>
              <w:fldChar w:fldCharType="end"/>
            </w:r>
          </w:hyperlink>
        </w:p>
        <w:p w:rsidR="4B48383A" w:rsidP="79ED5846" w:rsidRDefault="4B48383A" w14:paraId="0EC45BF0" w14:textId="5FCB3489">
          <w:pPr>
            <w:pStyle w:val="TOC4"/>
            <w:tabs>
              <w:tab w:val="right" w:leader="hyphen" w:pos="9015"/>
            </w:tabs>
            <w:bidi w:val="0"/>
            <w:spacing w:line="360" w:lineRule="auto"/>
            <w:rPr>
              <w:rStyle w:val="Hyperlink"/>
            </w:rPr>
            <w:pPrChange w:author="GUSTAVO DE OLIVEIRA REGO MORAIS" w:date="2025-08-08T23:14:31.976Z">
              <w:pPr>
                <w:bidi w:val="0"/>
              </w:pPr>
            </w:pPrChange>
          </w:pPr>
          <w:hyperlink w:anchor="_Toc1782351316">
            <w:r w:rsidRPr="79ED5846" w:rsidR="79ED5846">
              <w:rPr>
                <w:rStyle w:val="Hyperlink"/>
              </w:rPr>
              <w:t>Fluxo de Coleta e Geração da Recomendação</w:t>
            </w:r>
            <w:ins w:author="GUSTAVO DE OLIVEIRA REGO MORAIS" w:date="2025-08-08T23:14:31.976Z" w:id="1801312949">
              <w:r>
                <w:tab/>
              </w:r>
            </w:ins>
            <w:r>
              <w:fldChar w:fldCharType="begin"/>
            </w:r>
            <w:r>
              <w:instrText xml:space="preserve">PAGEREF _Toc1782351316 \h</w:instrText>
            </w:r>
            <w:r>
              <w:fldChar w:fldCharType="separate"/>
            </w:r>
            <w:r w:rsidRPr="79ED5846" w:rsidR="79ED5846">
              <w:rPr>
                <w:rStyle w:val="Hyperlink"/>
              </w:rPr>
              <w:t>67</w:t>
            </w:r>
            <w:r>
              <w:fldChar w:fldCharType="end"/>
            </w:r>
          </w:hyperlink>
        </w:p>
        <w:p w:rsidR="4B48383A" w:rsidP="79ED5846" w:rsidRDefault="4B48383A" w14:paraId="43BB617B" w14:textId="75ADDF99">
          <w:pPr>
            <w:pStyle w:val="TOC4"/>
            <w:tabs>
              <w:tab w:val="right" w:leader="hyphen" w:pos="9015"/>
            </w:tabs>
            <w:bidi w:val="0"/>
            <w:spacing w:line="360" w:lineRule="auto"/>
            <w:rPr>
              <w:rStyle w:val="Hyperlink"/>
            </w:rPr>
            <w:pPrChange w:author="GUSTAVO DE OLIVEIRA REGO MORAIS" w:date="2025-08-08T23:14:31.979Z">
              <w:pPr>
                <w:bidi w:val="0"/>
              </w:pPr>
            </w:pPrChange>
          </w:pPr>
          <w:hyperlink w:anchor="_Toc1277865974">
            <w:r w:rsidRPr="79ED5846" w:rsidR="79ED5846">
              <w:rPr>
                <w:rStyle w:val="Hyperlink"/>
              </w:rPr>
              <w:t>Fluxo de Interação com o Usuário e Ajustes (Bloco alt principal)</w:t>
            </w:r>
            <w:ins w:author="GUSTAVO DE OLIVEIRA REGO MORAIS" w:date="2025-08-08T23:14:31.978Z" w:id="842607804">
              <w:r>
                <w:tab/>
              </w:r>
            </w:ins>
            <w:r>
              <w:fldChar w:fldCharType="begin"/>
            </w:r>
            <w:r>
              <w:instrText xml:space="preserve">PAGEREF _Toc1277865974 \h</w:instrText>
            </w:r>
            <w:r>
              <w:fldChar w:fldCharType="separate"/>
            </w:r>
            <w:r w:rsidRPr="79ED5846" w:rsidR="79ED5846">
              <w:rPr>
                <w:rStyle w:val="Hyperlink"/>
              </w:rPr>
              <w:t>67</w:t>
            </w:r>
            <w:r>
              <w:fldChar w:fldCharType="end"/>
            </w:r>
          </w:hyperlink>
        </w:p>
        <w:p w:rsidR="4B48383A" w:rsidP="79ED5846" w:rsidRDefault="4B48383A" w14:paraId="5774BA1C" w14:textId="1FBDFD12">
          <w:pPr>
            <w:pStyle w:val="TOC1"/>
            <w:tabs>
              <w:tab w:val="right" w:leader="hyphen" w:pos="9015"/>
            </w:tabs>
            <w:bidi w:val="0"/>
            <w:spacing w:line="360" w:lineRule="auto"/>
            <w:rPr>
              <w:rStyle w:val="Hyperlink"/>
            </w:rPr>
            <w:pPrChange w:author="GUSTAVO DE OLIVEIRA REGO MORAIS" w:date="2025-08-08T23:14:31.981Z">
              <w:pPr>
                <w:bidi w:val="0"/>
              </w:pPr>
            </w:pPrChange>
          </w:pPr>
          <w:hyperlink w:anchor="_Toc746113312">
            <w:r w:rsidRPr="79ED5846" w:rsidR="79ED5846">
              <w:rPr>
                <w:rStyle w:val="Hyperlink"/>
              </w:rPr>
              <w:t>8. DIAGRAMA DE CLASSES</w:t>
            </w:r>
            <w:ins w:author="GUSTAVO DE OLIVEIRA REGO MORAIS" w:date="2025-08-08T23:14:31.981Z" w:id="521956161">
              <w:r>
                <w:tab/>
              </w:r>
            </w:ins>
            <w:r>
              <w:fldChar w:fldCharType="begin"/>
            </w:r>
            <w:r>
              <w:instrText xml:space="preserve">PAGEREF _Toc746113312 \h</w:instrText>
            </w:r>
            <w:r>
              <w:fldChar w:fldCharType="separate"/>
            </w:r>
            <w:r w:rsidRPr="79ED5846" w:rsidR="79ED5846">
              <w:rPr>
                <w:rStyle w:val="Hyperlink"/>
              </w:rPr>
              <w:t>68</w:t>
            </w:r>
            <w:r>
              <w:fldChar w:fldCharType="end"/>
            </w:r>
          </w:hyperlink>
        </w:p>
        <w:p w:rsidR="4B48383A" w:rsidP="79ED5846" w:rsidRDefault="4B48383A" w14:paraId="30A3D171" w14:textId="64FFD000">
          <w:pPr>
            <w:pStyle w:val="TOC2"/>
            <w:tabs>
              <w:tab w:val="right" w:leader="hyphen" w:pos="9015"/>
            </w:tabs>
            <w:bidi w:val="0"/>
            <w:spacing w:line="360" w:lineRule="auto"/>
            <w:rPr>
              <w:rStyle w:val="Hyperlink"/>
            </w:rPr>
            <w:pPrChange w:author="GUSTAVO DE OLIVEIRA REGO MORAIS" w:date="2025-08-08T23:14:31.984Z">
              <w:pPr>
                <w:bidi w:val="0"/>
              </w:pPr>
            </w:pPrChange>
          </w:pPr>
          <w:hyperlink w:anchor="_Toc1348204291">
            <w:r w:rsidRPr="79ED5846" w:rsidR="79ED5846">
              <w:rPr>
                <w:rStyle w:val="Hyperlink"/>
              </w:rPr>
              <w:t>8.1 Diagrama de Classes</w:t>
            </w:r>
            <w:ins w:author="GUSTAVO DE OLIVEIRA REGO MORAIS" w:date="2025-08-08T23:14:31.983Z" w:id="1306036825">
              <w:r>
                <w:tab/>
              </w:r>
            </w:ins>
            <w:r>
              <w:fldChar w:fldCharType="begin"/>
            </w:r>
            <w:r>
              <w:instrText xml:space="preserve">PAGEREF _Toc1348204291 \h</w:instrText>
            </w:r>
            <w:r>
              <w:fldChar w:fldCharType="separate"/>
            </w:r>
            <w:r w:rsidRPr="79ED5846" w:rsidR="79ED5846">
              <w:rPr>
                <w:rStyle w:val="Hyperlink"/>
              </w:rPr>
              <w:t>69</w:t>
            </w:r>
            <w:r>
              <w:fldChar w:fldCharType="end"/>
            </w:r>
          </w:hyperlink>
        </w:p>
        <w:p w:rsidR="4B48383A" w:rsidP="79ED5846" w:rsidRDefault="4B48383A" w14:paraId="0C706493" w14:textId="0AC4ABED">
          <w:pPr>
            <w:pStyle w:val="TOC3"/>
            <w:tabs>
              <w:tab w:val="right" w:leader="hyphen" w:pos="9015"/>
            </w:tabs>
            <w:bidi w:val="0"/>
            <w:spacing w:line="360" w:lineRule="auto"/>
            <w:rPr>
              <w:rStyle w:val="Hyperlink"/>
            </w:rPr>
            <w:pPrChange w:author="GUSTAVO DE OLIVEIRA REGO MORAIS" w:date="2025-08-08T23:14:31.987Z">
              <w:pPr>
                <w:bidi w:val="0"/>
              </w:pPr>
            </w:pPrChange>
          </w:pPr>
          <w:hyperlink w:anchor="_Toc1045325236">
            <w:r w:rsidRPr="79ED5846" w:rsidR="79ED5846">
              <w:rPr>
                <w:rStyle w:val="Hyperlink"/>
              </w:rPr>
              <w:t>8.1.1 Título e Metadados</w:t>
            </w:r>
            <w:ins w:author="GUSTAVO DE OLIVEIRA REGO MORAIS" w:date="2025-08-08T23:14:31.986Z" w:id="990357438">
              <w:r>
                <w:tab/>
              </w:r>
            </w:ins>
            <w:r>
              <w:fldChar w:fldCharType="begin"/>
            </w:r>
            <w:r>
              <w:instrText xml:space="preserve">PAGEREF _Toc1045325236 \h</w:instrText>
            </w:r>
            <w:r>
              <w:fldChar w:fldCharType="separate"/>
            </w:r>
            <w:r w:rsidRPr="79ED5846" w:rsidR="79ED5846">
              <w:rPr>
                <w:rStyle w:val="Hyperlink"/>
              </w:rPr>
              <w:t>69</w:t>
            </w:r>
            <w:r>
              <w:fldChar w:fldCharType="end"/>
            </w:r>
          </w:hyperlink>
        </w:p>
        <w:p w:rsidR="4B48383A" w:rsidP="79ED5846" w:rsidRDefault="4B48383A" w14:paraId="4602D6F1" w14:textId="4E6E066A">
          <w:pPr>
            <w:pStyle w:val="TOC3"/>
            <w:tabs>
              <w:tab w:val="right" w:leader="hyphen" w:pos="9015"/>
            </w:tabs>
            <w:bidi w:val="0"/>
            <w:spacing w:line="360" w:lineRule="auto"/>
            <w:rPr>
              <w:rStyle w:val="Hyperlink"/>
            </w:rPr>
            <w:pPrChange w:author="GUSTAVO DE OLIVEIRA REGO MORAIS" w:date="2025-08-08T23:14:31.989Z">
              <w:pPr>
                <w:bidi w:val="0"/>
              </w:pPr>
            </w:pPrChange>
          </w:pPr>
          <w:hyperlink w:anchor="_Toc1284699453">
            <w:r w:rsidRPr="79ED5846" w:rsidR="79ED5846">
              <w:rPr>
                <w:rStyle w:val="Hyperlink"/>
              </w:rPr>
              <w:t>8.1.2 Descrição das Classes</w:t>
            </w:r>
            <w:ins w:author="GUSTAVO DE OLIVEIRA REGO MORAIS" w:date="2025-08-08T23:14:31.989Z" w:id="1025349713">
              <w:r>
                <w:tab/>
              </w:r>
            </w:ins>
            <w:r>
              <w:fldChar w:fldCharType="begin"/>
            </w:r>
            <w:r>
              <w:instrText xml:space="preserve">PAGEREF _Toc1284699453 \h</w:instrText>
            </w:r>
            <w:r>
              <w:fldChar w:fldCharType="separate"/>
            </w:r>
            <w:r w:rsidRPr="79ED5846" w:rsidR="79ED5846">
              <w:rPr>
                <w:rStyle w:val="Hyperlink"/>
              </w:rPr>
              <w:t>70</w:t>
            </w:r>
            <w:r>
              <w:fldChar w:fldCharType="end"/>
            </w:r>
          </w:hyperlink>
        </w:p>
        <w:p w:rsidR="4B48383A" w:rsidP="79ED5846" w:rsidRDefault="4B48383A" w14:paraId="4B081D25" w14:textId="189635E1">
          <w:pPr>
            <w:pStyle w:val="TOC4"/>
            <w:tabs>
              <w:tab w:val="right" w:leader="hyphen" w:pos="9015"/>
            </w:tabs>
            <w:bidi w:val="0"/>
            <w:spacing w:line="360" w:lineRule="auto"/>
            <w:rPr>
              <w:rStyle w:val="Hyperlink"/>
            </w:rPr>
            <w:pPrChange w:author="GUSTAVO DE OLIVEIRA REGO MORAIS" w:date="2025-08-08T23:14:31.992Z">
              <w:pPr>
                <w:bidi w:val="0"/>
              </w:pPr>
            </w:pPrChange>
          </w:pPr>
          <w:hyperlink w:anchor="_Toc165122274">
            <w:r w:rsidRPr="79ED5846" w:rsidR="79ED5846">
              <w:rPr>
                <w:rStyle w:val="Hyperlink"/>
              </w:rPr>
              <w:t>8.1.2.1 SeçãoRecomendação</w:t>
            </w:r>
            <w:ins w:author="GUSTAVO DE OLIVEIRA REGO MORAIS" w:date="2025-08-08T23:14:31.991Z" w:id="1258252183">
              <w:r>
                <w:tab/>
              </w:r>
            </w:ins>
            <w:r>
              <w:fldChar w:fldCharType="begin"/>
            </w:r>
            <w:r>
              <w:instrText xml:space="preserve">PAGEREF _Toc165122274 \h</w:instrText>
            </w:r>
            <w:r>
              <w:fldChar w:fldCharType="separate"/>
            </w:r>
            <w:r w:rsidRPr="79ED5846" w:rsidR="79ED5846">
              <w:rPr>
                <w:rStyle w:val="Hyperlink"/>
              </w:rPr>
              <w:t>70</w:t>
            </w:r>
            <w:r>
              <w:fldChar w:fldCharType="end"/>
            </w:r>
          </w:hyperlink>
        </w:p>
        <w:p w:rsidR="4B48383A" w:rsidP="79ED5846" w:rsidRDefault="4B48383A" w14:paraId="1523F9D9" w14:textId="24257EA0">
          <w:pPr>
            <w:pStyle w:val="TOC4"/>
            <w:tabs>
              <w:tab w:val="right" w:leader="hyphen" w:pos="9015"/>
            </w:tabs>
            <w:bidi w:val="0"/>
            <w:spacing w:line="360" w:lineRule="auto"/>
            <w:rPr>
              <w:rStyle w:val="Hyperlink"/>
            </w:rPr>
            <w:pPrChange w:author="GUSTAVO DE OLIVEIRA REGO MORAIS" w:date="2025-08-08T23:14:31.994Z">
              <w:pPr>
                <w:bidi w:val="0"/>
              </w:pPr>
            </w:pPrChange>
          </w:pPr>
          <w:hyperlink w:anchor="_Toc2005650338">
            <w:r w:rsidRPr="79ED5846" w:rsidR="79ED5846">
              <w:rPr>
                <w:rStyle w:val="Hyperlink"/>
              </w:rPr>
              <w:t>8.1.2.2 PreferenciaUsuario</w:t>
            </w:r>
            <w:ins w:author="GUSTAVO DE OLIVEIRA REGO MORAIS" w:date="2025-08-08T23:14:31.993Z" w:id="793963617">
              <w:r>
                <w:tab/>
              </w:r>
            </w:ins>
            <w:r>
              <w:fldChar w:fldCharType="begin"/>
            </w:r>
            <w:r>
              <w:instrText xml:space="preserve">PAGEREF _Toc2005650338 \h</w:instrText>
            </w:r>
            <w:r>
              <w:fldChar w:fldCharType="separate"/>
            </w:r>
            <w:r w:rsidRPr="79ED5846" w:rsidR="79ED5846">
              <w:rPr>
                <w:rStyle w:val="Hyperlink"/>
              </w:rPr>
              <w:t>70</w:t>
            </w:r>
            <w:r>
              <w:fldChar w:fldCharType="end"/>
            </w:r>
          </w:hyperlink>
        </w:p>
        <w:p w:rsidR="4B48383A" w:rsidP="79ED5846" w:rsidRDefault="4B48383A" w14:paraId="2FA3AB54" w14:textId="23D7A447">
          <w:pPr>
            <w:pStyle w:val="TOC4"/>
            <w:tabs>
              <w:tab w:val="right" w:leader="hyphen" w:pos="9015"/>
            </w:tabs>
            <w:bidi w:val="0"/>
            <w:spacing w:line="360" w:lineRule="auto"/>
            <w:rPr>
              <w:rStyle w:val="Hyperlink"/>
            </w:rPr>
            <w:pPrChange w:author="GUSTAVO DE OLIVEIRA REGO MORAIS" w:date="2025-08-08T23:14:31.997Z">
              <w:pPr>
                <w:bidi w:val="0"/>
              </w:pPr>
            </w:pPrChange>
          </w:pPr>
          <w:hyperlink w:anchor="_Toc1978637380">
            <w:r w:rsidRPr="79ED5846" w:rsidR="79ED5846">
              <w:rPr>
                <w:rStyle w:val="Hyperlink"/>
              </w:rPr>
              <w:t>8.1.2.3 IARecomendação</w:t>
            </w:r>
            <w:ins w:author="GUSTAVO DE OLIVEIRA REGO MORAIS" w:date="2025-08-08T23:14:31.996Z" w:id="2133835365">
              <w:r>
                <w:tab/>
              </w:r>
            </w:ins>
            <w:r>
              <w:fldChar w:fldCharType="begin"/>
            </w:r>
            <w:r>
              <w:instrText xml:space="preserve">PAGEREF _Toc1978637380 \h</w:instrText>
            </w:r>
            <w:r>
              <w:fldChar w:fldCharType="separate"/>
            </w:r>
            <w:r w:rsidRPr="79ED5846" w:rsidR="79ED5846">
              <w:rPr>
                <w:rStyle w:val="Hyperlink"/>
              </w:rPr>
              <w:t>71</w:t>
            </w:r>
            <w:r>
              <w:fldChar w:fldCharType="end"/>
            </w:r>
          </w:hyperlink>
        </w:p>
        <w:p w:rsidR="4B48383A" w:rsidP="79ED5846" w:rsidRDefault="4B48383A" w14:paraId="5ABFC443" w14:textId="5FE2AC67">
          <w:pPr>
            <w:pStyle w:val="TOC4"/>
            <w:tabs>
              <w:tab w:val="right" w:leader="hyphen" w:pos="9015"/>
            </w:tabs>
            <w:bidi w:val="0"/>
            <w:spacing w:line="360" w:lineRule="auto"/>
            <w:rPr>
              <w:rStyle w:val="Hyperlink"/>
            </w:rPr>
            <w:pPrChange w:author="GUSTAVO DE OLIVEIRA REGO MORAIS" w:date="2025-08-08T23:14:32Z">
              <w:pPr>
                <w:bidi w:val="0"/>
              </w:pPr>
            </w:pPrChange>
          </w:pPr>
          <w:hyperlink w:anchor="_Toc2033709331">
            <w:r w:rsidRPr="79ED5846" w:rsidR="79ED5846">
              <w:rPr>
                <w:rStyle w:val="Hyperlink"/>
              </w:rPr>
              <w:t>8.1.2.4 Build</w:t>
            </w:r>
            <w:ins w:author="GUSTAVO DE OLIVEIRA REGO MORAIS" w:date="2025-08-08T23:14:31.999Z" w:id="619480915">
              <w:r>
                <w:tab/>
              </w:r>
            </w:ins>
            <w:r>
              <w:fldChar w:fldCharType="begin"/>
            </w:r>
            <w:r>
              <w:instrText xml:space="preserve">PAGEREF _Toc2033709331 \h</w:instrText>
            </w:r>
            <w:r>
              <w:fldChar w:fldCharType="separate"/>
            </w:r>
            <w:r w:rsidRPr="79ED5846" w:rsidR="79ED5846">
              <w:rPr>
                <w:rStyle w:val="Hyperlink"/>
              </w:rPr>
              <w:t>72</w:t>
            </w:r>
            <w:r>
              <w:fldChar w:fldCharType="end"/>
            </w:r>
          </w:hyperlink>
        </w:p>
        <w:p w:rsidR="4B48383A" w:rsidP="79ED5846" w:rsidRDefault="4B48383A" w14:paraId="51A1570A" w14:textId="1590AAAE">
          <w:pPr>
            <w:pStyle w:val="TOC4"/>
            <w:tabs>
              <w:tab w:val="right" w:leader="hyphen" w:pos="9015"/>
            </w:tabs>
            <w:bidi w:val="0"/>
            <w:spacing w:line="360" w:lineRule="auto"/>
            <w:rPr>
              <w:rStyle w:val="Hyperlink"/>
            </w:rPr>
            <w:pPrChange w:author="GUSTAVO DE OLIVEIRA REGO MORAIS" w:date="2025-08-08T23:14:32.002Z">
              <w:pPr>
                <w:bidi w:val="0"/>
              </w:pPr>
            </w:pPrChange>
          </w:pPr>
          <w:hyperlink w:anchor="_Toc1892482566">
            <w:r w:rsidRPr="79ED5846" w:rsidR="79ED5846">
              <w:rPr>
                <w:rStyle w:val="Hyperlink"/>
              </w:rPr>
              <w:t>8.1.2.5 Componente</w:t>
            </w:r>
            <w:ins w:author="GUSTAVO DE OLIVEIRA REGO MORAIS" w:date="2025-08-08T23:14:32.001Z" w:id="1410966245">
              <w:r>
                <w:tab/>
              </w:r>
            </w:ins>
            <w:r>
              <w:fldChar w:fldCharType="begin"/>
            </w:r>
            <w:r>
              <w:instrText xml:space="preserve">PAGEREF _Toc1892482566 \h</w:instrText>
            </w:r>
            <w:r>
              <w:fldChar w:fldCharType="separate"/>
            </w:r>
            <w:r w:rsidRPr="79ED5846" w:rsidR="79ED5846">
              <w:rPr>
                <w:rStyle w:val="Hyperlink"/>
              </w:rPr>
              <w:t>73</w:t>
            </w:r>
            <w:r>
              <w:fldChar w:fldCharType="end"/>
            </w:r>
          </w:hyperlink>
        </w:p>
        <w:p w:rsidR="4B48383A" w:rsidP="79ED5846" w:rsidRDefault="4B48383A" w14:paraId="3A1DA956" w14:textId="79EF9264">
          <w:pPr>
            <w:pStyle w:val="TOC4"/>
            <w:tabs>
              <w:tab w:val="right" w:leader="hyphen" w:pos="9015"/>
            </w:tabs>
            <w:bidi w:val="0"/>
            <w:spacing w:line="360" w:lineRule="auto"/>
            <w:rPr>
              <w:rStyle w:val="Hyperlink"/>
            </w:rPr>
            <w:pPrChange w:author="GUSTAVO DE OLIVEIRA REGO MORAIS" w:date="2025-08-08T23:14:32.005Z">
              <w:pPr>
                <w:bidi w:val="0"/>
              </w:pPr>
            </w:pPrChange>
          </w:pPr>
          <w:hyperlink w:anchor="_Toc2076680217">
            <w:r w:rsidRPr="79ED5846" w:rsidR="79ED5846">
              <w:rPr>
                <w:rStyle w:val="Hyperlink"/>
              </w:rPr>
              <w:t>8.1.2.6 Ambiente</w:t>
            </w:r>
            <w:ins w:author="GUSTAVO DE OLIVEIRA REGO MORAIS" w:date="2025-08-08T23:14:32.004Z" w:id="233329451">
              <w:r>
                <w:tab/>
              </w:r>
            </w:ins>
            <w:r>
              <w:fldChar w:fldCharType="begin"/>
            </w:r>
            <w:r>
              <w:instrText xml:space="preserve">PAGEREF _Toc2076680217 \h</w:instrText>
            </w:r>
            <w:r>
              <w:fldChar w:fldCharType="separate"/>
            </w:r>
            <w:r w:rsidRPr="79ED5846" w:rsidR="79ED5846">
              <w:rPr>
                <w:rStyle w:val="Hyperlink"/>
              </w:rPr>
              <w:t>74</w:t>
            </w:r>
            <w:r>
              <w:fldChar w:fldCharType="end"/>
            </w:r>
          </w:hyperlink>
        </w:p>
        <w:p w:rsidR="4B48383A" w:rsidP="79ED5846" w:rsidRDefault="4B48383A" w14:paraId="2BAF642A" w14:textId="5DAE84EA">
          <w:pPr>
            <w:pStyle w:val="TOC4"/>
            <w:tabs>
              <w:tab w:val="right" w:leader="hyphen" w:pos="9015"/>
            </w:tabs>
            <w:bidi w:val="0"/>
            <w:spacing w:line="360" w:lineRule="auto"/>
            <w:rPr>
              <w:rStyle w:val="Hyperlink"/>
            </w:rPr>
            <w:pPrChange w:author="GUSTAVO DE OLIVEIRA REGO MORAIS" w:date="2025-08-08T23:14:32.007Z">
              <w:pPr>
                <w:bidi w:val="0"/>
              </w:pPr>
            </w:pPrChange>
          </w:pPr>
          <w:hyperlink w:anchor="_Toc1890529533">
            <w:r w:rsidRPr="79ED5846" w:rsidR="79ED5846">
              <w:rPr>
                <w:rStyle w:val="Hyperlink"/>
              </w:rPr>
              <w:t>8.1.2.7 User</w:t>
            </w:r>
            <w:ins w:author="GUSTAVO DE OLIVEIRA REGO MORAIS" w:date="2025-08-08T23:14:32.007Z" w:id="1739889151">
              <w:r>
                <w:tab/>
              </w:r>
            </w:ins>
            <w:r>
              <w:fldChar w:fldCharType="begin"/>
            </w:r>
            <w:r>
              <w:instrText xml:space="preserve">PAGEREF _Toc1890529533 \h</w:instrText>
            </w:r>
            <w:r>
              <w:fldChar w:fldCharType="separate"/>
            </w:r>
            <w:r w:rsidRPr="79ED5846" w:rsidR="79ED5846">
              <w:rPr>
                <w:rStyle w:val="Hyperlink"/>
              </w:rPr>
              <w:t>74</w:t>
            </w:r>
            <w:r>
              <w:fldChar w:fldCharType="end"/>
            </w:r>
          </w:hyperlink>
        </w:p>
        <w:p w:rsidR="4B48383A" w:rsidP="79ED5846" w:rsidRDefault="4B48383A" w14:paraId="55C20D2C" w14:textId="70612BC4">
          <w:pPr>
            <w:pStyle w:val="TOC4"/>
            <w:tabs>
              <w:tab w:val="right" w:leader="hyphen" w:pos="9015"/>
            </w:tabs>
            <w:bidi w:val="0"/>
            <w:spacing w:line="360" w:lineRule="auto"/>
            <w:rPr>
              <w:rStyle w:val="Hyperlink"/>
            </w:rPr>
            <w:pPrChange w:author="GUSTAVO DE OLIVEIRA REGO MORAIS" w:date="2025-08-08T23:14:32.01Z">
              <w:pPr>
                <w:bidi w:val="0"/>
              </w:pPr>
            </w:pPrChange>
          </w:pPr>
          <w:hyperlink w:anchor="_Toc501441856">
            <w:r w:rsidRPr="79ED5846" w:rsidR="79ED5846">
              <w:rPr>
                <w:rStyle w:val="Hyperlink"/>
              </w:rPr>
              <w:t>8.1.2.8 Sistema</w:t>
            </w:r>
            <w:ins w:author="GUSTAVO DE OLIVEIRA REGO MORAIS" w:date="2025-08-08T23:14:32.009Z" w:id="1350063277">
              <w:r>
                <w:tab/>
              </w:r>
            </w:ins>
            <w:r>
              <w:fldChar w:fldCharType="begin"/>
            </w:r>
            <w:r>
              <w:instrText xml:space="preserve">PAGEREF _Toc501441856 \h</w:instrText>
            </w:r>
            <w:r>
              <w:fldChar w:fldCharType="separate"/>
            </w:r>
            <w:r w:rsidRPr="79ED5846" w:rsidR="79ED5846">
              <w:rPr>
                <w:rStyle w:val="Hyperlink"/>
              </w:rPr>
              <w:t>75</w:t>
            </w:r>
            <w:r>
              <w:fldChar w:fldCharType="end"/>
            </w:r>
          </w:hyperlink>
        </w:p>
        <w:p w:rsidR="4B48383A" w:rsidP="79ED5846" w:rsidRDefault="4B48383A" w14:paraId="7D072EE1" w14:textId="79C545C3">
          <w:pPr>
            <w:pStyle w:val="TOC4"/>
            <w:tabs>
              <w:tab w:val="right" w:leader="hyphen" w:pos="9015"/>
            </w:tabs>
            <w:bidi w:val="0"/>
            <w:spacing w:line="360" w:lineRule="auto"/>
            <w:rPr>
              <w:rStyle w:val="Hyperlink"/>
            </w:rPr>
            <w:pPrChange w:author="GUSTAVO DE OLIVEIRA REGO MORAIS" w:date="2025-08-08T23:14:32.012Z">
              <w:pPr>
                <w:bidi w:val="0"/>
              </w:pPr>
            </w:pPrChange>
          </w:pPr>
          <w:hyperlink w:anchor="_Toc1054013092">
            <w:r w:rsidRPr="79ED5846" w:rsidR="79ED5846">
              <w:rPr>
                <w:rStyle w:val="Hyperlink"/>
              </w:rPr>
              <w:t>8.1.2.9 ValidaçãoTérmica</w:t>
            </w:r>
            <w:ins w:author="GUSTAVO DE OLIVEIRA REGO MORAIS" w:date="2025-08-08T23:14:32.012Z" w:id="950572179">
              <w:r>
                <w:tab/>
              </w:r>
            </w:ins>
            <w:r>
              <w:fldChar w:fldCharType="begin"/>
            </w:r>
            <w:r>
              <w:instrText xml:space="preserve">PAGEREF _Toc1054013092 \h</w:instrText>
            </w:r>
            <w:r>
              <w:fldChar w:fldCharType="separate"/>
            </w:r>
            <w:r w:rsidRPr="79ED5846" w:rsidR="79ED5846">
              <w:rPr>
                <w:rStyle w:val="Hyperlink"/>
              </w:rPr>
              <w:t>76</w:t>
            </w:r>
            <w:r>
              <w:fldChar w:fldCharType="end"/>
            </w:r>
          </w:hyperlink>
        </w:p>
        <w:p w:rsidR="4B48383A" w:rsidP="79ED5846" w:rsidRDefault="4B48383A" w14:paraId="7CC9A99B" w14:textId="62D18FBE">
          <w:pPr>
            <w:pStyle w:val="TOC4"/>
            <w:tabs>
              <w:tab w:val="right" w:leader="hyphen" w:pos="9015"/>
            </w:tabs>
            <w:bidi w:val="0"/>
            <w:spacing w:line="360" w:lineRule="auto"/>
            <w:rPr>
              <w:rStyle w:val="Hyperlink"/>
            </w:rPr>
            <w:pPrChange w:author="GUSTAVO DE OLIVEIRA REGO MORAIS" w:date="2025-08-08T23:14:32.015Z">
              <w:pPr>
                <w:bidi w:val="0"/>
              </w:pPr>
            </w:pPrChange>
          </w:pPr>
          <w:hyperlink w:anchor="_Toc614813745">
            <w:r w:rsidRPr="79ED5846" w:rsidR="79ED5846">
              <w:rPr>
                <w:rStyle w:val="Hyperlink"/>
              </w:rPr>
              <w:t>8.1.2.10 ChatBot</w:t>
            </w:r>
            <w:ins w:author="GUSTAVO DE OLIVEIRA REGO MORAIS" w:date="2025-08-08T23:14:32.015Z" w:id="32149176">
              <w:r>
                <w:tab/>
              </w:r>
            </w:ins>
            <w:r>
              <w:fldChar w:fldCharType="begin"/>
            </w:r>
            <w:r>
              <w:instrText xml:space="preserve">PAGEREF _Toc614813745 \h</w:instrText>
            </w:r>
            <w:r>
              <w:fldChar w:fldCharType="separate"/>
            </w:r>
            <w:r w:rsidRPr="79ED5846" w:rsidR="79ED5846">
              <w:rPr>
                <w:rStyle w:val="Hyperlink"/>
              </w:rPr>
              <w:t>82</w:t>
            </w:r>
            <w:r>
              <w:fldChar w:fldCharType="end"/>
            </w:r>
          </w:hyperlink>
        </w:p>
        <w:p w:rsidR="4B48383A" w:rsidP="79ED5846" w:rsidRDefault="4B48383A" w14:paraId="54F1B040" w14:textId="6D1F4AE4">
          <w:pPr>
            <w:pStyle w:val="TOC4"/>
            <w:tabs>
              <w:tab w:val="right" w:leader="hyphen" w:pos="9015"/>
            </w:tabs>
            <w:bidi w:val="0"/>
            <w:spacing w:line="360" w:lineRule="auto"/>
            <w:rPr>
              <w:rStyle w:val="Hyperlink"/>
            </w:rPr>
            <w:pPrChange w:author="GUSTAVO DE OLIVEIRA REGO MORAIS" w:date="2025-08-08T23:14:32.018Z">
              <w:pPr>
                <w:bidi w:val="0"/>
              </w:pPr>
            </w:pPrChange>
          </w:pPr>
          <w:hyperlink w:anchor="_Toc1407604949">
            <w:r w:rsidRPr="79ED5846" w:rsidR="79ED5846">
              <w:rPr>
                <w:rStyle w:val="Hyperlink"/>
              </w:rPr>
              <w:t>8.1.2.11 Enumerações</w:t>
            </w:r>
            <w:ins w:author="GUSTAVO DE OLIVEIRA REGO MORAIS" w:date="2025-08-08T23:14:32.017Z" w:id="403658554">
              <w:r>
                <w:tab/>
              </w:r>
            </w:ins>
            <w:r>
              <w:fldChar w:fldCharType="begin"/>
            </w:r>
            <w:r>
              <w:instrText xml:space="preserve">PAGEREF _Toc1407604949 \h</w:instrText>
            </w:r>
            <w:r>
              <w:fldChar w:fldCharType="separate"/>
            </w:r>
            <w:r w:rsidRPr="79ED5846" w:rsidR="79ED5846">
              <w:rPr>
                <w:rStyle w:val="Hyperlink"/>
              </w:rPr>
              <w:t>82</w:t>
            </w:r>
            <w:r>
              <w:fldChar w:fldCharType="end"/>
            </w:r>
          </w:hyperlink>
        </w:p>
        <w:p w:rsidR="4B48383A" w:rsidP="79ED5846" w:rsidRDefault="4B48383A" w14:paraId="1F7A0398" w14:textId="37D01E0C">
          <w:pPr>
            <w:pStyle w:val="TOC3"/>
            <w:tabs>
              <w:tab w:val="right" w:leader="hyphen" w:pos="9015"/>
            </w:tabs>
            <w:bidi w:val="0"/>
            <w:spacing w:line="360" w:lineRule="auto"/>
            <w:rPr>
              <w:rStyle w:val="Hyperlink"/>
            </w:rPr>
            <w:pPrChange w:author="GUSTAVO DE OLIVEIRA REGO MORAIS" w:date="2025-08-08T23:14:32.02Z">
              <w:pPr>
                <w:bidi w:val="0"/>
              </w:pPr>
            </w:pPrChange>
          </w:pPr>
          <w:hyperlink w:anchor="_Toc1149844632">
            <w:r w:rsidRPr="79ED5846" w:rsidR="79ED5846">
              <w:rPr>
                <w:rStyle w:val="Hyperlink"/>
              </w:rPr>
              <w:t>8.1.3 Descrição dos Relacionamentos</w:t>
            </w:r>
            <w:ins w:author="GUSTAVO DE OLIVEIRA REGO MORAIS" w:date="2025-08-08T23:14:32.02Z" w:id="338370876">
              <w:r>
                <w:tab/>
              </w:r>
            </w:ins>
            <w:r>
              <w:fldChar w:fldCharType="begin"/>
            </w:r>
            <w:r>
              <w:instrText xml:space="preserve">PAGEREF _Toc1149844632 \h</w:instrText>
            </w:r>
            <w:r>
              <w:fldChar w:fldCharType="separate"/>
            </w:r>
            <w:r w:rsidRPr="79ED5846" w:rsidR="79ED5846">
              <w:rPr>
                <w:rStyle w:val="Hyperlink"/>
              </w:rPr>
              <w:t>83</w:t>
            </w:r>
            <w:r>
              <w:fldChar w:fldCharType="end"/>
            </w:r>
          </w:hyperlink>
        </w:p>
        <w:p w:rsidR="4B48383A" w:rsidP="79ED5846" w:rsidRDefault="4B48383A" w14:paraId="65DF2B1A" w14:textId="47264B63">
          <w:pPr>
            <w:pStyle w:val="TOC4"/>
            <w:tabs>
              <w:tab w:val="right" w:leader="hyphen" w:pos="9015"/>
            </w:tabs>
            <w:bidi w:val="0"/>
            <w:spacing w:line="360" w:lineRule="auto"/>
            <w:rPr>
              <w:rStyle w:val="Hyperlink"/>
            </w:rPr>
            <w:pPrChange w:author="GUSTAVO DE OLIVEIRA REGO MORAIS" w:date="2025-08-08T23:14:32.023Z">
              <w:pPr>
                <w:bidi w:val="0"/>
              </w:pPr>
            </w:pPrChange>
          </w:pPr>
          <w:hyperlink w:anchor="_Toc986036337">
            <w:r w:rsidRPr="79ED5846" w:rsidR="79ED5846">
              <w:rPr>
                <w:rStyle w:val="Hyperlink"/>
              </w:rPr>
              <w:t>8.1.3.1 SeçãoRecomendação — Build</w:t>
            </w:r>
            <w:ins w:author="GUSTAVO DE OLIVEIRA REGO MORAIS" w:date="2025-08-08T23:14:32.022Z" w:id="187438169">
              <w:r>
                <w:tab/>
              </w:r>
            </w:ins>
            <w:r>
              <w:fldChar w:fldCharType="begin"/>
            </w:r>
            <w:r>
              <w:instrText xml:space="preserve">PAGEREF _Toc986036337 \h</w:instrText>
            </w:r>
            <w:r>
              <w:fldChar w:fldCharType="separate"/>
            </w:r>
            <w:r w:rsidRPr="79ED5846" w:rsidR="79ED5846">
              <w:rPr>
                <w:rStyle w:val="Hyperlink"/>
              </w:rPr>
              <w:t>83</w:t>
            </w:r>
            <w:r>
              <w:fldChar w:fldCharType="end"/>
            </w:r>
          </w:hyperlink>
        </w:p>
        <w:p w:rsidR="4B48383A" w:rsidP="79ED5846" w:rsidRDefault="4B48383A" w14:paraId="4C0332C8" w14:textId="7CD29CBA">
          <w:pPr>
            <w:pStyle w:val="TOC4"/>
            <w:tabs>
              <w:tab w:val="right" w:leader="hyphen" w:pos="9015"/>
            </w:tabs>
            <w:bidi w:val="0"/>
            <w:spacing w:line="360" w:lineRule="auto"/>
            <w:rPr>
              <w:rStyle w:val="Hyperlink"/>
            </w:rPr>
            <w:pPrChange w:author="GUSTAVO DE OLIVEIRA REGO MORAIS" w:date="2025-08-08T23:14:32.026Z">
              <w:pPr>
                <w:bidi w:val="0"/>
              </w:pPr>
            </w:pPrChange>
          </w:pPr>
          <w:hyperlink w:anchor="_Toc2071862122">
            <w:r w:rsidRPr="79ED5846" w:rsidR="79ED5846">
              <w:rPr>
                <w:rStyle w:val="Hyperlink"/>
              </w:rPr>
              <w:t>8.1.3.2 SeçãoRecomendação — PreferenciaUsuario</w:t>
            </w:r>
            <w:ins w:author="GUSTAVO DE OLIVEIRA REGO MORAIS" w:date="2025-08-08T23:14:32.025Z" w:id="1050730458">
              <w:r>
                <w:tab/>
              </w:r>
            </w:ins>
            <w:r>
              <w:fldChar w:fldCharType="begin"/>
            </w:r>
            <w:r>
              <w:instrText xml:space="preserve">PAGEREF _Toc2071862122 \h</w:instrText>
            </w:r>
            <w:r>
              <w:fldChar w:fldCharType="separate"/>
            </w:r>
            <w:r w:rsidRPr="79ED5846" w:rsidR="79ED5846">
              <w:rPr>
                <w:rStyle w:val="Hyperlink"/>
              </w:rPr>
              <w:t>83</w:t>
            </w:r>
            <w:r>
              <w:fldChar w:fldCharType="end"/>
            </w:r>
          </w:hyperlink>
        </w:p>
        <w:p w:rsidR="4B48383A" w:rsidP="79ED5846" w:rsidRDefault="4B48383A" w14:paraId="7D730BCC" w14:textId="10E6CDBE">
          <w:pPr>
            <w:pStyle w:val="TOC4"/>
            <w:tabs>
              <w:tab w:val="right" w:leader="hyphen" w:pos="9015"/>
            </w:tabs>
            <w:bidi w:val="0"/>
            <w:spacing w:line="360" w:lineRule="auto"/>
            <w:rPr>
              <w:rStyle w:val="Hyperlink"/>
            </w:rPr>
            <w:pPrChange w:author="GUSTAVO DE OLIVEIRA REGO MORAIS" w:date="2025-08-08T23:14:32.029Z">
              <w:pPr>
                <w:bidi w:val="0"/>
              </w:pPr>
            </w:pPrChange>
          </w:pPr>
          <w:hyperlink w:anchor="_Toc259106784">
            <w:r w:rsidRPr="79ED5846" w:rsidR="79ED5846">
              <w:rPr>
                <w:rStyle w:val="Hyperlink"/>
              </w:rPr>
              <w:t>8.1.3.3 IARecomendação → Build</w:t>
            </w:r>
            <w:ins w:author="GUSTAVO DE OLIVEIRA REGO MORAIS" w:date="2025-08-08T23:14:32.028Z" w:id="1451041217">
              <w:r>
                <w:tab/>
              </w:r>
            </w:ins>
            <w:r>
              <w:fldChar w:fldCharType="begin"/>
            </w:r>
            <w:r>
              <w:instrText xml:space="preserve">PAGEREF _Toc259106784 \h</w:instrText>
            </w:r>
            <w:r>
              <w:fldChar w:fldCharType="separate"/>
            </w:r>
            <w:r w:rsidRPr="79ED5846" w:rsidR="79ED5846">
              <w:rPr>
                <w:rStyle w:val="Hyperlink"/>
              </w:rPr>
              <w:t>83</w:t>
            </w:r>
            <w:r>
              <w:fldChar w:fldCharType="end"/>
            </w:r>
          </w:hyperlink>
        </w:p>
        <w:p w:rsidR="4B48383A" w:rsidP="79ED5846" w:rsidRDefault="4B48383A" w14:paraId="37D2C102" w14:textId="7413FB95">
          <w:pPr>
            <w:pStyle w:val="TOC4"/>
            <w:tabs>
              <w:tab w:val="right" w:leader="hyphen" w:pos="9015"/>
            </w:tabs>
            <w:bidi w:val="0"/>
            <w:spacing w:line="360" w:lineRule="auto"/>
            <w:rPr>
              <w:rStyle w:val="Hyperlink"/>
            </w:rPr>
            <w:pPrChange w:author="GUSTAVO DE OLIVEIRA REGO MORAIS" w:date="2025-08-08T23:14:32.031Z">
              <w:pPr>
                <w:bidi w:val="0"/>
              </w:pPr>
            </w:pPrChange>
          </w:pPr>
          <w:hyperlink w:anchor="_Toc1145486236">
            <w:r w:rsidRPr="79ED5846" w:rsidR="79ED5846">
              <w:rPr>
                <w:rStyle w:val="Hyperlink"/>
              </w:rPr>
              <w:t>8.1.3.4 Build ↔ Componente</w:t>
            </w:r>
            <w:ins w:author="GUSTAVO DE OLIVEIRA REGO MORAIS" w:date="2025-08-08T23:14:32.031Z" w:id="1998419155">
              <w:r>
                <w:tab/>
              </w:r>
            </w:ins>
            <w:r>
              <w:fldChar w:fldCharType="begin"/>
            </w:r>
            <w:r>
              <w:instrText xml:space="preserve">PAGEREF _Toc1145486236 \h</w:instrText>
            </w:r>
            <w:r>
              <w:fldChar w:fldCharType="separate"/>
            </w:r>
            <w:r w:rsidRPr="79ED5846" w:rsidR="79ED5846">
              <w:rPr>
                <w:rStyle w:val="Hyperlink"/>
              </w:rPr>
              <w:t>83</w:t>
            </w:r>
            <w:r>
              <w:fldChar w:fldCharType="end"/>
            </w:r>
          </w:hyperlink>
        </w:p>
        <w:p w:rsidR="4B48383A" w:rsidP="79ED5846" w:rsidRDefault="4B48383A" w14:paraId="32E9D492" w14:textId="280B1187">
          <w:pPr>
            <w:pStyle w:val="TOC4"/>
            <w:tabs>
              <w:tab w:val="right" w:leader="hyphen" w:pos="9015"/>
            </w:tabs>
            <w:bidi w:val="0"/>
            <w:spacing w:line="360" w:lineRule="auto"/>
            <w:rPr>
              <w:rStyle w:val="Hyperlink"/>
            </w:rPr>
            <w:pPrChange w:author="GUSTAVO DE OLIVEIRA REGO MORAIS" w:date="2025-08-08T23:14:32.034Z">
              <w:pPr>
                <w:bidi w:val="0"/>
              </w:pPr>
            </w:pPrChange>
          </w:pPr>
          <w:hyperlink w:anchor="_Toc1207792215">
            <w:r w:rsidRPr="79ED5846" w:rsidR="79ED5846">
              <w:rPr>
                <w:rStyle w:val="Hyperlink"/>
              </w:rPr>
              <w:t>8.1.3.5 Build — Ambiente</w:t>
            </w:r>
            <w:ins w:author="GUSTAVO DE OLIVEIRA REGO MORAIS" w:date="2025-08-08T23:14:32.033Z" w:id="703258552">
              <w:r>
                <w:tab/>
              </w:r>
            </w:ins>
            <w:r>
              <w:fldChar w:fldCharType="begin"/>
            </w:r>
            <w:r>
              <w:instrText xml:space="preserve">PAGEREF _Toc1207792215 \h</w:instrText>
            </w:r>
            <w:r>
              <w:fldChar w:fldCharType="separate"/>
            </w:r>
            <w:r w:rsidRPr="79ED5846" w:rsidR="79ED5846">
              <w:rPr>
                <w:rStyle w:val="Hyperlink"/>
              </w:rPr>
              <w:t>84</w:t>
            </w:r>
            <w:r>
              <w:fldChar w:fldCharType="end"/>
            </w:r>
          </w:hyperlink>
        </w:p>
        <w:p w:rsidR="4B48383A" w:rsidP="79ED5846" w:rsidRDefault="4B48383A" w14:paraId="245DE620" w14:textId="3F8BBDB0">
          <w:pPr>
            <w:pStyle w:val="TOC4"/>
            <w:tabs>
              <w:tab w:val="right" w:leader="hyphen" w:pos="9015"/>
            </w:tabs>
            <w:bidi w:val="0"/>
            <w:spacing w:line="360" w:lineRule="auto"/>
            <w:rPr>
              <w:rStyle w:val="Hyperlink"/>
            </w:rPr>
            <w:pPrChange w:author="GUSTAVO DE OLIVEIRA REGO MORAIS" w:date="2025-08-08T23:14:32.036Z">
              <w:pPr>
                <w:bidi w:val="0"/>
              </w:pPr>
            </w:pPrChange>
          </w:pPr>
          <w:hyperlink w:anchor="_Toc997194854">
            <w:r w:rsidRPr="79ED5846" w:rsidR="79ED5846">
              <w:rPr>
                <w:rStyle w:val="Hyperlink"/>
              </w:rPr>
              <w:t>8.1.3.6 User → Sistema</w:t>
            </w:r>
            <w:ins w:author="GUSTAVO DE OLIVEIRA REGO MORAIS" w:date="2025-08-08T23:14:32.036Z" w:id="1571540079">
              <w:r>
                <w:tab/>
              </w:r>
            </w:ins>
            <w:r>
              <w:fldChar w:fldCharType="begin"/>
            </w:r>
            <w:r>
              <w:instrText xml:space="preserve">PAGEREF _Toc997194854 \h</w:instrText>
            </w:r>
            <w:r>
              <w:fldChar w:fldCharType="separate"/>
            </w:r>
            <w:r w:rsidRPr="79ED5846" w:rsidR="79ED5846">
              <w:rPr>
                <w:rStyle w:val="Hyperlink"/>
              </w:rPr>
              <w:t>84</w:t>
            </w:r>
            <w:r>
              <w:fldChar w:fldCharType="end"/>
            </w:r>
          </w:hyperlink>
        </w:p>
        <w:p w:rsidR="4B48383A" w:rsidP="79ED5846" w:rsidRDefault="4B48383A" w14:paraId="70D1B789" w14:textId="72E6C7AA">
          <w:pPr>
            <w:pStyle w:val="TOC4"/>
            <w:tabs>
              <w:tab w:val="right" w:leader="hyphen" w:pos="9015"/>
            </w:tabs>
            <w:bidi w:val="0"/>
            <w:spacing w:line="360" w:lineRule="auto"/>
            <w:rPr>
              <w:rStyle w:val="Hyperlink"/>
            </w:rPr>
            <w:pPrChange w:author="GUSTAVO DE OLIVEIRA REGO MORAIS" w:date="2025-08-08T23:14:32.039Z">
              <w:pPr>
                <w:bidi w:val="0"/>
              </w:pPr>
            </w:pPrChange>
          </w:pPr>
          <w:hyperlink w:anchor="_Toc1461690376">
            <w:r w:rsidRPr="79ED5846" w:rsidR="79ED5846">
              <w:rPr>
                <w:rStyle w:val="Hyperlink"/>
              </w:rPr>
              <w:t>8.1.3.7 Sistema → ValidaçãoTérmica</w:t>
            </w:r>
            <w:ins w:author="GUSTAVO DE OLIVEIRA REGO MORAIS" w:date="2025-08-08T23:14:32.038Z" w:id="1834868998">
              <w:r>
                <w:tab/>
              </w:r>
            </w:ins>
            <w:r>
              <w:fldChar w:fldCharType="begin"/>
            </w:r>
            <w:r>
              <w:instrText xml:space="preserve">PAGEREF _Toc1461690376 \h</w:instrText>
            </w:r>
            <w:r>
              <w:fldChar w:fldCharType="separate"/>
            </w:r>
            <w:r w:rsidRPr="79ED5846" w:rsidR="79ED5846">
              <w:rPr>
                <w:rStyle w:val="Hyperlink"/>
              </w:rPr>
              <w:t>84</w:t>
            </w:r>
            <w:r>
              <w:fldChar w:fldCharType="end"/>
            </w:r>
          </w:hyperlink>
        </w:p>
        <w:p w:rsidR="4B48383A" w:rsidP="79ED5846" w:rsidRDefault="4B48383A" w14:paraId="06E6E448" w14:textId="02900260">
          <w:pPr>
            <w:pStyle w:val="TOC4"/>
            <w:tabs>
              <w:tab w:val="right" w:leader="hyphen" w:pos="9015"/>
            </w:tabs>
            <w:bidi w:val="0"/>
            <w:spacing w:line="360" w:lineRule="auto"/>
            <w:rPr>
              <w:rStyle w:val="Hyperlink"/>
            </w:rPr>
            <w:pPrChange w:author="GUSTAVO DE OLIVEIRA REGO MORAIS" w:date="2025-08-08T23:14:32.041Z">
              <w:pPr>
                <w:bidi w:val="0"/>
              </w:pPr>
            </w:pPrChange>
          </w:pPr>
          <w:hyperlink w:anchor="_Toc788901523">
            <w:r w:rsidRPr="79ED5846" w:rsidR="79ED5846">
              <w:rPr>
                <w:rStyle w:val="Hyperlink"/>
              </w:rPr>
              <w:t>8.1.3.8 ChatBot ↔ Sistema</w:t>
            </w:r>
            <w:ins w:author="GUSTAVO DE OLIVEIRA REGO MORAIS" w:date="2025-08-08T23:14:32.041Z" w:id="22732475">
              <w:r>
                <w:tab/>
              </w:r>
            </w:ins>
            <w:r>
              <w:fldChar w:fldCharType="begin"/>
            </w:r>
            <w:r>
              <w:instrText xml:space="preserve">PAGEREF _Toc788901523 \h</w:instrText>
            </w:r>
            <w:r>
              <w:fldChar w:fldCharType="separate"/>
            </w:r>
            <w:r w:rsidRPr="79ED5846" w:rsidR="79ED5846">
              <w:rPr>
                <w:rStyle w:val="Hyperlink"/>
              </w:rPr>
              <w:t>84</w:t>
            </w:r>
            <w:r>
              <w:fldChar w:fldCharType="end"/>
            </w:r>
          </w:hyperlink>
        </w:p>
        <w:p w:rsidR="4B48383A" w:rsidP="79ED5846" w:rsidRDefault="4B48383A" w14:paraId="09EABFF1" w14:textId="3D129DB1">
          <w:pPr>
            <w:pStyle w:val="TOC4"/>
            <w:tabs>
              <w:tab w:val="right" w:leader="hyphen" w:pos="9015"/>
            </w:tabs>
            <w:bidi w:val="0"/>
            <w:spacing w:line="360" w:lineRule="auto"/>
            <w:rPr>
              <w:rStyle w:val="Hyperlink"/>
            </w:rPr>
            <w:pPrChange w:author="GUSTAVO DE OLIVEIRA REGO MORAIS" w:date="2025-08-08T23:14:32.044Z">
              <w:pPr>
                <w:bidi w:val="0"/>
              </w:pPr>
            </w:pPrChange>
          </w:pPr>
          <w:hyperlink w:anchor="_Toc1213118184">
            <w:r w:rsidRPr="79ED5846" w:rsidR="79ED5846">
              <w:rPr>
                <w:rStyle w:val="Hyperlink"/>
              </w:rPr>
              <w:t>8.1.3.9 ValidaçãoTérmica — Build / Ambiente</w:t>
            </w:r>
            <w:ins w:author="GUSTAVO DE OLIVEIRA REGO MORAIS" w:date="2025-08-08T23:14:32.043Z" w:id="308832131">
              <w:r>
                <w:tab/>
              </w:r>
            </w:ins>
            <w:r>
              <w:fldChar w:fldCharType="begin"/>
            </w:r>
            <w:r>
              <w:instrText xml:space="preserve">PAGEREF _Toc1213118184 \h</w:instrText>
            </w:r>
            <w:r>
              <w:fldChar w:fldCharType="separate"/>
            </w:r>
            <w:r w:rsidRPr="79ED5846" w:rsidR="79ED5846">
              <w:rPr>
                <w:rStyle w:val="Hyperlink"/>
              </w:rPr>
              <w:t>84</w:t>
            </w:r>
            <w:r>
              <w:fldChar w:fldCharType="end"/>
            </w:r>
          </w:hyperlink>
        </w:p>
        <w:p w:rsidR="4B48383A" w:rsidP="79ED5846" w:rsidRDefault="4B48383A" w14:paraId="31F1EABE" w14:textId="6BEA16EF">
          <w:pPr>
            <w:pStyle w:val="TOC3"/>
            <w:tabs>
              <w:tab w:val="right" w:leader="hyphen" w:pos="9015"/>
            </w:tabs>
            <w:bidi w:val="0"/>
            <w:spacing w:line="360" w:lineRule="auto"/>
            <w:rPr>
              <w:rStyle w:val="Hyperlink"/>
            </w:rPr>
            <w:pPrChange w:author="GUSTAVO DE OLIVEIRA REGO MORAIS" w:date="2025-08-08T23:14:32.046Z">
              <w:pPr>
                <w:bidi w:val="0"/>
              </w:pPr>
            </w:pPrChange>
          </w:pPr>
          <w:hyperlink w:anchor="_Toc965577669">
            <w:r w:rsidRPr="79ED5846" w:rsidR="79ED5846">
              <w:rPr>
                <w:rStyle w:val="Hyperlink"/>
              </w:rPr>
              <w:t>8.1.4 Regras de Negócio e Restrições</w:t>
            </w:r>
            <w:ins w:author="GUSTAVO DE OLIVEIRA REGO MORAIS" w:date="2025-08-08T23:14:32.046Z" w:id="410432639">
              <w:r>
                <w:tab/>
              </w:r>
            </w:ins>
            <w:r>
              <w:fldChar w:fldCharType="begin"/>
            </w:r>
            <w:r>
              <w:instrText xml:space="preserve">PAGEREF _Toc965577669 \h</w:instrText>
            </w:r>
            <w:r>
              <w:fldChar w:fldCharType="separate"/>
            </w:r>
            <w:r w:rsidRPr="79ED5846" w:rsidR="79ED5846">
              <w:rPr>
                <w:rStyle w:val="Hyperlink"/>
              </w:rPr>
              <w:t>85</w:t>
            </w:r>
            <w:r>
              <w:fldChar w:fldCharType="end"/>
            </w:r>
          </w:hyperlink>
        </w:p>
        <w:p w:rsidR="4B48383A" w:rsidP="79ED5846" w:rsidRDefault="4B48383A" w14:paraId="749DCCF5" w14:textId="08EB86C7">
          <w:pPr>
            <w:pStyle w:val="TOC1"/>
            <w:tabs>
              <w:tab w:val="right" w:leader="hyphen" w:pos="9015"/>
            </w:tabs>
            <w:bidi w:val="0"/>
            <w:spacing w:line="360" w:lineRule="auto"/>
            <w:rPr>
              <w:rStyle w:val="Hyperlink"/>
            </w:rPr>
            <w:pPrChange w:author="GUSTAVO DE OLIVEIRA REGO MORAIS" w:date="2025-08-08T23:14:32.049Z">
              <w:pPr>
                <w:bidi w:val="0"/>
              </w:pPr>
            </w:pPrChange>
          </w:pPr>
          <w:hyperlink w:anchor="_Toc1907086499">
            <w:r w:rsidRPr="79ED5846" w:rsidR="79ED5846">
              <w:rPr>
                <w:rStyle w:val="Hyperlink"/>
              </w:rPr>
              <w:t>9. TECNOLOGIAS</w:t>
            </w:r>
            <w:ins w:author="GUSTAVO DE OLIVEIRA REGO MORAIS" w:date="2025-08-08T23:14:32.048Z" w:id="1708597799">
              <w:r>
                <w:tab/>
              </w:r>
            </w:ins>
            <w:r>
              <w:fldChar w:fldCharType="begin"/>
            </w:r>
            <w:r>
              <w:instrText xml:space="preserve">PAGEREF _Toc1907086499 \h</w:instrText>
            </w:r>
            <w:r>
              <w:fldChar w:fldCharType="separate"/>
            </w:r>
            <w:r w:rsidRPr="79ED5846" w:rsidR="79ED5846">
              <w:rPr>
                <w:rStyle w:val="Hyperlink"/>
              </w:rPr>
              <w:t>85</w:t>
            </w:r>
            <w:r>
              <w:fldChar w:fldCharType="end"/>
            </w:r>
          </w:hyperlink>
        </w:p>
        <w:p w:rsidR="4B48383A" w:rsidP="79ED5846" w:rsidRDefault="4B48383A" w14:paraId="4555BDDA" w14:textId="6488B3D2">
          <w:pPr>
            <w:pStyle w:val="TOC1"/>
            <w:tabs>
              <w:tab w:val="right" w:leader="hyphen" w:pos="9015"/>
            </w:tabs>
            <w:bidi w:val="0"/>
            <w:spacing w:line="360" w:lineRule="auto"/>
            <w:rPr>
              <w:rStyle w:val="Hyperlink"/>
            </w:rPr>
            <w:pPrChange w:author="GUSTAVO DE OLIVEIRA REGO MORAIS" w:date="2025-08-08T23:14:32.052Z">
              <w:pPr>
                <w:bidi w:val="0"/>
              </w:pPr>
            </w:pPrChange>
          </w:pPr>
          <w:hyperlink w:anchor="_Toc840412639">
            <w:r w:rsidRPr="79ED5846" w:rsidR="79ED5846">
              <w:rPr>
                <w:rStyle w:val="Hyperlink"/>
              </w:rPr>
              <w:t>10. ESCOPO DA PROTOTIPAÇÃO</w:t>
            </w:r>
            <w:ins w:author="GUSTAVO DE OLIVEIRA REGO MORAIS" w:date="2025-08-08T23:14:32.051Z" w:id="1624275248">
              <w:r>
                <w:tab/>
              </w:r>
            </w:ins>
            <w:r>
              <w:fldChar w:fldCharType="begin"/>
            </w:r>
            <w:r>
              <w:instrText xml:space="preserve">PAGEREF _Toc840412639 \h</w:instrText>
            </w:r>
            <w:r>
              <w:fldChar w:fldCharType="separate"/>
            </w:r>
            <w:r w:rsidRPr="79ED5846" w:rsidR="79ED5846">
              <w:rPr>
                <w:rStyle w:val="Hyperlink"/>
              </w:rPr>
              <w:t>87</w:t>
            </w:r>
            <w:r>
              <w:fldChar w:fldCharType="end"/>
            </w:r>
          </w:hyperlink>
        </w:p>
        <w:p w:rsidR="4B48383A" w:rsidP="79ED5846" w:rsidRDefault="4B48383A" w14:paraId="29F8C94B" w14:textId="1C8C429A">
          <w:pPr>
            <w:pStyle w:val="TOC1"/>
            <w:tabs>
              <w:tab w:val="right" w:leader="hyphen" w:pos="9015"/>
            </w:tabs>
            <w:bidi w:val="0"/>
            <w:spacing w:line="360" w:lineRule="auto"/>
            <w:rPr>
              <w:rStyle w:val="Hyperlink"/>
            </w:rPr>
            <w:pPrChange w:author="GUSTAVO DE OLIVEIRA REGO MORAIS" w:date="2025-08-08T23:14:32.054Z">
              <w:pPr>
                <w:bidi w:val="0"/>
              </w:pPr>
            </w:pPrChange>
          </w:pPr>
          <w:hyperlink w:anchor="_Toc404453359">
            <w:r w:rsidRPr="79ED5846" w:rsidR="79ED5846">
              <w:rPr>
                <w:rStyle w:val="Hyperlink"/>
              </w:rPr>
              <w:t>11. CONCLUSÃO</w:t>
            </w:r>
            <w:ins w:author="GUSTAVO DE OLIVEIRA REGO MORAIS" w:date="2025-08-08T23:14:32.054Z" w:id="1797501703">
              <w:r>
                <w:tab/>
              </w:r>
            </w:ins>
            <w:r>
              <w:fldChar w:fldCharType="begin"/>
            </w:r>
            <w:r>
              <w:instrText xml:space="preserve">PAGEREF _Toc404453359 \h</w:instrText>
            </w:r>
            <w:r>
              <w:fldChar w:fldCharType="separate"/>
            </w:r>
            <w:r w:rsidRPr="79ED5846" w:rsidR="79ED5846">
              <w:rPr>
                <w:rStyle w:val="Hyperlink"/>
              </w:rPr>
              <w:t>88</w:t>
            </w:r>
            <w:r>
              <w:fldChar w:fldCharType="end"/>
            </w:r>
          </w:hyperlink>
        </w:p>
        <w:p w:rsidR="4B48383A" w:rsidP="79ED5846" w:rsidRDefault="4B48383A" w14:paraId="5AA579FC" w14:textId="685B54CB">
          <w:pPr>
            <w:pStyle w:val="TOC1"/>
            <w:tabs>
              <w:tab w:val="right" w:leader="hyphen" w:pos="9015"/>
            </w:tabs>
            <w:bidi w:val="0"/>
            <w:spacing w:line="360" w:lineRule="auto"/>
            <w:rPr>
              <w:rStyle w:val="Hyperlink"/>
              <w:noProof w:val="0"/>
              <w:lang w:val="pt-BR"/>
            </w:rPr>
            <w:pPrChange w:author="GUSTAVO DE OLIVEIRA REGO MORAIS" w:date="2025-08-08T23:14:32.057Z">
              <w:pPr>
                <w:bidi w:val="0"/>
              </w:pPr>
            </w:pPrChange>
          </w:pPr>
          <w:hyperlink w:anchor="_Toc996610449">
            <w:r w:rsidRPr="79ED5846" w:rsidR="79ED5846">
              <w:rPr>
                <w:rStyle w:val="Hyperlink"/>
              </w:rPr>
              <w:t>12 REFERENCIAS</w:t>
            </w:r>
            <w:ins w:author="GUSTAVO DE OLIVEIRA REGO MORAIS" w:date="2025-08-08T23:14:32.056Z" w:id="767352244">
              <w:r>
                <w:tab/>
              </w:r>
            </w:ins>
            <w:r>
              <w:fldChar w:fldCharType="begin"/>
            </w:r>
            <w:r>
              <w:instrText xml:space="preserve">PAGEREF _Toc996610449 \h</w:instrText>
            </w:r>
            <w:r>
              <w:fldChar w:fldCharType="separate"/>
            </w:r>
            <w:r w:rsidRPr="79ED5846" w:rsidR="79ED5846">
              <w:rPr>
                <w:rStyle w:val="Hyperlink"/>
              </w:rPr>
              <w:t>88</w:t>
            </w:r>
            <w:r>
              <w:fldChar w:fldCharType="end"/>
            </w:r>
          </w:hyperlink>
          <w:r>
            <w:fldChar w:fldCharType="end"/>
          </w:r>
        </w:p>
      </w:sdtContent>
    </w:sdt>
    <w:p w:rsidR="4B48383A" w:rsidP="79ED5846" w:rsidRDefault="4B48383A" w14:paraId="20C645D3" w14:textId="60E4DCBA">
      <w:pPr>
        <w:pStyle w:val="Normal1"/>
        <w:spacing w:line="360" w:lineRule="auto"/>
        <w:jc w:val="center"/>
        <w:rPr>
          <w:del w:author="GUSTAVO DE OLIVEIRA REGO MORAIS" w:date="2025-08-08T23:15:17.342Z" w16du:dateUtc="2025-08-08T23:15:17.342Z" w:id="764444359"/>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80ADAE8" w14:textId="69E13B55">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531FAC5D" w14:textId="6E20D0BE">
      <w:pPr>
        <w:pStyle w:val="Normal1"/>
        <w:spacing w:line="360" w:lineRule="auto"/>
        <w:jc w:val="center"/>
        <w:rPr>
          <w:del w:author="GUSTAVO DE OLIVEIRA REGO MORAIS" w:date="2025-08-08T23:15:17.087Z" w16du:dateUtc="2025-08-08T23:15:17.087Z" w:id="670564744"/>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BA5C130" w14:textId="51618E4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7DE01962" w14:textId="1A221754">
      <w:pPr>
        <w:pStyle w:val="Normal1"/>
        <w:spacing w:line="360" w:lineRule="auto"/>
        <w:jc w:val="center"/>
        <w:rPr>
          <w:del w:author="GUSTAVO DE OLIVEIRA REGO MORAIS" w:date="2025-08-08T23:15:12.966Z" w16du:dateUtc="2025-08-08T23:15:12.966Z" w:id="1280784322"/>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B611609" w14:textId="47B5A13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3C96F1C1" w14:textId="37EAEF84">
      <w:pPr>
        <w:pStyle w:val="Normal1"/>
        <w:spacing w:line="360" w:lineRule="auto"/>
        <w:jc w:val="center"/>
        <w:rPr>
          <w:del w:author="GUSTAVO DE OLIVEIRA REGO MORAIS" w:date="2025-08-08T23:15:12.766Z" w16du:dateUtc="2025-08-08T23:15:12.766Z" w:id="1569054875"/>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6175C0D" w14:textId="32980057">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19E1CC94" w14:textId="64E861D8">
      <w:pPr>
        <w:pStyle w:val="Normal1"/>
        <w:spacing w:line="360" w:lineRule="auto"/>
        <w:jc w:val="center"/>
        <w:rPr>
          <w:del w:author="GUSTAVO DE OLIVEIRA REGO MORAIS" w:date="2025-08-08T23:15:12.573Z" w16du:dateUtc="2025-08-08T23:15:12.573Z" w:id="519339269"/>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CDE203" w14:textId="33D9578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3588F34C" w14:textId="1B2C1716">
      <w:pPr>
        <w:pStyle w:val="Normal1"/>
        <w:spacing w:line="360" w:lineRule="auto"/>
        <w:jc w:val="center"/>
        <w:rPr>
          <w:del w:author="GUSTAVO DE OLIVEIRA REGO MORAIS" w:date="2025-08-08T23:15:12.359Z" w16du:dateUtc="2025-08-08T23:15:12.359Z" w:id="88517279"/>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BD6633" w14:textId="10BFD93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443214D8" w14:textId="23FB1E62">
      <w:pPr>
        <w:pStyle w:val="Normal1"/>
        <w:spacing w:line="360" w:lineRule="auto"/>
        <w:jc w:val="center"/>
        <w:rPr>
          <w:del w:author="GUSTAVO DE OLIVEIRA REGO MORAIS" w:date="2025-08-08T23:15:11.693Z" w16du:dateUtc="2025-08-08T23:15:11.693Z" w:id="623077156"/>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7C77788" w14:textId="13E6C8A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19EDD9E8" w14:textId="4A871912">
      <w:pPr>
        <w:pStyle w:val="Normal1"/>
        <w:spacing w:line="360" w:lineRule="auto"/>
        <w:jc w:val="center"/>
        <w:rPr>
          <w:del w:author="GUSTAVO DE OLIVEIRA REGO MORAIS" w:date="2025-08-08T23:15:11.334Z" w16du:dateUtc="2025-08-08T23:15:11.334Z" w:id="1729931213"/>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DC3F746" w14:textId="285CB68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6F1F83F0" w14:textId="7A7CC47F">
      <w:pPr>
        <w:pStyle w:val="Normal1"/>
        <w:spacing w:line="360" w:lineRule="auto"/>
        <w:jc w:val="center"/>
        <w:rPr>
          <w:del w:author="GUSTAVO DE OLIVEIRA REGO MORAIS" w:date="2025-08-08T23:15:10.95Z" w16du:dateUtc="2025-08-08T23:15:10.95Z" w:id="1824601131"/>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AE0768" w14:textId="7D348E5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42397672" w14:textId="1CB1F06E">
      <w:pPr>
        <w:pStyle w:val="Normal1"/>
        <w:spacing w:line="360" w:lineRule="auto"/>
        <w:jc w:val="center"/>
        <w:rPr>
          <w:del w:author="GUSTAVO DE OLIVEIRA REGO MORAIS" w:date="2025-08-08T23:15:09.894Z" w16du:dateUtc="2025-08-08T23:15:09.894Z" w:id="1275030190"/>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A37AB1F" w14:textId="28F1142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79ED5846" w:rsidRDefault="4B48383A" w14:paraId="1C9066E5" w14:textId="00D5250F">
      <w:pPr>
        <w:pStyle w:val="Normal1"/>
        <w:spacing w:line="360" w:lineRule="auto"/>
        <w:jc w:val="center"/>
        <w:rPr>
          <w:del w:author="GUSTAVO DE OLIVEIRA REGO MORAIS" w:date="2025-08-08T23:15:09.145Z" w16du:dateUtc="2025-08-08T23:15:09.145Z" w:id="29503046"/>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211E365A" w14:textId="78C8444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4AE4C5B" w:rsidP="4B48383A" w:rsidRDefault="54AE4C5B" w14:paraId="07E9DB5D" w14:textId="684360CB">
      <w:pPr>
        <w:pStyle w:val="Heading1"/>
        <w:spacing w:line="360" w:lineRule="auto"/>
        <w:jc w:val="left"/>
        <w:rPr>
          <w:rFonts w:ascii="Times New Roman" w:hAnsi="Times New Roman" w:eastAsia="Times New Roman" w:cs="Times New Roman"/>
          <w:b w:val="1"/>
          <w:bCs w:val="1"/>
          <w:noProof w:val="0"/>
          <w:sz w:val="16"/>
          <w:szCs w:val="16"/>
          <w:lang w:val="pt-BR"/>
        </w:rPr>
      </w:pPr>
      <w:bookmarkStart w:name="_Toc228548242" w:id="1141594603"/>
      <w:r w:rsidRPr="79ED5846" w:rsidR="74E5624E">
        <w:rPr>
          <w:rFonts w:ascii="Times New Roman" w:hAnsi="Times New Roman" w:eastAsia="Times New Roman" w:cs="Times New Roman"/>
          <w:b w:val="1"/>
          <w:bCs w:val="1"/>
          <w:noProof w:val="0"/>
          <w:sz w:val="24"/>
          <w:szCs w:val="24"/>
          <w:lang w:val="pt-BR"/>
        </w:rPr>
        <w:t>1</w:t>
      </w:r>
      <w:r w:rsidRPr="79ED5846" w:rsidR="0A1FF95F">
        <w:rPr>
          <w:rFonts w:ascii="Times New Roman" w:hAnsi="Times New Roman" w:eastAsia="Times New Roman" w:cs="Times New Roman"/>
          <w:b w:val="1"/>
          <w:bCs w:val="1"/>
          <w:noProof w:val="0"/>
          <w:sz w:val="24"/>
          <w:szCs w:val="24"/>
          <w:lang w:val="pt-BR"/>
        </w:rPr>
        <w:t>.</w:t>
      </w:r>
      <w:r w:rsidRPr="79ED5846" w:rsidR="74E5624E">
        <w:rPr>
          <w:rFonts w:ascii="Times New Roman" w:hAnsi="Times New Roman" w:eastAsia="Times New Roman" w:cs="Times New Roman"/>
          <w:b w:val="1"/>
          <w:bCs w:val="1"/>
          <w:noProof w:val="0"/>
          <w:sz w:val="24"/>
          <w:szCs w:val="24"/>
          <w:lang w:val="pt-BR"/>
        </w:rPr>
        <w:t xml:space="preserve"> INTRODUÇÃO</w:t>
      </w:r>
      <w:bookmarkEnd w:id="1141594603"/>
    </w:p>
    <w:p w:rsidR="79D7A98F" w:rsidP="4B48383A" w:rsidRDefault="79D7A98F" w14:paraId="26FB265D" w14:textId="3E244FED">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306322184" w:id="596975957"/>
      <w:r w:rsidRPr="79ED5846" w:rsidR="790E30DC">
        <w:rPr>
          <w:rFonts w:ascii="Times New Roman" w:hAnsi="Times New Roman" w:eastAsia="Times New Roman" w:cs="Times New Roman"/>
          <w:b w:val="1"/>
          <w:bCs w:val="1"/>
          <w:noProof w:val="0"/>
          <w:sz w:val="24"/>
          <w:szCs w:val="24"/>
          <w:lang w:val="pt-BR"/>
        </w:rPr>
        <w:t>1.1 Visão geral do Documento</w:t>
      </w:r>
      <w:bookmarkEnd w:id="596975957"/>
    </w:p>
    <w:p w:rsidR="79D7A98F" w:rsidP="4B48383A" w:rsidRDefault="79D7A98F" w14:paraId="27070D24" w14:textId="46DD6F99">
      <w:pPr>
        <w:spacing w:line="360" w:lineRule="auto"/>
        <w:ind w:left="0" w:firstLine="708"/>
        <w:jc w:val="both"/>
        <w:rPr>
          <w:del w:author="GUSTAVO DE OLIVEIRA REGO MORAIS" w:date="2025-08-08T22:55:49.525Z" w16du:dateUtc="2025-08-08T22:55:49.525Z" w:id="1381464102"/>
          <w:rFonts w:ascii="Times New Roman" w:hAnsi="Times New Roman" w:eastAsia="Times New Roman" w:cs="Times New Roman"/>
          <w:noProof w:val="0"/>
          <w:sz w:val="24"/>
          <w:szCs w:val="24"/>
          <w:lang w:val="pt-BR"/>
        </w:rPr>
      </w:pPr>
      <w:r w:rsidRPr="79ED5846" w:rsidR="79D7A98F">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79ED5846" w:rsidR="79D7A98F">
        <w:rPr>
          <w:rFonts w:ascii="Times New Roman" w:hAnsi="Times New Roman" w:eastAsia="Times New Roman" w:cs="Times New Roman"/>
          <w:noProof w:val="0"/>
          <w:sz w:val="24"/>
          <w:szCs w:val="24"/>
          <w:lang w:val="pt-BR"/>
        </w:rPr>
        <w:t>Product</w:t>
      </w:r>
      <w:r w:rsidRPr="79ED5846" w:rsidR="79D7A98F">
        <w:rPr>
          <w:rFonts w:ascii="Times New Roman" w:hAnsi="Times New Roman" w:eastAsia="Times New Roman" w:cs="Times New Roman"/>
          <w:noProof w:val="0"/>
          <w:sz w:val="24"/>
          <w:szCs w:val="24"/>
          <w:lang w:val="pt-BR"/>
        </w:rPr>
        <w:t xml:space="preserve"> </w:t>
      </w:r>
      <w:r w:rsidRPr="79ED5846" w:rsidR="79D7A98F">
        <w:rPr>
          <w:rFonts w:ascii="Times New Roman" w:hAnsi="Times New Roman" w:eastAsia="Times New Roman" w:cs="Times New Roman"/>
          <w:noProof w:val="0"/>
          <w:sz w:val="24"/>
          <w:szCs w:val="24"/>
          <w:lang w:val="pt-BR"/>
        </w:rPr>
        <w:t>Owner</w:t>
      </w:r>
      <w:r w:rsidRPr="79ED5846" w:rsidR="79D7A98F">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4B48383A" w:rsidP="79ED5846" w:rsidRDefault="4B48383A" w14:paraId="6B0AF7CB" w14:textId="28025F62">
      <w:pPr>
        <w:spacing w:line="360" w:lineRule="auto"/>
        <w:ind w:left="0" w:firstLine="0"/>
        <w:jc w:val="both"/>
        <w:rPr>
          <w:rFonts w:ascii="Times New Roman" w:hAnsi="Times New Roman" w:eastAsia="Times New Roman" w:cs="Times New Roman"/>
          <w:noProof w:val="0"/>
          <w:sz w:val="24"/>
          <w:szCs w:val="24"/>
          <w:lang w:val="pt-BR"/>
        </w:rPr>
      </w:pPr>
    </w:p>
    <w:p w:rsidR="79D7A98F" w:rsidP="4B48383A" w:rsidRDefault="79D7A98F" w14:paraId="10D916D2" w14:textId="22C7663C">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825259199" w:id="1373077895"/>
      <w:r w:rsidRPr="79ED5846" w:rsidR="790E30DC">
        <w:rPr>
          <w:rFonts w:ascii="Times New Roman" w:hAnsi="Times New Roman" w:eastAsia="Times New Roman" w:cs="Times New Roman"/>
          <w:b w:val="1"/>
          <w:bCs w:val="1"/>
          <w:noProof w:val="0"/>
          <w:sz w:val="24"/>
          <w:szCs w:val="24"/>
          <w:lang w:val="pt-BR"/>
        </w:rPr>
        <w:t>1.2 Escopo do projeto</w:t>
      </w:r>
      <w:bookmarkEnd w:id="1373077895"/>
    </w:p>
    <w:p w:rsidR="79D7A98F" w:rsidP="4B48383A" w:rsidRDefault="79D7A98F" w14:paraId="3C28FD15" w14:textId="5077AE80">
      <w:pPr>
        <w:spacing w:line="360" w:lineRule="auto"/>
        <w:ind w:left="0" w:firstLine="708"/>
        <w:jc w:val="both"/>
        <w:rPr>
          <w:del w:author="GUSTAVO DE OLIVEIRA REGO MORAIS" w:date="2025-08-08T22:55:51.702Z" w16du:dateUtc="2025-08-08T22:55:51.702Z" w:id="349668303"/>
          <w:rFonts w:ascii="Times New Roman" w:hAnsi="Times New Roman" w:eastAsia="Times New Roman" w:cs="Times New Roman"/>
          <w:noProof w:val="0"/>
          <w:sz w:val="24"/>
          <w:szCs w:val="24"/>
          <w:lang w:val="pt-BR"/>
        </w:rPr>
      </w:pPr>
      <w:r w:rsidRPr="79ED5846" w:rsidR="79D7A98F">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79ED5846" w:rsidR="79D7A98F">
        <w:rPr>
          <w:rFonts w:ascii="Times New Roman" w:hAnsi="Times New Roman" w:eastAsia="Times New Roman" w:cs="Times New Roman"/>
          <w:noProof w:val="0"/>
          <w:sz w:val="24"/>
          <w:szCs w:val="24"/>
          <w:lang w:val="pt-BR"/>
        </w:rPr>
        <w:t>chatbot</w:t>
      </w:r>
      <w:r w:rsidRPr="79ED5846" w:rsidR="79D7A98F">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4B48383A" w:rsidP="79ED5846" w:rsidRDefault="4B48383A" w14:paraId="1691678E" w14:textId="12CF81BE">
      <w:pPr>
        <w:spacing w:line="360" w:lineRule="auto"/>
        <w:ind w:left="0" w:firstLine="0"/>
        <w:jc w:val="both"/>
        <w:rPr>
          <w:rFonts w:ascii="Times New Roman" w:hAnsi="Times New Roman" w:eastAsia="Times New Roman" w:cs="Times New Roman"/>
          <w:noProof w:val="0"/>
          <w:sz w:val="24"/>
          <w:szCs w:val="24"/>
          <w:lang w:val="pt-BR"/>
        </w:rPr>
      </w:pPr>
    </w:p>
    <w:p w:rsidR="79D7A98F" w:rsidP="4B48383A" w:rsidRDefault="79D7A98F" w14:paraId="23CF6C93" w14:textId="3AA90A51">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496545395" w:id="1737979615"/>
      <w:r w:rsidRPr="79ED5846" w:rsidR="790E30DC">
        <w:rPr>
          <w:rFonts w:ascii="Times New Roman" w:hAnsi="Times New Roman" w:eastAsia="Times New Roman" w:cs="Times New Roman"/>
          <w:b w:val="1"/>
          <w:bCs w:val="1"/>
          <w:noProof w:val="0"/>
          <w:sz w:val="24"/>
          <w:szCs w:val="24"/>
          <w:lang w:val="pt-BR"/>
        </w:rPr>
        <w:t>1.2.1</w:t>
      </w:r>
      <w:ins w:author="GUSTAVO DE OLIVEIRA REGO MORAIS" w:date="2025-08-08T22:55:54.884Z" w:id="984451624">
        <w:r w:rsidRPr="79ED5846" w:rsidR="5B9AFF4F">
          <w:rPr>
            <w:rFonts w:ascii="Times New Roman" w:hAnsi="Times New Roman" w:eastAsia="Times New Roman" w:cs="Times New Roman"/>
            <w:b w:val="1"/>
            <w:bCs w:val="1"/>
            <w:noProof w:val="0"/>
            <w:sz w:val="24"/>
            <w:szCs w:val="24"/>
            <w:lang w:val="pt-BR"/>
          </w:rPr>
          <w:t xml:space="preserve"> </w:t>
        </w:r>
      </w:ins>
      <w:r w:rsidRPr="79ED5846" w:rsidR="790E30DC">
        <w:rPr>
          <w:rFonts w:ascii="Times New Roman" w:hAnsi="Times New Roman" w:eastAsia="Times New Roman" w:cs="Times New Roman"/>
          <w:b w:val="1"/>
          <w:bCs w:val="1"/>
          <w:noProof w:val="0"/>
          <w:sz w:val="24"/>
          <w:szCs w:val="24"/>
          <w:lang w:val="pt-BR"/>
        </w:rPr>
        <w:t>Problema</w:t>
      </w:r>
      <w:bookmarkEnd w:id="1737979615"/>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5B1B2614" w:rsidP="4B48383A" w:rsidRDefault="5B1B2614" w14:paraId="0E83ED6D" w14:textId="1785FB48">
      <w:pPr>
        <w:spacing w:line="360" w:lineRule="auto"/>
        <w:ind w:left="0" w:firstLine="708"/>
        <w:jc w:val="center"/>
        <w:rPr>
          <w:rFonts w:ascii="Times New Roman" w:hAnsi="Times New Roman" w:eastAsia="Times New Roman" w:cs="Times New Roman"/>
          <w:noProof w:val="0"/>
          <w:sz w:val="24"/>
          <w:szCs w:val="24"/>
          <w:lang w:val="pt-BR"/>
        </w:rPr>
      </w:pPr>
      <w:r w:rsidRPr="4B48383A" w:rsidR="5B1B2614">
        <w:rPr>
          <w:rFonts w:ascii="Times New Roman" w:hAnsi="Times New Roman" w:eastAsia="Times New Roman" w:cs="Times New Roman"/>
          <w:b w:val="1"/>
          <w:bCs w:val="1"/>
          <w:noProof w:val="0"/>
          <w:sz w:val="24"/>
          <w:szCs w:val="24"/>
          <w:lang w:val="pt-BR"/>
        </w:rPr>
        <w:t>Tabela 1</w:t>
      </w:r>
      <w:r w:rsidRPr="4B48383A" w:rsidR="5B1B2614">
        <w:rPr>
          <w:rFonts w:ascii="Times New Roman" w:hAnsi="Times New Roman" w:eastAsia="Times New Roman" w:cs="Times New Roman"/>
          <w:noProof w:val="0"/>
          <w:sz w:val="24"/>
          <w:szCs w:val="24"/>
          <w:lang w:val="pt-BR"/>
        </w:rPr>
        <w:t xml:space="preserve"> – Problemas </w:t>
      </w:r>
      <w:r w:rsidRPr="4B48383A" w:rsidR="5B1B2614">
        <w:rPr>
          <w:rFonts w:ascii="Times New Roman" w:hAnsi="Times New Roman" w:eastAsia="Times New Roman" w:cs="Times New Roman"/>
          <w:noProof w:val="0"/>
          <w:sz w:val="24"/>
          <w:szCs w:val="24"/>
          <w:lang w:val="pt-BR"/>
        </w:rPr>
        <w:t>indentificados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4B48383A" w14:paraId="257FDF58">
        <w:trPr>
          <w:trHeight w:val="300"/>
        </w:trPr>
        <w:tc>
          <w:tcPr>
            <w:tcW w:w="3056" w:type="dxa"/>
            <w:tcBorders>
              <w:top w:val="single" w:color="000000" w:themeColor="text1" w:sz="12"/>
              <w:bottom w:val="single" w:color="000000" w:themeColor="text1" w:sz="12"/>
            </w:tcBorders>
            <w:tcMar/>
            <w:vAlign w:val="center"/>
          </w:tcPr>
          <w:p w:rsidR="4B48383A" w:rsidP="4B48383A" w:rsidRDefault="4B48383A" w14:paraId="5D646B3A" w14:textId="7F1147DC">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4B48383A" w:rsidRDefault="4B48383A" w14:paraId="4F956D29" w14:textId="650B9C9B">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5CD870DB" w14:textId="394D659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623CAC02" w14:textId="7EAB92B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sem conhecimento técnico enfrentam desafios para montar PCs com peças que funcionem bem entre si.</w:t>
            </w:r>
          </w:p>
        </w:tc>
      </w:tr>
      <w:tr w:rsidR="4B48383A" w:rsidTr="4B48383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77E6CA61" w14:textId="27B5FAC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39BFACBD" w14:textId="0D1972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adaptam sugestões de hardware a diferentes perfis (gamer, escritório, edição de vídeo etc.).</w:t>
            </w:r>
          </w:p>
        </w:tc>
      </w:tr>
      <w:tr w:rsidR="4B48383A" w:rsidTr="4B48383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405EF7E8" w14:textId="333CCA2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573E5CAD" w14:textId="43CF034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muitas vezes recebem sugestões que ultrapassam o valor que podem gastar, sem alternativas viáveis.</w:t>
            </w:r>
          </w:p>
        </w:tc>
      </w:tr>
      <w:tr w:rsidR="4B48383A" w:rsidTr="4B48383A" w14:paraId="486EFDB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565A3A43" w14:textId="24313B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4B48383A" w:rsidRDefault="4B48383A" w14:paraId="77E4C9DB" w14:textId="614200D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Nenhum sistema comum considera temperatura, poeira ou ventilação do ambiente onde o PC será usado.</w:t>
            </w:r>
          </w:p>
        </w:tc>
      </w:tr>
      <w:tr w:rsidR="4B48383A" w:rsidTr="4B48383A" w14:paraId="6EB66FF5">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28887B54" w14:textId="6FDEEEE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4B48383A" w:rsidRDefault="4B48383A" w14:paraId="4412F327" w14:textId="485F5BC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busca manual por peças e comparação de preços é cansativa, especialmente para leigos.</w:t>
            </w:r>
          </w:p>
        </w:tc>
      </w:tr>
      <w:tr w:rsidR="4B48383A" w:rsidTr="4B48383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2A27D3DF" w14:textId="36C7160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2070D2FC" w14:textId="080985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não recebem alertas ou instruções claras sobre erros ou incompatibilidades ao montar o PC.</w:t>
            </w:r>
          </w:p>
        </w:tc>
      </w:tr>
      <w:tr w:rsidR="4B48383A" w:rsidTr="4B48383A" w14:paraId="69CB52C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7D5A67B9" w14:textId="42917C2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4B48383A" w:rsidRDefault="4B48383A" w14:paraId="22B218F0" w14:textId="6E0AD9F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Não há integração direta com lojas para encontrar as ofertas mais vantajosas em tempo real.</w:t>
            </w:r>
          </w:p>
        </w:tc>
      </w:tr>
      <w:tr w:rsidR="4B48383A" w:rsidTr="4B48383A" w14:paraId="72D93FFD">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182A08C7" w14:textId="6D5628C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4B48383A" w:rsidRDefault="4B48383A" w14:paraId="5780823C" w14:textId="277FE8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iniciantes não conseguem montar configurações sem aprender conceitos avançados de hardware.</w:t>
            </w:r>
          </w:p>
        </w:tc>
      </w:tr>
      <w:tr w:rsidR="4B48383A" w:rsidTr="4B48383A" w14:paraId="432E7FB0">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0F50B05E" w14:textId="4D4CB35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4B48383A" w:rsidRDefault="4B48383A" w14:paraId="2EC5A475" w14:textId="6AA50AE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permitem salvar, compartilhar ou exportar builds de forma conveniente.</w:t>
            </w:r>
          </w:p>
        </w:tc>
      </w:tr>
      <w:tr w:rsidR="4B48383A" w:rsidTr="4B48383A" w14:paraId="10C20243">
        <w:trPr>
          <w:trHeight w:val="300"/>
        </w:trPr>
        <w:tc>
          <w:tcPr>
            <w:tcW w:w="3056" w:type="dxa"/>
            <w:tcBorders>
              <w:right w:val="single" w:color="000000" w:themeColor="text1" w:sz="12"/>
            </w:tcBorders>
            <w:tcMar/>
            <w:vAlign w:val="center"/>
          </w:tcPr>
          <w:p w:rsidR="4B48383A" w:rsidP="4B48383A" w:rsidRDefault="4B48383A" w14:paraId="7D691A7C" w14:textId="0A90D32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4B48383A" w:rsidRDefault="4B48383A" w14:paraId="54B481F5" w14:textId="0158FFA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168847094" w:id="1712501384"/>
      <w:r w:rsidRPr="79ED5846" w:rsidR="790E30DC">
        <w:rPr>
          <w:rFonts w:ascii="Times New Roman" w:hAnsi="Times New Roman" w:eastAsia="Times New Roman" w:cs="Times New Roman"/>
          <w:b w:val="1"/>
          <w:bCs w:val="1"/>
          <w:noProof w:val="0"/>
          <w:sz w:val="24"/>
          <w:szCs w:val="24"/>
          <w:lang w:val="pt-BR"/>
        </w:rPr>
        <w:t>1.2.2 Justifica</w:t>
      </w:r>
      <w:r w:rsidRPr="79ED5846" w:rsidR="7C0758DD">
        <w:rPr>
          <w:rFonts w:ascii="Times New Roman" w:hAnsi="Times New Roman" w:eastAsia="Times New Roman" w:cs="Times New Roman"/>
          <w:b w:val="1"/>
          <w:bCs w:val="1"/>
          <w:noProof w:val="0"/>
          <w:sz w:val="24"/>
          <w:szCs w:val="24"/>
          <w:lang w:val="pt-BR"/>
        </w:rPr>
        <w:t>tiva</w:t>
      </w:r>
      <w:bookmarkEnd w:id="1712501384"/>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757958039" w:id="1013100645"/>
      <w:r w:rsidRPr="79ED5846" w:rsidR="7C0758DD">
        <w:rPr>
          <w:rFonts w:ascii="Times New Roman" w:hAnsi="Times New Roman" w:eastAsia="Times New Roman" w:cs="Times New Roman"/>
          <w:b w:val="1"/>
          <w:bCs w:val="1"/>
          <w:noProof w:val="0"/>
          <w:sz w:val="24"/>
          <w:szCs w:val="24"/>
          <w:lang w:val="pt-BR"/>
        </w:rPr>
        <w:t xml:space="preserve">1.3 Concepção do </w:t>
      </w:r>
      <w:r w:rsidRPr="79ED5846" w:rsidR="23E67B0B">
        <w:rPr>
          <w:rFonts w:ascii="Times New Roman" w:hAnsi="Times New Roman" w:eastAsia="Times New Roman" w:cs="Times New Roman"/>
          <w:b w:val="1"/>
          <w:bCs w:val="1"/>
          <w:noProof w:val="0"/>
          <w:sz w:val="24"/>
          <w:szCs w:val="24"/>
          <w:lang w:val="pt-BR"/>
        </w:rPr>
        <w:t>Sistema</w:t>
      </w:r>
      <w:bookmarkEnd w:id="1013100645"/>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714194941" w:id="1956915652"/>
      <w:r w:rsidRPr="79ED5846" w:rsidR="0C26C6F6">
        <w:rPr>
          <w:rFonts w:ascii="Times New Roman" w:hAnsi="Times New Roman" w:eastAsia="Times New Roman" w:cs="Times New Roman"/>
          <w:b w:val="1"/>
          <w:bCs w:val="1"/>
          <w:noProof w:val="0"/>
          <w:sz w:val="24"/>
          <w:szCs w:val="24"/>
          <w:lang w:val="pt-BR"/>
        </w:rPr>
        <w:t>1.3.1 Entrevista</w:t>
      </w:r>
      <w:bookmarkEnd w:id="1956915652"/>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96892088" w:id="1777122097"/>
      <w:r w:rsidRPr="79ED5846" w:rsidR="0C26C6F6">
        <w:rPr>
          <w:rStyle w:val="Heading3Char"/>
          <w:rFonts w:ascii="Times New Roman" w:hAnsi="Times New Roman" w:eastAsia="Times New Roman" w:cs="Times New Roman"/>
          <w:b w:val="1"/>
          <w:bCs w:val="1"/>
          <w:noProof w:val="0"/>
          <w:sz w:val="24"/>
          <w:szCs w:val="24"/>
          <w:lang w:val="pt-BR"/>
        </w:rPr>
        <w:t>1.3.2 Análise de mercado</w:t>
      </w:r>
      <w:bookmarkEnd w:id="1777122097"/>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420650987" w:id="1400323911"/>
      <w:r w:rsidRPr="79ED5846" w:rsidR="0C26C6F6">
        <w:rPr>
          <w:rFonts w:ascii="Times New Roman" w:hAnsi="Times New Roman" w:eastAsia="Times New Roman" w:cs="Times New Roman"/>
          <w:b w:val="1"/>
          <w:bCs w:val="1"/>
          <w:noProof w:val="0"/>
          <w:sz w:val="24"/>
          <w:szCs w:val="24"/>
          <w:lang w:val="pt-BR"/>
        </w:rPr>
        <w:t>1.3.3 Requisitos</w:t>
      </w:r>
      <w:bookmarkEnd w:id="1400323911"/>
    </w:p>
    <w:p w:rsidR="39F7B867" w:rsidP="4B48383A" w:rsidRDefault="39F7B867" w14:paraId="7720F91F" w14:textId="37018F08">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4B48383A" w:rsidP="4B48383A" w:rsidRDefault="4B48383A" w14:paraId="1BF2B0CD" w14:textId="0F3F430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2AFB1A72" w:rsidP="4B48383A" w:rsidRDefault="2AFB1A72" w14:paraId="6A681AE4" w14:textId="278B78E1">
      <w:pPr>
        <w:pStyle w:val="Heading1"/>
        <w:spacing w:line="360" w:lineRule="auto"/>
        <w:ind w:left="708"/>
        <w:rPr>
          <w:rFonts w:ascii="Times New Roman" w:hAnsi="Times New Roman" w:eastAsia="Times New Roman" w:cs="Times New Roman"/>
          <w:b w:val="1"/>
          <w:bCs w:val="1"/>
          <w:noProof w:val="0"/>
          <w:sz w:val="22"/>
          <w:szCs w:val="22"/>
          <w:lang w:val="pt-BR"/>
        </w:rPr>
      </w:pPr>
      <w:bookmarkStart w:name="_Toc1464214842" w:id="1149256577"/>
      <w:r w:rsidRPr="79ED5846" w:rsidR="625C3D45">
        <w:rPr>
          <w:rFonts w:ascii="Times New Roman" w:hAnsi="Times New Roman" w:eastAsia="Times New Roman" w:cs="Times New Roman"/>
          <w:b w:val="1"/>
          <w:bCs w:val="1"/>
          <w:noProof w:val="0"/>
          <w:sz w:val="24"/>
          <w:szCs w:val="24"/>
          <w:lang w:val="pt-BR"/>
        </w:rPr>
        <w:t>2</w:t>
      </w:r>
      <w:r w:rsidRPr="79ED5846" w:rsidR="0BAD9C65">
        <w:rPr>
          <w:rFonts w:ascii="Times New Roman" w:hAnsi="Times New Roman" w:eastAsia="Times New Roman" w:cs="Times New Roman"/>
          <w:b w:val="1"/>
          <w:bCs w:val="1"/>
          <w:noProof w:val="0"/>
          <w:sz w:val="24"/>
          <w:szCs w:val="24"/>
          <w:lang w:val="pt-BR"/>
        </w:rPr>
        <w:t>.</w:t>
      </w:r>
      <w:r w:rsidRPr="79ED5846" w:rsidR="0824B923">
        <w:rPr>
          <w:rFonts w:ascii="Times New Roman" w:hAnsi="Times New Roman" w:eastAsia="Times New Roman" w:cs="Times New Roman"/>
          <w:b w:val="1"/>
          <w:bCs w:val="1"/>
          <w:noProof w:val="0"/>
          <w:sz w:val="24"/>
          <w:szCs w:val="24"/>
          <w:lang w:val="pt-BR"/>
        </w:rPr>
        <w:t xml:space="preserve"> </w:t>
      </w:r>
      <w:r w:rsidRPr="79ED5846" w:rsidR="625C3D45">
        <w:rPr>
          <w:rFonts w:ascii="Times New Roman" w:hAnsi="Times New Roman" w:eastAsia="Times New Roman" w:cs="Times New Roman"/>
          <w:b w:val="1"/>
          <w:bCs w:val="1"/>
          <w:noProof w:val="0"/>
          <w:sz w:val="24"/>
          <w:szCs w:val="24"/>
          <w:lang w:val="pt-BR"/>
        </w:rPr>
        <w:t>OBJETIVO</w:t>
      </w:r>
      <w:bookmarkEnd w:id="1149256577"/>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4B48383A" w:rsidRDefault="76C84164" w14:paraId="06A1153C" w14:textId="1C8088B9">
      <w:pPr>
        <w:pStyle w:val="Heading1"/>
        <w:spacing w:line="360" w:lineRule="auto"/>
        <w:rPr>
          <w:rFonts w:ascii="Times New Roman" w:hAnsi="Times New Roman" w:eastAsia="Times New Roman" w:cs="Times New Roman"/>
          <w:b w:val="1"/>
          <w:bCs w:val="1"/>
          <w:noProof w:val="0"/>
          <w:sz w:val="24"/>
          <w:szCs w:val="24"/>
          <w:lang w:val="es-ES"/>
        </w:rPr>
      </w:pPr>
      <w:bookmarkStart w:name="_Toc153701942" w:id="358916274"/>
      <w:r w:rsidRPr="79ED5846" w:rsidR="4E0BD1D0">
        <w:rPr>
          <w:rFonts w:ascii="Times New Roman" w:hAnsi="Times New Roman" w:eastAsia="Times New Roman" w:cs="Times New Roman"/>
          <w:b w:val="1"/>
          <w:bCs w:val="1"/>
          <w:noProof w:val="0"/>
          <w:sz w:val="24"/>
          <w:szCs w:val="24"/>
          <w:lang w:val="es-ES"/>
        </w:rPr>
        <w:t>3</w:t>
      </w:r>
      <w:r w:rsidRPr="79ED5846" w:rsidR="42C58684">
        <w:rPr>
          <w:rFonts w:ascii="Times New Roman" w:hAnsi="Times New Roman" w:eastAsia="Times New Roman" w:cs="Times New Roman"/>
          <w:b w:val="1"/>
          <w:bCs w:val="1"/>
          <w:noProof w:val="0"/>
          <w:sz w:val="24"/>
          <w:szCs w:val="24"/>
          <w:lang w:val="es-ES"/>
        </w:rPr>
        <w:t>.</w:t>
      </w:r>
      <w:r w:rsidRPr="79ED5846" w:rsidR="4E0BD1D0">
        <w:rPr>
          <w:rFonts w:ascii="Times New Roman" w:hAnsi="Times New Roman" w:eastAsia="Times New Roman" w:cs="Times New Roman"/>
          <w:b w:val="1"/>
          <w:bCs w:val="1"/>
          <w:noProof w:val="0"/>
          <w:sz w:val="24"/>
          <w:szCs w:val="24"/>
          <w:lang w:val="es-ES"/>
        </w:rPr>
        <w:t xml:space="preserve"> </w:t>
      </w:r>
      <w:r w:rsidRPr="79ED5846" w:rsidR="1C540A7A">
        <w:rPr>
          <w:rFonts w:ascii="Times New Roman" w:hAnsi="Times New Roman" w:eastAsia="Times New Roman" w:cs="Times New Roman"/>
          <w:b w:val="1"/>
          <w:bCs w:val="1"/>
          <w:noProof w:val="0"/>
          <w:sz w:val="24"/>
          <w:szCs w:val="24"/>
          <w:lang w:val="es-ES"/>
        </w:rPr>
        <w:t>ELICITAÇÃO DE REQUISITOS</w:t>
      </w:r>
      <w:bookmarkEnd w:id="358916274"/>
      <w:r w:rsidRPr="79ED5846" w:rsidR="4E0BD1D0">
        <w:rPr>
          <w:rFonts w:ascii="Times New Roman" w:hAnsi="Times New Roman" w:eastAsia="Times New Roman" w:cs="Times New Roman"/>
          <w:b w:val="1"/>
          <w:bCs w:val="1"/>
          <w:noProof w:val="0"/>
          <w:sz w:val="24"/>
          <w:szCs w:val="24"/>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1856870373" w:id="1987882523"/>
      <w:r w:rsidRPr="79ED5846" w:rsidR="74468449">
        <w:rPr>
          <w:rFonts w:ascii="Times New Roman" w:hAnsi="Times New Roman" w:eastAsia="Times New Roman" w:cs="Times New Roman"/>
          <w:b w:val="1"/>
          <w:bCs w:val="1"/>
          <w:noProof w:val="0"/>
          <w:sz w:val="24"/>
          <w:szCs w:val="24"/>
          <w:lang w:val="pt-BR"/>
        </w:rPr>
        <w:t>3.1 Requisitos Funcionais (RF)</w:t>
      </w:r>
      <w:bookmarkEnd w:id="1987882523"/>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0" w:type="auto"/>
        <w:tblLayout w:type="fixed"/>
        <w:tblLook w:val="06A0" w:firstRow="1" w:lastRow="0" w:firstColumn="1" w:lastColumn="0" w:noHBand="1" w:noVBand="1"/>
      </w:tblPr>
      <w:tblGrid>
        <w:gridCol w:w="960"/>
        <w:gridCol w:w="1501"/>
        <w:gridCol w:w="6554"/>
      </w:tblGrid>
      <w:tr w:rsidR="4B48383A" w:rsidTr="4B48383A"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501"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554"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501" w:type="dxa"/>
            <w:tcBorders>
              <w:top w:val="single" w:color="000000" w:themeColor="text1" w:sz="12"/>
              <w:bottom w:val="single" w:color="000000" w:themeColor="text1" w:sz="12"/>
            </w:tcBorders>
            <w:tcMar/>
            <w:vAlign w:val="center"/>
          </w:tcPr>
          <w:p w:rsidR="4B48383A" w:rsidP="4B48383A" w:rsidRDefault="4B48383A" w14:paraId="77A2F875" w14:textId="2D8A133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Cadastro de Usuário</w:t>
            </w:r>
          </w:p>
        </w:tc>
        <w:tc>
          <w:tcPr>
            <w:tcW w:w="6554"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4B48383A"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501" w:type="dxa"/>
            <w:tcBorders>
              <w:top w:val="single" w:color="000000" w:themeColor="text1" w:sz="12"/>
              <w:bottom w:val="single" w:color="000000" w:themeColor="text1" w:sz="12"/>
            </w:tcBorders>
            <w:tcMar/>
            <w:vAlign w:val="center"/>
          </w:tcPr>
          <w:p w:rsidR="4B48383A" w:rsidP="4B48383A" w:rsidRDefault="4B48383A" w14:paraId="38183355" w14:textId="3EAC37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Definição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4B48383A"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501" w:type="dxa"/>
            <w:tcBorders>
              <w:top w:val="single" w:color="000000" w:themeColor="text1" w:sz="12"/>
              <w:bottom w:val="single" w:color="000000" w:themeColor="text1" w:sz="12"/>
            </w:tcBorders>
            <w:tcMar/>
            <w:vAlign w:val="center"/>
          </w:tcPr>
          <w:p w:rsidR="4B48383A" w:rsidP="4B48383A" w:rsidRDefault="4B48383A" w14:paraId="18FD1762" w14:textId="0D5C49E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Automatizada</w:t>
            </w:r>
          </w:p>
        </w:tc>
        <w:tc>
          <w:tcPr>
            <w:tcW w:w="6554"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4B48383A"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501" w:type="dxa"/>
            <w:tcBorders>
              <w:top w:val="single" w:color="000000" w:themeColor="text1" w:sz="12"/>
              <w:bottom w:val="single" w:color="000000" w:themeColor="text1" w:sz="12"/>
            </w:tcBorders>
            <w:tcMar/>
            <w:vAlign w:val="center"/>
          </w:tcPr>
          <w:p w:rsidR="4B48383A" w:rsidP="4B48383A" w:rsidRDefault="4B48383A" w14:paraId="79B49FDF" w14:textId="4C2FB55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Montagem Manual</w:t>
            </w:r>
          </w:p>
        </w:tc>
        <w:tc>
          <w:tcPr>
            <w:tcW w:w="6554"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4B48383A"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501" w:type="dxa"/>
            <w:tcBorders>
              <w:top w:val="single" w:color="000000" w:themeColor="text1" w:sz="12"/>
              <w:bottom w:val="single" w:color="000000" w:themeColor="text1" w:sz="12"/>
            </w:tcBorders>
            <w:tcMar/>
            <w:vAlign w:val="center"/>
          </w:tcPr>
          <w:p w:rsidR="4B48383A" w:rsidP="4B48383A" w:rsidRDefault="4B48383A" w14:paraId="26B51F82" w14:textId="2E920D5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Avaliação de Compatibilidade</w:t>
            </w:r>
          </w:p>
        </w:tc>
        <w:tc>
          <w:tcPr>
            <w:tcW w:w="6554"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4B48383A" w14:paraId="5CD979DB">
        <w:trPr>
          <w:trHeight w:val="300"/>
        </w:trPr>
        <w:tc>
          <w:tcPr>
            <w:tcW w:w="960" w:type="dxa"/>
            <w:tcBorders>
              <w:top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501" w:type="dxa"/>
            <w:tcBorders>
              <w:top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554" w:type="dxa"/>
            <w:tcBorders>
              <w:top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4B48383A" w14:paraId="5D1D0390">
        <w:trPr>
          <w:trHeight w:val="300"/>
        </w:trPr>
        <w:tc>
          <w:tcPr>
            <w:tcW w:w="960" w:type="dxa"/>
            <w:tcBorders>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501" w:type="dxa"/>
            <w:tcBorders>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554" w:type="dxa"/>
            <w:tcBorders>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4B48383A"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501"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4B48383A"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501"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554"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4B48383A"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501" w:type="dxa"/>
            <w:tcBorders>
              <w:top w:val="single" w:color="000000" w:themeColor="text1" w:sz="12"/>
              <w:bottom w:val="single" w:color="000000" w:themeColor="text1" w:sz="12"/>
            </w:tcBorders>
            <w:tcMar/>
            <w:vAlign w:val="center"/>
          </w:tcPr>
          <w:p w:rsidR="4B48383A" w:rsidP="4B48383A" w:rsidRDefault="4B48383A" w14:paraId="1D04D568" w14:textId="04EB90E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Links de Compra</w:t>
            </w:r>
          </w:p>
        </w:tc>
        <w:tc>
          <w:tcPr>
            <w:tcW w:w="6554"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4B48383A"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501" w:type="dxa"/>
            <w:tcBorders>
              <w:top w:val="single" w:color="000000" w:themeColor="text1" w:sz="12"/>
              <w:bottom w:val="single" w:color="000000" w:themeColor="text1" w:sz="12"/>
            </w:tcBorders>
            <w:tcMar/>
            <w:vAlign w:val="center"/>
          </w:tcPr>
          <w:p w:rsidR="4B48383A" w:rsidP="4B48383A" w:rsidRDefault="4B48383A" w14:paraId="168CDF66" w14:textId="5C82D00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Perfil de Uso</w:t>
            </w:r>
          </w:p>
        </w:tc>
        <w:tc>
          <w:tcPr>
            <w:tcW w:w="6554"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4B48383A"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501" w:type="dxa"/>
            <w:tcBorders>
              <w:top w:val="single" w:color="000000" w:themeColor="text1" w:sz="12"/>
              <w:bottom w:val="single" w:color="000000" w:themeColor="text1" w:sz="12"/>
            </w:tcBorders>
            <w:tcMar/>
            <w:vAlign w:val="center"/>
          </w:tcPr>
          <w:p w:rsidR="4B48383A" w:rsidP="4B48383A" w:rsidRDefault="4B48383A" w14:paraId="2AA9A7F3" w14:textId="3604A8A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Sugestão por Ambiente</w:t>
            </w:r>
          </w:p>
        </w:tc>
        <w:tc>
          <w:tcPr>
            <w:tcW w:w="6554"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4B48383A"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501" w:type="dxa"/>
            <w:tcBorders>
              <w:top w:val="single" w:color="000000" w:themeColor="text1" w:sz="12"/>
              <w:bottom w:val="single" w:color="000000" w:themeColor="text1" w:sz="12"/>
            </w:tcBorders>
            <w:tcMar/>
            <w:vAlign w:val="center"/>
          </w:tcPr>
          <w:p w:rsidR="4B48383A" w:rsidP="4B48383A" w:rsidRDefault="4B48383A" w14:paraId="1ED26E7F" w14:textId="0259006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Chatbot</w:t>
            </w:r>
          </w:p>
        </w:tc>
        <w:tc>
          <w:tcPr>
            <w:tcW w:w="6554"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4B48383A"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501" w:type="dxa"/>
            <w:tcBorders>
              <w:top w:val="single" w:color="000000" w:themeColor="text1" w:sz="12"/>
              <w:bottom w:val="single" w:color="000000" w:themeColor="text1" w:sz="12"/>
            </w:tcBorders>
            <w:tcMar/>
            <w:vAlign w:val="center"/>
          </w:tcPr>
          <w:p w:rsidR="4B48383A" w:rsidP="4B48383A" w:rsidRDefault="4B48383A" w14:paraId="7AA4D452" w14:textId="3827B6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Detecção de Localização (IP)</w:t>
            </w:r>
          </w:p>
        </w:tc>
        <w:tc>
          <w:tcPr>
            <w:tcW w:w="6554"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4B48383A"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501" w:type="dxa"/>
            <w:tcBorders>
              <w:top w:val="single" w:color="000000" w:themeColor="text1" w:sz="12"/>
              <w:bottom w:val="single" w:color="000000" w:themeColor="text1" w:sz="12"/>
            </w:tcBorders>
            <w:tcMar/>
            <w:vAlign w:val="center"/>
          </w:tcPr>
          <w:p w:rsidR="4B48383A" w:rsidP="4B48383A" w:rsidRDefault="4B48383A" w14:paraId="72E26716" w14:textId="6C2CE61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 de Dados Ambientais</w:t>
            </w:r>
          </w:p>
        </w:tc>
        <w:tc>
          <w:tcPr>
            <w:tcW w:w="6554"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4B48383A"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501" w:type="dxa"/>
            <w:tcBorders>
              <w:top w:val="single" w:color="000000" w:themeColor="text1" w:sz="12"/>
              <w:bottom w:val="single" w:color="000000" w:themeColor="text1" w:sz="12"/>
            </w:tcBorders>
            <w:tcMar/>
            <w:vAlign w:val="center"/>
          </w:tcPr>
          <w:p w:rsidR="4B48383A" w:rsidP="4B48383A" w:rsidRDefault="4B48383A" w14:paraId="0061093A" w14:textId="5E3CBA2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Validação de Gabinete</w:t>
            </w:r>
          </w:p>
        </w:tc>
        <w:tc>
          <w:tcPr>
            <w:tcW w:w="6554"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4B48383A"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501" w:type="dxa"/>
            <w:tcBorders>
              <w:top w:val="single" w:color="000000" w:themeColor="text1" w:sz="12"/>
              <w:bottom w:val="single" w:color="000000" w:themeColor="text1" w:sz="12"/>
            </w:tcBorders>
            <w:tcMar/>
            <w:vAlign w:val="center"/>
          </w:tcPr>
          <w:p w:rsidR="4B48383A" w:rsidP="4B48383A" w:rsidRDefault="4B48383A" w14:paraId="7EC68C3F" w14:textId="1E5F332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de Refrigeração</w:t>
            </w:r>
          </w:p>
        </w:tc>
        <w:tc>
          <w:tcPr>
            <w:tcW w:w="6554"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4A908A13">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811643218" w:id="1135466507"/>
      <w:r w:rsidRPr="79ED5846" w:rsidR="4C44E0C9">
        <w:rPr>
          <w:rFonts w:ascii="Times New Roman" w:hAnsi="Times New Roman" w:eastAsia="Times New Roman" w:cs="Times New Roman"/>
          <w:b w:val="1"/>
          <w:bCs w:val="1"/>
          <w:noProof w:val="0"/>
          <w:sz w:val="24"/>
          <w:szCs w:val="24"/>
          <w:lang w:val="pt-BR"/>
        </w:rPr>
        <w:t>3.2</w:t>
      </w:r>
      <w:r w:rsidRPr="79ED5846" w:rsidR="491CDA42">
        <w:rPr>
          <w:rFonts w:ascii="Times New Roman" w:hAnsi="Times New Roman" w:eastAsia="Times New Roman" w:cs="Times New Roman"/>
          <w:b w:val="1"/>
          <w:bCs w:val="1"/>
          <w:noProof w:val="0"/>
          <w:sz w:val="24"/>
          <w:szCs w:val="24"/>
          <w:lang w:val="pt-BR"/>
        </w:rPr>
        <w:t xml:space="preserve"> </w:t>
      </w:r>
      <w:r w:rsidRPr="79ED5846" w:rsidR="4C44E0C9">
        <w:rPr>
          <w:rFonts w:ascii="Times New Roman" w:hAnsi="Times New Roman" w:eastAsia="Times New Roman" w:cs="Times New Roman"/>
          <w:b w:val="1"/>
          <w:bCs w:val="1"/>
          <w:noProof w:val="0"/>
          <w:sz w:val="24"/>
          <w:szCs w:val="24"/>
          <w:lang w:val="pt-BR"/>
        </w:rPr>
        <w:t>Requisitos Não Funcionais (RNF)</w:t>
      </w:r>
      <w:bookmarkEnd w:id="1135466507"/>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4B48383A" w:rsidR="76C84164">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4B48383A"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4B48383A"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4B48383A"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4B48383A"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4B48383A"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4B48383A"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7A58B2D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Segurança e LGPD</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2BAAB3B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Implementar criptografia de dados e garantir conformidade com a Lei Geral de Proteção de Dados.</w:t>
            </w:r>
          </w:p>
        </w:tc>
      </w:tr>
      <w:tr w:rsidR="4B48383A" w:rsidTr="4B48383A"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4231AA4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Compatibilidade de Navegadores</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4B48383A"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4B48383A"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4B48383A"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4B48383A" w:rsidP="4B48383A" w:rsidRDefault="4B48383A" w14:paraId="232A4E83" w14:textId="4C4EB78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Escalabilidade</w:t>
            </w:r>
          </w:p>
        </w:tc>
        <w:tc>
          <w:tcPr>
            <w:tcW w:w="6486" w:type="dxa"/>
            <w:tcBorders>
              <w:top w:val="single" w:color="000000" w:themeColor="text1" w:sz="12"/>
              <w:bottom w:val="single" w:color="000000" w:themeColor="text1" w:sz="12"/>
            </w:tcBorders>
            <w:tcMar/>
            <w:vAlign w:val="center"/>
          </w:tcPr>
          <w:p w:rsidR="4B48383A" w:rsidP="4B48383A" w:rsidRDefault="4B48383A" w14:paraId="77EB3B36" w14:textId="0C17A1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Suportar picos de acesso sem comprometer desempenho.</w:t>
            </w:r>
          </w:p>
        </w:tc>
      </w:tr>
      <w:tr w:rsidR="4B48383A" w:rsidTr="4B48383A"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4B48383A" w:rsidP="4B48383A" w:rsidRDefault="4B48383A" w14:paraId="6EDFCC29" w14:textId="1E1DFC6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4B48383A" w:rsidP="4B48383A" w:rsidRDefault="4B48383A" w14:paraId="0CBE8C79" w14:textId="6B5B0EB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Implementar </w:t>
            </w:r>
            <w:r w:rsidRPr="4B48383A" w:rsidR="4B48383A">
              <w:rPr>
                <w:rFonts w:ascii="Times New Roman" w:hAnsi="Times New Roman" w:eastAsia="Times New Roman" w:cs="Times New Roman"/>
              </w:rPr>
              <w:t>retentativas</w:t>
            </w:r>
            <w:r w:rsidRPr="4B48383A" w:rsidR="4B48383A">
              <w:rPr>
                <w:rFonts w:ascii="Times New Roman" w:hAnsi="Times New Roman" w:eastAsia="Times New Roman" w:cs="Times New Roman"/>
              </w:rPr>
              <w:t xml:space="preserve"> e </w:t>
            </w:r>
            <w:r w:rsidRPr="4B48383A" w:rsidR="4B48383A">
              <w:rPr>
                <w:rFonts w:ascii="Times New Roman" w:hAnsi="Times New Roman" w:eastAsia="Times New Roman" w:cs="Times New Roman"/>
              </w:rPr>
              <w:t>logging</w:t>
            </w:r>
            <w:r w:rsidRPr="4B48383A" w:rsidR="4B48383A">
              <w:rPr>
                <w:rFonts w:ascii="Times New Roman" w:hAnsi="Times New Roman" w:eastAsia="Times New Roman" w:cs="Times New Roman"/>
              </w:rPr>
              <w:t xml:space="preserve"> para falhas em APIs ou </w:t>
            </w:r>
            <w:r w:rsidRPr="4B48383A" w:rsidR="4B48383A">
              <w:rPr>
                <w:rFonts w:ascii="Times New Roman" w:hAnsi="Times New Roman" w:eastAsia="Times New Roman" w:cs="Times New Roman"/>
              </w:rPr>
              <w:t>scraping</w:t>
            </w:r>
            <w:r w:rsidRPr="4B48383A" w:rsidR="4B48383A">
              <w:rPr>
                <w:rFonts w:ascii="Times New Roman" w:hAnsi="Times New Roman" w:eastAsia="Times New Roman" w:cs="Times New Roman"/>
              </w:rPr>
              <w:t>.</w:t>
            </w:r>
          </w:p>
        </w:tc>
      </w:tr>
      <w:tr w:rsidR="4B48383A" w:rsidTr="4B48383A"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4B48383A" w:rsidP="4B48383A" w:rsidRDefault="4B48383A" w14:paraId="020BD8DA" w14:textId="48A29DB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Pré</w:t>
            </w:r>
            <w:r w:rsidRPr="4B48383A" w:rsidR="4B48383A">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4B48383A" w:rsidP="4B48383A" w:rsidRDefault="4B48383A" w14:paraId="265363B7" w14:textId="4A12D77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teto de gastos antes de iniciar o processo de recomendação.</w:t>
            </w:r>
          </w:p>
        </w:tc>
      </w:tr>
      <w:tr w:rsidR="4B48383A" w:rsidTr="4B48383A"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4B48383A" w:rsidP="4B48383A" w:rsidRDefault="4B48383A" w14:paraId="2C20C82F" w14:textId="5DAEF7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4B48383A" w:rsidP="4B48383A" w:rsidRDefault="4B48383A" w14:paraId="648A4CE9" w14:textId="495B01A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Interface clara: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à direita, tabela de peças à esquerda.</w:t>
            </w:r>
          </w:p>
        </w:tc>
      </w:tr>
      <w:tr w:rsidR="4B48383A" w:rsidTr="4B48383A"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4B48383A" w:rsidP="4B48383A" w:rsidRDefault="4B48383A" w14:paraId="12D4DA04" w14:textId="6B1D79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4B48383A" w:rsidP="4B48383A" w:rsidRDefault="4B48383A" w14:paraId="2DD51CC2" w14:textId="67F3A02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pop-up de consentimento para coleta automática de dados climáticos; caso negado, entrada manual.</w:t>
            </w:r>
          </w:p>
        </w:tc>
      </w:tr>
      <w:tr w:rsidR="4B48383A" w:rsidTr="4B48383A"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4B48383A" w:rsidP="4B48383A" w:rsidRDefault="4B48383A" w14:paraId="36D5371F" w14:textId="330998C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4B48383A" w:rsidP="4B48383A" w:rsidRDefault="4B48383A" w14:paraId="7E45C95D" w14:textId="28E04EF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autorização para uso da localização aproximada do usuário.</w:t>
            </w:r>
          </w:p>
        </w:tc>
      </w:tr>
      <w:tr w:rsidR="4B48383A" w:rsidTr="4B48383A" w14:paraId="77AFB3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A3F5060" w14:textId="1A9396A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RNF-16</w:t>
            </w:r>
          </w:p>
        </w:tc>
        <w:tc>
          <w:tcPr>
            <w:tcW w:w="1464" w:type="dxa"/>
            <w:tcBorders>
              <w:top w:val="single" w:color="000000" w:themeColor="text1" w:sz="12"/>
              <w:bottom w:val="single" w:color="000000" w:themeColor="text1" w:sz="12"/>
            </w:tcBorders>
            <w:tcMar/>
            <w:vAlign w:val="center"/>
          </w:tcPr>
          <w:p w:rsidR="4B48383A" w:rsidP="4B48383A" w:rsidRDefault="4B48383A" w14:paraId="70463EA4" w14:textId="0EB17EC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4B48383A" w:rsidP="4B48383A" w:rsidRDefault="4B48383A" w14:paraId="704D208F" w14:textId="3F8025C7">
            <w:pPr>
              <w:bidi w:val="0"/>
              <w:spacing w:before="12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configuração externa de TDP e regras térmicas para ajustes futuros.</w:t>
            </w:r>
          </w:p>
        </w:tc>
      </w:tr>
    </w:tbl>
    <w:p w:rsidR="32C3083B" w:rsidP="4B48383A" w:rsidRDefault="32C3083B" w14:paraId="3DE4BB9F" w14:textId="75394EC8">
      <w:pPr>
        <w:pStyle w:val="Normal"/>
        <w:spacing w:line="360" w:lineRule="auto"/>
        <w:ind w:left="0"/>
        <w:jc w:val="center"/>
        <w:rPr>
          <w:rFonts w:ascii="Times New Roman" w:hAnsi="Times New Roman" w:eastAsia="Times New Roman" w:cs="Times New Roman"/>
          <w:b w:val="0"/>
          <w:bCs w:val="0"/>
          <w:noProof w:val="0"/>
          <w:sz w:val="24"/>
          <w:szCs w:val="24"/>
          <w:lang w:val="pt-BR"/>
        </w:rPr>
      </w:pPr>
      <w:r w:rsidRPr="4B48383A" w:rsidR="32C3083B">
        <w:rPr>
          <w:rFonts w:ascii="Times New Roman" w:hAnsi="Times New Roman" w:eastAsia="Times New Roman" w:cs="Times New Roman"/>
          <w:b w:val="1"/>
          <w:bCs w:val="1"/>
          <w:noProof w:val="0"/>
          <w:sz w:val="24"/>
          <w:szCs w:val="24"/>
          <w:lang w:val="pt-BR"/>
        </w:rPr>
        <w:t xml:space="preserve">Fonte: </w:t>
      </w:r>
      <w:r w:rsidRPr="4B48383A" w:rsidR="32C3083B">
        <w:rPr>
          <w:rFonts w:ascii="Times New Roman" w:hAnsi="Times New Roman" w:eastAsia="Times New Roman" w:cs="Times New Roman"/>
          <w:b w:val="0"/>
          <w:bCs w:val="0"/>
          <w:noProof w:val="0"/>
          <w:sz w:val="24"/>
          <w:szCs w:val="24"/>
          <w:lang w:val="pt-BR"/>
        </w:rPr>
        <w:t xml:space="preserve">Autoria </w:t>
      </w:r>
      <w:r w:rsidRPr="4B48383A" w:rsidR="32C3083B">
        <w:rPr>
          <w:rFonts w:ascii="Times New Roman" w:hAnsi="Times New Roman" w:eastAsia="Times New Roman" w:cs="Times New Roman"/>
          <w:b w:val="0"/>
          <w:bCs w:val="0"/>
          <w:noProof w:val="0"/>
          <w:sz w:val="24"/>
          <w:szCs w:val="24"/>
          <w:lang w:val="pt-BR"/>
        </w:rPr>
        <w:t>propria</w:t>
      </w:r>
    </w:p>
    <w:p w:rsidR="4B48383A" w:rsidP="4B48383A" w:rsidRDefault="4B48383A" w14:paraId="69F2A19B" w14:textId="2BBF591C">
      <w:pPr>
        <w:pStyle w:val="Normal"/>
        <w:spacing w:line="360" w:lineRule="auto"/>
        <w:ind w:left="0"/>
        <w:jc w:val="center"/>
        <w:rPr>
          <w:rFonts w:ascii="Times New Roman" w:hAnsi="Times New Roman" w:eastAsia="Times New Roman" w:cs="Times New Roman"/>
          <w:b w:val="0"/>
          <w:bCs w:val="0"/>
          <w:noProof w:val="0"/>
          <w:sz w:val="24"/>
          <w:szCs w:val="24"/>
          <w:lang w:val="pt-BR"/>
        </w:rPr>
      </w:pPr>
    </w:p>
    <w:p w:rsidR="5F07CBF3" w:rsidP="4B48383A" w:rsidRDefault="5F07CBF3" w14:paraId="24EE460E" w14:textId="72274303">
      <w:pPr>
        <w:pStyle w:val="Heading1"/>
        <w:spacing w:line="360" w:lineRule="auto"/>
        <w:rPr>
          <w:rFonts w:ascii="Times New Roman" w:hAnsi="Times New Roman" w:eastAsia="Times New Roman" w:cs="Times New Roman"/>
          <w:b w:val="1"/>
          <w:bCs w:val="1"/>
          <w:noProof w:val="0"/>
          <w:sz w:val="24"/>
          <w:szCs w:val="24"/>
          <w:lang w:val="pt-BR"/>
        </w:rPr>
      </w:pPr>
      <w:bookmarkStart w:name="_Toc1643560996" w:id="360489839"/>
      <w:r w:rsidRPr="79ED5846" w:rsidR="5AE346B4">
        <w:rPr>
          <w:rFonts w:ascii="Times New Roman" w:hAnsi="Times New Roman" w:eastAsia="Times New Roman" w:cs="Times New Roman"/>
          <w:b w:val="1"/>
          <w:bCs w:val="1"/>
          <w:noProof w:val="0"/>
          <w:sz w:val="24"/>
          <w:szCs w:val="24"/>
          <w:lang w:val="pt-BR"/>
        </w:rPr>
        <w:t>4</w:t>
      </w:r>
      <w:r w:rsidRPr="79ED5846" w:rsidR="72ACB60C">
        <w:rPr>
          <w:rFonts w:ascii="Times New Roman" w:hAnsi="Times New Roman" w:eastAsia="Times New Roman" w:cs="Times New Roman"/>
          <w:b w:val="1"/>
          <w:bCs w:val="1"/>
          <w:noProof w:val="0"/>
          <w:sz w:val="24"/>
          <w:szCs w:val="24"/>
          <w:lang w:val="pt-BR"/>
        </w:rPr>
        <w:t>.</w:t>
      </w:r>
      <w:r w:rsidRPr="79ED5846" w:rsidR="5AE346B4">
        <w:rPr>
          <w:rFonts w:ascii="Times New Roman" w:hAnsi="Times New Roman" w:eastAsia="Times New Roman" w:cs="Times New Roman"/>
          <w:b w:val="1"/>
          <w:bCs w:val="1"/>
          <w:noProof w:val="0"/>
          <w:sz w:val="24"/>
          <w:szCs w:val="24"/>
          <w:lang w:val="pt-BR"/>
        </w:rPr>
        <w:t xml:space="preserve"> DIAGRAM</w:t>
      </w:r>
      <w:ins w:author="GUSTAVO DE OLIVEIRA REGO MORAIS" w:date="2025-08-08T21:22:56.333Z" w:id="280380284">
        <w:r w:rsidRPr="79ED5846" w:rsidR="51CCB58A">
          <w:rPr>
            <w:rFonts w:ascii="Times New Roman" w:hAnsi="Times New Roman" w:eastAsia="Times New Roman" w:cs="Times New Roman"/>
            <w:b w:val="1"/>
            <w:bCs w:val="1"/>
            <w:noProof w:val="0"/>
            <w:sz w:val="24"/>
            <w:szCs w:val="24"/>
            <w:lang w:val="pt-BR"/>
          </w:rPr>
          <w:t>A</w:t>
        </w:r>
      </w:ins>
      <w:r w:rsidRPr="79ED5846" w:rsidR="5AE346B4">
        <w:rPr>
          <w:rFonts w:ascii="Times New Roman" w:hAnsi="Times New Roman" w:eastAsia="Times New Roman" w:cs="Times New Roman"/>
          <w:b w:val="1"/>
          <w:bCs w:val="1"/>
          <w:noProof w:val="0"/>
          <w:sz w:val="24"/>
          <w:szCs w:val="24"/>
          <w:lang w:val="pt-BR"/>
        </w:rPr>
        <w:t>S DE CASO DE USO</w:t>
      </w:r>
      <w:bookmarkEnd w:id="360489839"/>
    </w:p>
    <w:p w:rsidR="5F07CBF3" w:rsidP="4B48383A" w:rsidRDefault="5F07CBF3" w14:paraId="7A2117BB" w14:textId="1DC379F3">
      <w:pPr>
        <w:pStyle w:val="Heading2"/>
        <w:spacing w:line="360" w:lineRule="auto"/>
        <w:rPr>
          <w:rFonts w:ascii="Times New Roman" w:hAnsi="Times New Roman" w:eastAsia="Times New Roman" w:cs="Times New Roman"/>
          <w:noProof w:val="0"/>
          <w:sz w:val="24"/>
          <w:szCs w:val="24"/>
          <w:lang w:val="pt-BR"/>
        </w:rPr>
      </w:pPr>
      <w:bookmarkStart w:name="_Toc1887139082" w:id="2047423038"/>
      <w:r w:rsidRPr="79ED5846" w:rsidR="6E8ACB4A">
        <w:rPr>
          <w:rFonts w:ascii="Times New Roman" w:hAnsi="Times New Roman" w:eastAsia="Times New Roman" w:cs="Times New Roman"/>
          <w:noProof w:val="0"/>
          <w:sz w:val="24"/>
          <w:szCs w:val="24"/>
          <w:lang w:val="pt-BR"/>
        </w:rPr>
        <w:t>4.1 Diagramação</w:t>
      </w:r>
      <w:bookmarkEnd w:id="2047423038"/>
    </w:p>
    <w:p w:rsidR="5F07CBF3" w:rsidP="4B48383A" w:rsidRDefault="5F07CBF3" w14:paraId="7E998301" w14:textId="0D52B71F">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20FF93EA" w:rsidP="4B48383A" w:rsidRDefault="20FF93EA" w14:paraId="2717BA18" w14:textId="0B206CFE">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4B48383A" w:rsidR="0B2C42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dos casos de uso</w:t>
      </w:r>
      <w:r w:rsidRPr="4B48383A" w:rsidR="6CD08D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4B48383A" w:rsidP="4B48383A" w:rsidRDefault="4B48383A" w14:paraId="7BAAB521" w14:textId="59208C9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7C6D9F0F" w14:textId="56A5E3B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E215B30" w14:textId="121E705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3163A27C" w14:textId="7EC371FD">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93ED123" w14:textId="56C23DC1">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76BA0E3" w14:textId="4764BD7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2320400A" w14:textId="5FC8851F">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9DDBA14" w14:textId="627845D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49155B1" w14:textId="281882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5509D045" w14:textId="173492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B5935F1" w14:textId="5B49646B">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532B0CBD" w:rsidP="4B48383A" w:rsidRDefault="532B0CBD" w14:paraId="43AF985D" w14:textId="503335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532B0CBD">
        <w:rPr>
          <w:b w:val="1"/>
          <w:bCs w:val="1"/>
        </w:rPr>
        <w:t xml:space="preserve">Figura 1 – </w:t>
      </w:r>
      <w:r w:rsidR="532B0CBD">
        <w:rPr>
          <w:b w:val="0"/>
          <w:bCs w:val="0"/>
        </w:rPr>
        <w:t>Cadastro e login</w:t>
      </w:r>
    </w:p>
    <w:p w:rsidR="0377F693" w:rsidP="4B48383A" w:rsidRDefault="0377F693" w14:paraId="29EA8005" w14:textId="39B49A64">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69F98C6A" wp14:anchorId="02F72DBA">
            <wp:extent cx="4572000" cy="3993844"/>
            <wp:effectExtent l="0" t="0" r="0" b="0"/>
            <wp:docPr id="549462043" name="" title=""/>
            <wp:cNvGraphicFramePr>
              <a:graphicFrameLocks noChangeAspect="1"/>
            </wp:cNvGraphicFramePr>
            <a:graphic>
              <a:graphicData uri="http://schemas.openxmlformats.org/drawingml/2006/picture">
                <pic:pic>
                  <pic:nvPicPr>
                    <pic:cNvPr id="0" name=""/>
                    <pic:cNvPicPr/>
                  </pic:nvPicPr>
                  <pic:blipFill>
                    <a:blip r:embed="R65af70d0833347d8">
                      <a:extLst>
                        <a:ext xmlns:a="http://schemas.openxmlformats.org/drawingml/2006/main" uri="{28A0092B-C50C-407E-A947-70E740481C1C}">
                          <a14:useLocalDpi val="0"/>
                        </a:ext>
                      </a:extLst>
                    </a:blip>
                    <a:stretch>
                      <a:fillRect/>
                    </a:stretch>
                  </pic:blipFill>
                  <pic:spPr>
                    <a:xfrm>
                      <a:off x="0" y="0"/>
                      <a:ext cx="4572000" cy="3993844"/>
                    </a:xfrm>
                    <a:prstGeom prst="rect">
                      <a:avLst/>
                    </a:prstGeom>
                  </pic:spPr>
                </pic:pic>
              </a:graphicData>
            </a:graphic>
          </wp:inline>
        </w:drawing>
      </w:r>
    </w:p>
    <w:p w:rsidR="1703DFCE" w:rsidP="4B48383A" w:rsidRDefault="1703DFCE" w14:paraId="1743A734" w14:textId="6A473570">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03DFCE">
        <w:rPr>
          <w:b w:val="1"/>
          <w:bCs w:val="1"/>
        </w:rPr>
        <w:t xml:space="preserve">Fonte: </w:t>
      </w:r>
      <w:r w:rsidR="1703DFCE">
        <w:rPr>
          <w:b w:val="0"/>
          <w:bCs w:val="0"/>
        </w:rPr>
        <w:t>Autoria própria</w:t>
      </w:r>
    </w:p>
    <w:p w:rsidR="4B48383A" w:rsidP="4B48383A" w:rsidRDefault="4B48383A" w14:paraId="505E35EA" w14:textId="27B8F48C">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p>
    <w:p w:rsidR="3E09114F" w:rsidP="4B48383A" w:rsidRDefault="3E09114F" w14:paraId="45D67763" w14:textId="357F075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3E09114F">
        <w:rPr>
          <w:b w:val="1"/>
          <w:bCs w:val="1"/>
        </w:rPr>
        <w:t xml:space="preserve">Figura 2: </w:t>
      </w:r>
      <w:r w:rsidR="4F9172E1">
        <w:rPr>
          <w:b w:val="0"/>
          <w:bCs w:val="0"/>
        </w:rPr>
        <w:t>Ações</w:t>
      </w:r>
      <w:r w:rsidR="3E09114F">
        <w:rPr>
          <w:b w:val="0"/>
          <w:bCs w:val="0"/>
        </w:rPr>
        <w:t xml:space="preserve"> após o login ou cadastro</w:t>
      </w:r>
    </w:p>
    <w:p w:rsidR="0377F693" w:rsidP="4B48383A" w:rsidRDefault="0377F693" w14:paraId="5622399C" w14:textId="12ADC3B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1AF8F4C0" wp14:anchorId="1737EC17">
            <wp:extent cx="4572000" cy="3392866"/>
            <wp:effectExtent l="0" t="0" r="0" b="0"/>
            <wp:docPr id="1782030107" name="" title=""/>
            <wp:cNvGraphicFramePr>
              <a:graphicFrameLocks noChangeAspect="1"/>
            </wp:cNvGraphicFramePr>
            <a:graphic>
              <a:graphicData uri="http://schemas.openxmlformats.org/drawingml/2006/picture">
                <pic:pic>
                  <pic:nvPicPr>
                    <pic:cNvPr id="0" name=""/>
                    <pic:cNvPicPr/>
                  </pic:nvPicPr>
                  <pic:blipFill>
                    <a:blip r:embed="R73b0cf89ee134b58">
                      <a:extLst>
                        <a:ext xmlns:a="http://schemas.openxmlformats.org/drawingml/2006/main" uri="{28A0092B-C50C-407E-A947-70E740481C1C}">
                          <a14:useLocalDpi val="0"/>
                        </a:ext>
                      </a:extLst>
                    </a:blip>
                    <a:stretch>
                      <a:fillRect/>
                    </a:stretch>
                  </pic:blipFill>
                  <pic:spPr>
                    <a:xfrm>
                      <a:off x="0" y="0"/>
                      <a:ext cx="4572000" cy="3392866"/>
                    </a:xfrm>
                    <a:prstGeom prst="rect">
                      <a:avLst/>
                    </a:prstGeom>
                  </pic:spPr>
                </pic:pic>
              </a:graphicData>
            </a:graphic>
          </wp:inline>
        </w:drawing>
      </w:r>
    </w:p>
    <w:p w:rsidR="178CE91B" w:rsidP="4B48383A" w:rsidRDefault="178CE91B" w14:paraId="44FC8C9F" w14:textId="7E3EDAA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8CE91B">
        <w:rPr>
          <w:b w:val="1"/>
          <w:bCs w:val="1"/>
        </w:rPr>
        <w:t xml:space="preserve">Fonte: </w:t>
      </w:r>
      <w:r w:rsidR="178CE91B">
        <w:rPr>
          <w:b w:val="0"/>
          <w:bCs w:val="0"/>
        </w:rPr>
        <w:t>Autoria própria</w:t>
      </w:r>
    </w:p>
    <w:p w:rsidR="3F5B80AE" w:rsidP="4B48383A" w:rsidRDefault="3F5B80AE" w14:paraId="398230C2" w14:textId="60DAE42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4B48383A" w:rsidR="3F5B80AE">
        <w:rPr>
          <w:b w:val="1"/>
          <w:bCs w:val="1"/>
        </w:rPr>
        <w:t xml:space="preserve">Figura 3 – Coleta de requisitos do </w:t>
      </w:r>
      <w:r w:rsidRPr="4B48383A" w:rsidR="664B5A33">
        <w:rPr>
          <w:b w:val="1"/>
          <w:bCs w:val="1"/>
        </w:rPr>
        <w:t>usuário</w:t>
      </w:r>
    </w:p>
    <w:p w:rsidR="5643805F" w:rsidP="4B48383A" w:rsidRDefault="5643805F" w14:paraId="5099F55C" w14:textId="6DE5756A">
      <w:pPr>
        <w:spacing w:line="360" w:lineRule="auto"/>
        <w:jc w:val="center"/>
      </w:pPr>
      <w:r w:rsidR="5643805F">
        <w:drawing>
          <wp:inline wp14:editId="1F15A69F" wp14:anchorId="49FA1DF3">
            <wp:extent cx="4639402" cy="2956558"/>
            <wp:effectExtent l="0" t="0" r="0" b="0"/>
            <wp:docPr id="2123469604" name="" title=""/>
            <wp:cNvGraphicFramePr>
              <a:graphicFrameLocks noChangeAspect="1"/>
            </wp:cNvGraphicFramePr>
            <a:graphic>
              <a:graphicData uri="http://schemas.openxmlformats.org/drawingml/2006/picture">
                <pic:pic>
                  <pic:nvPicPr>
                    <pic:cNvPr id="0" name=""/>
                    <pic:cNvPicPr/>
                  </pic:nvPicPr>
                  <pic:blipFill>
                    <a:blip r:embed="Rad0c51b7f6144a7d">
                      <a:extLst>
                        <a:ext xmlns:a="http://schemas.openxmlformats.org/drawingml/2006/main" uri="{28A0092B-C50C-407E-A947-70E740481C1C}">
                          <a14:useLocalDpi val="0"/>
                        </a:ext>
                      </a:extLst>
                    </a:blip>
                    <a:stretch>
                      <a:fillRect/>
                    </a:stretch>
                  </pic:blipFill>
                  <pic:spPr>
                    <a:xfrm>
                      <a:off x="0" y="0"/>
                      <a:ext cx="4639402" cy="2956558"/>
                    </a:xfrm>
                    <a:prstGeom prst="rect">
                      <a:avLst/>
                    </a:prstGeom>
                  </pic:spPr>
                </pic:pic>
              </a:graphicData>
            </a:graphic>
          </wp:inline>
        </w:drawing>
      </w:r>
    </w:p>
    <w:p w:rsidR="3F4F2989" w:rsidP="4B48383A" w:rsidRDefault="3F4F2989" w14:paraId="4D91FA7E" w14:textId="6E54971C">
      <w:pPr>
        <w:spacing w:line="360" w:lineRule="auto"/>
        <w:jc w:val="center"/>
      </w:pPr>
      <w:r w:rsidRPr="4B48383A" w:rsidR="3F4F2989">
        <w:rPr>
          <w:b w:val="1"/>
          <w:bCs w:val="1"/>
        </w:rPr>
        <w:t xml:space="preserve">Fonte: </w:t>
      </w:r>
      <w:r w:rsidR="3F4F2989">
        <w:rPr>
          <w:b w:val="0"/>
          <w:bCs w:val="0"/>
        </w:rPr>
        <w:t>Autoria propria</w:t>
      </w:r>
    </w:p>
    <w:p w:rsidR="4B48383A" w:rsidP="4B48383A" w:rsidRDefault="4B48383A" w14:paraId="47F96390" w14:textId="78C5A923">
      <w:pPr>
        <w:spacing w:line="360" w:lineRule="auto"/>
        <w:jc w:val="center"/>
        <w:rPr>
          <w:b w:val="0"/>
          <w:bCs w:val="0"/>
        </w:rPr>
      </w:pPr>
    </w:p>
    <w:p w:rsidR="4B48383A" w:rsidP="4B48383A" w:rsidRDefault="4B48383A" w14:paraId="3B29AE5B" w14:textId="73172ED3">
      <w:pPr>
        <w:spacing w:line="360" w:lineRule="auto"/>
        <w:jc w:val="center"/>
        <w:rPr>
          <w:b w:val="1"/>
          <w:bCs w:val="1"/>
        </w:rPr>
      </w:pPr>
    </w:p>
    <w:p w:rsidR="48345E86" w:rsidP="4B48383A" w:rsidRDefault="48345E86" w14:paraId="2EDD31FD" w14:textId="46BCA616">
      <w:pPr>
        <w:spacing w:line="360" w:lineRule="auto"/>
        <w:jc w:val="center"/>
      </w:pPr>
      <w:r w:rsidR="48345E86">
        <w:rPr/>
        <w:t>Figuara</w:t>
      </w:r>
      <w:r w:rsidR="48345E86">
        <w:rPr/>
        <w:t xml:space="preserve"> 4 - Configuração automatizada de </w:t>
      </w:r>
      <w:r w:rsidR="48345E86">
        <w:rPr/>
        <w:t>pc</w:t>
      </w:r>
    </w:p>
    <w:p w:rsidR="48345E86" w:rsidP="4B48383A" w:rsidRDefault="48345E86" w14:paraId="400D69C8" w14:textId="7000AEF2">
      <w:pPr>
        <w:spacing w:line="360" w:lineRule="auto"/>
        <w:jc w:val="center"/>
      </w:pPr>
      <w:r w:rsidR="48345E86">
        <w:drawing>
          <wp:inline wp14:editId="775665D6" wp14:anchorId="0EC418E5">
            <wp:extent cx="4572000" cy="3035322"/>
            <wp:effectExtent l="0" t="0" r="0" b="0"/>
            <wp:docPr id="1324824480" name="" title=""/>
            <wp:cNvGraphicFramePr>
              <a:graphicFrameLocks noChangeAspect="1"/>
            </wp:cNvGraphicFramePr>
            <a:graphic>
              <a:graphicData uri="http://schemas.openxmlformats.org/drawingml/2006/picture">
                <pic:pic>
                  <pic:nvPicPr>
                    <pic:cNvPr id="0" name=""/>
                    <pic:cNvPicPr/>
                  </pic:nvPicPr>
                  <pic:blipFill>
                    <a:blip r:embed="Rb66c82be70a14a88">
                      <a:extLst>
                        <a:ext xmlns:a="http://schemas.openxmlformats.org/drawingml/2006/main" uri="{28A0092B-C50C-407E-A947-70E740481C1C}">
                          <a14:useLocalDpi val="0"/>
                        </a:ext>
                      </a:extLst>
                    </a:blip>
                    <a:stretch>
                      <a:fillRect/>
                    </a:stretch>
                  </pic:blipFill>
                  <pic:spPr>
                    <a:xfrm>
                      <a:off x="0" y="0"/>
                      <a:ext cx="4572000" cy="3035322"/>
                    </a:xfrm>
                    <a:prstGeom prst="rect">
                      <a:avLst/>
                    </a:prstGeom>
                  </pic:spPr>
                </pic:pic>
              </a:graphicData>
            </a:graphic>
          </wp:inline>
        </w:drawing>
      </w:r>
    </w:p>
    <w:p w:rsidR="48345E86" w:rsidP="4B48383A" w:rsidRDefault="48345E86" w14:paraId="3AF7F4C4" w14:textId="12192DA6">
      <w:pPr>
        <w:spacing w:line="360" w:lineRule="auto"/>
        <w:jc w:val="center"/>
        <w:rPr>
          <w:b w:val="0"/>
          <w:bCs w:val="0"/>
        </w:rPr>
      </w:pPr>
      <w:r w:rsidRPr="4B48383A" w:rsidR="48345E86">
        <w:rPr>
          <w:b w:val="1"/>
          <w:bCs w:val="1"/>
        </w:rPr>
        <w:t xml:space="preserve">Fonte: </w:t>
      </w:r>
      <w:r w:rsidR="48345E86">
        <w:rPr>
          <w:b w:val="0"/>
          <w:bCs w:val="0"/>
        </w:rPr>
        <w:t xml:space="preserve">Autoria </w:t>
      </w:r>
      <w:r w:rsidR="48345E86">
        <w:rPr>
          <w:b w:val="0"/>
          <w:bCs w:val="0"/>
        </w:rPr>
        <w:t>propria</w:t>
      </w:r>
    </w:p>
    <w:p w:rsidR="4B48383A" w:rsidP="4B48383A" w:rsidRDefault="4B48383A" w14:paraId="4FF8D798" w14:textId="4781587C">
      <w:pPr>
        <w:spacing w:line="360" w:lineRule="auto"/>
        <w:jc w:val="center"/>
      </w:pPr>
    </w:p>
    <w:p w:rsidR="1617E01B" w:rsidP="4B48383A" w:rsidRDefault="1617E01B" w14:paraId="1F46B844" w14:textId="16CE6963">
      <w:pPr>
        <w:spacing w:line="360" w:lineRule="auto"/>
        <w:jc w:val="center"/>
        <w:rPr>
          <w:b w:val="0"/>
          <w:bCs w:val="0"/>
        </w:rPr>
      </w:pPr>
      <w:r w:rsidR="1617E01B">
        <w:rPr>
          <w:b w:val="0"/>
          <w:bCs w:val="0"/>
        </w:rPr>
        <w:t>Figura 5 – Coleta de temperatura</w:t>
      </w:r>
    </w:p>
    <w:p w:rsidR="1617E01B" w:rsidP="4B48383A" w:rsidRDefault="1617E01B" w14:paraId="46A44B69" w14:textId="7B2A4CDA">
      <w:pPr>
        <w:spacing w:line="360" w:lineRule="auto"/>
        <w:jc w:val="center"/>
      </w:pPr>
      <w:r w:rsidR="1617E01B">
        <w:drawing>
          <wp:inline wp14:editId="6BDB091D" wp14:anchorId="7151C72B">
            <wp:extent cx="4572000" cy="2571276"/>
            <wp:effectExtent l="0" t="0" r="0" b="0"/>
            <wp:docPr id="649654006" name="" title=""/>
            <wp:cNvGraphicFramePr>
              <a:graphicFrameLocks noChangeAspect="1"/>
            </wp:cNvGraphicFramePr>
            <a:graphic>
              <a:graphicData uri="http://schemas.openxmlformats.org/drawingml/2006/picture">
                <pic:pic>
                  <pic:nvPicPr>
                    <pic:cNvPr id="0" name=""/>
                    <pic:cNvPicPr/>
                  </pic:nvPicPr>
                  <pic:blipFill>
                    <a:blip r:embed="Rd25d9b6f15ba418c">
                      <a:extLst>
                        <a:ext xmlns:a="http://schemas.openxmlformats.org/drawingml/2006/main" uri="{28A0092B-C50C-407E-A947-70E740481C1C}">
                          <a14:useLocalDpi val="0"/>
                        </a:ext>
                      </a:extLst>
                    </a:blip>
                    <a:stretch>
                      <a:fillRect/>
                    </a:stretch>
                  </pic:blipFill>
                  <pic:spPr>
                    <a:xfrm>
                      <a:off x="0" y="0"/>
                      <a:ext cx="4572000" cy="2571276"/>
                    </a:xfrm>
                    <a:prstGeom prst="rect">
                      <a:avLst/>
                    </a:prstGeom>
                  </pic:spPr>
                </pic:pic>
              </a:graphicData>
            </a:graphic>
          </wp:inline>
        </w:drawing>
      </w:r>
    </w:p>
    <w:p w:rsidR="1617E01B" w:rsidP="4B48383A" w:rsidRDefault="1617E01B" w14:paraId="4E1E0FD4" w14:textId="53E61253">
      <w:pPr>
        <w:spacing w:line="360" w:lineRule="auto"/>
        <w:jc w:val="center"/>
      </w:pPr>
      <w:r w:rsidR="1617E01B">
        <w:rPr/>
        <w:t xml:space="preserve">Fonte: Autoria </w:t>
      </w:r>
      <w:r w:rsidR="1617E01B">
        <w:rPr/>
        <w:t>propria</w:t>
      </w:r>
    </w:p>
    <w:p w:rsidR="4B48383A" w:rsidP="4B48383A" w:rsidRDefault="4B48383A" w14:paraId="0D487F32" w14:textId="2E03C627">
      <w:pPr>
        <w:spacing w:line="360" w:lineRule="auto"/>
        <w:jc w:val="center"/>
      </w:pPr>
    </w:p>
    <w:p w:rsidR="1617E01B" w:rsidP="4B48383A" w:rsidRDefault="1617E01B" w14:paraId="084A9062" w14:textId="187FD236">
      <w:pPr>
        <w:spacing w:line="360" w:lineRule="auto"/>
        <w:jc w:val="center"/>
      </w:pPr>
      <w:r w:rsidR="1617E01B">
        <w:rPr/>
        <w:t>Figura 6 – Montagem manual</w:t>
      </w:r>
    </w:p>
    <w:p w:rsidR="1617E01B" w:rsidP="4B48383A" w:rsidRDefault="1617E01B" w14:paraId="2427DA6D" w14:textId="2990ABF4">
      <w:pPr>
        <w:spacing w:line="360" w:lineRule="auto"/>
        <w:jc w:val="center"/>
      </w:pPr>
      <w:r w:rsidR="1617E01B">
        <w:drawing>
          <wp:inline wp14:editId="22C76D6A" wp14:anchorId="669E1E13">
            <wp:extent cx="4572000" cy="3537405"/>
            <wp:effectExtent l="0" t="0" r="0" b="0"/>
            <wp:docPr id="1158744835" name="" title=""/>
            <wp:cNvGraphicFramePr>
              <a:graphicFrameLocks noChangeAspect="1"/>
            </wp:cNvGraphicFramePr>
            <a:graphic>
              <a:graphicData uri="http://schemas.openxmlformats.org/drawingml/2006/picture">
                <pic:pic>
                  <pic:nvPicPr>
                    <pic:cNvPr id="0" name=""/>
                    <pic:cNvPicPr/>
                  </pic:nvPicPr>
                  <pic:blipFill>
                    <a:blip r:embed="R201c4439618c434e">
                      <a:extLst>
                        <a:ext xmlns:a="http://schemas.openxmlformats.org/drawingml/2006/main" uri="{28A0092B-C50C-407E-A947-70E740481C1C}">
                          <a14:useLocalDpi val="0"/>
                        </a:ext>
                      </a:extLst>
                    </a:blip>
                    <a:stretch>
                      <a:fillRect/>
                    </a:stretch>
                  </pic:blipFill>
                  <pic:spPr>
                    <a:xfrm>
                      <a:off x="0" y="0"/>
                      <a:ext cx="4572000" cy="3537405"/>
                    </a:xfrm>
                    <a:prstGeom prst="rect">
                      <a:avLst/>
                    </a:prstGeom>
                  </pic:spPr>
                </pic:pic>
              </a:graphicData>
            </a:graphic>
          </wp:inline>
        </w:drawing>
      </w:r>
    </w:p>
    <w:p w:rsidR="1617E01B" w:rsidP="4B48383A" w:rsidRDefault="1617E01B" w14:paraId="2E2A1B7C" w14:textId="7E2A2769">
      <w:pPr>
        <w:spacing w:line="360" w:lineRule="auto"/>
        <w:jc w:val="center"/>
        <w:rPr>
          <w:b w:val="0"/>
          <w:bCs w:val="0"/>
        </w:rPr>
      </w:pPr>
      <w:r w:rsidR="0D8B019E">
        <w:rPr>
          <w:b w:val="0"/>
          <w:bCs w:val="0"/>
        </w:rPr>
        <w:t xml:space="preserve">Fonte: autoria </w:t>
      </w:r>
      <w:r w:rsidR="0D8B019E">
        <w:rPr>
          <w:b w:val="0"/>
          <w:bCs w:val="0"/>
        </w:rPr>
        <w:t>propria</w:t>
      </w:r>
    </w:p>
    <w:p w:rsidR="1AF509E4" w:rsidP="1AF509E4" w:rsidRDefault="1AF509E4" w14:paraId="78173F16" w14:textId="0E4D4C4A">
      <w:pPr>
        <w:spacing w:line="360" w:lineRule="auto"/>
        <w:jc w:val="center"/>
        <w:rPr>
          <w:b w:val="0"/>
          <w:bCs w:val="0"/>
        </w:rPr>
      </w:pPr>
    </w:p>
    <w:p w:rsidR="1AF509E4" w:rsidP="1AF509E4" w:rsidRDefault="1AF509E4" w14:paraId="77803384" w14:textId="7436CCEA">
      <w:pPr>
        <w:spacing w:line="360" w:lineRule="auto"/>
        <w:jc w:val="center"/>
        <w:rPr>
          <w:b w:val="0"/>
          <w:bCs w:val="0"/>
        </w:rPr>
      </w:pPr>
    </w:p>
    <w:p w:rsidR="1AF509E4" w:rsidP="1AF509E4" w:rsidRDefault="1AF509E4" w14:paraId="3638C238" w14:textId="2E3A0244">
      <w:pPr>
        <w:spacing w:line="360" w:lineRule="auto"/>
        <w:jc w:val="center"/>
        <w:rPr>
          <w:b w:val="0"/>
          <w:bCs w:val="0"/>
        </w:rPr>
      </w:pPr>
    </w:p>
    <w:p w:rsidR="1AF509E4" w:rsidP="1AF509E4" w:rsidRDefault="1AF509E4" w14:paraId="10992742" w14:textId="7A39431A">
      <w:pPr>
        <w:spacing w:line="360" w:lineRule="auto"/>
        <w:jc w:val="center"/>
        <w:rPr>
          <w:b w:val="0"/>
          <w:bCs w:val="0"/>
        </w:rPr>
      </w:pPr>
    </w:p>
    <w:p w:rsidR="1AF509E4" w:rsidP="1AF509E4" w:rsidRDefault="1AF509E4" w14:paraId="634FC1C4" w14:textId="6A80FF85">
      <w:pPr>
        <w:spacing w:line="360" w:lineRule="auto"/>
        <w:jc w:val="center"/>
        <w:rPr>
          <w:b w:val="0"/>
          <w:bCs w:val="0"/>
        </w:rPr>
      </w:pPr>
    </w:p>
    <w:p w:rsidR="22F167DE" w:rsidP="1AF509E4" w:rsidRDefault="22F167DE" w14:paraId="493900D6" w14:textId="0B84FE7E">
      <w:pPr>
        <w:spacing w:line="360" w:lineRule="auto"/>
        <w:jc w:val="center"/>
        <w:rPr>
          <w:b w:val="0"/>
          <w:bCs w:val="0"/>
        </w:rPr>
      </w:pPr>
      <w:r w:rsidR="22F167DE">
        <w:drawing>
          <wp:inline wp14:editId="2CEDC607" wp14:anchorId="2FB11061">
            <wp:extent cx="5724524" cy="2924175"/>
            <wp:effectExtent l="0" t="0" r="0" b="0"/>
            <wp:docPr id="1563914331" name="" title=""/>
            <wp:cNvGraphicFramePr>
              <a:graphicFrameLocks noChangeAspect="1"/>
            </wp:cNvGraphicFramePr>
            <a:graphic>
              <a:graphicData uri="http://schemas.openxmlformats.org/drawingml/2006/picture">
                <pic:pic>
                  <pic:nvPicPr>
                    <pic:cNvPr id="0" name=""/>
                    <pic:cNvPicPr/>
                  </pic:nvPicPr>
                  <pic:blipFill>
                    <a:blip r:embed="R159a562a29fa4107">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22F167DE">
        <w:rPr>
          <w:b w:val="0"/>
          <w:bCs w:val="0"/>
        </w:rPr>
        <w:t>Figura 7 – Sistema de refrigeração</w:t>
      </w:r>
    </w:p>
    <w:p w:rsidR="1AF509E4" w:rsidP="1AF509E4" w:rsidRDefault="1AF509E4" w14:paraId="2B406DCC" w14:textId="35DF1087">
      <w:pPr>
        <w:spacing w:line="360" w:lineRule="auto"/>
        <w:jc w:val="center"/>
        <w:rPr>
          <w:b w:val="0"/>
          <w:bCs w:val="0"/>
        </w:rPr>
      </w:pPr>
    </w:p>
    <w:p w:rsidR="1AF509E4" w:rsidP="1AF509E4" w:rsidRDefault="1AF509E4" w14:paraId="5E3FBA2C" w14:textId="24093337">
      <w:pPr>
        <w:pStyle w:val="Normal"/>
        <w:spacing w:line="360" w:lineRule="auto"/>
        <w:jc w:val="center"/>
        <w:rPr>
          <w:b w:val="0"/>
          <w:bCs w:val="0"/>
        </w:rPr>
      </w:pPr>
    </w:p>
    <w:p w:rsidR="1AF509E4" w:rsidP="1AF509E4" w:rsidRDefault="1AF509E4" w14:paraId="13AC51DA" w14:textId="2C27F46A">
      <w:pPr>
        <w:spacing w:line="360" w:lineRule="auto"/>
        <w:jc w:val="center"/>
        <w:rPr>
          <w:b w:val="0"/>
          <w:bCs w:val="0"/>
        </w:rPr>
      </w:pPr>
    </w:p>
    <w:p w:rsidR="4B48383A" w:rsidP="4B48383A" w:rsidRDefault="4B48383A" w14:paraId="67DC1D1D" w14:textId="4CD24471">
      <w:pPr>
        <w:pStyle w:val="Normal"/>
        <w:spacing w:line="360" w:lineRule="auto"/>
        <w:jc w:val="center"/>
      </w:pP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221671557" w:id="2103617951"/>
      <w:r w:rsidRPr="79ED5846" w:rsidR="403A2868">
        <w:rPr>
          <w:rFonts w:ascii="Times New Roman" w:hAnsi="Times New Roman" w:eastAsia="Times New Roman" w:cs="Times New Roman"/>
          <w:b w:val="1"/>
          <w:bCs w:val="1"/>
          <w:sz w:val="24"/>
          <w:szCs w:val="24"/>
        </w:rPr>
        <w:t>4.2 Descrição dos casos de uso</w:t>
      </w:r>
      <w:bookmarkEnd w:id="2103617951"/>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4B48383A" w:rsidR="1A2F5A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79ED5846"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812641036" w:id="2022573163"/>
      <w:r w:rsidRPr="79ED5846" w:rsidR="45FCC530">
        <w:rPr>
          <w:rFonts w:ascii="Times New Roman" w:hAnsi="Times New Roman" w:eastAsia="Times New Roman" w:cs="Times New Roman"/>
          <w:b w:val="1"/>
          <w:bCs w:val="1"/>
          <w:noProof w:val="0"/>
          <w:sz w:val="24"/>
          <w:szCs w:val="24"/>
          <w:lang w:val="pt-BR"/>
        </w:rPr>
        <w:t>4.2.1 Criar e Gerenciar Perfil de Usuário</w:t>
      </w:r>
      <w:bookmarkEnd w:id="2022573163"/>
    </w:p>
    <w:p w:rsidR="7358B05B" w:rsidP="4B48383A" w:rsidRDefault="7358B05B" w14:paraId="5FCF3ED1" w14:textId="23D999B8">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4B48383A" w:rsidRDefault="4B48383A" w14:paraId="152A8B02" w14:textId="3EE632E2">
      <w:pPr>
        <w:pStyle w:val="ListParagraph"/>
        <w:spacing w:before="240" w:beforeAutospacing="off" w:after="240" w:afterAutospacing="off" w:line="360" w:lineRule="auto"/>
        <w:ind w:left="720"/>
      </w:pPr>
    </w:p>
    <w:p w:rsidR="5833A0FA" w:rsidP="79ED5846" w:rsidRDefault="5833A0FA" w14:paraId="5EE4A4BA" w14:textId="4175792A">
      <w:pPr>
        <w:pStyle w:val="ListParagraph"/>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391580352" w:id="482776807"/>
      <w:r w:rsidRPr="79ED5846" w:rsidR="567A55BE">
        <w:rPr>
          <w:rStyle w:val="Heading3Char"/>
          <w:rFonts w:ascii="Times New Roman" w:hAnsi="Times New Roman" w:eastAsia="Times New Roman" w:cs="Times New Roman"/>
          <w:b w:val="1"/>
          <w:bCs w:val="1"/>
          <w:noProof w:val="0"/>
          <w:sz w:val="24"/>
          <w:szCs w:val="24"/>
          <w:lang w:val="pt-BR"/>
        </w:rPr>
        <w:t>4.2.2</w:t>
      </w:r>
      <w:ins w:author="GUSTAVO DE OLIVEIRA REGO MORAIS" w:date="2025-08-08T19:43:03.772Z" w:id="1071515026">
        <w:r w:rsidRPr="79ED5846" w:rsidR="1A6C6D4F">
          <w:rPr>
            <w:rStyle w:val="Heading3Char"/>
            <w:rFonts w:ascii="Times New Roman" w:hAnsi="Times New Roman" w:eastAsia="Times New Roman" w:cs="Times New Roman"/>
            <w:b w:val="1"/>
            <w:bCs w:val="1"/>
            <w:noProof w:val="0"/>
            <w:sz w:val="24"/>
            <w:szCs w:val="24"/>
            <w:lang w:val="pt-BR"/>
          </w:rPr>
          <w:t xml:space="preserve"> </w:t>
        </w:r>
      </w:ins>
      <w:r w:rsidRPr="79ED5846" w:rsidR="07DA2BE5">
        <w:rPr>
          <w:rStyle w:val="Heading3Char"/>
          <w:rFonts w:ascii="Times New Roman" w:hAnsi="Times New Roman" w:eastAsia="Times New Roman" w:cs="Times New Roman"/>
          <w:b w:val="1"/>
          <w:bCs w:val="1"/>
          <w:noProof w:val="0"/>
          <w:sz w:val="24"/>
          <w:szCs w:val="24"/>
          <w:lang w:val="pt-BR"/>
        </w:rPr>
        <w:t>Coletar Requisitos e Preferências do Usuário</w:t>
      </w:r>
      <w:bookmarkEnd w:id="482776807"/>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4B48383A" w:rsidRDefault="7358B05B" w14:paraId="4F19FA7D" w14:textId="45C05BD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0B28058A" w:rsidP="79ED5846"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1314357387" w:id="1967707215"/>
      <w:r w:rsidRPr="79ED5846" w:rsidR="53BF769C">
        <w:rPr>
          <w:b w:val="1"/>
          <w:bCs w:val="1"/>
          <w:noProof w:val="0"/>
          <w:sz w:val="24"/>
          <w:szCs w:val="24"/>
          <w:lang w:val="pt-BR"/>
        </w:rPr>
        <w:t xml:space="preserve">4.2.3 </w:t>
      </w:r>
      <w:r w:rsidRPr="79ED5846" w:rsidR="45FCC530">
        <w:rPr>
          <w:b w:val="1"/>
          <w:bCs w:val="1"/>
          <w:noProof w:val="0"/>
          <w:sz w:val="24"/>
          <w:szCs w:val="24"/>
          <w:lang w:val="pt-BR"/>
        </w:rPr>
        <w:t>Gerar Configuração Automatizada de PC</w:t>
      </w:r>
      <w:bookmarkEnd w:id="1967707215"/>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4B48383A" w:rsidRDefault="7358B05B" w14:paraId="1C9F52D0" w14:textId="68242931">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r>
        <w:br/>
      </w:r>
      <w:r>
        <w:br/>
      </w:r>
      <w:r w:rsidRPr="4B48383A" w:rsidR="0AD4A9B6">
        <w:rPr>
          <w:rStyle w:val="Heading3Char"/>
          <w:b w:val="1"/>
          <w:bCs w:val="1"/>
          <w:noProof w:val="0"/>
          <w:sz w:val="24"/>
          <w:szCs w:val="24"/>
          <w:lang w:val="pt-BR"/>
        </w:rPr>
        <w:t xml:space="preserve">4.2.4 </w:t>
      </w:r>
      <w:r w:rsidRPr="4B48383A" w:rsidR="7358B05B">
        <w:rPr>
          <w:rStyle w:val="Heading3Char"/>
          <w:b w:val="1"/>
          <w:bCs w:val="1"/>
          <w:noProof w:val="0"/>
          <w:sz w:val="24"/>
          <w:szCs w:val="24"/>
          <w:lang w:val="pt-BR"/>
        </w:rPr>
        <w:t>Montagem Manual e Validação da Build</w:t>
      </w:r>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4B48383A" w:rsidP="4B48383A" w:rsidRDefault="4B48383A" w14:paraId="6C6AF77B" w14:textId="18A9F47C">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4B48383A" w:rsidP="4B48383A" w:rsidRDefault="4B48383A" w14:paraId="4E7519A4" w14:textId="74EF15F7">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15D523F9" w:rsidP="79ED5846"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1069233161" w:id="532052395"/>
      <w:r w:rsidRPr="79ED5846" w:rsidR="1B44815C">
        <w:rPr>
          <w:b w:val="1"/>
          <w:bCs w:val="1"/>
          <w:noProof w:val="0"/>
          <w:sz w:val="24"/>
          <w:szCs w:val="24"/>
          <w:lang w:val="pt-BR"/>
        </w:rPr>
        <w:t xml:space="preserve">4.2.5 </w:t>
      </w:r>
      <w:r w:rsidRPr="79ED5846" w:rsidR="1B44815C">
        <w:rPr>
          <w:b w:val="1"/>
          <w:bCs w:val="1"/>
          <w:noProof w:val="0"/>
          <w:sz w:val="24"/>
          <w:szCs w:val="24"/>
          <w:lang w:val="pt-BR"/>
        </w:rPr>
        <w:t>Recomendação de Sistema de Refrigeração Inteligente</w:t>
      </w:r>
      <w:bookmarkEnd w:id="532052395"/>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15D523F9" w:rsidP="4B48383A" w:rsidRDefault="15D523F9" w14:paraId="1529E622" w14:textId="4939E02E">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4B48383A" w:rsidR="705A9A5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05A9A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4B48383A" w:rsidP="4B48383A" w:rsidRDefault="4B48383A" w14:paraId="19BDDBE1" w14:textId="0C9D9CC3">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15D523F9" w:rsidP="4B48383A" w:rsidRDefault="15D523F9" w14:paraId="05B8527F" w14:textId="35970858">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4B48383A" w:rsidRDefault="4B48383A" w14:paraId="3F982A9C" w14:textId="650BE471">
      <w:pPr>
        <w:pStyle w:val="Normal"/>
        <w:spacing w:before="240" w:beforeAutospacing="off" w:after="240" w:afterAutospacing="off" w:line="360" w:lineRule="auto"/>
        <w:ind w:left="708"/>
        <w:rPr>
          <w:rFonts w:ascii="Arial" w:hAnsi="Arial" w:eastAsia="Arial" w:cs="Arial"/>
          <w:b w:val="0"/>
          <w:bCs w:val="0"/>
          <w:i w:val="0"/>
          <w:iCs w:val="0"/>
          <w:strike w:val="0"/>
          <w:dstrike w:val="0"/>
          <w:noProof w:val="0"/>
          <w:color w:val="000000" w:themeColor="text1" w:themeTint="FF" w:themeShade="FF"/>
          <w:sz w:val="24"/>
          <w:szCs w:val="24"/>
          <w:u w:val="none"/>
          <w:lang w:val="pt-BR"/>
        </w:rPr>
      </w:pPr>
    </w:p>
    <w:p w:rsidR="4B48383A" w:rsidRDefault="4B48383A" w14:paraId="14B2B242" w14:textId="7966B7A1"/>
    <w:p w:rsidR="4B48383A" w:rsidRDefault="4B48383A" w14:paraId="0A19661C" w14:textId="27C47BA6"/>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320543F7" w:rsidRDefault="7E933464" w14:paraId="70FFA936" w14:textId="3CC43176">
      <w:pPr>
        <w:pStyle w:val="Heading1"/>
        <w:rPr>
          <w:b w:val="1"/>
          <w:bCs w:val="1"/>
          <w:sz w:val="24"/>
          <w:szCs w:val="24"/>
        </w:rPr>
      </w:pPr>
      <w:bookmarkStart w:name="_Toc1493359602" w:id="69698950"/>
      <w:r w:rsidRPr="79ED5846" w:rsidR="6265BE77">
        <w:rPr>
          <w:b w:val="1"/>
          <w:bCs w:val="1"/>
          <w:sz w:val="24"/>
          <w:szCs w:val="24"/>
        </w:rPr>
        <w:t>5</w:t>
      </w:r>
      <w:r w:rsidRPr="79ED5846" w:rsidR="3FA914CD">
        <w:rPr>
          <w:b w:val="1"/>
          <w:bCs w:val="1"/>
          <w:sz w:val="24"/>
          <w:szCs w:val="24"/>
        </w:rPr>
        <w:t>.</w:t>
      </w:r>
      <w:r w:rsidRPr="79ED5846" w:rsidR="6265BE77">
        <w:rPr>
          <w:b w:val="1"/>
          <w:bCs w:val="1"/>
          <w:sz w:val="24"/>
          <w:szCs w:val="24"/>
        </w:rPr>
        <w:t xml:space="preserve"> DIAGRAMA DE ATIVIDADE</w:t>
      </w:r>
      <w:bookmarkEnd w:id="69698950"/>
    </w:p>
    <w:p w:rsidR="56141C86" w:rsidP="4B48383A" w:rsidRDefault="56141C86" w14:paraId="2BE6F551" w14:textId="03682729">
      <w:pPr>
        <w:pStyle w:val="Normal1"/>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4B48383A" w:rsidRDefault="56141C86" w14:paraId="4992CD90" w14:textId="07B70363">
      <w:pPr>
        <w:pStyle w:val="Normal1"/>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4B48383A" w:rsidRDefault="56141C86" w14:paraId="37D89A21" w14:textId="16E29657">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4B48383A" w:rsidRDefault="56141C86" w14:paraId="18D5F0C7" w14:textId="1EDCFC8C">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4B48383A" w:rsidRDefault="56141C86" w14:paraId="56B3A5CD" w14:textId="754BC03E">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4B48383A" w:rsidRDefault="56141C86" w14:paraId="24D2B394" w14:textId="744EB03F">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4B48383A" w:rsidP="4B48383A" w:rsidRDefault="4B48383A" w14:paraId="4BC0C414" w14:textId="22FCAE61">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D5CAA80" w:rsidP="1AF509E4" w:rsidRDefault="5D5CAA80" w14:paraId="2A4012E1" w14:textId="0D975CB6">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1AF509E4" w:rsidR="72A5F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atividade:</w:t>
      </w:r>
    </w:p>
    <w:p w:rsidR="4B48383A" w:rsidP="1AF509E4" w:rsidRDefault="4B48383A" w14:paraId="593499A7" w14:textId="68EA505A">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421EDDF4" w14:textId="0B8452A9">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2DDF5F03" w14:textId="1083427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1AF509E4" w:rsidR="0380C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4B48383A" w:rsidP="1AF509E4" w:rsidRDefault="4B48383A" w14:paraId="2AE00D34" w14:textId="351B6CD1">
      <w:pPr>
        <w:pBdr>
          <w:top w:val="nil" w:color="000000" w:sz="0" w:space="0"/>
          <w:left w:val="nil" w:color="000000" w:sz="0" w:space="0"/>
          <w:bottom w:val="nil" w:color="000000" w:sz="0" w:space="0"/>
          <w:right w:val="nil" w:color="000000" w:sz="0" w:space="0"/>
          <w:between w:val="nil" w:color="000000" w:sz="0" w:space="0"/>
        </w:pBdr>
        <w:spacing w:before="0"/>
        <w:ind w:left="708"/>
        <w:jc w:val="center"/>
      </w:pPr>
      <w:r w:rsidR="19614AB7">
        <w:drawing>
          <wp:inline wp14:editId="7BC1262B" wp14:anchorId="623966EC">
            <wp:extent cx="5894020" cy="4040494"/>
            <wp:effectExtent l="0" t="0" r="0" b="0"/>
            <wp:docPr id="935743510" name="" title=""/>
            <wp:cNvGraphicFramePr>
              <a:graphicFrameLocks noChangeAspect="1"/>
            </wp:cNvGraphicFramePr>
            <a:graphic>
              <a:graphicData uri="http://schemas.openxmlformats.org/drawingml/2006/picture">
                <pic:pic>
                  <pic:nvPicPr>
                    <pic:cNvPr id="0" name=""/>
                    <pic:cNvPicPr/>
                  </pic:nvPicPr>
                  <pic:blipFill>
                    <a:blip r:embed="R2c92e35f33134364">
                      <a:extLst>
                        <a:ext xmlns:a="http://schemas.openxmlformats.org/drawingml/2006/main" uri="{28A0092B-C50C-407E-A947-70E740481C1C}">
                          <a14:useLocalDpi val="0"/>
                        </a:ext>
                      </a:extLst>
                    </a:blip>
                    <a:stretch>
                      <a:fillRect/>
                    </a:stretch>
                  </pic:blipFill>
                  <pic:spPr>
                    <a:xfrm>
                      <a:off x="0" y="0"/>
                      <a:ext cx="5894020" cy="4040494"/>
                    </a:xfrm>
                    <a:prstGeom prst="rect">
                      <a:avLst/>
                    </a:prstGeom>
                  </pic:spPr>
                </pic:pic>
              </a:graphicData>
            </a:graphic>
          </wp:inline>
        </w:drawing>
      </w:r>
    </w:p>
    <w:p w:rsidR="1AF509E4" w:rsidP="1AF509E4" w:rsidRDefault="1AF509E4" w14:paraId="3BC72C27" w14:textId="12AC6A41">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C11B28C" w14:textId="2EB76838">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1BA4FC3" w14:textId="1CFBC321">
      <w:pPr>
        <w:pStyle w:val="Normal"/>
        <w:pBdr>
          <w:top w:val="nil" w:color="000000" w:sz="0" w:space="0"/>
          <w:left w:val="nil" w:color="000000" w:sz="0" w:space="0"/>
          <w:bottom w:val="nil" w:color="000000" w:sz="0" w:space="0"/>
          <w:right w:val="nil" w:color="000000" w:sz="0" w:space="0"/>
          <w:between w:val="nil" w:color="000000" w:sz="0" w:space="0"/>
        </w:pBdr>
        <w:spacing w:before="0"/>
        <w:ind w:left="0"/>
        <w:jc w:val="left"/>
      </w:pPr>
    </w:p>
    <w:p w:rsidR="1AF509E4" w:rsidP="1AF509E4" w:rsidRDefault="1AF509E4" w14:paraId="405BCF74" w14:textId="5FA9179F">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6C73A3C" w14:textId="23899647">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67C56AD3" w14:textId="5985C02A">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FA8A797" w14:textId="028E5D23">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3BB24C0F" w:rsidP="320543F7" w:rsidRDefault="3BB24C0F" w14:paraId="539EAE34" w14:textId="2B0B7832">
      <w:pPr>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rPrChange w:author="GUSTAVO DE OLIVEIRA REGO MORAIS" w:date="2025-08-08T19:52:54.751Z" w:id="1563257948"/>
        </w:rPr>
      </w:pPr>
      <w:r w:rsidRPr="320543F7" w:rsidR="54763126">
        <w:rPr>
          <w:rFonts w:ascii="Times New Roman" w:hAnsi="Times New Roman" w:eastAsia="Times New Roman" w:cs="Times New Roman"/>
          <w:rPrChange w:author="GUSTAVO DE OLIVEIRA REGO MORAIS" w:date="2025-08-08T19:52:54.748Z" w:id="674839866"/>
        </w:rPr>
        <w:t xml:space="preserve">Figura </w:t>
      </w:r>
      <w:r w:rsidRPr="320543F7" w:rsidR="74E2B6DA">
        <w:rPr>
          <w:rFonts w:ascii="Times New Roman" w:hAnsi="Times New Roman" w:eastAsia="Times New Roman" w:cs="Times New Roman"/>
          <w:rPrChange w:author="GUSTAVO DE OLIVEIRA REGO MORAIS" w:date="2025-08-08T19:52:54.749Z" w:id="1097312532"/>
        </w:rPr>
        <w:t>9</w:t>
      </w:r>
      <w:r w:rsidRPr="320543F7" w:rsidR="54763126">
        <w:rPr>
          <w:rFonts w:ascii="Times New Roman" w:hAnsi="Times New Roman" w:eastAsia="Times New Roman" w:cs="Times New Roman"/>
          <w:rPrChange w:author="GUSTAVO DE OLIVEIRA REGO MORAIS" w:date="2025-08-08T19:52:54.749Z" w:id="524898870"/>
        </w:rPr>
        <w:t xml:space="preserve"> - Configuração automatizada</w:t>
      </w:r>
    </w:p>
    <w:p w:rsidR="364658F8" w:rsidP="1AF509E4" w:rsidRDefault="364658F8" w14:paraId="423F64BA" w14:textId="18E0E88C">
      <w:pPr>
        <w:pStyle w:val="Normal"/>
        <w:jc w:val="center"/>
      </w:pPr>
      <w:r w:rsidR="74193F71">
        <w:drawing>
          <wp:inline wp14:editId="05D9BB1F" wp14:anchorId="5E5798DA">
            <wp:extent cx="6362891" cy="4192522"/>
            <wp:effectExtent l="0" t="0" r="0" b="0"/>
            <wp:docPr id="195142813" name="" title=""/>
            <wp:cNvGraphicFramePr>
              <a:graphicFrameLocks noChangeAspect="1"/>
            </wp:cNvGraphicFramePr>
            <a:graphic>
              <a:graphicData uri="http://schemas.openxmlformats.org/drawingml/2006/picture">
                <pic:pic>
                  <pic:nvPicPr>
                    <pic:cNvPr id="0" name=""/>
                    <pic:cNvPicPr/>
                  </pic:nvPicPr>
                  <pic:blipFill>
                    <a:blip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p>
    <w:p w:rsidR="364658F8" w:rsidP="4B48383A" w:rsidRDefault="364658F8" w14:paraId="23B15052" w14:textId="76EE362C">
      <w:pPr>
        <w:pStyle w:val="Normal"/>
      </w:pPr>
    </w:p>
    <w:p w:rsidR="364658F8" w:rsidP="4B48383A" w:rsidRDefault="364658F8" w14:paraId="216598C6" w14:textId="36E2C995">
      <w:pPr>
        <w:pStyle w:val="Normal"/>
      </w:pPr>
    </w:p>
    <w:p w:rsidR="364658F8" w:rsidP="1AF509E4" w:rsidRDefault="364658F8" w14:paraId="5E198CEB" w14:textId="7062E646">
      <w:pPr>
        <w:pStyle w:val="Normal"/>
        <w:jc w:val="center"/>
      </w:pPr>
    </w:p>
    <w:p w:rsidR="364658F8" w:rsidP="1AF509E4" w:rsidRDefault="364658F8" w14:paraId="385B6D3F" w14:textId="417F964E">
      <w:pPr>
        <w:pStyle w:val="Normal"/>
        <w:jc w:val="center"/>
      </w:pPr>
    </w:p>
    <w:p w:rsidR="364658F8" w:rsidP="1AF509E4" w:rsidRDefault="364658F8" w14:paraId="39490BF8" w14:textId="1074385A">
      <w:pPr>
        <w:pStyle w:val="Normal"/>
        <w:jc w:val="center"/>
      </w:pPr>
    </w:p>
    <w:p w:rsidR="364658F8" w:rsidP="1AF509E4" w:rsidRDefault="364658F8" w14:paraId="415FD20F" w14:textId="36F04A7D">
      <w:pPr>
        <w:pStyle w:val="Normal"/>
        <w:jc w:val="center"/>
      </w:pPr>
    </w:p>
    <w:p w:rsidR="364658F8" w:rsidP="1AF509E4" w:rsidRDefault="364658F8" w14:paraId="405588A1" w14:textId="6A47C96E">
      <w:pPr>
        <w:pStyle w:val="Normal"/>
        <w:jc w:val="center"/>
      </w:pPr>
    </w:p>
    <w:p w:rsidR="364658F8" w:rsidP="1AF509E4" w:rsidRDefault="364658F8" w14:paraId="73894451" w14:textId="40C7F7FB">
      <w:pPr>
        <w:pStyle w:val="Normal"/>
        <w:jc w:val="center"/>
      </w:pPr>
    </w:p>
    <w:p w:rsidR="364658F8" w:rsidP="1AF509E4" w:rsidRDefault="364658F8" w14:paraId="4ABE7851" w14:textId="6F48DC26">
      <w:pPr>
        <w:pStyle w:val="Normal"/>
        <w:jc w:val="center"/>
      </w:pPr>
    </w:p>
    <w:p w:rsidR="364658F8" w:rsidP="1AF509E4" w:rsidRDefault="364658F8" w14:paraId="136A57B3" w14:textId="7418E5C1">
      <w:pPr>
        <w:pStyle w:val="Normal"/>
        <w:jc w:val="center"/>
      </w:pPr>
    </w:p>
    <w:p w:rsidR="364658F8" w:rsidP="1AF509E4" w:rsidRDefault="364658F8" w14:paraId="1A467925" w14:textId="5920DE7C">
      <w:pPr>
        <w:pStyle w:val="Normal"/>
        <w:jc w:val="center"/>
        <w:rPr>
          <w:del w:author="GUSTAVO DE OLIVEIRA REGO MORAIS" w:date="2025-08-08T19:54:50.021Z" w16du:dateUtc="2025-08-08T19:54:50.021Z" w:id="325828636"/>
        </w:rPr>
      </w:pPr>
    </w:p>
    <w:p w:rsidR="364658F8" w:rsidP="1AF509E4" w:rsidRDefault="364658F8" w14:paraId="645ACDF6" w14:textId="1A92B158">
      <w:pPr>
        <w:pStyle w:val="Normal"/>
        <w:jc w:val="center"/>
      </w:pPr>
    </w:p>
    <w:p w:rsidR="364658F8" w:rsidP="320543F7" w:rsidRDefault="364658F8" w14:paraId="465C8D87" w14:textId="13B5007F">
      <w:pPr>
        <w:pStyle w:val="Normal"/>
        <w:jc w:val="center"/>
        <w:rPr>
          <w:rFonts w:ascii="Times New Roman" w:hAnsi="Times New Roman" w:eastAsia="Times New Roman" w:cs="Times New Roman"/>
          <w:rPrChange w:author="GUSTAVO DE OLIVEIRA REGO MORAIS" w:date="2025-08-08T19:53:01.293Z" w:id="367150533"/>
        </w:rPr>
      </w:pPr>
      <w:r w:rsidRPr="320543F7" w:rsidR="366E2EA7">
        <w:rPr>
          <w:rFonts w:ascii="Times New Roman" w:hAnsi="Times New Roman" w:eastAsia="Times New Roman" w:cs="Times New Roman"/>
          <w:rPrChange w:author="GUSTAVO DE OLIVEIRA REGO MORAIS" w:date="2025-08-08T19:53:01.292Z" w:id="1769753894"/>
        </w:rPr>
        <w:t xml:space="preserve">Figura </w:t>
      </w:r>
      <w:r w:rsidRPr="320543F7" w:rsidR="27FAE938">
        <w:rPr>
          <w:rFonts w:ascii="Times New Roman" w:hAnsi="Times New Roman" w:eastAsia="Times New Roman" w:cs="Times New Roman"/>
          <w:rPrChange w:author="GUSTAVO DE OLIVEIRA REGO MORAIS" w:date="2025-08-08T19:53:01.292Z" w:id="1161221564"/>
        </w:rPr>
        <w:t>10</w:t>
      </w:r>
      <w:r w:rsidRPr="320543F7" w:rsidR="366E2EA7">
        <w:rPr>
          <w:rFonts w:ascii="Times New Roman" w:hAnsi="Times New Roman" w:eastAsia="Times New Roman" w:cs="Times New Roman"/>
          <w:rPrChange w:author="GUSTAVO DE OLIVEIRA REGO MORAIS" w:date="2025-08-08T19:53:01.293Z" w:id="889394373"/>
        </w:rPr>
        <w:t xml:space="preserve"> – Sistema de refrigeração</w:t>
      </w:r>
    </w:p>
    <w:p w:rsidR="364658F8" w:rsidP="1AF509E4" w:rsidRDefault="364658F8" w14:paraId="3E9DD666" w14:textId="25224732">
      <w:pPr>
        <w:pStyle w:val="Normal"/>
        <w:jc w:val="center"/>
      </w:pPr>
      <w:r w:rsidR="7BF5CB04">
        <w:drawing>
          <wp:inline wp14:editId="098213D4" wp14:anchorId="22CE627C">
            <wp:extent cx="6517009" cy="4218164"/>
            <wp:effectExtent l="0" t="0" r="0" b="0"/>
            <wp:docPr id="1566189325" name="" title=""/>
            <wp:cNvGraphicFramePr>
              <a:graphicFrameLocks noChangeAspect="1"/>
            </wp:cNvGraphicFramePr>
            <a:graphic>
              <a:graphicData uri="http://schemas.openxmlformats.org/drawingml/2006/picture">
                <pic:pic>
                  <pic:nvPicPr>
                    <pic:cNvPr id="0" name=""/>
                    <pic:cNvPicPr/>
                  </pic:nvPicPr>
                  <pic:blipFill>
                    <a:blip r:embed="R347fb9c9238a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17009" cy="4218164"/>
                    </a:xfrm>
                    <a:prstGeom xmlns:a="http://schemas.openxmlformats.org/drawingml/2006/main" prst="rect">
                      <a:avLst/>
                    </a:prstGeom>
                  </pic:spPr>
                </pic:pic>
              </a:graphicData>
            </a:graphic>
          </wp:inline>
        </w:drawing>
      </w:r>
    </w:p>
    <w:p w:rsidR="364658F8" w:rsidP="1AF509E4" w:rsidRDefault="364658F8" w14:paraId="17B31E29" w14:textId="04492CEB">
      <w:pPr>
        <w:pStyle w:val="Normal"/>
        <w:jc w:val="center"/>
        <w:rPr>
          <w:del w:author="GUSTAVO DE OLIVEIRA REGO MORAIS" w:date="2025-08-08T19:53:22.924Z" w16du:dateUtc="2025-08-08T19:53:22.924Z" w:id="1518305137"/>
        </w:rPr>
      </w:pPr>
    </w:p>
    <w:p w:rsidR="364658F8" w:rsidP="1AF509E4" w:rsidRDefault="364658F8" w14:paraId="1D41321A" w14:textId="23E6BB6B">
      <w:pPr>
        <w:pStyle w:val="Normal"/>
        <w:jc w:val="center"/>
      </w:pPr>
    </w:p>
    <w:p w:rsidR="364658F8" w:rsidP="1AF509E4" w:rsidRDefault="364658F8" w14:paraId="6112D932" w14:textId="5D835E25">
      <w:pPr>
        <w:pStyle w:val="Normal"/>
        <w:jc w:val="center"/>
      </w:pPr>
    </w:p>
    <w:p w:rsidR="364658F8" w:rsidP="1AF509E4" w:rsidRDefault="364658F8" w14:paraId="65CBF5CB" w14:textId="36129342">
      <w:pPr>
        <w:pStyle w:val="Normal"/>
        <w:jc w:val="center"/>
      </w:pPr>
    </w:p>
    <w:p w:rsidR="364658F8" w:rsidP="1AF509E4" w:rsidRDefault="364658F8" w14:paraId="30A2E81C" w14:textId="22E0A4D1">
      <w:pPr>
        <w:pStyle w:val="Normal"/>
        <w:jc w:val="center"/>
      </w:pPr>
    </w:p>
    <w:p w:rsidR="364658F8" w:rsidP="1AF509E4" w:rsidRDefault="364658F8" w14:paraId="2661BF9D" w14:textId="77EB217E">
      <w:pPr>
        <w:pStyle w:val="Normal"/>
        <w:jc w:val="center"/>
      </w:pPr>
    </w:p>
    <w:p w:rsidR="364658F8" w:rsidP="1AF509E4" w:rsidRDefault="364658F8" w14:paraId="33C94B1D" w14:textId="06775DAF">
      <w:pPr>
        <w:pStyle w:val="Normal"/>
        <w:jc w:val="center"/>
        <w:rPr>
          <w:del w:author="GUSTAVO DE OLIVEIRA REGO MORAIS" w:date="2025-08-08T19:53:54.419Z" w16du:dateUtc="2025-08-08T19:53:54.419Z" w:id="458187046"/>
        </w:rPr>
      </w:pPr>
    </w:p>
    <w:p w:rsidR="364658F8" w:rsidP="1AF509E4" w:rsidRDefault="364658F8" w14:paraId="1B59599A" w14:textId="531644AD">
      <w:pPr>
        <w:pStyle w:val="Normal"/>
        <w:jc w:val="center"/>
        <w:rPr>
          <w:del w:author="GUSTAVO DE OLIVEIRA REGO MORAIS" w:date="2025-08-08T19:53:54.061Z" w16du:dateUtc="2025-08-08T19:53:54.061Z" w:id="1634509903"/>
        </w:rPr>
      </w:pPr>
    </w:p>
    <w:p w:rsidR="364658F8" w:rsidP="1AF509E4" w:rsidRDefault="364658F8" w14:paraId="405F52B2" w14:textId="126910FF">
      <w:pPr>
        <w:pStyle w:val="Normal"/>
        <w:jc w:val="center"/>
        <w:rPr>
          <w:ins w:author="GUSTAVO DE OLIVEIRA REGO MORAIS" w:date="2025-08-08T19:53:41.631Z" w16du:dateUtc="2025-08-08T19:53:41.631Z" w:id="266728513"/>
        </w:rPr>
      </w:pPr>
    </w:p>
    <w:p w:rsidR="320543F7" w:rsidP="320543F7" w:rsidRDefault="320543F7" w14:paraId="6186C07F" w14:textId="45D8CD16">
      <w:pPr>
        <w:pStyle w:val="Normal"/>
        <w:jc w:val="center"/>
      </w:pPr>
    </w:p>
    <w:p w:rsidR="364658F8" w:rsidP="1AF509E4" w:rsidRDefault="364658F8" w14:paraId="3A18F894" w14:textId="4791FFF3">
      <w:pPr>
        <w:pStyle w:val="Normal"/>
        <w:jc w:val="center"/>
      </w:pPr>
    </w:p>
    <w:p w:rsidR="364658F8" w:rsidP="1AF509E4" w:rsidRDefault="364658F8" w14:paraId="7BFDCB2A" w14:textId="2C76C39E">
      <w:pPr>
        <w:pStyle w:val="Normal"/>
        <w:jc w:val="center"/>
      </w:pPr>
    </w:p>
    <w:p w:rsidR="364658F8" w:rsidP="1AF509E4" w:rsidRDefault="364658F8" w14:paraId="49B6459E" w14:textId="69616CCC">
      <w:pPr>
        <w:pStyle w:val="Normal"/>
        <w:jc w:val="center"/>
      </w:pPr>
    </w:p>
    <w:p w:rsidR="364658F8" w:rsidP="1AF509E4" w:rsidRDefault="364658F8" w14:paraId="369E2A5D" w14:textId="1B2A732A">
      <w:pPr>
        <w:pStyle w:val="Normal"/>
        <w:jc w:val="center"/>
      </w:pPr>
    </w:p>
    <w:p w:rsidR="364658F8" w:rsidP="1AF509E4" w:rsidRDefault="364658F8" w14:paraId="119F1390" w14:textId="4D5A0E87">
      <w:pPr>
        <w:pStyle w:val="Normal"/>
        <w:jc w:val="center"/>
      </w:pPr>
      <w:r w:rsidR="0A2EC7AB">
        <w:rPr/>
        <w:t>Figura 1</w:t>
      </w:r>
      <w:r w:rsidR="0419CDF0">
        <w:rPr/>
        <w:t>1</w:t>
      </w:r>
      <w:r w:rsidR="0A2EC7AB">
        <w:rPr/>
        <w:t xml:space="preserve"> – Montagem manual</w:t>
      </w:r>
    </w:p>
    <w:p w:rsidR="364658F8" w:rsidP="1AF509E4" w:rsidRDefault="364658F8" w14:paraId="6441A90A" w14:textId="5330EBC8">
      <w:pPr>
        <w:pStyle w:val="Normal"/>
        <w:jc w:val="center"/>
      </w:pPr>
      <w:r w:rsidR="3F5717C2">
        <w:drawing>
          <wp:inline wp14:editId="5C0433FD" wp14:anchorId="678EA084">
            <wp:extent cx="4069663" cy="8319276"/>
            <wp:effectExtent l="0" t="0" r="0" b="0"/>
            <wp:docPr id="2021460731" name="" descr="&#10;" title=""/>
            <wp:cNvGraphicFramePr>
              <a:graphicFrameLocks noChangeAspect="1"/>
            </wp:cNvGraphicFramePr>
            <a:graphic>
              <a:graphicData uri="http://schemas.openxmlformats.org/drawingml/2006/picture">
                <pic:pic>
                  <pic:nvPicPr>
                    <pic:cNvPr id="0" name=""/>
                    <pic:cNvPicPr/>
                  </pic:nvPicPr>
                  <pic:blipFill>
                    <a:blip r:embed="R22cad59c11c24780">
                      <a:extLst>
                        <a:ext xmlns:a="http://schemas.openxmlformats.org/drawingml/2006/main" uri="{28A0092B-C50C-407E-A947-70E740481C1C}">
                          <a14:useLocalDpi val="0"/>
                        </a:ext>
                      </a:extLst>
                    </a:blip>
                    <a:stretch>
                      <a:fillRect/>
                    </a:stretch>
                  </pic:blipFill>
                  <pic:spPr>
                    <a:xfrm>
                      <a:off x="0" y="0"/>
                      <a:ext cx="4069663" cy="8319276"/>
                    </a:xfrm>
                    <a:prstGeom prst="rect">
                      <a:avLst/>
                    </a:prstGeom>
                  </pic:spPr>
                </pic:pic>
              </a:graphicData>
            </a:graphic>
          </wp:inline>
        </w:drawing>
      </w:r>
    </w:p>
    <w:p w:rsidR="364658F8" w:rsidP="1AF509E4" w:rsidRDefault="364658F8" w14:paraId="029BA9ED" w14:textId="15990F9B">
      <w:pPr>
        <w:pStyle w:val="Normal"/>
        <w:jc w:val="center"/>
      </w:pPr>
    </w:p>
    <w:p w:rsidR="364658F8" w:rsidP="1AF509E4" w:rsidRDefault="364658F8" w14:paraId="0E566116" w14:textId="57B05E0E">
      <w:pPr>
        <w:pStyle w:val="Normal"/>
        <w:jc w:val="center"/>
      </w:pPr>
      <w:r w:rsidR="0D2830CB">
        <w:rPr/>
        <w:t>Figura 1</w:t>
      </w:r>
      <w:r w:rsidR="71D59992">
        <w:rPr/>
        <w:t>2</w:t>
      </w:r>
      <w:r w:rsidR="0D2830CB">
        <w:rPr/>
        <w:t xml:space="preserve"> – Coleta de requisitos</w:t>
      </w:r>
    </w:p>
    <w:p w:rsidR="225C63FF" w:rsidP="320543F7" w:rsidRDefault="225C63FF" w14:paraId="298CC38D" w14:textId="1587A751">
      <w:pPr>
        <w:pStyle w:val="Normal"/>
        <w:jc w:val="center"/>
        <w:rPr>
          <w:ins w:author="GUSTAVO DE OLIVEIRA REGO MORAIS" w:date="2025-08-08T19:38:42.475Z" w16du:dateUtc="2025-08-08T19:38:42.475Z" w:id="144709531"/>
        </w:rPr>
      </w:pPr>
      <w:r w:rsidR="225C63FF">
        <w:drawing>
          <wp:inline wp14:editId="4E3E3759" wp14:anchorId="1D45B3DE">
            <wp:extent cx="6114194" cy="6933262"/>
            <wp:effectExtent l="0" t="0" r="0" b="0"/>
            <wp:docPr id="882236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p>
    <w:p w:rsidR="3887584E" w:rsidP="320543F7" w:rsidRDefault="3887584E" w14:paraId="371FAFBF" w14:textId="3235886D">
      <w:pPr>
        <w:pStyle w:val="Heading2"/>
        <w:spacing w:line="360" w:lineRule="auto"/>
        <w:rPr>
          <w:ins w:author="GUSTAVO DE OLIVEIRA REGO MORAIS" w:date="2025-08-08T19:46:38.455Z" w16du:dateUtc="2025-08-08T19:46:38.455Z" w:id="20601276"/>
          <w:rFonts w:ascii="Times New Roman" w:hAnsi="Times New Roman" w:eastAsia="Times New Roman" w:cs="Times New Roman"/>
          <w:b w:val="1"/>
          <w:bCs w:val="1"/>
          <w:sz w:val="24"/>
          <w:szCs w:val="24"/>
        </w:rPr>
      </w:pPr>
      <w:bookmarkStart w:name="_Toc112679864" w:id="487277887"/>
      <w:ins w:author="GUSTAVO DE OLIVEIRA REGO MORAIS" w:date="2025-08-08T19:38:46.034Z" w:id="1293486083">
        <w:r w:rsidRPr="79ED5846" w:rsidR="3887584E">
          <w:rPr>
            <w:rFonts w:ascii="Times New Roman" w:hAnsi="Times New Roman" w:eastAsia="Times New Roman" w:cs="Times New Roman"/>
            <w:b w:val="1"/>
            <w:bCs w:val="1"/>
            <w:sz w:val="24"/>
            <w:szCs w:val="24"/>
          </w:rPr>
          <w:t>5.1</w:t>
        </w:r>
      </w:ins>
      <w:ins w:author="GUSTAVO DE OLIVEIRA REGO MORAIS" w:date="2025-08-08T19:52:00.327Z" w:id="678794175">
        <w:r w:rsidRPr="79ED5846" w:rsidR="28128D6F">
          <w:rPr>
            <w:rFonts w:ascii="Times New Roman" w:hAnsi="Times New Roman" w:eastAsia="Times New Roman" w:cs="Times New Roman"/>
            <w:b w:val="1"/>
            <w:bCs w:val="1"/>
            <w:sz w:val="24"/>
            <w:szCs w:val="24"/>
          </w:rPr>
          <w:t>.</w:t>
        </w:r>
      </w:ins>
      <w:ins w:author="GUSTAVO DE OLIVEIRA REGO MORAIS" w:date="2025-08-08T19:38:46.034Z" w:id="2053023891">
        <w:r w:rsidRPr="79ED5846" w:rsidR="3887584E">
          <w:rPr>
            <w:rFonts w:ascii="Times New Roman" w:hAnsi="Times New Roman" w:eastAsia="Times New Roman" w:cs="Times New Roman"/>
            <w:b w:val="1"/>
            <w:bCs w:val="1"/>
            <w:sz w:val="24"/>
            <w:szCs w:val="24"/>
          </w:rPr>
          <w:t xml:space="preserve"> Descrição do</w:t>
        </w:r>
      </w:ins>
      <w:ins w:author="GUSTAVO DE OLIVEIRA REGO MORAIS" w:date="2025-08-08T19:39:07Z" w:id="1786433721">
        <w:r w:rsidRPr="79ED5846" w:rsidR="3887584E">
          <w:rPr>
            <w:rFonts w:ascii="Times New Roman" w:hAnsi="Times New Roman" w:eastAsia="Times New Roman" w:cs="Times New Roman"/>
            <w:b w:val="1"/>
            <w:bCs w:val="1"/>
            <w:sz w:val="24"/>
            <w:szCs w:val="24"/>
          </w:rPr>
          <w:t>s diagramas de atividade</w:t>
        </w:r>
      </w:ins>
      <w:bookmarkEnd w:id="487277887"/>
    </w:p>
    <w:p w:rsidR="1825CE6E" w:rsidP="320543F7" w:rsidRDefault="1825CE6E" w14:paraId="3F35C347" w14:textId="1C3741C5">
      <w:pPr>
        <w:pStyle w:val="Normal"/>
        <w:spacing w:line="360" w:lineRule="auto"/>
        <w:ind w:firstLine="708"/>
        <w:rPr>
          <w:ins w:author="GUSTAVO DE OLIVEIRA REGO MORAIS" w:date="2025-08-08T19:46:54.522Z" w16du:dateUtc="2025-08-08T19:46:54.522Z" w:id="1490251703"/>
          <w:rFonts w:ascii="Times New Roman" w:hAnsi="Times New Roman" w:eastAsia="Times New Roman" w:cs="Times New Roman"/>
        </w:rPr>
        <w:pPrChange w:author="GUSTAVO DE OLIVEIRA REGO MORAIS" w:date="2025-08-08T20:07:03.892Z">
          <w:pPr>
            <w:pStyle w:val="Heading2"/>
            <w:spacing w:line="360" w:lineRule="auto"/>
          </w:pPr>
        </w:pPrChange>
      </w:pPr>
      <w:ins w:author="GUSTAVO DE OLIVEIRA REGO MORAIS" w:date="2025-08-08T19:46:42.006Z" w:id="1221014252">
        <w:r w:rsidRPr="320543F7" w:rsidR="1825CE6E">
          <w:rPr>
            <w:rFonts w:ascii="Times New Roman" w:hAnsi="Times New Roman" w:eastAsia="Times New Roman" w:cs="Times New Roman"/>
            <w:rPrChange w:author="GUSTAVO DE OLIVEIRA REGO MORAIS" w:date="2025-08-08T19:46:46.95Z" w:id="590432246"/>
          </w:rPr>
          <w:t>A descrição do diagrama de atividade é uma documentação que modela o fluxo de trabalho de um processo. Ela detalha as ações e atividades, a ordem em que ocorrem e as condições que determinam caminhos alternativos. O diagrama de atividade é fundamental para visualizar a sequência de passos de um caso de uso ou um processo de negócio, sendo capaz de representar fluxos paralelos e concorrentes por meio de ramificações e pontos de sincronização.</w:t>
        </w:r>
      </w:ins>
    </w:p>
    <w:p w:rsidR="3E5823A6" w:rsidP="79ED5846" w:rsidRDefault="3E5823A6" w14:paraId="3906D6E7" w14:textId="6F327C30">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19:50:55.751Z" w16du:dateUtc="2025-08-08T19:50:55.751Z" w:id="882139042"/>
          <w:rFonts w:ascii="Times New Roman" w:hAnsi="Times New Roman" w:eastAsia="Times New Roman" w:cs="Times New Roman"/>
          <w:b w:val="1"/>
          <w:bCs w:val="1"/>
          <w:i w:val="0"/>
          <w:iCs w:val="0"/>
          <w:noProof w:val="0"/>
          <w:sz w:val="24"/>
          <w:szCs w:val="24"/>
          <w:lang w:val="pt-BR"/>
          <w:rPrChange w:author="GUSTAVO DE OLIVEIRA REGO MORAIS" w:date="2025-08-08T19:52:36.707Z" w:id="1143971442">
            <w:rPr>
              <w:ins w:author="GUSTAVO DE OLIVEIRA REGO MORAIS" w:date="2025-08-08T19:50:55.751Z" w16du:dateUtc="2025-08-08T19:50:55.751Z" w:id="509053299"/>
              <w:b w:val="1"/>
              <w:bCs w:val="1"/>
              <w:noProof w:val="0"/>
              <w:sz w:val="28"/>
              <w:szCs w:val="28"/>
              <w:lang w:val="pt-BR"/>
            </w:rPr>
          </w:rPrChange>
        </w:rPr>
        <w:pPrChange w:author="GUSTAVO DE OLIVEIRA REGO MORAIS" w:date="2025-08-08T20:11:06.577Z">
          <w:pPr/>
        </w:pPrChange>
      </w:pPr>
      <w:bookmarkStart w:name="_Toc1078853304" w:id="192541613"/>
      <w:ins w:author="GUSTAVO DE OLIVEIRA REGO MORAIS" w:date="2025-08-08T19:51:57.848Z" w:id="45738313">
        <w:r w:rsidRPr="79ED5846" w:rsidR="3E5823A6">
          <w:rPr>
            <w:rFonts w:ascii="Times New Roman" w:hAnsi="Times New Roman" w:eastAsia="Times New Roman" w:cs="Times New Roman"/>
            <w:b w:val="1"/>
            <w:bCs w:val="1"/>
            <w:i w:val="0"/>
            <w:iCs w:val="0"/>
            <w:noProof w:val="0"/>
            <w:sz w:val="24"/>
            <w:szCs w:val="24"/>
            <w:lang w:val="pt-BR"/>
          </w:rPr>
          <w:t>5.1.1.</w:t>
        </w:r>
      </w:ins>
      <w:ins w:author="GUSTAVO DE OLIVEIRA REGO MORAIS" w:date="2025-08-08T19:52:03.251Z" w:id="260805903">
        <w:r w:rsidRPr="79ED5846" w:rsidR="471C7C20">
          <w:rPr>
            <w:rFonts w:ascii="Times New Roman" w:hAnsi="Times New Roman" w:eastAsia="Times New Roman" w:cs="Times New Roman"/>
            <w:b w:val="1"/>
            <w:bCs w:val="1"/>
            <w:i w:val="0"/>
            <w:iCs w:val="0"/>
            <w:noProof w:val="0"/>
            <w:sz w:val="24"/>
            <w:szCs w:val="24"/>
            <w:lang w:val="pt-BR"/>
          </w:rPr>
          <w:t xml:space="preserve"> </w:t>
        </w:r>
      </w:ins>
      <w:ins w:author="GUSTAVO DE OLIVEIRA REGO MORAIS" w:date="2025-08-08T19:50:55.751Z" w:id="196827050">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19:51:36.623Z" w:id="448257445">
              <w:rPr>
                <w:b w:val="1"/>
                <w:bCs w:val="1"/>
                <w:noProof w:val="0"/>
                <w:sz w:val="28"/>
                <w:szCs w:val="28"/>
                <w:lang w:val="pt-BR"/>
              </w:rPr>
            </w:rPrChange>
          </w:rPr>
          <w:t xml:space="preserve">Descrição Detalhada do Fluxo de </w:t>
        </w:r>
      </w:ins>
      <w:ins w:author="GUSTAVO DE OLIVEIRA REGO MORAIS" w:date="2025-08-08T19:52:39.672Z" w:id="1474143179">
        <w:r w:rsidRPr="79ED5846" w:rsidR="20BAC28F">
          <w:rPr>
            <w:rFonts w:ascii="Times New Roman" w:hAnsi="Times New Roman" w:eastAsia="Times New Roman" w:cs="Times New Roman"/>
            <w:b w:val="1"/>
            <w:bCs w:val="1"/>
            <w:i w:val="0"/>
            <w:iCs w:val="0"/>
            <w:noProof w:val="0"/>
            <w:sz w:val="24"/>
            <w:szCs w:val="24"/>
            <w:lang w:val="pt-BR"/>
          </w:rPr>
          <w:t>Cadastro e Login</w:t>
        </w:r>
      </w:ins>
      <w:bookmarkEnd w:id="192541613"/>
    </w:p>
    <w:p w:rsidR="3E5823A6" w:rsidP="79ED5846" w:rsidRDefault="3E5823A6" w14:paraId="3735359B" w14:textId="32831E59">
      <w:pPr>
        <w:pStyle w:val="Heading4"/>
        <w:keepNext w:val="0"/>
        <w:keepLines w:val="0"/>
        <w:spacing w:before="120" w:beforeAutospacing="off" w:after="120" w:afterAutospacing="off" w:line="360" w:lineRule="auto"/>
        <w:jc w:val="both"/>
        <w:rPr>
          <w:ins w:author="GUSTAVO DE OLIVEIRA REGO MORAIS" w:date="2025-08-08T19:50:55.751Z" w16du:dateUtc="2025-08-08T19:50:55.751Z" w:id="1776688128"/>
          <w:rFonts w:ascii="Times New Roman" w:hAnsi="Times New Roman" w:eastAsia="Times New Roman" w:cs="Times New Roman"/>
          <w:b w:val="1"/>
          <w:bCs w:val="1"/>
          <w:i w:val="0"/>
          <w:iCs w:val="0"/>
          <w:noProof w:val="0"/>
          <w:sz w:val="24"/>
          <w:szCs w:val="24"/>
          <w:lang w:val="pt-BR"/>
          <w:rPrChange w:author="GUSTAVO DE OLIVEIRA REGO MORAIS" w:date="2025-08-08T19:51:36.624Z" w:id="220156859">
            <w:rPr>
              <w:ins w:author="GUSTAVO DE OLIVEIRA REGO MORAIS" w:date="2025-08-08T19:50:55.751Z" w16du:dateUtc="2025-08-08T19:50:55.751Z" w:id="1158693207"/>
              <w:b w:val="1"/>
              <w:bCs w:val="1"/>
              <w:noProof w:val="0"/>
              <w:sz w:val="24"/>
              <w:szCs w:val="24"/>
              <w:lang w:val="pt-BR"/>
            </w:rPr>
          </w:rPrChange>
        </w:rPr>
        <w:pPrChange w:author="GUSTAVO DE OLIVEIRA REGO MORAIS" w:date="2025-08-08T20:11:06.577Z">
          <w:pPr/>
        </w:pPrChange>
      </w:pPr>
      <w:bookmarkStart w:name="_Toc1645821266" w:id="1873132301"/>
      <w:ins w:author="GUSTAVO DE OLIVEIRA REGO MORAIS" w:date="2025-08-08T19:50:55.751Z" w:id="1010501597">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1Z" w:id="126315131">
              <w:rPr>
                <w:b w:val="1"/>
                <w:bCs w:val="1"/>
                <w:noProof w:val="0"/>
                <w:sz w:val="24"/>
                <w:szCs w:val="24"/>
                <w:lang w:val="pt-BR"/>
              </w:rPr>
            </w:rPrChange>
          </w:rPr>
          <w:t>Início do Processo</w:t>
        </w:r>
      </w:ins>
      <w:bookmarkEnd w:id="1873132301"/>
    </w:p>
    <w:p w:rsidR="3E5823A6" w:rsidP="320543F7" w:rsidRDefault="3E5823A6" w14:paraId="582C2A97" w14:textId="336697F2">
      <w:pPr>
        <w:keepNext w:val="0"/>
        <w:keepLines w:val="0"/>
        <w:spacing w:before="120" w:beforeAutospacing="off" w:after="120" w:afterAutospacing="off" w:line="360" w:lineRule="auto"/>
        <w:ind w:firstLine="708"/>
        <w:jc w:val="both"/>
        <w:rPr>
          <w:ins w:author="GUSTAVO DE OLIVEIRA REGO MORAIS" w:date="2025-08-08T19:50:55.751Z" w16du:dateUtc="2025-08-08T19:50:55.751Z" w:id="1159030104"/>
          <w:rFonts w:ascii="Times New Roman" w:hAnsi="Times New Roman" w:eastAsia="Times New Roman" w:cs="Times New Roman"/>
          <w:i w:val="0"/>
          <w:iCs w:val="0"/>
          <w:noProof w:val="0"/>
          <w:sz w:val="24"/>
          <w:szCs w:val="24"/>
          <w:lang w:val="pt-BR"/>
          <w:rPrChange w:author="GUSTAVO DE OLIVEIRA REGO MORAIS" w:date="2025-08-08T19:51:36.626Z" w:id="76847054">
            <w:rPr>
              <w:ins w:author="GUSTAVO DE OLIVEIRA REGO MORAIS" w:date="2025-08-08T19:50:55.751Z" w16du:dateUtc="2025-08-08T19:50:55.751Z" w:id="848135672"/>
              <w:noProof w:val="0"/>
              <w:lang w:val="pt-BR"/>
            </w:rPr>
          </w:rPrChange>
        </w:rPr>
        <w:pPrChange w:author="GUSTAVO DE OLIVEIRA REGO MORAIS" w:date="2025-08-08T20:11:06.577Z">
          <w:pPr/>
        </w:pPrChange>
      </w:pPr>
      <w:ins w:author="GUSTAVO DE OLIVEIRA REGO MORAIS" w:date="2025-08-08T19:50:55.751Z" w:id="323467209">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33Z" w:id="113374130">
              <w:rPr>
                <w:noProof w:val="0"/>
                <w:lang w:val="pt-BR"/>
              </w:rPr>
            </w:rPrChange>
          </w:rPr>
          <w:t xml:space="preserve">O fluxo começa no nó inicial, e a primeira atividade executada é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48Z" w:id="1819215934">
              <w:rPr>
                <w:rFonts w:ascii="Consolas" w:hAnsi="Consolas" w:eastAsia="Consolas" w:cs="Consolas"/>
                <w:b w:val="1"/>
                <w:bCs w:val="1"/>
                <w:noProof w:val="0"/>
                <w:lang w:val="pt-BR"/>
              </w:rPr>
            </w:rPrChange>
          </w:rPr>
          <w:t>Exibe Tela inicial</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49Z" w:id="1001375915">
              <w:rPr>
                <w:noProof w:val="0"/>
                <w:lang w:val="pt-BR"/>
              </w:rPr>
            </w:rPrChange>
          </w:rPr>
          <w:t>, que corresponde à exibição da interface principal do sistema.</w:t>
        </w:r>
      </w:ins>
    </w:p>
    <w:p w:rsidR="3E5823A6" w:rsidP="79ED5846" w:rsidRDefault="3E5823A6" w14:paraId="0D5B4A78" w14:textId="18875EFD">
      <w:pPr>
        <w:pStyle w:val="Heading4"/>
        <w:keepNext w:val="0"/>
        <w:keepLines w:val="0"/>
        <w:spacing w:before="120" w:beforeAutospacing="off" w:after="120" w:afterAutospacing="off" w:line="360" w:lineRule="auto"/>
        <w:jc w:val="both"/>
        <w:rPr>
          <w:ins w:author="GUSTAVO DE OLIVEIRA REGO MORAIS" w:date="2025-08-08T19:50:55.752Z" w16du:dateUtc="2025-08-08T19:50:55.752Z" w:id="1356650660"/>
          <w:rFonts w:ascii="Times New Roman" w:hAnsi="Times New Roman" w:eastAsia="Times New Roman" w:cs="Times New Roman"/>
          <w:b w:val="1"/>
          <w:bCs w:val="1"/>
          <w:i w:val="0"/>
          <w:iCs w:val="0"/>
          <w:noProof w:val="0"/>
          <w:sz w:val="24"/>
          <w:szCs w:val="24"/>
          <w:lang w:val="pt-BR"/>
          <w:rPrChange w:author="GUSTAVO DE OLIVEIRA REGO MORAIS" w:date="2025-08-08T19:51:36.627Z" w:id="785453743">
            <w:rPr>
              <w:ins w:author="GUSTAVO DE OLIVEIRA REGO MORAIS" w:date="2025-08-08T19:50:55.752Z" w16du:dateUtc="2025-08-08T19:50:55.752Z" w:id="1936441038"/>
              <w:b w:val="1"/>
              <w:bCs w:val="1"/>
              <w:noProof w:val="0"/>
              <w:sz w:val="24"/>
              <w:szCs w:val="24"/>
              <w:lang w:val="pt-BR"/>
            </w:rPr>
          </w:rPrChange>
        </w:rPr>
        <w:pPrChange w:author="GUSTAVO DE OLIVEIRA REGO MORAIS" w:date="2025-08-08T20:11:06.577Z">
          <w:pPr/>
        </w:pPrChange>
      </w:pPr>
      <w:bookmarkStart w:name="_Toc2051384815" w:id="1182099367"/>
      <w:ins w:author="GUSTAVO DE OLIVEIRA REGO MORAIS" w:date="2025-08-08T19:50:55.752Z" w:id="1080623727">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6Z" w:id="132354290">
              <w:rPr>
                <w:b w:val="1"/>
                <w:bCs w:val="1"/>
                <w:noProof w:val="0"/>
                <w:sz w:val="24"/>
                <w:szCs w:val="24"/>
                <w:lang w:val="pt-BR"/>
              </w:rPr>
            </w:rPrChange>
          </w:rPr>
          <w:t>Atividades Paralelas</w:t>
        </w:r>
      </w:ins>
      <w:bookmarkEnd w:id="1182099367"/>
    </w:p>
    <w:p w:rsidR="3E5823A6" w:rsidP="320543F7" w:rsidRDefault="3E5823A6" w14:paraId="22E9A780" w14:textId="69B281EC">
      <w:pPr>
        <w:keepNext w:val="0"/>
        <w:keepLines w:val="0"/>
        <w:spacing w:before="120" w:beforeAutospacing="off" w:after="120" w:afterAutospacing="off" w:line="360" w:lineRule="auto"/>
        <w:ind w:firstLine="708"/>
        <w:jc w:val="both"/>
        <w:rPr>
          <w:ins w:author="GUSTAVO DE OLIVEIRA REGO MORAIS" w:date="2025-08-08T19:50:55.752Z" w16du:dateUtc="2025-08-08T19:50:55.752Z" w:id="1494925566"/>
          <w:rFonts w:ascii="Times New Roman" w:hAnsi="Times New Roman" w:eastAsia="Times New Roman" w:cs="Times New Roman"/>
          <w:i w:val="0"/>
          <w:iCs w:val="0"/>
          <w:noProof w:val="0"/>
          <w:sz w:val="24"/>
          <w:szCs w:val="24"/>
          <w:lang w:val="pt-BR"/>
          <w:rPrChange w:author="GUSTAVO DE OLIVEIRA REGO MORAIS" w:date="2025-08-08T19:51:36.628Z" w:id="1688535558">
            <w:rPr>
              <w:ins w:author="GUSTAVO DE OLIVEIRA REGO MORAIS" w:date="2025-08-08T19:50:55.752Z" w16du:dateUtc="2025-08-08T19:50:55.752Z" w:id="561649254"/>
              <w:noProof w:val="0"/>
              <w:lang w:val="pt-BR"/>
            </w:rPr>
          </w:rPrChange>
        </w:rPr>
        <w:pPrChange w:author="GUSTAVO DE OLIVEIRA REGO MORAIS" w:date="2025-08-08T20:11:06.577Z">
          <w:pPr/>
        </w:pPrChange>
      </w:pPr>
      <w:ins w:author="GUSTAVO DE OLIVEIRA REGO MORAIS" w:date="2025-08-08T19:50:55.752Z" w:id="1916465150">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38Z" w:id="516941292">
              <w:rPr>
                <w:noProof w:val="0"/>
                <w:lang w:val="pt-BR"/>
              </w:rPr>
            </w:rPrChange>
          </w:rPr>
          <w:t>A partir da tela inicial, o fluxo se divide em dois caminhos concorrentes através de um nó de ramificação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3Z" w:id="1439488325">
              <w:rPr>
                <w:noProof w:val="0"/>
                <w:lang w:val="pt-BR"/>
              </w:rPr>
            </w:rPrChange>
          </w:rPr>
          <w:t>Fork</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3Z" w:id="9501114">
              <w:rPr>
                <w:noProof w:val="0"/>
                <w:lang w:val="pt-BR"/>
              </w:rPr>
            </w:rPrChange>
          </w:rPr>
          <w:t>):</w:t>
        </w:r>
      </w:ins>
    </w:p>
    <w:p w:rsidR="3E5823A6" w:rsidP="320543F7" w:rsidRDefault="3E5823A6" w14:paraId="6F13AB12" w14:textId="65366931">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1038071426"/>
          <w:rFonts w:ascii="Times New Roman" w:hAnsi="Times New Roman" w:eastAsia="Times New Roman" w:cs="Times New Roman"/>
          <w:i w:val="0"/>
          <w:iCs w:val="0"/>
          <w:noProof w:val="0"/>
          <w:sz w:val="24"/>
          <w:szCs w:val="24"/>
          <w:lang w:val="pt-BR"/>
          <w:rPrChange w:author="GUSTAVO DE OLIVEIRA REGO MORAIS" w:date="2025-08-08T19:51:36.631Z" w:id="1327320959">
            <w:rPr>
              <w:ins w:author="GUSTAVO DE OLIVEIRA REGO MORAIS" w:date="2025-08-08T19:50:55.752Z" w16du:dateUtc="2025-08-08T19:50:55.752Z" w:id="962326272"/>
              <w:noProof w:val="0"/>
              <w:lang w:val="pt-BR"/>
            </w:rPr>
          </w:rPrChange>
        </w:rPr>
        <w:pPrChange w:author="GUSTAVO DE OLIVEIRA REGO MORAIS" w:date="2025-08-08T20:11:06.578Z">
          <w:pPr/>
        </w:pPrChange>
      </w:pPr>
      <w:ins w:author="GUSTAVO DE OLIVEIRA REGO MORAIS" w:date="2025-08-08T19:50:55.752Z" w:id="5061435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1Z" w:id="1289364532">
              <w:rPr>
                <w:b w:val="1"/>
                <w:bCs w:val="1"/>
                <w:noProof w:val="0"/>
                <w:lang w:val="pt-BR"/>
              </w:rPr>
            </w:rPrChange>
          </w:rPr>
          <w:t>Verificação de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6Z" w:id="1004273477">
              <w:rPr>
                <w:noProof w:val="0"/>
                <w:lang w:val="pt-BR"/>
              </w:rPr>
            </w:rPrChange>
          </w:rPr>
          <w:t xml:space="preserve">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57Z" w:id="1450358275">
              <w:rPr>
                <w:rFonts w:ascii="Consolas" w:hAnsi="Consolas" w:eastAsia="Consolas" w:cs="Consolas"/>
                <w:b w:val="1"/>
                <w:bCs w:val="1"/>
                <w:noProof w:val="0"/>
                <w:lang w:val="pt-BR"/>
              </w:rPr>
            </w:rPrChange>
          </w:rPr>
          <w:t>Verifica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8Z" w:id="963455483">
              <w:rPr>
                <w:noProof w:val="0"/>
                <w:lang w:val="pt-BR"/>
              </w:rPr>
            </w:rPrChange>
          </w:rPr>
          <w:t xml:space="preserve"> é executada para determinar se o usuário já possui uma sessão ativa no sistema.</w:t>
        </w:r>
      </w:ins>
    </w:p>
    <w:p w:rsidR="3E5823A6" w:rsidP="320543F7" w:rsidRDefault="3E5823A6" w14:paraId="3DE513E3" w14:textId="0B1ED6DF">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1945786163"/>
          <w:rFonts w:ascii="Times New Roman" w:hAnsi="Times New Roman" w:eastAsia="Times New Roman" w:cs="Times New Roman"/>
          <w:i w:val="0"/>
          <w:iCs w:val="0"/>
          <w:noProof w:val="0"/>
          <w:sz w:val="24"/>
          <w:szCs w:val="24"/>
          <w:lang w:val="pt-BR"/>
          <w:rPrChange w:author="GUSTAVO DE OLIVEIRA REGO MORAIS" w:date="2025-08-08T19:51:36.635Z" w:id="1658811266">
            <w:rPr>
              <w:ins w:author="GUSTAVO DE OLIVEIRA REGO MORAIS" w:date="2025-08-08T19:50:55.752Z" w16du:dateUtc="2025-08-08T19:50:55.752Z" w:id="794268828"/>
              <w:noProof w:val="0"/>
              <w:lang w:val="pt-BR"/>
            </w:rPr>
          </w:rPrChange>
        </w:rPr>
        <w:pPrChange w:author="GUSTAVO DE OLIVEIRA REGO MORAIS" w:date="2025-08-08T20:11:06.578Z">
          <w:pPr/>
        </w:pPrChange>
      </w:pPr>
      <w:ins w:author="GUSTAVO DE OLIVEIRA REGO MORAIS" w:date="2025-08-08T19:50:55.752Z" w:id="1318870423">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6Z" w:id="568060272">
              <w:rPr>
                <w:b w:val="1"/>
                <w:bCs w:val="1"/>
                <w:noProof w:val="0"/>
                <w:lang w:val="pt-BR"/>
              </w:rPr>
            </w:rPrChange>
          </w:rPr>
          <w:t>Montagem da Interface: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Z" w:id="559103919">
              <w:rPr>
                <w:noProof w:val="0"/>
                <w:lang w:val="pt-BR"/>
              </w:rPr>
            </w:rPrChange>
          </w:rPr>
          <w:t xml:space="preserve"> 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Z" w:id="61564502">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1013776188">
              <w:rPr>
                <w:rFonts w:ascii="Consolas" w:hAnsi="Consolas" w:eastAsia="Consolas" w:cs="Consolas"/>
                <w:b w:val="1"/>
                <w:bCs w:val="1"/>
                <w:noProof w:val="0"/>
                <w:lang w:val="pt-BR"/>
              </w:rPr>
            </w:rPrChange>
          </w:rPr>
          <w:t>Inicia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1083167199">
              <w:rPr>
                <w:rFonts w:ascii="Consolas" w:hAnsi="Consolas" w:eastAsia="Consolas" w:cs="Consolas"/>
                <w:b w:val="1"/>
                <w:bCs w:val="1"/>
                <w:noProof w:val="0"/>
                <w:lang w:val="pt-BR"/>
              </w:rPr>
            </w:rPrChange>
          </w:rPr>
          <w:t xml:space="preserve"> montagem</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1Z" w:id="1803406017">
              <w:rPr>
                <w:noProof w:val="0"/>
                <w:lang w:val="pt-BR"/>
              </w:rPr>
            </w:rPrChange>
          </w:rPr>
          <w:t xml:space="preserve"> é executada, que é o processo de carregamento dos componentes e dados iniciais da interface.</w:t>
        </w:r>
      </w:ins>
    </w:p>
    <w:p w:rsidR="3E5823A6" w:rsidP="79ED5846" w:rsidRDefault="3E5823A6" w14:paraId="2965C7B7" w14:textId="7348C20A">
      <w:pPr>
        <w:pStyle w:val="Heading4"/>
        <w:keepNext w:val="0"/>
        <w:keepLines w:val="0"/>
        <w:spacing w:before="120" w:beforeAutospacing="off" w:after="120" w:afterAutospacing="off" w:line="360" w:lineRule="auto"/>
        <w:jc w:val="both"/>
        <w:rPr>
          <w:ins w:author="GUSTAVO DE OLIVEIRA REGO MORAIS" w:date="2025-08-08T19:50:55.752Z" w16du:dateUtc="2025-08-08T19:50:55.752Z" w:id="1328917495"/>
          <w:rFonts w:ascii="Times New Roman" w:hAnsi="Times New Roman" w:eastAsia="Times New Roman" w:cs="Times New Roman"/>
          <w:b w:val="1"/>
          <w:bCs w:val="1"/>
          <w:i w:val="0"/>
          <w:iCs w:val="0"/>
          <w:noProof w:val="0"/>
          <w:sz w:val="24"/>
          <w:szCs w:val="24"/>
          <w:lang w:val="pt-BR"/>
          <w:rPrChange w:author="GUSTAVO DE OLIVEIRA REGO MORAIS" w:date="2025-08-08T19:51:36.635Z" w:id="1985264898">
            <w:rPr>
              <w:ins w:author="GUSTAVO DE OLIVEIRA REGO MORAIS" w:date="2025-08-08T19:50:55.752Z" w16du:dateUtc="2025-08-08T19:50:55.752Z" w:id="542456995"/>
              <w:b w:val="1"/>
              <w:bCs w:val="1"/>
              <w:noProof w:val="0"/>
              <w:sz w:val="24"/>
              <w:szCs w:val="24"/>
              <w:lang w:val="pt-BR"/>
            </w:rPr>
          </w:rPrChange>
        </w:rPr>
        <w:pPrChange w:author="GUSTAVO DE OLIVEIRA REGO MORAIS" w:date="2025-08-08T20:11:06.578Z">
          <w:pPr>
            <w:numPr>
              <w:ilvl w:val="0"/>
              <w:numId w:val="74"/>
            </w:numPr>
          </w:pPr>
        </w:pPrChange>
      </w:pPr>
      <w:bookmarkStart w:name="_Toc747394594" w:id="730450819"/>
      <w:ins w:author="GUSTAVO DE OLIVEIRA REGO MORAIS" w:date="2025-08-08T19:50:55.752Z" w:id="1409160875">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3Z" w:id="1850070540">
              <w:rPr>
                <w:b w:val="1"/>
                <w:bCs w:val="1"/>
                <w:noProof w:val="0"/>
                <w:sz w:val="24"/>
                <w:szCs w:val="24"/>
                <w:lang w:val="pt-BR"/>
              </w:rPr>
            </w:rPrChange>
          </w:rPr>
          <w:t>Caminhos Condicionais de Autenticação</w:t>
        </w:r>
      </w:ins>
      <w:bookmarkEnd w:id="730450819"/>
    </w:p>
    <w:p w:rsidR="3E5823A6" w:rsidP="320543F7" w:rsidRDefault="3E5823A6" w14:paraId="1A8632B9" w14:textId="69642934">
      <w:pPr>
        <w:keepNext w:val="0"/>
        <w:keepLines w:val="0"/>
        <w:spacing w:before="120" w:beforeAutospacing="off" w:after="120" w:afterAutospacing="off" w:line="360" w:lineRule="auto"/>
        <w:ind w:firstLine="708"/>
        <w:jc w:val="both"/>
        <w:rPr>
          <w:ins w:author="GUSTAVO DE OLIVEIRA REGO MORAIS" w:date="2025-08-08T19:50:55.752Z" w16du:dateUtc="2025-08-08T19:50:55.752Z" w:id="1211821396"/>
          <w:rFonts w:ascii="Times New Roman" w:hAnsi="Times New Roman" w:eastAsia="Times New Roman" w:cs="Times New Roman"/>
          <w:i w:val="0"/>
          <w:iCs w:val="0"/>
          <w:noProof w:val="0"/>
          <w:sz w:val="24"/>
          <w:szCs w:val="24"/>
          <w:lang w:val="pt-BR"/>
          <w:rPrChange w:author="GUSTAVO DE OLIVEIRA REGO MORAIS" w:date="2025-08-08T19:51:36.637Z" w:id="1112201618">
            <w:rPr>
              <w:ins w:author="GUSTAVO DE OLIVEIRA REGO MORAIS" w:date="2025-08-08T19:50:55.752Z" w16du:dateUtc="2025-08-08T19:50:55.752Z" w:id="2091515047"/>
              <w:noProof w:val="0"/>
              <w:lang w:val="pt-BR"/>
            </w:rPr>
          </w:rPrChange>
        </w:rPr>
        <w:pPrChange w:author="GUSTAVO DE OLIVEIRA REGO MORAIS" w:date="2025-08-08T20:11:06.578Z">
          <w:pPr/>
        </w:pPrChange>
      </w:pPr>
      <w:ins w:author="GUSTAVO DE OLIVEIRA REGO MORAIS" w:date="2025-08-08T19:50:55.752Z" w:id="1151383204">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55Z" w:id="408477190">
              <w:rPr>
                <w:noProof w:val="0"/>
                <w:lang w:val="pt-BR"/>
              </w:rPr>
            </w:rPrChange>
          </w:rPr>
          <w:t xml:space="preserve">A partir 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5Z" w:id="717692191">
              <w:rPr>
                <w:rFonts w:ascii="Consolas" w:hAnsi="Consolas" w:eastAsia="Consolas" w:cs="Consolas"/>
                <w:b w:val="1"/>
                <w:bCs w:val="1"/>
                <w:noProof w:val="0"/>
                <w:lang w:val="pt-BR"/>
              </w:rPr>
            </w:rPrChange>
          </w:rPr>
          <w:t>Verifica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5Z" w:id="622318081">
              <w:rPr>
                <w:noProof w:val="0"/>
                <w:lang w:val="pt-BR"/>
              </w:rPr>
            </w:rPrChange>
          </w:rPr>
          <w:t>, um nó de decisão direciona o fluxo:</w:t>
        </w:r>
      </w:ins>
    </w:p>
    <w:p w:rsidR="3E5823A6" w:rsidP="320543F7" w:rsidRDefault="3E5823A6" w14:paraId="1A7CA280" w14:textId="1EBEAC53">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1696303890"/>
          <w:rFonts w:ascii="Times New Roman" w:hAnsi="Times New Roman" w:eastAsia="Times New Roman" w:cs="Times New Roman"/>
          <w:i w:val="0"/>
          <w:iCs w:val="0"/>
          <w:noProof w:val="0"/>
          <w:sz w:val="24"/>
          <w:szCs w:val="24"/>
          <w:lang w:val="pt-BR"/>
          <w:rPrChange w:author="GUSTAVO DE OLIVEIRA REGO MORAIS" w:date="2025-08-08T19:51:36.639Z" w:id="563828782">
            <w:rPr>
              <w:ins w:author="GUSTAVO DE OLIVEIRA REGO MORAIS" w:date="2025-08-08T19:50:55.752Z" w16du:dateUtc="2025-08-08T19:50:55.752Z" w:id="155916855"/>
              <w:noProof w:val="0"/>
              <w:lang w:val="pt-BR"/>
            </w:rPr>
          </w:rPrChange>
        </w:rPr>
        <w:pPrChange w:author="GUSTAVO DE OLIVEIRA REGO MORAIS" w:date="2025-08-08T20:11:06.578Z">
          <w:pPr/>
        </w:pPrChange>
      </w:pPr>
      <w:ins w:author="GUSTAVO DE OLIVEIRA REGO MORAIS" w:date="2025-08-08T19:50:55.752Z" w:id="1145794208">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8Z" w:id="1283904642">
              <w:rPr>
                <w:b w:val="1"/>
                <w:bCs w:val="1"/>
                <w:noProof w:val="0"/>
                <w:lang w:val="pt-BR"/>
              </w:rPr>
            </w:rPrChange>
          </w:rPr>
          <w:t>Se a autenticação for positiva (usuário logado):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7Z" w:id="1770295519">
              <w:rPr>
                <w:noProof w:val="0"/>
                <w:lang w:val="pt-BR"/>
              </w:rPr>
            </w:rPrChange>
          </w:rPr>
          <w:t xml:space="preserve"> O fluxo vai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8Z" w:id="696103736">
              <w:rPr>
                <w:rFonts w:ascii="Consolas" w:hAnsi="Consolas" w:eastAsia="Consolas" w:cs="Consolas"/>
                <w:b w:val="1"/>
                <w:bCs w:val="1"/>
                <w:noProof w:val="0"/>
                <w:lang w:val="pt-BR"/>
              </w:rPr>
            </w:rPrChange>
          </w:rPr>
          <w:t>Permite Salvar/Exporta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9Z" w:id="454934324">
              <w:rPr>
                <w:noProof w:val="0"/>
                <w:lang w:val="pt-BR"/>
              </w:rPr>
            </w:rPrChange>
          </w:rPr>
          <w:t>. Esta atividade representa a liberação de funcionalidades que dependem de um usuário autenticado. O fluxo então se conecta diretamente a um nó de sincronização final.</w:t>
        </w:r>
      </w:ins>
    </w:p>
    <w:p w:rsidR="3E5823A6" w:rsidP="320543F7" w:rsidRDefault="3E5823A6" w14:paraId="4259A58A" w14:textId="67A2AC04">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880040829"/>
          <w:rFonts w:ascii="Times New Roman" w:hAnsi="Times New Roman" w:eastAsia="Times New Roman" w:cs="Times New Roman"/>
          <w:i w:val="0"/>
          <w:iCs w:val="0"/>
          <w:noProof w:val="0"/>
          <w:sz w:val="24"/>
          <w:szCs w:val="24"/>
          <w:lang w:val="pt-BR"/>
          <w:rPrChange w:author="GUSTAVO DE OLIVEIRA REGO MORAIS" w:date="2025-08-08T19:51:36.643Z" w:id="1348695521">
            <w:rPr>
              <w:ins w:author="GUSTAVO DE OLIVEIRA REGO MORAIS" w:date="2025-08-08T19:50:55.752Z" w16du:dateUtc="2025-08-08T19:50:55.752Z" w:id="718852056"/>
              <w:noProof w:val="0"/>
              <w:lang w:val="pt-BR"/>
            </w:rPr>
          </w:rPrChange>
        </w:rPr>
        <w:pPrChange w:author="GUSTAVO DE OLIVEIRA REGO MORAIS" w:date="2025-08-08T20:11:06.578Z">
          <w:pPr/>
        </w:pPrChange>
      </w:pPr>
      <w:ins w:author="GUSTAVO DE OLIVEIRA REGO MORAIS" w:date="2025-08-08T19:50:55.752Z" w:id="152252349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Z" w:id="999544978">
              <w:rPr>
                <w:b w:val="1"/>
                <w:bCs w:val="1"/>
                <w:noProof w:val="0"/>
                <w:lang w:val="pt-BR"/>
              </w:rPr>
            </w:rPrChange>
          </w:rPr>
          <w:t>Se a autenticação for negativa (usuário não logado):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1Z" w:id="374094829">
              <w:rPr>
                <w:noProof w:val="0"/>
                <w:lang w:val="pt-BR"/>
              </w:rPr>
            </w:rPrChange>
          </w:rPr>
          <w:t xml:space="preserve"> O fluxo se conecta a um nó de sincronização (Join), que aguarda a conclusão da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1Z" w:id="735592425">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741836761">
              <w:rPr>
                <w:rFonts w:ascii="Consolas" w:hAnsi="Consolas" w:eastAsia="Consolas" w:cs="Consolas"/>
                <w:b w:val="1"/>
                <w:bCs w:val="1"/>
                <w:noProof w:val="0"/>
                <w:lang w:val="pt-BR"/>
              </w:rPr>
            </w:rPrChange>
          </w:rPr>
          <w:t>Inicia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1805222056">
              <w:rPr>
                <w:rFonts w:ascii="Consolas" w:hAnsi="Consolas" w:eastAsia="Consolas" w:cs="Consolas"/>
                <w:b w:val="1"/>
                <w:bCs w:val="1"/>
                <w:noProof w:val="0"/>
                <w:lang w:val="pt-BR"/>
              </w:rPr>
            </w:rPrChange>
          </w:rPr>
          <w:t xml:space="preserve"> montagem</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2Z" w:id="1038679213">
              <w:rPr>
                <w:noProof w:val="0"/>
                <w:lang w:val="pt-BR"/>
              </w:rPr>
            </w:rPrChange>
          </w:rPr>
          <w:t xml:space="preserve"> para prosseguir.</w:t>
        </w:r>
      </w:ins>
    </w:p>
    <w:p w:rsidR="3E5823A6" w:rsidP="79ED5846" w:rsidRDefault="3E5823A6" w14:paraId="223A2731" w14:textId="51B14E3D">
      <w:pPr>
        <w:pStyle w:val="Heading4"/>
        <w:keepNext w:val="0"/>
        <w:keepLines w:val="0"/>
        <w:spacing w:before="120" w:beforeAutospacing="off" w:after="120" w:afterAutospacing="off" w:line="360" w:lineRule="auto"/>
        <w:jc w:val="both"/>
        <w:rPr>
          <w:ins w:author="GUSTAVO DE OLIVEIRA REGO MORAIS" w:date="2025-08-08T19:50:55.752Z" w16du:dateUtc="2025-08-08T19:50:55.752Z" w:id="431732919"/>
          <w:rFonts w:ascii="Times New Roman" w:hAnsi="Times New Roman" w:eastAsia="Times New Roman" w:cs="Times New Roman"/>
          <w:b w:val="1"/>
          <w:bCs w:val="1"/>
          <w:i w:val="0"/>
          <w:iCs w:val="0"/>
          <w:noProof w:val="0"/>
          <w:sz w:val="24"/>
          <w:szCs w:val="24"/>
          <w:lang w:val="pt-BR"/>
          <w:rPrChange w:author="GUSTAVO DE OLIVEIRA REGO MORAIS" w:date="2025-08-08T19:51:36.644Z" w:id="1376559408">
            <w:rPr>
              <w:ins w:author="GUSTAVO DE OLIVEIRA REGO MORAIS" w:date="2025-08-08T19:50:55.752Z" w16du:dateUtc="2025-08-08T19:50:55.752Z" w:id="1406958512"/>
              <w:b w:val="1"/>
              <w:bCs w:val="1"/>
              <w:noProof w:val="0"/>
              <w:sz w:val="24"/>
              <w:szCs w:val="24"/>
              <w:lang w:val="pt-BR"/>
            </w:rPr>
          </w:rPrChange>
        </w:rPr>
        <w:pPrChange w:author="GUSTAVO DE OLIVEIRA REGO MORAIS" w:date="2025-08-08T20:11:06.578Z">
          <w:pPr>
            <w:numPr>
              <w:ilvl w:val="0"/>
              <w:numId w:val="75"/>
            </w:numPr>
          </w:pPr>
        </w:pPrChange>
      </w:pPr>
      <w:bookmarkStart w:name="_Toc1441540262" w:id="506388673"/>
      <w:ins w:author="GUSTAVO DE OLIVEIRA REGO MORAIS" w:date="2025-08-08T19:50:55.752Z" w:id="322076619">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7Z" w:id="1527747255">
              <w:rPr>
                <w:b w:val="1"/>
                <w:bCs w:val="1"/>
                <w:noProof w:val="0"/>
                <w:sz w:val="24"/>
                <w:szCs w:val="24"/>
                <w:lang w:val="pt-BR"/>
              </w:rPr>
            </w:rPrChange>
          </w:rPr>
          <w:t>Opções de Login/Cadastro</w:t>
        </w:r>
      </w:ins>
      <w:bookmarkEnd w:id="506388673"/>
    </w:p>
    <w:p w:rsidR="3E5823A6" w:rsidP="320543F7" w:rsidRDefault="3E5823A6" w14:paraId="6A6F0189" w14:textId="0051532B">
      <w:pPr>
        <w:keepNext w:val="0"/>
        <w:keepLines w:val="0"/>
        <w:spacing w:before="120" w:beforeAutospacing="off" w:after="120" w:afterAutospacing="off" w:line="360" w:lineRule="auto"/>
        <w:ind w:firstLine="708"/>
        <w:jc w:val="both"/>
        <w:rPr>
          <w:ins w:author="GUSTAVO DE OLIVEIRA REGO MORAIS" w:date="2025-08-08T19:50:55.752Z" w16du:dateUtc="2025-08-08T19:50:55.752Z" w:id="1818023655"/>
          <w:rFonts w:ascii="Times New Roman" w:hAnsi="Times New Roman" w:eastAsia="Times New Roman" w:cs="Times New Roman"/>
          <w:i w:val="0"/>
          <w:iCs w:val="0"/>
          <w:noProof w:val="0"/>
          <w:sz w:val="24"/>
          <w:szCs w:val="24"/>
          <w:lang w:val="pt-BR"/>
          <w:rPrChange w:author="GUSTAVO DE OLIVEIRA REGO MORAIS" w:date="2025-08-08T19:51:36.645Z" w:id="2076744157">
            <w:rPr>
              <w:ins w:author="GUSTAVO DE OLIVEIRA REGO MORAIS" w:date="2025-08-08T19:50:55.752Z" w16du:dateUtc="2025-08-08T19:50:55.752Z" w:id="478917417"/>
              <w:noProof w:val="0"/>
              <w:lang w:val="pt-BR"/>
            </w:rPr>
          </w:rPrChange>
        </w:rPr>
        <w:pPrChange w:author="GUSTAVO DE OLIVEIRA REGO MORAIS" w:date="2025-08-08T20:11:06.579Z">
          <w:pPr/>
        </w:pPrChange>
      </w:pPr>
      <w:ins w:author="GUSTAVO DE OLIVEIRA REGO MORAIS" w:date="2025-08-08T19:50:55.752Z" w:id="268375810">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79Z" w:id="1427991930">
              <w:rPr>
                <w:noProof w:val="0"/>
                <w:lang w:val="pt-BR"/>
              </w:rPr>
            </w:rPrChange>
          </w:rPr>
          <w:t xml:space="preserve">Após a sincronização,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5Z" w:id="100576942">
              <w:rPr>
                <w:rFonts w:ascii="Consolas" w:hAnsi="Consolas" w:eastAsia="Consolas" w:cs="Consolas"/>
                <w:b w:val="1"/>
                <w:bCs w:val="1"/>
                <w:noProof w:val="0"/>
                <w:lang w:val="pt-BR"/>
              </w:rPr>
            </w:rPrChange>
          </w:rPr>
          <w:t>Exibe Opções de Login/Cadastro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5Z" w:id="364578413">
              <w:rPr>
                <w:noProof w:val="0"/>
                <w:lang w:val="pt-BR"/>
              </w:rPr>
            </w:rPrChange>
          </w:rPr>
          <w:t xml:space="preserve"> é apresentada. Um novo nó de decisão oferece três caminhos possíveis:</w:t>
        </w:r>
      </w:ins>
    </w:p>
    <w:p w:rsidR="3E5823A6" w:rsidP="320543F7" w:rsidRDefault="3E5823A6" w14:paraId="6C821058" w14:textId="30CA3B20">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1734928099"/>
          <w:rFonts w:ascii="Times New Roman" w:hAnsi="Times New Roman" w:eastAsia="Times New Roman" w:cs="Times New Roman"/>
          <w:i w:val="0"/>
          <w:iCs w:val="0"/>
          <w:noProof w:val="0"/>
          <w:sz w:val="24"/>
          <w:szCs w:val="24"/>
          <w:lang w:val="pt-BR"/>
          <w:rPrChange w:author="GUSTAVO DE OLIVEIRA REGO MORAIS" w:date="2025-08-08T19:51:36.648Z" w:id="186523143">
            <w:rPr>
              <w:ins w:author="GUSTAVO DE OLIVEIRA REGO MORAIS" w:date="2025-08-08T19:50:55.752Z" w16du:dateUtc="2025-08-08T19:50:55.752Z" w:id="1116463028"/>
              <w:noProof w:val="0"/>
              <w:lang w:val="pt-BR"/>
            </w:rPr>
          </w:rPrChange>
        </w:rPr>
        <w:pPrChange w:author="GUSTAVO DE OLIVEIRA REGO MORAIS" w:date="2025-08-08T20:11:06.579Z">
          <w:pPr/>
        </w:pPrChange>
      </w:pPr>
      <w:ins w:author="GUSTAVO DE OLIVEIRA REGO MORAIS" w:date="2025-08-08T19:50:55.752Z" w:id="332381857">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2Z" w:id="1456287717">
              <w:rPr>
                <w:b w:val="1"/>
                <w:bCs w:val="1"/>
                <w:noProof w:val="0"/>
                <w:lang w:val="pt-BR"/>
              </w:rPr>
            </w:rPrChange>
          </w:rPr>
          <w:t>Acesso sem Login:</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7Z" w:id="1660416099">
              <w:rPr>
                <w:noProof w:val="0"/>
                <w:lang w:val="pt-BR"/>
              </w:rPr>
            </w:rPrChange>
          </w:rPr>
          <w:t xml:space="preserve"> O fluxo se desvia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8Z" w:id="1045992878">
              <w:rPr>
                <w:rFonts w:ascii="Consolas" w:hAnsi="Consolas" w:eastAsia="Consolas" w:cs="Consolas"/>
                <w:b w:val="1"/>
                <w:bCs w:val="1"/>
                <w:noProof w:val="0"/>
                <w:lang w:val="pt-BR"/>
              </w:rPr>
            </w:rPrChange>
          </w:rPr>
          <w:t>Montagem sem login</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8Z" w:id="577840673">
              <w:rPr>
                <w:noProof w:val="0"/>
                <w:lang w:val="pt-BR"/>
              </w:rPr>
            </w:rPrChange>
          </w:rPr>
          <w:t>, permitindo o acesso limitado ao sistema. Este caminho se une ao fluxo principal mais adiante.</w:t>
        </w:r>
      </w:ins>
    </w:p>
    <w:p w:rsidR="3E5823A6" w:rsidP="320543F7" w:rsidRDefault="3E5823A6" w14:paraId="74681F6E" w14:textId="76C1ED41">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1855664988"/>
          <w:rFonts w:ascii="Times New Roman" w:hAnsi="Times New Roman" w:eastAsia="Times New Roman" w:cs="Times New Roman"/>
          <w:i w:val="0"/>
          <w:iCs w:val="0"/>
          <w:noProof w:val="0"/>
          <w:sz w:val="24"/>
          <w:szCs w:val="24"/>
          <w:lang w:val="pt-BR"/>
          <w:rPrChange w:author="GUSTAVO DE OLIVEIRA REGO MORAIS" w:date="2025-08-08T19:51:36.661Z" w:id="825616831">
            <w:rPr>
              <w:ins w:author="GUSTAVO DE OLIVEIRA REGO MORAIS" w:date="2025-08-08T19:50:55.752Z" w16du:dateUtc="2025-08-08T19:50:55.752Z" w:id="504511056"/>
              <w:noProof w:val="0"/>
              <w:lang w:val="pt-BR"/>
            </w:rPr>
          </w:rPrChange>
        </w:rPr>
        <w:pPrChange w:author="GUSTAVO DE OLIVEIRA REGO MORAIS" w:date="2025-08-08T20:11:06.579Z">
          <w:pPr/>
        </w:pPrChange>
      </w:pPr>
      <w:ins w:author="GUSTAVO DE OLIVEIRA REGO MORAIS" w:date="2025-08-08T19:50:55.752Z" w:id="1487269496">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7Z" w:id="293022642">
              <w:rPr>
                <w:b w:val="1"/>
                <w:bCs w:val="1"/>
                <w:noProof w:val="0"/>
                <w:lang w:val="pt-BR"/>
              </w:rPr>
            </w:rPrChange>
          </w:rPr>
          <w:t>Login/Cadastro com e-mail e senha: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Z" w:id="1841047789">
              <w:rPr>
                <w:noProof w:val="0"/>
                <w:lang w:val="pt-BR"/>
              </w:rPr>
            </w:rPrChange>
          </w:rPr>
          <w:t xml:space="preserve"> 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Z" w:id="1934580452">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432044213">
              <w:rPr>
                <w:rFonts w:ascii="Consolas" w:hAnsi="Consolas" w:eastAsia="Consolas" w:cs="Consolas"/>
                <w:b w:val="1"/>
                <w:bCs w:val="1"/>
                <w:noProof w:val="0"/>
                <w:lang w:val="pt-BR"/>
              </w:rPr>
            </w:rPrChange>
          </w:rPr>
          <w:t>Solicita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747297030">
              <w:rPr>
                <w:rFonts w:ascii="Consolas" w:hAnsi="Consolas" w:eastAsia="Consolas" w:cs="Consolas"/>
                <w:b w:val="1"/>
                <w:bCs w:val="1"/>
                <w:noProof w:val="0"/>
                <w:lang w:val="pt-BR"/>
              </w:rPr>
            </w:rPrChange>
          </w:rPr>
          <w:t xml:space="preserv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509083511">
              <w:rPr>
                <w:rFonts w:ascii="Consolas" w:hAnsi="Consolas" w:eastAsia="Consolas" w:cs="Consolas"/>
                <w:b w:val="1"/>
                <w:bCs w:val="1"/>
                <w:noProof w:val="0"/>
                <w:lang w:val="pt-BR"/>
              </w:rPr>
            </w:rPrChange>
          </w:rPr>
          <w:t>email</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201426147">
              <w:rPr>
                <w:rFonts w:ascii="Consolas" w:hAnsi="Consolas" w:eastAsia="Consolas" w:cs="Consolas"/>
                <w:b w:val="1"/>
                <w:bCs w:val="1"/>
                <w:noProof w:val="0"/>
                <w:lang w:val="pt-BR"/>
              </w:rPr>
            </w:rPrChange>
          </w:rPr>
          <w:t xml:space="preserve"> e senha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2Z" w:id="1443482821">
              <w:rPr>
                <w:noProof w:val="0"/>
                <w:lang w:val="pt-BR"/>
              </w:rPr>
            </w:rPrChange>
          </w:rPr>
          <w:t xml:space="preserve"> é executada. Um nó de decisão interno oferece duas opções: login bem-sucedido, que leva à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3Z" w:id="1487050305">
              <w:rPr>
                <w:rFonts w:ascii="Consolas" w:hAnsi="Consolas" w:eastAsia="Consolas" w:cs="Consolas"/>
                <w:b w:val="1"/>
                <w:bCs w:val="1"/>
                <w:noProof w:val="0"/>
                <w:lang w:val="pt-BR"/>
              </w:rPr>
            </w:rPrChange>
          </w:rPr>
          <w:t>Valida e cria conta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932580742">
              <w:rPr>
                <w:noProof w:val="0"/>
                <w:lang w:val="pt-BR"/>
              </w:rPr>
            </w:rPrChange>
          </w:rPr>
          <w:t xml:space="preserve">, ou recuperação de senha, que dispara um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055884346">
              <w:rPr>
                <w:noProof w:val="0"/>
                <w:lang w:val="pt-BR"/>
              </w:rPr>
            </w:rPrChange>
          </w:rPr>
          <w:t>sub-processo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09668937">
              <w:rPr>
                <w:noProof w:val="0"/>
                <w:lang w:val="pt-BR"/>
              </w:rPr>
            </w:rPrChange>
          </w:rPr>
          <w:t xml:space="preserve"> que inclui o envio de um e-mail de recuperação e a redefinição da senha pelo usuário.</w:t>
        </w:r>
      </w:ins>
    </w:p>
    <w:p w:rsidR="3E5823A6" w:rsidP="320543F7" w:rsidRDefault="3E5823A6" w14:paraId="1027B9C9" w14:textId="24604A3D">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3Z" w16du:dateUtc="2025-08-08T19:50:55.753Z" w:id="219410433"/>
          <w:rFonts w:ascii="Times New Roman" w:hAnsi="Times New Roman" w:eastAsia="Times New Roman" w:cs="Times New Roman"/>
          <w:i w:val="0"/>
          <w:iCs w:val="0"/>
          <w:noProof w:val="0"/>
          <w:sz w:val="24"/>
          <w:szCs w:val="24"/>
          <w:lang w:val="pt-BR"/>
          <w:rPrChange w:author="GUSTAVO DE OLIVEIRA REGO MORAIS" w:date="2025-08-08T19:51:36.674Z" w:id="1991896281">
            <w:rPr>
              <w:ins w:author="GUSTAVO DE OLIVEIRA REGO MORAIS" w:date="2025-08-08T19:50:55.753Z" w16du:dateUtc="2025-08-08T19:50:55.753Z" w:id="2064637023"/>
              <w:noProof w:val="0"/>
              <w:lang w:val="pt-BR"/>
            </w:rPr>
          </w:rPrChange>
        </w:rPr>
        <w:pPrChange w:author="GUSTAVO DE OLIVEIRA REGO MORAIS" w:date="2025-08-08T20:11:06.579Z">
          <w:pPr/>
        </w:pPrChange>
      </w:pPr>
      <w:ins w:author="GUSTAVO DE OLIVEIRA REGO MORAIS" w:date="2025-08-08T19:50:55.753Z" w:id="152733263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07Z" w:id="1794851964">
              <w:rPr>
                <w:b w:val="1"/>
                <w:bCs w:val="1"/>
                <w:noProof w:val="0"/>
                <w:lang w:val="pt-BR"/>
              </w:rPr>
            </w:rPrChange>
          </w:rPr>
          <w:t xml:space="preserve">Login com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1865797418">
              <w:rPr>
                <w:b w:val="1"/>
                <w:bCs w:val="1"/>
                <w:noProof w:val="0"/>
                <w:lang w:val="pt-BR"/>
              </w:rPr>
            </w:rPrChange>
          </w:rPr>
          <w:t>OAuth</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1646732008">
              <w:rPr>
                <w:b w:val="1"/>
                <w:bCs w:val="1"/>
                <w:noProof w:val="0"/>
                <w:lang w:val="pt-BR"/>
              </w:rPr>
            </w:rPrChange>
          </w:rPr>
          <w:t xml:space="preserve"> Google: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6Z" w:id="635721791">
              <w:rPr>
                <w:noProof w:val="0"/>
                <w:lang w:val="pt-BR"/>
              </w:rPr>
            </w:rPrChange>
          </w:rPr>
          <w:t xml:space="preserve"> O fluxo vai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406072832">
              <w:rPr>
                <w:rFonts w:ascii="Consolas" w:hAnsi="Consolas" w:eastAsia="Consolas" w:cs="Consolas"/>
                <w:b w:val="1"/>
                <w:bCs w:val="1"/>
                <w:noProof w:val="0"/>
                <w:lang w:val="pt-BR"/>
              </w:rPr>
            </w:rPrChange>
          </w:rPr>
          <w:t xml:space="preserve">Redireciona para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1447450719">
              <w:rPr>
                <w:rFonts w:ascii="Consolas" w:hAnsi="Consolas" w:eastAsia="Consolas" w:cs="Consolas"/>
                <w:b w:val="1"/>
                <w:bCs w:val="1"/>
                <w:noProof w:val="0"/>
                <w:lang w:val="pt-BR"/>
              </w:rPr>
            </w:rPrChange>
          </w:rPr>
          <w:t>OAuth</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2073333183">
              <w:rPr>
                <w:rFonts w:ascii="Consolas" w:hAnsi="Consolas" w:eastAsia="Consolas" w:cs="Consolas"/>
                <w:b w:val="1"/>
                <w:bCs w:val="1"/>
                <w:noProof w:val="0"/>
                <w:lang w:val="pt-BR"/>
              </w:rPr>
            </w:rPrChange>
          </w:rPr>
          <w:t xml:space="preserve"> Google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8Z" w:id="1814082410">
              <w:rPr>
                <w:noProof w:val="0"/>
                <w:lang w:val="pt-BR"/>
              </w:rPr>
            </w:rPrChange>
          </w:rPr>
          <w:t xml:space="preserve">, onde o usuário é enviado para a plataforma de autenticação externa. Após a autenticação, o sistema executa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1184662178">
              <w:rPr>
                <w:rFonts w:ascii="Consolas" w:hAnsi="Consolas" w:eastAsia="Consolas" w:cs="Consolas"/>
                <w:b w:val="1"/>
                <w:bCs w:val="1"/>
                <w:noProof w:val="0"/>
                <w:lang w:val="pt-BR"/>
              </w:rPr>
            </w:rPrChange>
          </w:rPr>
          <w:t>Autentica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909695377">
              <w:rPr>
                <w:rFonts w:ascii="Consolas" w:hAnsi="Consolas" w:eastAsia="Consolas" w:cs="Consolas"/>
                <w:b w:val="1"/>
                <w:bCs w:val="1"/>
                <w:noProof w:val="0"/>
                <w:lang w:val="pt-BR"/>
              </w:rPr>
            </w:rPrChange>
          </w:rPr>
          <w:t xml:space="preserve"> e cria perfil se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2035252054">
              <w:rPr>
                <w:rFonts w:ascii="Consolas" w:hAnsi="Consolas" w:eastAsia="Consolas" w:cs="Consolas"/>
                <w:b w:val="1"/>
                <w:bCs w:val="1"/>
                <w:noProof w:val="0"/>
                <w:lang w:val="pt-BR"/>
              </w:rPr>
            </w:rPrChange>
          </w:rPr>
          <w:t>necessario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9Z" w:id="1234360799">
              <w:rPr>
                <w:noProof w:val="0"/>
                <w:lang w:val="pt-BR"/>
              </w:rPr>
            </w:rPrChange>
          </w:rPr>
          <w:t>.</w:t>
        </w:r>
      </w:ins>
    </w:p>
    <w:p w:rsidR="3E5823A6" w:rsidP="79ED5846" w:rsidRDefault="3E5823A6" w14:paraId="5BADE3F8" w14:textId="7362611D">
      <w:pPr>
        <w:pStyle w:val="Heading4"/>
        <w:keepNext w:val="0"/>
        <w:keepLines w:val="0"/>
        <w:spacing w:before="120" w:beforeAutospacing="off" w:after="120" w:afterAutospacing="off" w:line="360" w:lineRule="auto"/>
        <w:jc w:val="both"/>
        <w:rPr>
          <w:ins w:author="GUSTAVO DE OLIVEIRA REGO MORAIS" w:date="2025-08-08T19:50:55.753Z" w16du:dateUtc="2025-08-08T19:50:55.753Z" w:id="1447224100"/>
          <w:rFonts w:ascii="Times New Roman" w:hAnsi="Times New Roman" w:eastAsia="Times New Roman" w:cs="Times New Roman"/>
          <w:b w:val="1"/>
          <w:bCs w:val="1"/>
          <w:i w:val="0"/>
          <w:iCs w:val="0"/>
          <w:noProof w:val="0"/>
          <w:sz w:val="24"/>
          <w:szCs w:val="24"/>
          <w:lang w:val="pt-BR"/>
          <w:rPrChange w:author="GUSTAVO DE OLIVEIRA REGO MORAIS" w:date="2025-08-08T19:51:36.675Z" w:id="1387657655">
            <w:rPr>
              <w:ins w:author="GUSTAVO DE OLIVEIRA REGO MORAIS" w:date="2025-08-08T19:50:55.753Z" w16du:dateUtc="2025-08-08T19:50:55.753Z" w:id="1193519891"/>
              <w:b w:val="1"/>
              <w:bCs w:val="1"/>
              <w:noProof w:val="0"/>
              <w:sz w:val="24"/>
              <w:szCs w:val="24"/>
              <w:lang w:val="pt-BR"/>
            </w:rPr>
          </w:rPrChange>
        </w:rPr>
        <w:pPrChange w:author="GUSTAVO DE OLIVEIRA REGO MORAIS" w:date="2025-08-08T20:11:06.579Z">
          <w:pPr>
            <w:numPr>
              <w:ilvl w:val="0"/>
              <w:numId w:val="76"/>
            </w:numPr>
          </w:pPr>
        </w:pPrChange>
      </w:pPr>
      <w:bookmarkStart w:name="_Toc1446091580" w:id="492797611"/>
      <w:ins w:author="GUSTAVO DE OLIVEIRA REGO MORAIS" w:date="2025-08-08T19:50:55.753Z" w:id="456172661">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25Z" w:id="2126041161">
              <w:rPr>
                <w:b w:val="1"/>
                <w:bCs w:val="1"/>
                <w:noProof w:val="0"/>
                <w:sz w:val="24"/>
                <w:szCs w:val="24"/>
                <w:lang w:val="pt-BR"/>
              </w:rPr>
            </w:rPrChange>
          </w:rPr>
          <w:t>Convergência e Pós-Autenticação</w:t>
        </w:r>
      </w:ins>
      <w:bookmarkEnd w:id="492797611"/>
    </w:p>
    <w:p w:rsidR="3E5823A6" w:rsidP="320543F7" w:rsidRDefault="3E5823A6" w14:paraId="18BE71D4" w14:textId="042E17AF">
      <w:pPr>
        <w:keepNext w:val="0"/>
        <w:keepLines w:val="0"/>
        <w:spacing w:before="120" w:beforeAutospacing="off" w:after="120" w:afterAutospacing="off" w:line="360" w:lineRule="auto"/>
        <w:ind w:firstLine="708"/>
        <w:jc w:val="both"/>
        <w:rPr>
          <w:ins w:author="GUSTAVO DE OLIVEIRA REGO MORAIS" w:date="2025-08-08T19:50:55.753Z" w16du:dateUtc="2025-08-08T19:50:55.753Z" w:id="1098006647"/>
          <w:rFonts w:ascii="Times New Roman" w:hAnsi="Times New Roman" w:eastAsia="Times New Roman" w:cs="Times New Roman"/>
          <w:i w:val="0"/>
          <w:iCs w:val="0"/>
          <w:noProof w:val="0"/>
          <w:sz w:val="24"/>
          <w:szCs w:val="24"/>
          <w:lang w:val="pt-BR"/>
          <w:rPrChange w:author="GUSTAVO DE OLIVEIRA REGO MORAIS" w:date="2025-08-08T19:51:36.678Z" w:id="902656086">
            <w:rPr>
              <w:ins w:author="GUSTAVO DE OLIVEIRA REGO MORAIS" w:date="2025-08-08T19:50:55.753Z" w16du:dateUtc="2025-08-08T19:50:55.753Z" w:id="1194264505"/>
              <w:noProof w:val="0"/>
              <w:lang w:val="pt-BR"/>
            </w:rPr>
          </w:rPrChange>
        </w:rPr>
        <w:pPrChange w:author="GUSTAVO DE OLIVEIRA REGO MORAIS" w:date="2025-08-08T20:11:06.579Z">
          <w:pPr/>
        </w:pPrChange>
      </w:pPr>
      <w:ins w:author="GUSTAVO DE OLIVEIRA REGO MORAIS" w:date="2025-08-08T19:50:55.753Z" w:id="2092238402">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927Z" w:id="786209666">
              <w:rPr>
                <w:noProof w:val="0"/>
                <w:lang w:val="pt-BR"/>
              </w:rPr>
            </w:rPrChange>
          </w:rPr>
          <w:t xml:space="preserve">Os fluxos de login bem-sucedido (tradicional e Google) convergem em um nó de sincronização e, em seguida, na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3Z" w:id="838882950">
              <w:rPr>
                <w:rFonts w:ascii="Consolas" w:hAnsi="Consolas" w:eastAsia="Consolas" w:cs="Consolas"/>
                <w:b w:val="1"/>
                <w:bCs w:val="1"/>
                <w:noProof w:val="0"/>
                <w:lang w:val="pt-BR"/>
              </w:rPr>
            </w:rPrChange>
          </w:rPr>
          <w:t>Usuário autenticado com sucesso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3Z" w:id="2132183725">
              <w:rPr>
                <w:noProof w:val="0"/>
                <w:lang w:val="pt-BR"/>
              </w:rPr>
            </w:rPrChange>
          </w:rPr>
          <w:t xml:space="preserve">. Após a autenticação,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4Z" w:id="547774492">
              <w:rPr>
                <w:rFonts w:ascii="Consolas" w:hAnsi="Consolas" w:eastAsia="Consolas" w:cs="Consolas"/>
                <w:b w:val="1"/>
                <w:bCs w:val="1"/>
                <w:noProof w:val="0"/>
                <w:lang w:val="pt-BR"/>
              </w:rPr>
            </w:rPrChange>
          </w:rPr>
          <w:t>Permite Salvar/Exporta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5Z" w:id="571484825">
              <w:rPr>
                <w:noProof w:val="0"/>
                <w:lang w:val="pt-BR"/>
              </w:rPr>
            </w:rPrChange>
          </w:rPr>
          <w:t xml:space="preserve"> é executada, concedendo as permissões necessárias.</w:t>
        </w:r>
      </w:ins>
    </w:p>
    <w:p w:rsidR="3E5823A6" w:rsidP="79ED5846" w:rsidRDefault="3E5823A6" w14:paraId="50699CFA" w14:textId="26ABB6D3">
      <w:pPr>
        <w:pStyle w:val="Heading4"/>
        <w:keepNext w:val="0"/>
        <w:keepLines w:val="0"/>
        <w:spacing w:before="120" w:beforeAutospacing="off" w:after="120" w:afterAutospacing="off" w:line="360" w:lineRule="auto"/>
        <w:jc w:val="both"/>
        <w:rPr>
          <w:ins w:author="GUSTAVO DE OLIVEIRA REGO MORAIS" w:date="2025-08-08T19:50:55.753Z" w16du:dateUtc="2025-08-08T19:50:55.753Z" w:id="840151607"/>
          <w:rFonts w:ascii="Times New Roman" w:hAnsi="Times New Roman" w:eastAsia="Times New Roman" w:cs="Times New Roman"/>
          <w:b w:val="1"/>
          <w:bCs w:val="1"/>
          <w:i w:val="0"/>
          <w:iCs w:val="0"/>
          <w:noProof w:val="0"/>
          <w:sz w:val="24"/>
          <w:szCs w:val="24"/>
          <w:lang w:val="pt-BR"/>
          <w:rPrChange w:author="GUSTAVO DE OLIVEIRA REGO MORAIS" w:date="2025-08-08T19:51:36.679Z" w:id="885599561">
            <w:rPr>
              <w:ins w:author="GUSTAVO DE OLIVEIRA REGO MORAIS" w:date="2025-08-08T19:50:55.753Z" w16du:dateUtc="2025-08-08T19:50:55.753Z" w:id="1198754065"/>
              <w:b w:val="1"/>
              <w:bCs w:val="1"/>
              <w:noProof w:val="0"/>
              <w:sz w:val="24"/>
              <w:szCs w:val="24"/>
              <w:lang w:val="pt-BR"/>
            </w:rPr>
          </w:rPrChange>
        </w:rPr>
        <w:pPrChange w:author="GUSTAVO DE OLIVEIRA REGO MORAIS" w:date="2025-08-08T20:11:06.579Z">
          <w:pPr/>
        </w:pPrChange>
      </w:pPr>
      <w:bookmarkStart w:name="_Toc1652854868" w:id="1676374328"/>
      <w:ins w:author="GUSTAVO DE OLIVEIRA REGO MORAIS" w:date="2025-08-08T19:50:55.753Z" w:id="1306963099">
        <w:r w:rsidRPr="79ED5846"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33Z" w:id="1117554414">
              <w:rPr>
                <w:b w:val="1"/>
                <w:bCs w:val="1"/>
                <w:noProof w:val="0"/>
                <w:sz w:val="24"/>
                <w:szCs w:val="24"/>
                <w:lang w:val="pt-BR"/>
              </w:rPr>
            </w:rPrChange>
          </w:rPr>
          <w:t>Sincronização Final e Conclusão</w:t>
        </w:r>
      </w:ins>
      <w:bookmarkEnd w:id="1676374328"/>
    </w:p>
    <w:p w:rsidR="3E5823A6" w:rsidP="320543F7" w:rsidRDefault="3E5823A6" w14:paraId="4ACD10C1" w14:textId="4D6819D5">
      <w:pPr>
        <w:keepNext w:val="0"/>
        <w:keepLines w:val="0"/>
        <w:spacing w:before="120" w:beforeAutospacing="off" w:after="120" w:afterAutospacing="off" w:line="360" w:lineRule="auto"/>
        <w:ind w:firstLine="708"/>
        <w:jc w:val="both"/>
        <w:rPr>
          <w:ins w:author="GUSTAVO DE OLIVEIRA REGO MORAIS" w:date="2025-08-08T19:55:54.157Z" w16du:dateUtc="2025-08-08T19:55:54.157Z" w:id="975690220"/>
          <w:rFonts w:ascii="Times New Roman" w:hAnsi="Times New Roman" w:eastAsia="Times New Roman" w:cs="Times New Roman"/>
          <w:i w:val="0"/>
          <w:iCs w:val="0"/>
          <w:noProof w:val="0"/>
          <w:sz w:val="24"/>
          <w:szCs w:val="24"/>
          <w:lang w:val="pt-BR"/>
          <w:rPrChange w:author="GUSTAVO DE OLIVEIRA REGO MORAIS" w:date="2025-08-08T20:10:06.943Z" w:id="1197721681">
            <w:rPr>
              <w:ins w:author="GUSTAVO DE OLIVEIRA REGO MORAIS" w:date="2025-08-08T19:55:54.157Z" w16du:dateUtc="2025-08-08T19:55:54.157Z" w:id="1778437421"/>
              <w:noProof w:val="0"/>
              <w:lang w:val="pt-BR"/>
            </w:rPr>
          </w:rPrChange>
        </w:rPr>
        <w:pPrChange w:author="GUSTAVO DE OLIVEIRA REGO MORAIS" w:date="2025-08-08T20:11:06.579Z">
          <w:pPr/>
        </w:pPrChange>
      </w:pPr>
      <w:ins w:author="GUSTAVO DE OLIVEIRA REGO MORAIS" w:date="2025-08-08T19:50:55.753Z" w:id="1670017988">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934Z" w:id="1324170106">
              <w:rPr>
                <w:noProof w:val="0"/>
                <w:lang w:val="pt-BR"/>
              </w:rPr>
            </w:rPrChange>
          </w:rPr>
          <w:t xml:space="preserve">Todos os fluxos possíveis (usuário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7Z" w:id="251858251">
              <w:rPr>
                <w:noProof w:val="0"/>
                <w:lang w:val="pt-BR"/>
              </w:rPr>
            </w:rPrChange>
          </w:rPr>
          <w:t>pré</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7Z" w:id="228504183">
              <w:rPr>
                <w:noProof w:val="0"/>
                <w:lang w:val="pt-BR"/>
              </w:rPr>
            </w:rPrChange>
          </w:rPr>
          <w:t>-autenticado, recém-autenticado e acesso sem login) convergem em um nó de sincronização final. O fluxo se encerra no nó final, indicando que o processo de autenticação ou acesso foi concluído com sucesso e o sistema está pronto para a interação do usuário.</w:t>
        </w:r>
      </w:ins>
    </w:p>
    <w:p w:rsidR="1BBB9835" w:rsidP="79ED5846" w:rsidRDefault="1BBB9835" w14:paraId="4B6DBDCF" w14:textId="45526C89">
      <w:pPr>
        <w:pStyle w:val="Heading3"/>
        <w:keepNext w:val="0"/>
        <w:keepLines w:val="0"/>
        <w:suppressLineNumbers w:val="0"/>
        <w:bidi w:val="0"/>
        <w:spacing w:before="120" w:beforeAutospacing="off" w:after="120" w:afterAutospacing="off" w:line="360" w:lineRule="auto"/>
        <w:jc w:val="both"/>
        <w:rPr>
          <w:ins w:author="GUSTAVO DE OLIVEIRA REGO MORAIS" w:date="2025-08-08T19:56:06.724Z" w16du:dateUtc="2025-08-08T19:56:06.724Z" w:id="657233478"/>
          <w:rFonts w:ascii="Times New Roman" w:hAnsi="Times New Roman" w:eastAsia="Times New Roman" w:cs="Times New Roman"/>
          <w:b w:val="1"/>
          <w:bCs w:val="1"/>
          <w:i w:val="0"/>
          <w:iCs w:val="0"/>
          <w:noProof w:val="0"/>
          <w:sz w:val="24"/>
          <w:szCs w:val="24"/>
          <w:lang w:val="pt-BR"/>
        </w:rPr>
        <w:pPrChange w:author="GUSTAVO DE OLIVEIRA REGO MORAIS" w:date="2025-08-08T20:11:06.579Z">
          <w:pPr>
            <w:pStyle w:val="Heading3"/>
            <w:bidi w:val="0"/>
          </w:pPr>
        </w:pPrChange>
      </w:pPr>
      <w:bookmarkStart w:name="_Toc1843705134" w:id="431847452"/>
      <w:ins w:author="GUSTAVO DE OLIVEIRA REGO MORAIS" w:date="2025-08-08T19:56:06.723Z" w:id="7114144">
        <w:r w:rsidRPr="79ED5846" w:rsidR="1BBB9835">
          <w:rPr>
            <w:rFonts w:ascii="Times New Roman" w:hAnsi="Times New Roman" w:eastAsia="Times New Roman" w:cs="Times New Roman"/>
            <w:b w:val="1"/>
            <w:bCs w:val="1"/>
            <w:i w:val="0"/>
            <w:iCs w:val="0"/>
            <w:noProof w:val="0"/>
            <w:sz w:val="24"/>
            <w:szCs w:val="24"/>
            <w:lang w:val="pt-BR"/>
          </w:rPr>
          <w:t xml:space="preserve">5.1.2. </w:t>
        </w:r>
        <w:r w:rsidRPr="79ED5846" w:rsidR="1BBB9835">
          <w:rPr>
            <w:rFonts w:ascii="Times New Roman" w:hAnsi="Times New Roman" w:eastAsia="Times New Roman" w:cs="Times New Roman"/>
            <w:b w:val="1"/>
            <w:bCs w:val="1"/>
            <w:i w:val="0"/>
            <w:iCs w:val="0"/>
            <w:noProof w:val="0"/>
            <w:sz w:val="24"/>
            <w:szCs w:val="24"/>
            <w:lang w:val="pt-BR"/>
            <w:rPrChange w:author="GUSTAVO DE OLIVEIRA REGO MORAIS" w:date="2025-08-08T19:56:32.92Z" w:id="600663679">
              <w:rPr>
                <w:noProof w:val="0"/>
                <w:lang w:val="pt-BR"/>
              </w:rPr>
            </w:rPrChange>
          </w:rPr>
          <w:t>Descrição Detalhada do Fluxo de Configuração Automatizada de PC</w:t>
        </w:r>
      </w:ins>
      <w:bookmarkEnd w:id="431847452"/>
    </w:p>
    <w:p w:rsidR="2D807241" w:rsidP="79ED5846" w:rsidRDefault="2D807241" w14:paraId="3E4E2A04" w14:textId="009E83E8">
      <w:pPr>
        <w:pStyle w:val="Heading4"/>
        <w:keepNext w:val="0"/>
        <w:keepLines w:val="0"/>
        <w:spacing w:before="120" w:beforeAutospacing="off" w:after="120" w:afterAutospacing="off" w:line="360" w:lineRule="auto"/>
        <w:jc w:val="both"/>
        <w:rPr>
          <w:ins w:author="GUSTAVO DE OLIVEIRA REGO MORAIS" w:date="2025-08-08T19:57:32.301Z" w16du:dateUtc="2025-08-08T19:57:32.301Z" w:id="913497526"/>
          <w:rFonts w:ascii="Times New Roman" w:hAnsi="Times New Roman" w:eastAsia="Times New Roman" w:cs="Times New Roman"/>
          <w:b w:val="1"/>
          <w:bCs w:val="1"/>
          <w:i w:val="0"/>
          <w:iCs w:val="0"/>
          <w:noProof w:val="0"/>
          <w:sz w:val="24"/>
          <w:szCs w:val="24"/>
          <w:lang w:val="pt-BR"/>
          <w:rPrChange w:author="GUSTAVO DE OLIVEIRA REGO MORAIS" w:date="2025-08-08T19:57:57.148Z" w:id="767586922">
            <w:rPr>
              <w:ins w:author="GUSTAVO DE OLIVEIRA REGO MORAIS" w:date="2025-08-08T19:57:32.301Z" w16du:dateUtc="2025-08-08T19:57:32.301Z" w:id="1456300968"/>
              <w:rFonts w:ascii="Aptos" w:hAnsi="Aptos" w:eastAsia="Aptos" w:cs="Aptos"/>
              <w:b w:val="1"/>
              <w:bCs w:val="1"/>
              <w:noProof w:val="0"/>
              <w:sz w:val="24"/>
              <w:szCs w:val="24"/>
              <w:lang w:val="pt-BR"/>
            </w:rPr>
          </w:rPrChange>
        </w:rPr>
        <w:pPrChange w:author="GUSTAVO DE OLIVEIRA REGO MORAIS" w:date="2025-08-08T20:11:06.58Z">
          <w:pPr/>
        </w:pPrChange>
      </w:pPr>
      <w:bookmarkStart w:name="_Toc1673205295" w:id="1231214695"/>
      <w:ins w:author="GUSTAVO DE OLIVEIRA REGO MORAIS" w:date="2025-08-08T19:57:32.3Z" w:id="317094141">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6Z" w:id="1996312853">
              <w:rPr>
                <w:rFonts w:ascii="Aptos" w:hAnsi="Aptos" w:eastAsia="Aptos" w:cs="Aptos"/>
                <w:b w:val="1"/>
                <w:bCs w:val="1"/>
                <w:noProof w:val="0"/>
                <w:sz w:val="24"/>
                <w:szCs w:val="24"/>
                <w:lang w:val="pt-BR"/>
              </w:rPr>
            </w:rPrChange>
          </w:rPr>
          <w:t>Partições</w:t>
        </w:r>
      </w:ins>
      <w:bookmarkEnd w:id="1231214695"/>
    </w:p>
    <w:p w:rsidR="2D807241" w:rsidP="320543F7" w:rsidRDefault="2D807241" w14:paraId="10EA418E" w14:textId="511A0043">
      <w:pPr>
        <w:keepNext w:val="0"/>
        <w:keepLines w:val="0"/>
        <w:spacing w:before="120" w:beforeAutospacing="off" w:after="120" w:afterAutospacing="off" w:line="360" w:lineRule="auto"/>
        <w:ind w:firstLine="708"/>
        <w:jc w:val="both"/>
        <w:rPr>
          <w:ins w:author="GUSTAVO DE OLIVEIRA REGO MORAIS" w:date="2025-08-08T19:57:32.301Z" w16du:dateUtc="2025-08-08T19:57:32.301Z" w:id="2660206"/>
          <w:rFonts w:ascii="Times New Roman" w:hAnsi="Times New Roman" w:eastAsia="Times New Roman" w:cs="Times New Roman"/>
          <w:i w:val="0"/>
          <w:iCs w:val="0"/>
          <w:noProof w:val="0"/>
          <w:sz w:val="24"/>
          <w:szCs w:val="24"/>
          <w:lang w:val="pt-BR"/>
          <w:rPrChange w:author="GUSTAVO DE OLIVEIRA REGO MORAIS" w:date="2025-08-08T19:57:57.149Z" w:id="1829178617">
            <w:rPr>
              <w:ins w:author="GUSTAVO DE OLIVEIRA REGO MORAIS" w:date="2025-08-08T19:57:32.301Z" w16du:dateUtc="2025-08-08T19:57:32.301Z" w:id="208226945"/>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686988897">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47Z" w:id="2032781622">
              <w:rPr>
                <w:rFonts w:ascii="Aptos" w:hAnsi="Aptos" w:eastAsia="Aptos" w:cs="Aptos"/>
                <w:noProof w:val="0"/>
                <w:sz w:val="24"/>
                <w:szCs w:val="24"/>
                <w:lang w:val="pt-BR"/>
              </w:rPr>
            </w:rPrChange>
          </w:rPr>
          <w:t>O diagrama está dividido em duas partições que representam os papéis dos atores no processo:</w:t>
        </w:r>
      </w:ins>
    </w:p>
    <w:p w:rsidR="2D807241" w:rsidP="320543F7" w:rsidRDefault="2D807241" w14:paraId="03229CBA" w14:textId="11A7D36F">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800913826"/>
          <w:rFonts w:ascii="Times New Roman" w:hAnsi="Times New Roman" w:eastAsia="Times New Roman" w:cs="Times New Roman"/>
          <w:i w:val="0"/>
          <w:iCs w:val="0"/>
          <w:noProof w:val="0"/>
          <w:sz w:val="24"/>
          <w:szCs w:val="24"/>
          <w:lang w:val="pt-BR"/>
          <w:rPrChange w:author="GUSTAVO DE OLIVEIRA REGO MORAIS" w:date="2025-08-08T19:57:57.15Z" w:id="2064643323">
            <w:rPr>
              <w:ins w:author="GUSTAVO DE OLIVEIRA REGO MORAIS" w:date="2025-08-08T19:57:32.301Z" w16du:dateUtc="2025-08-08T19:57:32.301Z" w:id="605342079"/>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505654795">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9Z" w:id="268130458">
              <w:rPr>
                <w:rFonts w:ascii="Aptos" w:hAnsi="Aptos" w:eastAsia="Aptos" w:cs="Aptos"/>
                <w:b w:val="1"/>
                <w:bCs w:val="1"/>
                <w:noProof w:val="0"/>
                <w:sz w:val="24"/>
                <w:szCs w:val="24"/>
                <w:lang w:val="pt-BR"/>
              </w:rPr>
            </w:rPrChange>
          </w:rPr>
          <w:t>Usuário: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84Z" w:id="96913840">
              <w:rPr>
                <w:rFonts w:ascii="Aptos" w:hAnsi="Aptos" w:eastAsia="Aptos" w:cs="Aptos"/>
                <w:noProof w:val="0"/>
                <w:sz w:val="24"/>
                <w:szCs w:val="24"/>
                <w:lang w:val="pt-BR"/>
              </w:rPr>
            </w:rPrChange>
          </w:rPr>
          <w:t xml:space="preserve"> Responsável por fornecer as informações e tomar decisões.</w:t>
        </w:r>
      </w:ins>
    </w:p>
    <w:p w:rsidR="2D807241" w:rsidP="320543F7" w:rsidRDefault="2D807241" w14:paraId="45FECDF4" w14:textId="554E0D63">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1928966895"/>
          <w:rFonts w:ascii="Times New Roman" w:hAnsi="Times New Roman" w:eastAsia="Times New Roman" w:cs="Times New Roman"/>
          <w:i w:val="0"/>
          <w:iCs w:val="0"/>
          <w:noProof w:val="0"/>
          <w:sz w:val="24"/>
          <w:szCs w:val="24"/>
          <w:lang w:val="pt-BR"/>
          <w:rPrChange w:author="GUSTAVO DE OLIVEIRA REGO MORAIS" w:date="2025-08-08T19:57:57.151Z" w:id="1471332509">
            <w:rPr>
              <w:ins w:author="GUSTAVO DE OLIVEIRA REGO MORAIS" w:date="2025-08-08T19:57:32.301Z" w16du:dateUtc="2025-08-08T19:57:32.301Z" w:id="826124874"/>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675075210">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1Z" w:id="1616605982">
              <w:rPr>
                <w:rFonts w:ascii="Aptos" w:hAnsi="Aptos" w:eastAsia="Aptos" w:cs="Aptos"/>
                <w:b w:val="1"/>
                <w:bCs w:val="1"/>
                <w:noProof w:val="0"/>
                <w:sz w:val="24"/>
                <w:szCs w:val="24"/>
                <w:lang w:val="pt-BR"/>
              </w:rPr>
            </w:rPrChange>
          </w:rPr>
          <w:t>Sistema: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86Z" w:id="1779060774">
              <w:rPr>
                <w:rFonts w:ascii="Aptos" w:hAnsi="Aptos" w:eastAsia="Aptos" w:cs="Aptos"/>
                <w:noProof w:val="0"/>
                <w:sz w:val="24"/>
                <w:szCs w:val="24"/>
                <w:lang w:val="pt-BR"/>
              </w:rPr>
            </w:rPrChange>
          </w:rPr>
          <w:t xml:space="preserve"> Responsável por receber, processar os dados e gerar as sugestões.</w:t>
        </w:r>
      </w:ins>
    </w:p>
    <w:p w:rsidR="2D807241" w:rsidP="79ED5846" w:rsidRDefault="2D807241" w14:paraId="5AEC5992" w14:textId="7A80E23B">
      <w:pPr>
        <w:pStyle w:val="Heading4"/>
        <w:keepNext w:val="0"/>
        <w:keepLines w:val="0"/>
        <w:spacing w:before="120" w:beforeAutospacing="off" w:after="120" w:afterAutospacing="off" w:line="360" w:lineRule="auto"/>
        <w:jc w:val="both"/>
        <w:rPr>
          <w:ins w:author="GUSTAVO DE OLIVEIRA REGO MORAIS" w:date="2025-08-08T19:57:32.301Z" w16du:dateUtc="2025-08-08T19:57:32.301Z" w:id="142056064"/>
          <w:rFonts w:ascii="Times New Roman" w:hAnsi="Times New Roman" w:eastAsia="Times New Roman" w:cs="Times New Roman"/>
          <w:b w:val="1"/>
          <w:bCs w:val="1"/>
          <w:i w:val="0"/>
          <w:iCs w:val="0"/>
          <w:noProof w:val="0"/>
          <w:sz w:val="24"/>
          <w:szCs w:val="24"/>
          <w:lang w:val="pt-BR"/>
          <w:rPrChange w:author="GUSTAVO DE OLIVEIRA REGO MORAIS" w:date="2025-08-08T19:57:57.151Z" w:id="2139794104">
            <w:rPr>
              <w:ins w:author="GUSTAVO DE OLIVEIRA REGO MORAIS" w:date="2025-08-08T19:57:32.301Z" w16du:dateUtc="2025-08-08T19:57:32.301Z" w:id="1711500226"/>
              <w:rFonts w:ascii="Aptos" w:hAnsi="Aptos" w:eastAsia="Aptos" w:cs="Aptos"/>
              <w:b w:val="1"/>
              <w:bCs w:val="1"/>
              <w:noProof w:val="0"/>
              <w:sz w:val="24"/>
              <w:szCs w:val="24"/>
              <w:lang w:val="pt-BR"/>
            </w:rPr>
          </w:rPrChange>
        </w:rPr>
        <w:pPrChange w:author="GUSTAVO DE OLIVEIRA REGO MORAIS" w:date="2025-08-08T20:11:06.58Z">
          <w:pPr>
            <w:numPr>
              <w:ilvl w:val="0"/>
              <w:numId w:val="77"/>
            </w:numPr>
          </w:pPr>
        </w:pPrChange>
      </w:pPr>
      <w:bookmarkStart w:name="_Toc2089215916" w:id="1563641809"/>
      <w:ins w:author="GUSTAVO DE OLIVEIRA REGO MORAIS" w:date="2025-08-08T19:57:32.301Z" w:id="2041603979">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3Z" w:id="1597724731">
              <w:rPr>
                <w:rFonts w:ascii="Aptos" w:hAnsi="Aptos" w:eastAsia="Aptos" w:cs="Aptos"/>
                <w:b w:val="1"/>
                <w:bCs w:val="1"/>
                <w:noProof w:val="0"/>
                <w:sz w:val="24"/>
                <w:szCs w:val="24"/>
                <w:lang w:val="pt-BR"/>
              </w:rPr>
            </w:rPrChange>
          </w:rPr>
          <w:t>Fluxo de Entrada de Dados (Usuário)</w:t>
        </w:r>
      </w:ins>
      <w:bookmarkEnd w:id="1563641809"/>
    </w:p>
    <w:p w:rsidR="2D807241" w:rsidP="320543F7" w:rsidRDefault="2D807241" w14:paraId="0B5EB691" w14:textId="78A9A009">
      <w:pPr>
        <w:keepNext w:val="0"/>
        <w:keepLines w:val="0"/>
        <w:spacing w:before="120" w:beforeAutospacing="off" w:after="120" w:afterAutospacing="off" w:line="360" w:lineRule="auto"/>
        <w:ind w:firstLine="708"/>
        <w:jc w:val="both"/>
        <w:rPr>
          <w:ins w:author="GUSTAVO DE OLIVEIRA REGO MORAIS" w:date="2025-08-08T19:57:32.301Z" w16du:dateUtc="2025-08-08T19:57:32.301Z" w:id="738819266"/>
          <w:rFonts w:ascii="Times New Roman" w:hAnsi="Times New Roman" w:eastAsia="Times New Roman" w:cs="Times New Roman"/>
          <w:i w:val="0"/>
          <w:iCs w:val="0"/>
          <w:noProof w:val="0"/>
          <w:sz w:val="24"/>
          <w:szCs w:val="24"/>
          <w:lang w:val="pt-BR"/>
          <w:rPrChange w:author="GUSTAVO DE OLIVEIRA REGO MORAIS" w:date="2025-08-08T19:57:57.153Z" w:id="1904095519">
            <w:rPr>
              <w:ins w:author="GUSTAVO DE OLIVEIRA REGO MORAIS" w:date="2025-08-08T19:57:32.301Z" w16du:dateUtc="2025-08-08T19:57:32.301Z" w:id="1333589321"/>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087718308">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55Z" w:id="779725431">
              <w:rPr>
                <w:rFonts w:ascii="Aptos" w:hAnsi="Aptos" w:eastAsia="Aptos" w:cs="Aptos"/>
                <w:noProof w:val="0"/>
                <w:sz w:val="24"/>
                <w:szCs w:val="24"/>
                <w:lang w:val="pt-BR"/>
              </w:rPr>
            </w:rPrChange>
          </w:rPr>
          <w:t xml:space="preserve">O processo se inicia no nó inicial, onde o usuário acessa a funcionalidade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89Z" w:id="783972243">
              <w:rPr>
                <w:rFonts w:ascii="Consolas" w:hAnsi="Consolas" w:eastAsia="Consolas" w:cs="Consolas"/>
                <w:b w:val="1"/>
                <w:bCs w:val="1"/>
                <w:noProof w:val="0"/>
                <w:sz w:val="24"/>
                <w:szCs w:val="24"/>
                <w:lang w:val="pt-BR"/>
              </w:rPr>
            </w:rPrChange>
          </w:rPr>
          <w:t>"Montar PC"</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1Z" w:id="2068914159">
              <w:rPr>
                <w:rFonts w:ascii="Aptos" w:hAnsi="Aptos" w:eastAsia="Aptos" w:cs="Aptos"/>
                <w:noProof w:val="0"/>
                <w:sz w:val="24"/>
                <w:szCs w:val="24"/>
                <w:lang w:val="pt-BR"/>
              </w:rPr>
            </w:rPrChange>
          </w:rPr>
          <w:t>. Sequencialmente, o usuário fornece ao sistema as seguintes informações:</w:t>
        </w:r>
      </w:ins>
    </w:p>
    <w:p w:rsidR="2D807241" w:rsidP="320543F7" w:rsidRDefault="2D807241" w14:paraId="570CBD71" w14:textId="08C524A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1715624583"/>
          <w:rFonts w:ascii="Times New Roman" w:hAnsi="Times New Roman" w:eastAsia="Times New Roman" w:cs="Times New Roman"/>
          <w:i w:val="0"/>
          <w:iCs w:val="0"/>
          <w:noProof w:val="0"/>
          <w:sz w:val="24"/>
          <w:szCs w:val="24"/>
          <w:lang w:val="pt-BR"/>
          <w:rPrChange w:author="GUSTAVO DE OLIVEIRA REGO MORAIS" w:date="2025-08-08T19:57:57.154Z" w:id="1404817492">
            <w:rPr>
              <w:ins w:author="GUSTAVO DE OLIVEIRA REGO MORAIS" w:date="2025-08-08T19:57:32.301Z" w16du:dateUtc="2025-08-08T19:57:32.301Z" w:id="1311026002"/>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174354257">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8Z" w:id="737882746">
              <w:rPr>
                <w:rFonts w:ascii="Consolas" w:hAnsi="Consolas" w:eastAsia="Consolas" w:cs="Consolas"/>
                <w:b w:val="1"/>
                <w:bCs w:val="1"/>
                <w:noProof w:val="0"/>
                <w:sz w:val="24"/>
                <w:szCs w:val="24"/>
                <w:lang w:val="pt-BR"/>
              </w:rPr>
            </w:rPrChange>
          </w:rPr>
          <w:t>Informa o orçamento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3Z" w:id="627866150">
              <w:rPr>
                <w:rFonts w:ascii="Aptos" w:hAnsi="Aptos" w:eastAsia="Aptos" w:cs="Aptos"/>
                <w:noProof w:val="0"/>
                <w:sz w:val="24"/>
                <w:szCs w:val="24"/>
                <w:lang w:val="pt-BR"/>
              </w:rPr>
            </w:rPrChange>
          </w:rPr>
          <w:t xml:space="preserve"> disponível.</w:t>
        </w:r>
      </w:ins>
    </w:p>
    <w:p w:rsidR="2D807241" w:rsidP="320543F7" w:rsidRDefault="2D807241" w14:paraId="663D2DF7" w14:textId="2150CE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312685680"/>
          <w:rFonts w:ascii="Times New Roman" w:hAnsi="Times New Roman" w:eastAsia="Times New Roman" w:cs="Times New Roman"/>
          <w:i w:val="0"/>
          <w:iCs w:val="0"/>
          <w:noProof w:val="0"/>
          <w:sz w:val="24"/>
          <w:szCs w:val="24"/>
          <w:lang w:val="pt-BR"/>
          <w:rPrChange w:author="GUSTAVO DE OLIVEIRA REGO MORAIS" w:date="2025-08-08T19:57:57.155Z" w:id="865367062">
            <w:rPr>
              <w:ins w:author="GUSTAVO DE OLIVEIRA REGO MORAIS" w:date="2025-08-08T19:57:32.301Z" w16du:dateUtc="2025-08-08T19:57:32.301Z" w:id="1919376620"/>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75407914">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Z" w:id="790652783">
              <w:rPr>
                <w:rFonts w:ascii="Consolas" w:hAnsi="Consolas" w:eastAsia="Consolas" w:cs="Consolas"/>
                <w:b w:val="1"/>
                <w:bCs w:val="1"/>
                <w:noProof w:val="0"/>
                <w:sz w:val="24"/>
                <w:szCs w:val="24"/>
                <w:lang w:val="pt-BR"/>
              </w:rPr>
            </w:rPrChange>
          </w:rPr>
          <w:t>Informa o perfil de uso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5Z" w:id="747617169">
              <w:rPr>
                <w:rFonts w:ascii="Aptos" w:hAnsi="Aptos" w:eastAsia="Aptos" w:cs="Aptos"/>
                <w:noProof w:val="0"/>
                <w:sz w:val="24"/>
                <w:szCs w:val="24"/>
                <w:lang w:val="pt-BR"/>
              </w:rPr>
            </w:rPrChange>
          </w:rPr>
          <w:t xml:space="preserve"> (por exemplo, jogos, trabalho, edição de vídeo).</w:t>
        </w:r>
      </w:ins>
    </w:p>
    <w:p w:rsidR="2D807241" w:rsidP="320543F7" w:rsidRDefault="2D807241" w14:paraId="4754E2A3" w14:textId="17974A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902541527"/>
          <w:rFonts w:ascii="Times New Roman" w:hAnsi="Times New Roman" w:eastAsia="Times New Roman" w:cs="Times New Roman"/>
          <w:i w:val="0"/>
          <w:iCs w:val="0"/>
          <w:noProof w:val="0"/>
          <w:sz w:val="24"/>
          <w:szCs w:val="24"/>
          <w:lang w:val="pt-BR"/>
          <w:rPrChange w:author="GUSTAVO DE OLIVEIRA REGO MORAIS" w:date="2025-08-08T19:57:57.156Z" w:id="991139172">
            <w:rPr>
              <w:ins w:author="GUSTAVO DE OLIVEIRA REGO MORAIS" w:date="2025-08-08T19:57:32.301Z" w16du:dateUtc="2025-08-08T19:57:32.301Z" w:id="1168806223"/>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536211568">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2Z" w:id="1420677698">
              <w:rPr>
                <w:rFonts w:ascii="Consolas" w:hAnsi="Consolas" w:eastAsia="Consolas" w:cs="Consolas"/>
                <w:b w:val="1"/>
                <w:bCs w:val="1"/>
                <w:noProof w:val="0"/>
                <w:sz w:val="24"/>
                <w:szCs w:val="24"/>
                <w:lang w:val="pt-BR"/>
              </w:rPr>
            </w:rPrChange>
          </w:rPr>
          <w:t>Informa ambiente de uso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7Z" w:id="1864832683">
              <w:rPr>
                <w:rFonts w:ascii="Aptos" w:hAnsi="Aptos" w:eastAsia="Aptos" w:cs="Aptos"/>
                <w:noProof w:val="0"/>
                <w:sz w:val="24"/>
                <w:szCs w:val="24"/>
                <w:lang w:val="pt-BR"/>
              </w:rPr>
            </w:rPrChange>
          </w:rPr>
          <w:t xml:space="preserve"> (por exemplo, tamanho do espaço, necessidades específicas).</w:t>
        </w:r>
      </w:ins>
    </w:p>
    <w:p w:rsidR="2D807241" w:rsidP="79ED5846" w:rsidRDefault="2D807241" w14:paraId="4AB50259" w14:textId="0F44E631">
      <w:pPr>
        <w:pStyle w:val="Heading4"/>
        <w:keepNext w:val="0"/>
        <w:keepLines w:val="0"/>
        <w:spacing w:before="120" w:beforeAutospacing="off" w:after="120" w:afterAutospacing="off" w:line="360" w:lineRule="auto"/>
        <w:jc w:val="both"/>
        <w:rPr>
          <w:ins w:author="GUSTAVO DE OLIVEIRA REGO MORAIS" w:date="2025-08-08T19:57:32.301Z" w16du:dateUtc="2025-08-08T19:57:32.301Z" w:id="1645261986"/>
          <w:rFonts w:ascii="Times New Roman" w:hAnsi="Times New Roman" w:eastAsia="Times New Roman" w:cs="Times New Roman"/>
          <w:b w:val="1"/>
          <w:bCs w:val="1"/>
          <w:i w:val="0"/>
          <w:iCs w:val="0"/>
          <w:noProof w:val="0"/>
          <w:sz w:val="24"/>
          <w:szCs w:val="24"/>
          <w:lang w:val="pt-BR"/>
          <w:rPrChange w:author="GUSTAVO DE OLIVEIRA REGO MORAIS" w:date="2025-08-08T19:57:57.157Z" w:id="704905514">
            <w:rPr>
              <w:ins w:author="GUSTAVO DE OLIVEIRA REGO MORAIS" w:date="2025-08-08T19:57:32.301Z" w16du:dateUtc="2025-08-08T19:57:32.301Z" w:id="1462676171"/>
              <w:rFonts w:ascii="Aptos" w:hAnsi="Aptos" w:eastAsia="Aptos" w:cs="Aptos"/>
              <w:b w:val="1"/>
              <w:bCs w:val="1"/>
              <w:noProof w:val="0"/>
              <w:sz w:val="24"/>
              <w:szCs w:val="24"/>
              <w:lang w:val="pt-BR"/>
            </w:rPr>
          </w:rPrChange>
        </w:rPr>
        <w:pPrChange w:author="GUSTAVO DE OLIVEIRA REGO MORAIS" w:date="2025-08-08T20:11:06.581Z">
          <w:pPr>
            <w:numPr>
              <w:ilvl w:val="0"/>
              <w:numId w:val="78"/>
            </w:numPr>
          </w:pPr>
        </w:pPrChange>
      </w:pPr>
      <w:bookmarkStart w:name="_Toc580741639" w:id="1910097181"/>
      <w:ins w:author="GUSTAVO DE OLIVEIRA REGO MORAIS" w:date="2025-08-08T19:57:32.301Z" w:id="751443078">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4Z" w:id="1256061012">
              <w:rPr>
                <w:rFonts w:ascii="Aptos" w:hAnsi="Aptos" w:eastAsia="Aptos" w:cs="Aptos"/>
                <w:b w:val="1"/>
                <w:bCs w:val="1"/>
                <w:noProof w:val="0"/>
                <w:sz w:val="24"/>
                <w:szCs w:val="24"/>
                <w:lang w:val="pt-BR"/>
              </w:rPr>
            </w:rPrChange>
          </w:rPr>
          <w:t>Processamento e Geração de Sugestão (Sistema)</w:t>
        </w:r>
      </w:ins>
      <w:bookmarkEnd w:id="1910097181"/>
    </w:p>
    <w:p w:rsidR="2D807241" w:rsidP="320543F7" w:rsidRDefault="2D807241" w14:paraId="7C67ACC0" w14:textId="3A355889">
      <w:pPr>
        <w:keepNext w:val="0"/>
        <w:keepLines w:val="0"/>
        <w:spacing w:before="120" w:beforeAutospacing="off" w:after="120" w:afterAutospacing="off" w:line="360" w:lineRule="auto"/>
        <w:ind w:firstLine="708"/>
        <w:jc w:val="both"/>
        <w:rPr>
          <w:ins w:author="GUSTAVO DE OLIVEIRA REGO MORAIS" w:date="2025-08-08T19:57:32.301Z" w16du:dateUtc="2025-08-08T19:57:32.301Z" w:id="1283725797"/>
          <w:rFonts w:ascii="Times New Roman" w:hAnsi="Times New Roman" w:eastAsia="Times New Roman" w:cs="Times New Roman"/>
          <w:i w:val="0"/>
          <w:iCs w:val="0"/>
          <w:noProof w:val="0"/>
          <w:sz w:val="24"/>
          <w:szCs w:val="24"/>
          <w:lang w:val="pt-BR"/>
          <w:rPrChange w:author="GUSTAVO DE OLIVEIRA REGO MORAIS" w:date="2025-08-08T19:57:57.157Z" w:id="1584807744">
            <w:rPr>
              <w:ins w:author="GUSTAVO DE OLIVEIRA REGO MORAIS" w:date="2025-08-08T19:57:32.301Z" w16du:dateUtc="2025-08-08T19:57:32.301Z" w:id="287746300"/>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833113505">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66Z" w:id="303826169">
              <w:rPr>
                <w:rFonts w:ascii="Aptos" w:hAnsi="Aptos" w:eastAsia="Aptos" w:cs="Aptos"/>
                <w:noProof w:val="0"/>
                <w:sz w:val="24"/>
                <w:szCs w:val="24"/>
                <w:lang w:val="pt-BR"/>
              </w:rPr>
            </w:rPrChange>
          </w:rPr>
          <w:t>Após receber os dados, o fluxo passa para a partição "Sistema", que executa as seguintes atividades:</w:t>
        </w:r>
      </w:ins>
    </w:p>
    <w:p w:rsidR="2D807241" w:rsidP="320543F7" w:rsidRDefault="2D807241" w14:paraId="2EB9A199" w14:textId="0C2AD188">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996201611"/>
          <w:rFonts w:ascii="Times New Roman" w:hAnsi="Times New Roman" w:eastAsia="Times New Roman" w:cs="Times New Roman"/>
          <w:i w:val="0"/>
          <w:iCs w:val="0"/>
          <w:noProof w:val="0"/>
          <w:sz w:val="24"/>
          <w:szCs w:val="24"/>
          <w:lang w:val="pt-BR"/>
          <w:rPrChange w:author="GUSTAVO DE OLIVEIRA REGO MORAIS" w:date="2025-08-08T19:57:57.158Z" w:id="1136461094">
            <w:rPr>
              <w:ins w:author="GUSTAVO DE OLIVEIRA REGO MORAIS" w:date="2025-08-08T19:57:32.302Z" w16du:dateUtc="2025-08-08T19:57:32.302Z" w:id="2022809473"/>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178058968">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7Z" w:id="1670026421">
              <w:rPr>
                <w:rFonts w:ascii="Consolas" w:hAnsi="Consolas" w:eastAsia="Consolas" w:cs="Consolas"/>
                <w:b w:val="1"/>
                <w:bCs w:val="1"/>
                <w:noProof w:val="0"/>
                <w:sz w:val="24"/>
                <w:szCs w:val="24"/>
                <w:lang w:val="pt-BR"/>
              </w:rPr>
            </w:rPrChange>
          </w:rPr>
          <w:t>Recebe os dados informados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1Z" w:id="1675788557">
              <w:rPr>
                <w:rFonts w:ascii="Aptos" w:hAnsi="Aptos" w:eastAsia="Aptos" w:cs="Aptos"/>
                <w:noProof w:val="0"/>
                <w:sz w:val="24"/>
                <w:szCs w:val="24"/>
                <w:lang w:val="pt-BR"/>
              </w:rPr>
            </w:rPrChange>
          </w:rPr>
          <w:t xml:space="preserve"> do usuário.</w:t>
        </w:r>
      </w:ins>
    </w:p>
    <w:p w:rsidR="2D807241" w:rsidP="320543F7" w:rsidRDefault="2D807241" w14:paraId="2C7FFD8B" w14:textId="5BBB7E94">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579376917"/>
          <w:rFonts w:ascii="Times New Roman" w:hAnsi="Times New Roman" w:eastAsia="Times New Roman" w:cs="Times New Roman"/>
          <w:i w:val="0"/>
          <w:iCs w:val="0"/>
          <w:noProof w:val="0"/>
          <w:sz w:val="24"/>
          <w:szCs w:val="24"/>
          <w:lang w:val="pt-BR"/>
          <w:rPrChange w:author="GUSTAVO DE OLIVEIRA REGO MORAIS" w:date="2025-08-08T19:57:57.161Z" w:id="1661874091">
            <w:rPr>
              <w:ins w:author="GUSTAVO DE OLIVEIRA REGO MORAIS" w:date="2025-08-08T19:57:32.302Z" w16du:dateUtc="2025-08-08T19:57:32.302Z" w:id="969305991"/>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092658407">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Z" w:id="434958292">
              <w:rPr>
                <w:rFonts w:ascii="Consolas" w:hAnsi="Consolas" w:eastAsia="Consolas" w:cs="Consolas"/>
                <w:b w:val="1"/>
                <w:bCs w:val="1"/>
                <w:noProof w:val="0"/>
                <w:sz w:val="24"/>
                <w:szCs w:val="24"/>
                <w:lang w:val="pt-BR"/>
              </w:rPr>
            </w:rPrChange>
          </w:rPr>
          <w:t xml:space="preserve">Processa dados com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02Z" w:id="358690492">
              <w:rPr>
                <w:rFonts w:ascii="Consolas" w:hAnsi="Consolas" w:eastAsia="Consolas" w:cs="Consolas"/>
                <w:b w:val="1"/>
                <w:bCs w:val="1"/>
                <w:noProof w:val="0"/>
                <w:sz w:val="24"/>
                <w:szCs w:val="24"/>
                <w:lang w:val="pt-BR"/>
              </w:rPr>
            </w:rPrChange>
          </w:rPr>
          <w:t>IA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3Z" w:id="1144214599">
              <w:rPr>
                <w:rFonts w:ascii="Aptos" w:hAnsi="Aptos" w:eastAsia="Aptos" w:cs="Aptos"/>
                <w:noProof w:val="0"/>
                <w:sz w:val="24"/>
                <w:szCs w:val="24"/>
                <w:lang w:val="pt-BR"/>
              </w:rPr>
            </w:rPrChange>
          </w:rPr>
          <w:t>, utilizando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3Z" w:id="1337442412">
              <w:rPr>
                <w:rFonts w:ascii="Aptos" w:hAnsi="Aptos" w:eastAsia="Aptos" w:cs="Aptos"/>
                <w:noProof w:val="0"/>
                <w:sz w:val="24"/>
                <w:szCs w:val="24"/>
                <w:lang w:val="pt-BR"/>
              </w:rPr>
            </w:rPrChange>
          </w:rPr>
          <w:t xml:space="preserve"> inteligência artificial para analisar as informações.</w:t>
        </w:r>
      </w:ins>
    </w:p>
    <w:p w:rsidR="2D807241" w:rsidP="320543F7" w:rsidRDefault="2D807241" w14:paraId="6A0294B1" w14:textId="4E1A43E9">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769863670"/>
          <w:rFonts w:ascii="Times New Roman" w:hAnsi="Times New Roman" w:eastAsia="Times New Roman" w:cs="Times New Roman"/>
          <w:i w:val="0"/>
          <w:iCs w:val="0"/>
          <w:noProof w:val="0"/>
          <w:sz w:val="24"/>
          <w:szCs w:val="24"/>
          <w:lang w:val="pt-BR"/>
          <w:rPrChange w:author="GUSTAVO DE OLIVEIRA REGO MORAIS" w:date="2025-08-08T19:57:57.162Z" w:id="1341426725">
            <w:rPr>
              <w:ins w:author="GUSTAVO DE OLIVEIRA REGO MORAIS" w:date="2025-08-08T19:57:32.302Z" w16du:dateUtc="2025-08-08T19:57:32.302Z" w:id="1715145037"/>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2132457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4Z" w:id="1249728222">
              <w:rPr>
                <w:rFonts w:ascii="Consolas" w:hAnsi="Consolas" w:eastAsia="Consolas" w:cs="Consolas"/>
                <w:b w:val="1"/>
                <w:bCs w:val="1"/>
                <w:noProof w:val="0"/>
                <w:sz w:val="24"/>
                <w:szCs w:val="24"/>
                <w:lang w:val="pt-BR"/>
              </w:rPr>
            </w:rPrChange>
          </w:rPr>
          <w:t>Gera sugestão de peças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5Z" w:id="911888267">
              <w:rPr>
                <w:rFonts w:ascii="Aptos" w:hAnsi="Aptos" w:eastAsia="Aptos" w:cs="Aptos"/>
                <w:noProof w:val="0"/>
                <w:sz w:val="24"/>
                <w:szCs w:val="24"/>
                <w:lang w:val="pt-BR"/>
              </w:rPr>
            </w:rPrChange>
          </w:rPr>
          <w:t xml:space="preserve"> com base na análise.</w:t>
        </w:r>
      </w:ins>
    </w:p>
    <w:p w:rsidR="2D807241" w:rsidP="320543F7" w:rsidRDefault="2D807241" w14:paraId="0A83B3A0" w14:textId="43F86BBF">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142448200"/>
          <w:rFonts w:ascii="Times New Roman" w:hAnsi="Times New Roman" w:eastAsia="Times New Roman" w:cs="Times New Roman"/>
          <w:i w:val="0"/>
          <w:iCs w:val="0"/>
          <w:noProof w:val="0"/>
          <w:sz w:val="24"/>
          <w:szCs w:val="24"/>
          <w:lang w:val="pt-BR"/>
          <w:rPrChange w:author="GUSTAVO DE OLIVEIRA REGO MORAIS" w:date="2025-08-08T19:57:57.163Z" w:id="581219084">
            <w:rPr>
              <w:ins w:author="GUSTAVO DE OLIVEIRA REGO MORAIS" w:date="2025-08-08T19:57:32.302Z" w16du:dateUtc="2025-08-08T19:57:32.302Z" w:id="1666927214"/>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726147143">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6Z" w:id="1896048135">
              <w:rPr>
                <w:rFonts w:ascii="Consolas" w:hAnsi="Consolas" w:eastAsia="Consolas" w:cs="Consolas"/>
                <w:b w:val="1"/>
                <w:bCs w:val="1"/>
                <w:noProof w:val="0"/>
                <w:sz w:val="24"/>
                <w:szCs w:val="24"/>
                <w:lang w:val="pt-BR"/>
              </w:rPr>
            </w:rPrChange>
          </w:rPr>
          <w:t>Avalia compatibilidade dos componentes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7Z" w:id="1093598562">
              <w:rPr>
                <w:rFonts w:ascii="Aptos" w:hAnsi="Aptos" w:eastAsia="Aptos" w:cs="Aptos"/>
                <w:noProof w:val="0"/>
                <w:sz w:val="24"/>
                <w:szCs w:val="24"/>
                <w:lang w:val="pt-BR"/>
              </w:rPr>
            </w:rPrChange>
          </w:rPr>
          <w:t xml:space="preserve"> para garantir que as peças sugeridas funcionem juntas.</w:t>
        </w:r>
      </w:ins>
    </w:p>
    <w:p w:rsidR="2D807241" w:rsidP="79ED5846" w:rsidRDefault="2D807241" w14:paraId="321A18FD" w14:textId="62D54C05">
      <w:pPr>
        <w:pStyle w:val="Heading4"/>
        <w:keepNext w:val="0"/>
        <w:keepLines w:val="0"/>
        <w:spacing w:before="120" w:beforeAutospacing="off" w:after="120" w:afterAutospacing="off" w:line="360" w:lineRule="auto"/>
        <w:jc w:val="both"/>
        <w:rPr>
          <w:ins w:author="GUSTAVO DE OLIVEIRA REGO MORAIS" w:date="2025-08-08T19:57:32.302Z" w16du:dateUtc="2025-08-08T19:57:32.302Z" w:id="2101749937"/>
          <w:rFonts w:ascii="Times New Roman" w:hAnsi="Times New Roman" w:eastAsia="Times New Roman" w:cs="Times New Roman"/>
          <w:b w:val="1"/>
          <w:bCs w:val="1"/>
          <w:i w:val="0"/>
          <w:iCs w:val="0"/>
          <w:noProof w:val="0"/>
          <w:sz w:val="24"/>
          <w:szCs w:val="24"/>
          <w:lang w:val="pt-BR"/>
          <w:rPrChange w:author="GUSTAVO DE OLIVEIRA REGO MORAIS" w:date="2025-08-08T19:57:57.164Z" w:id="1969785473">
            <w:rPr>
              <w:ins w:author="GUSTAVO DE OLIVEIRA REGO MORAIS" w:date="2025-08-08T19:57:32.302Z" w16du:dateUtc="2025-08-08T19:57:32.302Z" w:id="915494609"/>
              <w:rFonts w:ascii="Aptos" w:hAnsi="Aptos" w:eastAsia="Aptos" w:cs="Aptos"/>
              <w:b w:val="1"/>
              <w:bCs w:val="1"/>
              <w:noProof w:val="0"/>
              <w:sz w:val="24"/>
              <w:szCs w:val="24"/>
              <w:lang w:val="pt-BR"/>
            </w:rPr>
          </w:rPrChange>
        </w:rPr>
        <w:pPrChange w:author="GUSTAVO DE OLIVEIRA REGO MORAIS" w:date="2025-08-08T20:11:06.582Z">
          <w:pPr>
            <w:numPr>
              <w:ilvl w:val="0"/>
              <w:numId w:val="79"/>
            </w:numPr>
          </w:pPr>
        </w:pPrChange>
      </w:pPr>
      <w:bookmarkStart w:name="_Toc278755976" w:id="1810891797"/>
      <w:ins w:author="GUSTAVO DE OLIVEIRA REGO MORAIS" w:date="2025-08-08T19:57:32.302Z" w:id="1246339984">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8Z" w:id="1470691841">
              <w:rPr>
                <w:rFonts w:ascii="Aptos" w:hAnsi="Aptos" w:eastAsia="Aptos" w:cs="Aptos"/>
                <w:b w:val="1"/>
                <w:bCs w:val="1"/>
                <w:noProof w:val="0"/>
                <w:sz w:val="24"/>
                <w:szCs w:val="24"/>
                <w:lang w:val="pt-BR"/>
              </w:rPr>
            </w:rPrChange>
          </w:rPr>
          <w:t>Verificação de Orçamento e Fluxos Alternativos</w:t>
        </w:r>
      </w:ins>
      <w:bookmarkEnd w:id="1810891797"/>
    </w:p>
    <w:p w:rsidR="2D807241" w:rsidP="320543F7" w:rsidRDefault="2D807241" w14:paraId="7874932E" w14:textId="4389ADD1">
      <w:pPr>
        <w:keepNext w:val="0"/>
        <w:keepLines w:val="0"/>
        <w:spacing w:before="120" w:beforeAutospacing="off" w:after="120" w:afterAutospacing="off" w:line="360" w:lineRule="auto"/>
        <w:ind w:firstLine="708"/>
        <w:jc w:val="both"/>
        <w:rPr>
          <w:ins w:author="GUSTAVO DE OLIVEIRA REGO MORAIS" w:date="2025-08-08T19:57:32.302Z" w16du:dateUtc="2025-08-08T19:57:32.302Z" w:id="411228212"/>
          <w:rFonts w:ascii="Times New Roman" w:hAnsi="Times New Roman" w:eastAsia="Times New Roman" w:cs="Times New Roman"/>
          <w:i w:val="0"/>
          <w:iCs w:val="0"/>
          <w:noProof w:val="0"/>
          <w:sz w:val="24"/>
          <w:szCs w:val="24"/>
          <w:lang w:val="pt-BR"/>
          <w:rPrChange w:author="GUSTAVO DE OLIVEIRA REGO MORAIS" w:date="2025-08-08T19:57:57.167Z" w:id="96792170">
            <w:rPr>
              <w:ins w:author="GUSTAVO DE OLIVEIRA REGO MORAIS" w:date="2025-08-08T19:57:32.302Z" w16du:dateUtc="2025-08-08T19:57:32.302Z" w:id="1376205476"/>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868653322">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8Z" w:id="1635838273">
              <w:rPr>
                <w:rFonts w:ascii="Aptos" w:hAnsi="Aptos" w:eastAsia="Aptos" w:cs="Aptos"/>
                <w:noProof w:val="0"/>
                <w:sz w:val="24"/>
                <w:szCs w:val="24"/>
                <w:lang w:val="pt-BR"/>
              </w:rPr>
            </w:rPrChange>
          </w:rPr>
          <w:t xml:space="preserve">Um nó de decisão verifica a </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Z" w:id="1191833051">
              <w:rPr>
                <w:rFonts w:ascii="Aptos" w:hAnsi="Aptos" w:eastAsia="Aptos" w:cs="Aptos"/>
                <w:noProof w:val="0"/>
                <w:sz w:val="24"/>
                <w:szCs w:val="24"/>
                <w:lang w:val="pt-BR"/>
              </w:rPr>
            </w:rPrChange>
          </w:rPr>
          <w:t xml:space="preserve">condição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296761635">
              <w:rPr>
                <w:rFonts w:ascii="Consolas" w:hAnsi="Consolas" w:eastAsia="Consolas" w:cs="Consolas"/>
                <w:b w:val="1"/>
                <w:bCs w:val="1"/>
                <w:noProof w:val="0"/>
                <w:sz w:val="24"/>
                <w:szCs w:val="24"/>
                <w:lang w:val="pt-BR"/>
              </w:rPr>
            </w:rPrChange>
          </w:rPr>
          <w:t>Verifica</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1338215888">
              <w:rPr>
                <w:rFonts w:ascii="Consolas" w:hAnsi="Consolas" w:eastAsia="Consolas" w:cs="Consolas"/>
                <w:b w:val="1"/>
                <w:bCs w:val="1"/>
                <w:noProof w:val="0"/>
                <w:sz w:val="24"/>
                <w:szCs w:val="24"/>
                <w:lang w:val="pt-BR"/>
              </w:rPr>
            </w:rPrChange>
          </w:rPr>
          <w:t xml:space="preserve"> se o orçamento é suficiente</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1Z" w:id="710019897">
              <w:rPr>
                <w:rFonts w:ascii="Aptos" w:hAnsi="Aptos" w:eastAsia="Aptos" w:cs="Aptos"/>
                <w:noProof w:val="0"/>
                <w:sz w:val="24"/>
                <w:szCs w:val="24"/>
                <w:lang w:val="pt-BR"/>
              </w:rPr>
            </w:rPrChange>
          </w:rPr>
          <w:t>:</w:t>
        </w:r>
      </w:ins>
    </w:p>
    <w:p w:rsidR="2D807241" w:rsidP="320543F7" w:rsidRDefault="2D807241" w14:paraId="51BFA734" w14:textId="3298EE19">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872158655"/>
          <w:rFonts w:ascii="Times New Roman" w:hAnsi="Times New Roman" w:eastAsia="Times New Roman" w:cs="Times New Roman"/>
          <w:i w:val="0"/>
          <w:iCs w:val="0"/>
          <w:noProof w:val="0"/>
          <w:sz w:val="24"/>
          <w:szCs w:val="24"/>
          <w:lang w:val="pt-BR"/>
          <w:rPrChange w:author="GUSTAVO DE OLIVEIRA REGO MORAIS" w:date="2025-08-08T19:57:57.175Z" w:id="1838923063">
            <w:rPr>
              <w:ins w:author="GUSTAVO DE OLIVEIRA REGO MORAIS" w:date="2025-08-08T19:57:32.302Z" w16du:dateUtc="2025-08-08T19:57:32.302Z" w:id="1582531803"/>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80324210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87Z" w:id="120537798">
              <w:rPr>
                <w:rFonts w:ascii="Aptos" w:hAnsi="Aptos" w:eastAsia="Aptos" w:cs="Aptos"/>
                <w:b w:val="1"/>
                <w:bCs w:val="1"/>
                <w:noProof w:val="0"/>
                <w:sz w:val="24"/>
                <w:szCs w:val="24"/>
                <w:lang w:val="pt-BR"/>
              </w:rPr>
            </w:rPrChange>
          </w:rPr>
          <w:t>Se o orçamento for suficiente ("Sim"):</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3Z" w:id="2106648316">
              <w:rPr>
                <w:rFonts w:ascii="Aptos" w:hAnsi="Aptos" w:eastAsia="Aptos" w:cs="Aptos"/>
                <w:noProof w:val="0"/>
                <w:sz w:val="24"/>
                <w:szCs w:val="24"/>
                <w:lang w:val="pt-BR"/>
              </w:rPr>
            </w:rPrChange>
          </w:rPr>
          <w:t xml:space="preserve"> O sistema executa as atividades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4Z" w:id="1389933330">
              <w:rPr>
                <w:rFonts w:ascii="Consolas" w:hAnsi="Consolas" w:eastAsia="Consolas" w:cs="Consolas"/>
                <w:b w:val="1"/>
                <w:bCs w:val="1"/>
                <w:noProof w:val="0"/>
                <w:sz w:val="24"/>
                <w:szCs w:val="24"/>
                <w:lang w:val="pt-BR"/>
              </w:rPr>
            </w:rPrChange>
          </w:rPr>
          <w:t>Monta build compatível</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5Z" w:id="532060845">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1190376886">
              <w:rPr>
                <w:rFonts w:ascii="Consolas" w:hAnsi="Consolas" w:eastAsia="Consolas" w:cs="Consolas"/>
                <w:b w:val="1"/>
                <w:bCs w:val="1"/>
                <w:noProof w:val="0"/>
                <w:sz w:val="24"/>
                <w:szCs w:val="24"/>
                <w:lang w:val="pt-BR"/>
              </w:rPr>
            </w:rPrChange>
          </w:rPr>
          <w:t>Associa</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1532551361">
              <w:rPr>
                <w:rFonts w:ascii="Consolas" w:hAnsi="Consolas" w:eastAsia="Consolas" w:cs="Consolas"/>
                <w:b w:val="1"/>
                <w:bCs w:val="1"/>
                <w:noProof w:val="0"/>
                <w:sz w:val="24"/>
                <w:szCs w:val="24"/>
                <w:lang w:val="pt-BR"/>
              </w:rPr>
            </w:rPrChange>
          </w:rPr>
          <w:t xml:space="preserve"> links de compra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6Z" w:id="2087153725">
              <w:rPr>
                <w:rFonts w:ascii="Aptos" w:hAnsi="Aptos" w:eastAsia="Aptos" w:cs="Aptos"/>
                <w:noProof w:val="0"/>
                <w:sz w:val="24"/>
                <w:szCs w:val="24"/>
                <w:lang w:val="pt-BR"/>
              </w:rPr>
            </w:rPrChange>
          </w:rPr>
          <w:t xml:space="preserve"> 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7Z" w:id="909096966">
              <w:rPr>
                <w:rFonts w:ascii="Consolas" w:hAnsi="Consolas" w:eastAsia="Consolas" w:cs="Consolas"/>
                <w:b w:val="1"/>
                <w:bCs w:val="1"/>
                <w:noProof w:val="0"/>
                <w:sz w:val="24"/>
                <w:szCs w:val="24"/>
                <w:lang w:val="pt-BR"/>
              </w:rPr>
            </w:rPrChange>
          </w:rPr>
          <w:t>Exibe sugestão final com justificativa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8Z" w:id="735593509">
              <w:rPr>
                <w:rFonts w:ascii="Aptos" w:hAnsi="Aptos" w:eastAsia="Aptos" w:cs="Aptos"/>
                <w:noProof w:val="0"/>
                <w:sz w:val="24"/>
                <w:szCs w:val="24"/>
                <w:lang w:val="pt-BR"/>
              </w:rPr>
            </w:rPrChange>
          </w:rPr>
          <w:t>.</w:t>
        </w:r>
      </w:ins>
    </w:p>
    <w:p w:rsidR="2D807241" w:rsidP="320543F7" w:rsidRDefault="2D807241" w14:paraId="6A71B356" w14:textId="07492AC0">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1394585746"/>
          <w:rFonts w:ascii="Times New Roman" w:hAnsi="Times New Roman" w:eastAsia="Times New Roman" w:cs="Times New Roman"/>
          <w:i w:val="0"/>
          <w:iCs w:val="0"/>
          <w:noProof w:val="0"/>
          <w:sz w:val="24"/>
          <w:szCs w:val="24"/>
          <w:lang w:val="pt-BR"/>
          <w:rPrChange w:author="GUSTAVO DE OLIVEIRA REGO MORAIS" w:date="2025-08-08T19:57:57.182Z" w:id="1693314848">
            <w:rPr>
              <w:ins w:author="GUSTAVO DE OLIVEIRA REGO MORAIS" w:date="2025-08-08T19:57:32.302Z" w16du:dateUtc="2025-08-08T19:57:32.302Z" w:id="2146393677"/>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628883233">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04Z" w:id="2128225878">
              <w:rPr>
                <w:rFonts w:ascii="Aptos" w:hAnsi="Aptos" w:eastAsia="Aptos" w:cs="Aptos"/>
                <w:b w:val="1"/>
                <w:bCs w:val="1"/>
                <w:noProof w:val="0"/>
                <w:sz w:val="24"/>
                <w:szCs w:val="24"/>
                <w:lang w:val="pt-BR"/>
              </w:rPr>
            </w:rPrChange>
          </w:rPr>
          <w:t>Se o orçamento for insuficiente ("Não"):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1Z" w:id="2078195961">
              <w:rPr>
                <w:rFonts w:ascii="Aptos" w:hAnsi="Aptos" w:eastAsia="Aptos" w:cs="Aptos"/>
                <w:noProof w:val="0"/>
                <w:sz w:val="24"/>
                <w:szCs w:val="24"/>
                <w:lang w:val="pt-BR"/>
              </w:rPr>
            </w:rPrChange>
          </w:rPr>
          <w:t xml:space="preserve"> O sistema exibe um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1Z" w:id="543121949">
              <w:rPr>
                <w:rFonts w:ascii="Consolas" w:hAnsi="Consolas" w:eastAsia="Consolas" w:cs="Consolas"/>
                <w:b w:val="1"/>
                <w:bCs w:val="1"/>
                <w:noProof w:val="0"/>
                <w:sz w:val="24"/>
                <w:szCs w:val="24"/>
                <w:lang w:val="pt-BR"/>
              </w:rPr>
            </w:rPrChange>
          </w:rPr>
          <w:t>Exibe alerta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2Z" w:id="542986018">
              <w:rPr>
                <w:rFonts w:ascii="Aptos" w:hAnsi="Aptos" w:eastAsia="Aptos" w:cs="Aptos"/>
                <w:noProof w:val="0"/>
                <w:sz w:val="24"/>
                <w:szCs w:val="24"/>
                <w:lang w:val="pt-BR"/>
              </w:rPr>
            </w:rPrChange>
          </w:rPr>
          <w:t xml:space="preserve"> e oferece duas opções ao usuário: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3Z" w:id="725385919">
              <w:rPr>
                <w:rFonts w:ascii="Consolas" w:hAnsi="Consolas" w:eastAsia="Consolas" w:cs="Consolas"/>
                <w:b w:val="1"/>
                <w:bCs w:val="1"/>
                <w:noProof w:val="0"/>
                <w:sz w:val="24"/>
                <w:szCs w:val="24"/>
                <w:lang w:val="pt-BR"/>
              </w:rPr>
            </w:rPrChange>
          </w:rPr>
          <w:t>Sugere aumento de orçamento (RF-08)</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4Z" w:id="1280741572">
              <w:rPr>
                <w:rFonts w:ascii="Aptos" w:hAnsi="Aptos" w:eastAsia="Aptos" w:cs="Aptos"/>
                <w:noProof w:val="0"/>
                <w:sz w:val="24"/>
                <w:szCs w:val="24"/>
                <w:lang w:val="pt-BR"/>
              </w:rPr>
            </w:rPrChange>
          </w:rPr>
          <w:t xml:space="preserve"> ou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5Z" w:id="1374000972">
              <w:rPr>
                <w:rFonts w:ascii="Consolas" w:hAnsi="Consolas" w:eastAsia="Consolas" w:cs="Consolas"/>
                <w:b w:val="1"/>
                <w:bCs w:val="1"/>
                <w:noProof w:val="0"/>
                <w:sz w:val="24"/>
                <w:szCs w:val="24"/>
                <w:lang w:val="pt-BR"/>
              </w:rPr>
            </w:rPrChange>
          </w:rPr>
          <w:t>Sugere build alternativa inferior (RF-09)</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6Z" w:id="1454537657">
              <w:rPr>
                <w:rFonts w:ascii="Aptos" w:hAnsi="Aptos" w:eastAsia="Aptos" w:cs="Aptos"/>
                <w:noProof w:val="0"/>
                <w:sz w:val="24"/>
                <w:szCs w:val="24"/>
                <w:lang w:val="pt-BR"/>
              </w:rPr>
            </w:rPrChange>
          </w:rPr>
          <w:t>. Ambos os fluxos levam de volta a uma sugestão final para o usuário.</w:t>
        </w:r>
      </w:ins>
    </w:p>
    <w:p w:rsidR="2D807241" w:rsidP="79ED5846" w:rsidRDefault="2D807241" w14:paraId="3A61A42E" w14:textId="392A394E">
      <w:pPr>
        <w:pStyle w:val="Heading4"/>
        <w:keepNext w:val="0"/>
        <w:keepLines w:val="0"/>
        <w:spacing w:before="120" w:beforeAutospacing="off" w:after="120" w:afterAutospacing="off" w:line="360" w:lineRule="auto"/>
        <w:jc w:val="both"/>
        <w:rPr>
          <w:ins w:author="GUSTAVO DE OLIVEIRA REGO MORAIS" w:date="2025-08-08T19:57:32.302Z" w16du:dateUtc="2025-08-08T19:57:32.302Z" w:id="1227957480"/>
          <w:rFonts w:ascii="Times New Roman" w:hAnsi="Times New Roman" w:eastAsia="Times New Roman" w:cs="Times New Roman"/>
          <w:b w:val="1"/>
          <w:bCs w:val="1"/>
          <w:i w:val="0"/>
          <w:iCs w:val="0"/>
          <w:noProof w:val="0"/>
          <w:sz w:val="24"/>
          <w:szCs w:val="24"/>
          <w:lang w:val="pt-BR"/>
          <w:rPrChange w:author="GUSTAVO DE OLIVEIRA REGO MORAIS" w:date="2025-08-08T19:57:57.183Z" w:id="1449744650">
            <w:rPr>
              <w:ins w:author="GUSTAVO DE OLIVEIRA REGO MORAIS" w:date="2025-08-08T19:57:32.302Z" w16du:dateUtc="2025-08-08T19:57:32.302Z" w:id="723934151"/>
              <w:rFonts w:ascii="Aptos" w:hAnsi="Aptos" w:eastAsia="Aptos" w:cs="Aptos"/>
              <w:b w:val="1"/>
              <w:bCs w:val="1"/>
              <w:noProof w:val="0"/>
              <w:sz w:val="24"/>
              <w:szCs w:val="24"/>
              <w:lang w:val="pt-BR"/>
            </w:rPr>
          </w:rPrChange>
        </w:rPr>
        <w:pPrChange w:author="GUSTAVO DE OLIVEIRA REGO MORAIS" w:date="2025-08-08T20:11:06.583Z">
          <w:pPr>
            <w:numPr>
              <w:ilvl w:val="0"/>
              <w:numId w:val="80"/>
            </w:numPr>
          </w:pPr>
        </w:pPrChange>
      </w:pPr>
      <w:bookmarkStart w:name="_Toc1881201430" w:id="590956402"/>
      <w:ins w:author="GUSTAVO DE OLIVEIRA REGO MORAIS" w:date="2025-08-08T19:57:32.302Z" w:id="129473582">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14Z" w:id="833845104">
              <w:rPr>
                <w:rFonts w:ascii="Aptos" w:hAnsi="Aptos" w:eastAsia="Aptos" w:cs="Aptos"/>
                <w:b w:val="1"/>
                <w:bCs w:val="1"/>
                <w:noProof w:val="0"/>
                <w:sz w:val="24"/>
                <w:szCs w:val="24"/>
                <w:lang w:val="pt-BR"/>
              </w:rPr>
            </w:rPrChange>
          </w:rPr>
          <w:t>Decisão do Usuário e Opções Pós-Sugestão</w:t>
        </w:r>
      </w:ins>
      <w:bookmarkEnd w:id="590956402"/>
    </w:p>
    <w:p w:rsidR="2D807241" w:rsidP="320543F7" w:rsidRDefault="2D807241" w14:paraId="4FDFA714" w14:textId="0A49F6AC">
      <w:pPr>
        <w:keepNext w:val="0"/>
        <w:keepLines w:val="0"/>
        <w:spacing w:before="120" w:beforeAutospacing="off" w:after="120" w:afterAutospacing="off" w:line="360" w:lineRule="auto"/>
        <w:ind w:firstLine="708"/>
        <w:jc w:val="both"/>
        <w:rPr>
          <w:ins w:author="GUSTAVO DE OLIVEIRA REGO MORAIS" w:date="2025-08-08T19:57:32.302Z" w16du:dateUtc="2025-08-08T19:57:32.302Z" w:id="1930608694"/>
          <w:rFonts w:ascii="Times New Roman" w:hAnsi="Times New Roman" w:eastAsia="Times New Roman" w:cs="Times New Roman"/>
          <w:b w:val="0"/>
          <w:bCs w:val="0"/>
          <w:i w:val="0"/>
          <w:iCs w:val="0"/>
          <w:noProof w:val="0"/>
          <w:sz w:val="24"/>
          <w:szCs w:val="24"/>
          <w:lang w:val="pt-BR"/>
          <w:rPrChange w:author="GUSTAVO DE OLIVEIRA REGO MORAIS" w:date="2025-08-08T19:58:10.358Z" w:id="1284476109">
            <w:rPr>
              <w:ins w:author="GUSTAVO DE OLIVEIRA REGO MORAIS" w:date="2025-08-08T19:57:32.302Z" w16du:dateUtc="2025-08-08T19:57:32.302Z" w:id="2080924185"/>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2096569500">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15Z" w:id="1405857939">
              <w:rPr>
                <w:rFonts w:ascii="Aptos" w:hAnsi="Aptos" w:eastAsia="Aptos" w:cs="Aptos"/>
                <w:noProof w:val="0"/>
                <w:sz w:val="24"/>
                <w:szCs w:val="24"/>
                <w:lang w:val="pt-BR"/>
              </w:rPr>
            </w:rPrChange>
          </w:rPr>
          <w:t xml:space="preserve">Após a exibição da sugestão, o fluxo retorna para a partição "Usuário" em um nó de decisão </w:t>
        </w:r>
      </w:ins>
      <w:ins w:author="GUSTAVO DE OLIVEIRA REGO MORAIS" w:date="2025-08-08T19:58:14.429Z" w:id="48708311">
        <w:r w:rsidRPr="320543F7"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445616572">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1421062834">
              <w:rPr>
                <w:rFonts w:ascii="Consolas" w:hAnsi="Consolas" w:eastAsia="Consolas" w:cs="Consolas"/>
                <w:b w:val="1"/>
                <w:bCs w:val="1"/>
                <w:noProof w:val="0"/>
                <w:sz w:val="24"/>
                <w:szCs w:val="24"/>
                <w:lang w:val="pt-BR"/>
              </w:rPr>
            </w:rPrChange>
          </w:rPr>
          <w:t xml:space="preserve">Aceita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1014011599">
              <w:rPr>
                <w:rFonts w:ascii="Consolas" w:hAnsi="Consolas" w:eastAsia="Consolas" w:cs="Consolas"/>
                <w:b w:val="1"/>
                <w:bCs w:val="1"/>
                <w:noProof w:val="0"/>
                <w:sz w:val="24"/>
                <w:szCs w:val="24"/>
                <w:lang w:val="pt-BR"/>
              </w:rPr>
            </w:rPrChange>
          </w:rPr>
          <w:t>sugestão?</w:t>
        </w:r>
      </w:ins>
      <w:ins w:author="GUSTAVO DE OLIVEIRA REGO MORAIS" w:date="2025-08-08T19:58:17.447Z" w:id="1526281601">
        <w:r w:rsidRPr="320543F7"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1131849288">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Z" w:id="726267396">
              <w:rPr>
                <w:rFonts w:ascii="Aptos" w:hAnsi="Aptos" w:eastAsia="Aptos" w:cs="Aptos"/>
                <w:noProof w:val="0"/>
                <w:sz w:val="24"/>
                <w:szCs w:val="24"/>
                <w:lang w:val="pt-BR"/>
              </w:rPr>
            </w:rPrChange>
          </w:rPr>
          <w:t>:</w:t>
        </w:r>
      </w:ins>
    </w:p>
    <w:p w:rsidR="2D807241" w:rsidP="320543F7" w:rsidRDefault="2D807241" w14:paraId="7DA4F26D" w14:textId="792DECA5">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2Z" w16du:dateUtc="2025-08-08T19:57:32.302Z" w:id="420015981"/>
          <w:rFonts w:ascii="Times New Roman" w:hAnsi="Times New Roman" w:eastAsia="Times New Roman" w:cs="Times New Roman"/>
          <w:i w:val="0"/>
          <w:iCs w:val="0"/>
          <w:noProof w:val="0"/>
          <w:sz w:val="24"/>
          <w:szCs w:val="24"/>
          <w:lang w:val="pt-BR"/>
          <w:rPrChange w:author="GUSTAVO DE OLIVEIRA REGO MORAIS" w:date="2025-08-08T19:57:57.192Z" w:id="806024004">
            <w:rPr>
              <w:ins w:author="GUSTAVO DE OLIVEIRA REGO MORAIS" w:date="2025-08-08T19:57:32.302Z" w16du:dateUtc="2025-08-08T19:57:32.302Z" w:id="597857860"/>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88568784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21Z" w:id="1692036138">
              <w:rPr>
                <w:rFonts w:ascii="Aptos" w:hAnsi="Aptos" w:eastAsia="Aptos" w:cs="Aptos"/>
                <w:b w:val="1"/>
                <w:bCs w:val="1"/>
                <w:noProof w:val="0"/>
                <w:sz w:val="24"/>
                <w:szCs w:val="24"/>
                <w:lang w:val="pt-BR"/>
              </w:rPr>
            </w:rPrChange>
          </w:rPr>
          <w:t>Se o usuário aceita a sugestão ("Sim"):</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32Z" w:id="999730714">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6.957Z" w:id="1781784410">
              <w:rPr>
                <w:rFonts w:ascii="Aptos" w:hAnsi="Aptos" w:eastAsia="Aptos" w:cs="Aptos"/>
                <w:noProof w:val="0"/>
                <w:sz w:val="24"/>
                <w:szCs w:val="24"/>
                <w:lang w:val="pt-BR"/>
              </w:rPr>
            </w:rPrChange>
          </w:rPr>
          <w:t xml:space="preserve">Um novo nó de decisão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1698813186">
              <w:rPr>
                <w:rFonts w:ascii="Consolas" w:hAnsi="Consolas" w:eastAsia="Consolas" w:cs="Consolas"/>
                <w:b w:val="1"/>
                <w:bCs w:val="1"/>
                <w:noProof w:val="0"/>
                <w:sz w:val="24"/>
                <w:szCs w:val="24"/>
                <w:lang w:val="pt-BR"/>
              </w:rPr>
            </w:rPrChange>
          </w:rPr>
          <w:t>Está logado?</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837758715">
              <w:rPr>
                <w:rFonts w:ascii="Aptos" w:hAnsi="Aptos" w:eastAsia="Aptos" w:cs="Aptos"/>
                <w:noProof w:val="0"/>
                <w:sz w:val="24"/>
                <w:szCs w:val="24"/>
                <w:lang w:val="pt-BR"/>
              </w:rPr>
            </w:rPrChange>
          </w:rPr>
          <w:t xml:space="preserve"> é ativado. Se a resposta for "Sim", o sistema prossegue para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4Z" w:id="1134356337">
              <w:rPr>
                <w:rFonts w:ascii="Consolas" w:hAnsi="Consolas" w:eastAsia="Consolas" w:cs="Consolas"/>
                <w:b w:val="1"/>
                <w:bCs w:val="1"/>
                <w:noProof w:val="0"/>
                <w:sz w:val="24"/>
                <w:szCs w:val="24"/>
                <w:lang w:val="pt-BR"/>
              </w:rPr>
            </w:rPrChange>
          </w:rPr>
          <w:t>Salva/exporta build</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5Z" w:id="30664918">
              <w:rPr>
                <w:rFonts w:ascii="Aptos" w:hAnsi="Aptos" w:eastAsia="Aptos" w:cs="Aptos"/>
                <w:noProof w:val="0"/>
                <w:sz w:val="24"/>
                <w:szCs w:val="24"/>
                <w:lang w:val="pt-BR"/>
              </w:rPr>
            </w:rPrChange>
          </w:rPr>
          <w:t xml:space="preserve">. Se a resposta for "Não", o usuário pode optar por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6Z" w:id="1226408881">
              <w:rPr>
                <w:rFonts w:ascii="Consolas" w:hAnsi="Consolas" w:eastAsia="Consolas" w:cs="Consolas"/>
                <w:b w:val="1"/>
                <w:bCs w:val="1"/>
                <w:noProof w:val="0"/>
                <w:sz w:val="24"/>
                <w:szCs w:val="24"/>
                <w:lang w:val="pt-BR"/>
              </w:rPr>
            </w:rPrChange>
          </w:rPr>
          <w:t>Processo sem salvar</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7Z" w:id="1155421467">
              <w:rPr>
                <w:rFonts w:ascii="Aptos" w:hAnsi="Aptos" w:eastAsia="Aptos" w:cs="Aptos"/>
                <w:noProof w:val="0"/>
                <w:sz w:val="24"/>
                <w:szCs w:val="24"/>
                <w:lang w:val="pt-BR"/>
              </w:rPr>
            </w:rPrChange>
          </w:rPr>
          <w:t xml:space="preserve"> ou, em um caminho alternativo, continuar sem salvar.</w:t>
        </w:r>
      </w:ins>
    </w:p>
    <w:p w:rsidR="2D807241" w:rsidP="320543F7" w:rsidRDefault="2D807241" w14:paraId="17311B10" w14:textId="04FA253D">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3Z" w16du:dateUtc="2025-08-08T19:57:32.303Z" w:id="1819365885"/>
          <w:rFonts w:ascii="Times New Roman" w:hAnsi="Times New Roman" w:eastAsia="Times New Roman" w:cs="Times New Roman"/>
          <w:i w:val="0"/>
          <w:iCs w:val="0"/>
          <w:noProof w:val="0"/>
          <w:sz w:val="24"/>
          <w:szCs w:val="24"/>
          <w:lang w:val="pt-BR"/>
          <w:rPrChange w:author="GUSTAVO DE OLIVEIRA REGO MORAIS" w:date="2025-08-08T19:57:57.194Z" w:id="392347212">
            <w:rPr>
              <w:ins w:author="GUSTAVO DE OLIVEIRA REGO MORAIS" w:date="2025-08-08T19:57:32.303Z" w16du:dateUtc="2025-08-08T19:57:32.303Z" w:id="1882131215"/>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142580569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3Z" w:id="841647757">
              <w:rPr>
                <w:rFonts w:ascii="Aptos" w:hAnsi="Aptos" w:eastAsia="Aptos" w:cs="Aptos"/>
                <w:b w:val="1"/>
                <w:bCs w:val="1"/>
                <w:noProof w:val="0"/>
                <w:sz w:val="24"/>
                <w:szCs w:val="24"/>
                <w:lang w:val="pt-BR"/>
              </w:rPr>
            </w:rPrChange>
          </w:rPr>
          <w:t>Se o usuário não aceita a sugestão ("Não"):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39Z" w:id="1393258055">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4.822Z" w:id="1348018787">
              <w:rPr>
                <w:rFonts w:ascii="Aptos" w:hAnsi="Aptos" w:eastAsia="Aptos" w:cs="Aptos"/>
                <w:noProof w:val="0"/>
                <w:sz w:val="24"/>
                <w:szCs w:val="24"/>
                <w:lang w:val="pt-BR"/>
              </w:rPr>
            </w:rPrChange>
          </w:rPr>
          <w:t xml:space="preserve">O usuário opta por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175743821">
              <w:rPr>
                <w:rFonts w:ascii="Consolas" w:hAnsi="Consolas" w:eastAsia="Consolas" w:cs="Consolas"/>
                <w:b w:val="1"/>
                <w:bCs w:val="1"/>
                <w:noProof w:val="0"/>
                <w:sz w:val="24"/>
                <w:szCs w:val="24"/>
                <w:lang w:val="pt-BR"/>
              </w:rPr>
            </w:rPrChange>
          </w:rPr>
          <w:t>Ajusta build manualmente (CU-04)</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702940706">
              <w:rPr>
                <w:rFonts w:ascii="Aptos" w:hAnsi="Aptos" w:eastAsia="Aptos" w:cs="Aptos"/>
                <w:noProof w:val="0"/>
                <w:sz w:val="24"/>
                <w:szCs w:val="24"/>
                <w:lang w:val="pt-BR"/>
              </w:rPr>
            </w:rPrChange>
          </w:rPr>
          <w:t>, que é um caso de uso para modificações manuais na configuração.</w:t>
        </w:r>
      </w:ins>
    </w:p>
    <w:p w:rsidR="2D807241" w:rsidP="79ED5846" w:rsidRDefault="2D807241" w14:paraId="7F110ACA" w14:textId="5BD036AC">
      <w:pPr>
        <w:pStyle w:val="Heading4"/>
        <w:keepNext w:val="0"/>
        <w:keepLines w:val="0"/>
        <w:spacing w:before="120" w:beforeAutospacing="off" w:after="120" w:afterAutospacing="off" w:line="360" w:lineRule="auto"/>
        <w:jc w:val="both"/>
        <w:rPr>
          <w:ins w:author="GUSTAVO DE OLIVEIRA REGO MORAIS" w:date="2025-08-08T19:57:32.303Z" w16du:dateUtc="2025-08-08T19:57:32.303Z" w:id="1342102957"/>
          <w:rFonts w:ascii="Times New Roman" w:hAnsi="Times New Roman" w:eastAsia="Times New Roman" w:cs="Times New Roman"/>
          <w:b w:val="1"/>
          <w:bCs w:val="1"/>
          <w:i w:val="0"/>
          <w:iCs w:val="0"/>
          <w:noProof w:val="0"/>
          <w:sz w:val="24"/>
          <w:szCs w:val="24"/>
          <w:lang w:val="pt-BR"/>
          <w:rPrChange w:author="GUSTAVO DE OLIVEIRA REGO MORAIS" w:date="2025-08-08T19:57:57.195Z" w:id="842756771">
            <w:rPr>
              <w:ins w:author="GUSTAVO DE OLIVEIRA REGO MORAIS" w:date="2025-08-08T19:57:32.303Z" w16du:dateUtc="2025-08-08T19:57:32.303Z" w:id="969716257"/>
              <w:rFonts w:ascii="Aptos" w:hAnsi="Aptos" w:eastAsia="Aptos" w:cs="Aptos"/>
              <w:b w:val="1"/>
              <w:bCs w:val="1"/>
              <w:noProof w:val="0"/>
              <w:sz w:val="24"/>
              <w:szCs w:val="24"/>
              <w:lang w:val="pt-BR"/>
            </w:rPr>
          </w:rPrChange>
        </w:rPr>
        <w:pPrChange w:author="GUSTAVO DE OLIVEIRA REGO MORAIS" w:date="2025-08-08T20:11:06.583Z">
          <w:pPr>
            <w:numPr>
              <w:ilvl w:val="0"/>
              <w:numId w:val="81"/>
            </w:numPr>
          </w:pPr>
        </w:pPrChange>
      </w:pPr>
      <w:bookmarkStart w:name="_Toc1762895988" w:id="474183085"/>
      <w:ins w:author="GUSTAVO DE OLIVEIRA REGO MORAIS" w:date="2025-08-08T19:57:32.303Z" w:id="45908910">
        <w:r w:rsidRPr="79ED5846"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8Z" w:id="1373288802">
              <w:rPr>
                <w:rFonts w:ascii="Aptos" w:hAnsi="Aptos" w:eastAsia="Aptos" w:cs="Aptos"/>
                <w:b w:val="1"/>
                <w:bCs w:val="1"/>
                <w:noProof w:val="0"/>
                <w:sz w:val="24"/>
                <w:szCs w:val="24"/>
                <w:lang w:val="pt-BR"/>
              </w:rPr>
            </w:rPrChange>
          </w:rPr>
          <w:t>Finalização do Fluxo</w:t>
        </w:r>
      </w:ins>
      <w:bookmarkEnd w:id="474183085"/>
    </w:p>
    <w:p w:rsidR="2D807241" w:rsidP="320543F7" w:rsidRDefault="2D807241" w14:paraId="66ACFA6D" w14:textId="47D329AC">
      <w:pPr>
        <w:keepNext w:val="0"/>
        <w:keepLines w:val="0"/>
        <w:spacing w:before="120" w:beforeAutospacing="off" w:after="120" w:afterAutospacing="off" w:line="360" w:lineRule="auto"/>
        <w:jc w:val="both"/>
        <w:rPr>
          <w:ins w:author="GUSTAVO DE OLIVEIRA REGO MORAIS" w:date="2025-08-08T19:57:32.303Z" w16du:dateUtc="2025-08-08T19:57:32.303Z" w:id="2113738640"/>
          <w:rFonts w:ascii="Times New Roman" w:hAnsi="Times New Roman" w:eastAsia="Times New Roman" w:cs="Times New Roman"/>
          <w:b w:val="0"/>
          <w:bCs w:val="0"/>
          <w:i w:val="0"/>
          <w:iCs w:val="0"/>
          <w:noProof w:val="0"/>
          <w:sz w:val="24"/>
          <w:szCs w:val="24"/>
          <w:lang w:val="pt-BR"/>
          <w:rPrChange w:author="GUSTAVO DE OLIVEIRA REGO MORAIS" w:date="2025-08-08T19:58:21.535Z" w:id="408394314">
            <w:rPr>
              <w:ins w:author="GUSTAVO DE OLIVEIRA REGO MORAIS" w:date="2025-08-08T19:57:32.303Z" w16du:dateUtc="2025-08-08T19:57:32.303Z" w:id="405935066"/>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3Z" w:id="220736747">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41Z" w:id="904042818">
              <w:rPr>
                <w:rFonts w:ascii="Aptos" w:hAnsi="Aptos" w:eastAsia="Aptos" w:cs="Aptos"/>
                <w:noProof w:val="0"/>
                <w:sz w:val="24"/>
                <w:szCs w:val="24"/>
                <w:lang w:val="pt-BR"/>
              </w:rPr>
            </w:rPrChange>
          </w:rPr>
          <w:t xml:space="preserve">Os fluxos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1614520381">
              <w:rPr>
                <w:rFonts w:ascii="Aptos" w:hAnsi="Aptos" w:eastAsia="Aptos" w:cs="Aptos"/>
                <w:noProof w:val="0"/>
                <w:sz w:val="24"/>
                <w:szCs w:val="24"/>
                <w:lang w:val="pt-BR"/>
              </w:rPr>
            </w:rPrChange>
          </w:rPr>
          <w:t xml:space="preserve">de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396806372">
              <w:rPr>
                <w:rFonts w:ascii="Consolas" w:hAnsi="Consolas" w:eastAsia="Consolas" w:cs="Consolas"/>
                <w:b w:val="1"/>
                <w:bCs w:val="1"/>
                <w:noProof w:val="0"/>
                <w:sz w:val="24"/>
                <w:szCs w:val="24"/>
                <w:lang w:val="pt-BR"/>
              </w:rPr>
            </w:rPrChange>
          </w:rPr>
          <w:t>Ajusta</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233213266">
              <w:rPr>
                <w:rFonts w:ascii="Consolas" w:hAnsi="Consolas" w:eastAsia="Consolas" w:cs="Consolas"/>
                <w:b w:val="1"/>
                <w:bCs w:val="1"/>
                <w:noProof w:val="0"/>
                <w:sz w:val="24"/>
                <w:szCs w:val="24"/>
                <w:lang w:val="pt-BR"/>
              </w:rPr>
            </w:rPrChange>
          </w:rPr>
          <w:t xml:space="preserve"> build manualmente (CU-04)</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4Z" w:id="190087130">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305052367">
              <w:rPr>
                <w:rFonts w:ascii="Consolas" w:hAnsi="Consolas" w:eastAsia="Consolas" w:cs="Consolas"/>
                <w:b w:val="1"/>
                <w:bCs w:val="1"/>
                <w:noProof w:val="0"/>
                <w:sz w:val="24"/>
                <w:szCs w:val="24"/>
                <w:lang w:val="pt-BR"/>
              </w:rPr>
            </w:rPrChange>
          </w:rPr>
          <w:t>Salva/exporta</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1936792385">
              <w:rPr>
                <w:rFonts w:ascii="Consolas" w:hAnsi="Consolas" w:eastAsia="Consolas" w:cs="Consolas"/>
                <w:b w:val="1"/>
                <w:bCs w:val="1"/>
                <w:noProof w:val="0"/>
                <w:sz w:val="24"/>
                <w:szCs w:val="24"/>
                <w:lang w:val="pt-BR"/>
              </w:rPr>
            </w:rPrChange>
          </w:rPr>
          <w:t xml:space="preserve"> build</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6Z" w:id="1304807465">
              <w:rPr>
                <w:rFonts w:ascii="Aptos" w:hAnsi="Aptos" w:eastAsia="Aptos" w:cs="Aptos"/>
                <w:noProof w:val="0"/>
                <w:sz w:val="24"/>
                <w:szCs w:val="24"/>
                <w:lang w:val="pt-BR"/>
              </w:rPr>
            </w:rPrChange>
          </w:rPr>
          <w:t xml:space="preserve"> 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7Z" w:id="1280610411">
              <w:rPr>
                <w:rFonts w:ascii="Consolas" w:hAnsi="Consolas" w:eastAsia="Consolas" w:cs="Consolas"/>
                <w:b w:val="1"/>
                <w:bCs w:val="1"/>
                <w:noProof w:val="0"/>
                <w:sz w:val="24"/>
                <w:szCs w:val="24"/>
                <w:lang w:val="pt-BR"/>
              </w:rPr>
            </w:rPrChange>
          </w:rPr>
          <w:t>Processo sem salvar</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8Z" w:id="1656025778">
              <w:rPr>
                <w:rFonts w:ascii="Aptos" w:hAnsi="Aptos" w:eastAsia="Aptos" w:cs="Aptos"/>
                <w:noProof w:val="0"/>
                <w:sz w:val="24"/>
                <w:szCs w:val="24"/>
                <w:lang w:val="pt-BR"/>
              </w:rPr>
            </w:rPrChange>
          </w:rPr>
          <w:t xml:space="preserve"> convergem para o nó final do diagrama, indicando o encerramento do processo de configuração do PC.</w:t>
        </w:r>
      </w:ins>
    </w:p>
    <w:p w:rsidR="7DC02D2F" w:rsidP="79ED5846" w:rsidRDefault="7DC02D2F" w14:paraId="285EF539" w14:textId="69A0672C">
      <w:pPr>
        <w:pStyle w:val="Heading3"/>
        <w:keepNext w:val="0"/>
        <w:keepLines w:val="0"/>
        <w:spacing w:before="120" w:beforeAutospacing="off" w:after="120" w:afterAutospacing="off" w:line="360" w:lineRule="auto"/>
        <w:ind w:left="0" w:right="0"/>
        <w:jc w:val="both"/>
        <w:rPr>
          <w:ins w:author="GUSTAVO DE OLIVEIRA REGO MORAIS" w:date="2025-08-08T20:00:44.835Z" w16du:dateUtc="2025-08-08T20:00:44.835Z" w:id="2144681228"/>
          <w:rFonts w:ascii="Times New Roman" w:hAnsi="Times New Roman" w:eastAsia="Times New Roman" w:cs="Times New Roman"/>
          <w:b w:val="1"/>
          <w:bCs w:val="1"/>
          <w:i w:val="0"/>
          <w:iCs w:val="0"/>
          <w:noProof w:val="0"/>
          <w:sz w:val="24"/>
          <w:szCs w:val="24"/>
          <w:lang w:val="pt-BR"/>
          <w:rPrChange w:author="GUSTAVO DE OLIVEIRA REGO MORAIS" w:date="2025-08-08T20:01:17.174Z" w:id="118840805">
            <w:rPr>
              <w:ins w:author="GUSTAVO DE OLIVEIRA REGO MORAIS" w:date="2025-08-08T20:00:44.835Z" w16du:dateUtc="2025-08-08T20:00:44.835Z" w:id="1673806913"/>
              <w:rFonts w:ascii="Aptos" w:hAnsi="Aptos" w:eastAsia="Aptos" w:cs="Aptos"/>
              <w:b w:val="1"/>
              <w:bCs w:val="1"/>
              <w:noProof w:val="0"/>
              <w:sz w:val="28"/>
              <w:szCs w:val="28"/>
              <w:lang w:val="pt-BR"/>
            </w:rPr>
          </w:rPrChange>
        </w:rPr>
        <w:pPrChange w:author="GUSTAVO DE OLIVEIRA REGO MORAIS" w:date="2025-08-08T20:11:06.583Z">
          <w:pPr/>
        </w:pPrChange>
      </w:pPr>
      <w:bookmarkStart w:name="_Toc2020939290" w:id="1275687248"/>
      <w:ins w:author="GUSTAVO DE OLIVEIRA REGO MORAIS" w:date="2025-08-08T19:58:48.498Z" w:id="1374836027">
        <w:r w:rsidRPr="79ED5846" w:rsidR="7DC02D2F">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055Z" w:id="1597372893">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5.1.3. </w:t>
        </w:r>
      </w:ins>
      <w:ins w:author="GUSTAVO DE OLIVEIRA REGO MORAIS" w:date="2025-08-08T20:00:44.835Z" w:id="197845651">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7.173Z" w:id="2055346503">
              <w:rPr>
                <w:rFonts w:ascii="Aptos" w:hAnsi="Aptos" w:eastAsia="Aptos" w:cs="Aptos"/>
                <w:b w:val="1"/>
                <w:bCs w:val="1"/>
                <w:noProof w:val="0"/>
                <w:sz w:val="28"/>
                <w:szCs w:val="28"/>
                <w:lang w:val="pt-BR"/>
              </w:rPr>
            </w:rPrChange>
          </w:rPr>
          <w:t>Descrição Detalhada do Fluxo do Sistema de Recomendação Térmica</w:t>
        </w:r>
      </w:ins>
      <w:bookmarkEnd w:id="1275687248"/>
    </w:p>
    <w:p w:rsidR="0287EB14" w:rsidP="79ED5846" w:rsidRDefault="0287EB14" w14:paraId="462036A7" w14:textId="17F913E0">
      <w:pPr>
        <w:pStyle w:val="Heading4"/>
        <w:keepNext w:val="0"/>
        <w:keepLines w:val="0"/>
        <w:spacing w:before="120" w:beforeAutospacing="off" w:after="120" w:afterAutospacing="off" w:line="360" w:lineRule="auto"/>
        <w:jc w:val="both"/>
        <w:rPr>
          <w:ins w:author="GUSTAVO DE OLIVEIRA REGO MORAIS" w:date="2025-08-08T20:00:44.835Z" w16du:dateUtc="2025-08-08T20:00:44.835Z" w:id="999732383"/>
          <w:rFonts w:ascii="Times New Roman" w:hAnsi="Times New Roman" w:eastAsia="Times New Roman" w:cs="Times New Roman"/>
          <w:b w:val="1"/>
          <w:bCs w:val="1"/>
          <w:i w:val="0"/>
          <w:iCs w:val="0"/>
          <w:noProof w:val="0"/>
          <w:sz w:val="24"/>
          <w:szCs w:val="24"/>
          <w:lang w:val="pt-BR"/>
          <w:rPrChange w:author="GUSTAVO DE OLIVEIRA REGO MORAIS" w:date="2025-08-08T20:01:17.174Z" w:id="1150549322">
            <w:rPr>
              <w:ins w:author="GUSTAVO DE OLIVEIRA REGO MORAIS" w:date="2025-08-08T20:00:44.835Z" w16du:dateUtc="2025-08-08T20:00:44.835Z" w:id="814913586"/>
              <w:rFonts w:ascii="Aptos" w:hAnsi="Aptos" w:eastAsia="Aptos" w:cs="Aptos"/>
              <w:b w:val="1"/>
              <w:bCs w:val="1"/>
              <w:noProof w:val="0"/>
              <w:sz w:val="24"/>
              <w:szCs w:val="24"/>
              <w:lang w:val="pt-BR"/>
            </w:rPr>
          </w:rPrChange>
        </w:rPr>
        <w:pPrChange w:author="GUSTAVO DE OLIVEIRA REGO MORAIS" w:date="2025-08-08T20:11:06.583Z">
          <w:pPr/>
        </w:pPrChange>
      </w:pPr>
      <w:bookmarkStart w:name="_Toc885586689" w:id="196878567"/>
      <w:ins w:author="GUSTAVO DE OLIVEIRA REGO MORAIS" w:date="2025-08-08T20:00:44.835Z" w:id="1244159454">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57Z" w:id="1655439371">
              <w:rPr>
                <w:rFonts w:ascii="Aptos" w:hAnsi="Aptos" w:eastAsia="Aptos" w:cs="Aptos"/>
                <w:b w:val="1"/>
                <w:bCs w:val="1"/>
                <w:noProof w:val="0"/>
                <w:sz w:val="24"/>
                <w:szCs w:val="24"/>
                <w:lang w:val="pt-BR"/>
              </w:rPr>
            </w:rPrChange>
          </w:rPr>
          <w:t>Partições</w:t>
        </w:r>
      </w:ins>
      <w:bookmarkEnd w:id="196878567"/>
    </w:p>
    <w:p w:rsidR="0287EB14" w:rsidP="320543F7" w:rsidRDefault="0287EB14" w14:paraId="43709867" w14:textId="2746D03D">
      <w:pPr>
        <w:keepNext w:val="0"/>
        <w:keepLines w:val="0"/>
        <w:spacing w:before="120" w:beforeAutospacing="off" w:after="120" w:afterAutospacing="off" w:line="360" w:lineRule="auto"/>
        <w:jc w:val="both"/>
        <w:rPr>
          <w:ins w:author="GUSTAVO DE OLIVEIRA REGO MORAIS" w:date="2025-08-08T20:00:44.835Z" w16du:dateUtc="2025-08-08T20:00:44.835Z" w:id="1241071678"/>
          <w:rFonts w:ascii="Times New Roman" w:hAnsi="Times New Roman" w:eastAsia="Times New Roman" w:cs="Times New Roman"/>
          <w:i w:val="0"/>
          <w:iCs w:val="0"/>
          <w:noProof w:val="0"/>
          <w:sz w:val="24"/>
          <w:szCs w:val="24"/>
          <w:lang w:val="pt-BR"/>
          <w:rPrChange w:author="GUSTAVO DE OLIVEIRA REGO MORAIS" w:date="2025-08-08T20:01:17.175Z" w:id="1725358942">
            <w:rPr>
              <w:ins w:author="GUSTAVO DE OLIVEIRA REGO MORAIS" w:date="2025-08-08T20:00:44.835Z" w16du:dateUtc="2025-08-08T20:00:44.835Z" w:id="1365112682"/>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20:00:44.835Z" w:id="1796981122">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059Z" w:id="549326379">
              <w:rPr>
                <w:rFonts w:ascii="Aptos" w:hAnsi="Aptos" w:eastAsia="Aptos" w:cs="Aptos"/>
                <w:noProof w:val="0"/>
                <w:sz w:val="24"/>
                <w:szCs w:val="24"/>
                <w:lang w:val="pt-BR"/>
              </w:rPr>
            </w:rPrChange>
          </w:rPr>
          <w:t>O diagrama está dividido em três partições que representam os papéis dos atores e módulos do processo:</w:t>
        </w:r>
      </w:ins>
    </w:p>
    <w:p w:rsidR="0287EB14" w:rsidP="320543F7" w:rsidRDefault="0287EB14" w14:paraId="560BF848" w14:textId="054EC47B">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1231579633"/>
          <w:rFonts w:ascii="Times New Roman" w:hAnsi="Times New Roman" w:eastAsia="Times New Roman" w:cs="Times New Roman"/>
          <w:i w:val="0"/>
          <w:iCs w:val="0"/>
          <w:noProof w:val="0"/>
          <w:sz w:val="24"/>
          <w:szCs w:val="24"/>
          <w:lang w:val="pt-BR"/>
          <w:rPrChange w:author="GUSTAVO DE OLIVEIRA REGO MORAIS" w:date="2025-08-08T20:01:17.176Z" w:id="1669508302">
            <w:rPr>
              <w:ins w:author="GUSTAVO DE OLIVEIRA REGO MORAIS" w:date="2025-08-08T20:00:44.835Z" w16du:dateUtc="2025-08-08T20:00:44.835Z" w:id="2014854459"/>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546414008">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Z" w:id="1447784546">
              <w:rPr>
                <w:rFonts w:ascii="Aptos" w:hAnsi="Aptos" w:eastAsia="Aptos" w:cs="Aptos"/>
                <w:b w:val="1"/>
                <w:bCs w:val="1"/>
                <w:noProof w:val="0"/>
                <w:sz w:val="24"/>
                <w:szCs w:val="24"/>
                <w:lang w:val="pt-BR"/>
              </w:rPr>
            </w:rPrChange>
          </w:rPr>
          <w:t>Usuário: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48Z" w:id="168241304">
              <w:rPr>
                <w:rFonts w:ascii="Aptos" w:hAnsi="Aptos" w:eastAsia="Aptos" w:cs="Aptos"/>
                <w:noProof w:val="0"/>
                <w:sz w:val="24"/>
                <w:szCs w:val="24"/>
                <w:lang w:val="pt-BR"/>
              </w:rPr>
            </w:rPrChange>
          </w:rPr>
          <w:t xml:space="preserve"> Responsável por iniciar o processo e interagir com as recomendações.</w:t>
        </w:r>
      </w:ins>
    </w:p>
    <w:p w:rsidR="0287EB14" w:rsidP="320543F7" w:rsidRDefault="0287EB14" w14:paraId="35EB97E1" w14:textId="27F1AC2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732207728"/>
          <w:rFonts w:ascii="Times New Roman" w:hAnsi="Times New Roman" w:eastAsia="Times New Roman" w:cs="Times New Roman"/>
          <w:i w:val="0"/>
          <w:iCs w:val="0"/>
          <w:noProof w:val="0"/>
          <w:sz w:val="24"/>
          <w:szCs w:val="24"/>
          <w:lang w:val="pt-BR"/>
          <w:rPrChange w:author="GUSTAVO DE OLIVEIRA REGO MORAIS" w:date="2025-08-08T20:01:17.177Z" w:id="634277998">
            <w:rPr>
              <w:ins w:author="GUSTAVO DE OLIVEIRA REGO MORAIS" w:date="2025-08-08T20:00:44.835Z" w16du:dateUtc="2025-08-08T20:00:44.835Z" w:id="2068174452"/>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88459846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2Z" w:id="60583455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Z" w:id="1944330347">
              <w:rPr>
                <w:rFonts w:ascii="Aptos" w:hAnsi="Aptos" w:eastAsia="Aptos" w:cs="Aptos"/>
                <w:noProof w:val="0"/>
                <w:sz w:val="24"/>
                <w:szCs w:val="24"/>
                <w:lang w:val="pt-BR"/>
              </w:rPr>
            </w:rPrChange>
          </w:rPr>
          <w:t xml:space="preserve"> Responsável por processar os dados e gerar as recomendações.</w:t>
        </w:r>
      </w:ins>
    </w:p>
    <w:p w:rsidR="0287EB14" w:rsidP="320543F7" w:rsidRDefault="0287EB14" w14:paraId="7DB421ED" w14:textId="4837847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1200309801"/>
          <w:rFonts w:ascii="Times New Roman" w:hAnsi="Times New Roman" w:eastAsia="Times New Roman" w:cs="Times New Roman"/>
          <w:i w:val="0"/>
          <w:iCs w:val="0"/>
          <w:noProof w:val="0"/>
          <w:sz w:val="24"/>
          <w:szCs w:val="24"/>
          <w:lang w:val="pt-BR"/>
          <w:rPrChange w:author="GUSTAVO DE OLIVEIRA REGO MORAIS" w:date="2025-08-08T20:01:17.178Z" w:id="1079674662">
            <w:rPr>
              <w:ins w:author="GUSTAVO DE OLIVEIRA REGO MORAIS" w:date="2025-08-08T20:00:44.835Z" w16du:dateUtc="2025-08-08T20:00:44.835Z" w:id="374981558"/>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1820945099">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5Z" w:id="713812207">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2Z" w:id="558286153">
              <w:rPr>
                <w:rFonts w:ascii="Aptos" w:hAnsi="Aptos" w:eastAsia="Aptos" w:cs="Aptos"/>
                <w:noProof w:val="0"/>
                <w:sz w:val="24"/>
                <w:szCs w:val="24"/>
                <w:lang w:val="pt-BR"/>
              </w:rPr>
            </w:rPrChange>
          </w:rPr>
          <w:t xml:space="preserve"> Responsável por verificar a validade das soluções propostas.</w:t>
        </w:r>
      </w:ins>
    </w:p>
    <w:p w:rsidR="0287EB14" w:rsidP="79ED5846" w:rsidRDefault="0287EB14" w14:paraId="006DBB0E" w14:textId="07F7AD5B">
      <w:pPr>
        <w:pStyle w:val="Heading4"/>
        <w:keepNext w:val="0"/>
        <w:keepLines w:val="0"/>
        <w:spacing w:before="120" w:beforeAutospacing="off" w:after="120" w:afterAutospacing="off" w:line="360" w:lineRule="auto"/>
        <w:jc w:val="both"/>
        <w:rPr>
          <w:ins w:author="GUSTAVO DE OLIVEIRA REGO MORAIS" w:date="2025-08-08T20:00:44.835Z" w16du:dateUtc="2025-08-08T20:00:44.835Z" w:id="66141742"/>
          <w:rFonts w:ascii="Times New Roman" w:hAnsi="Times New Roman" w:eastAsia="Times New Roman" w:cs="Times New Roman"/>
          <w:b w:val="1"/>
          <w:bCs w:val="1"/>
          <w:i w:val="0"/>
          <w:iCs w:val="0"/>
          <w:noProof w:val="0"/>
          <w:sz w:val="24"/>
          <w:szCs w:val="24"/>
          <w:lang w:val="pt-BR"/>
          <w:rPrChange w:author="GUSTAVO DE OLIVEIRA REGO MORAIS" w:date="2025-08-08T20:01:17.179Z" w:id="821616702">
            <w:rPr>
              <w:ins w:author="GUSTAVO DE OLIVEIRA REGO MORAIS" w:date="2025-08-08T20:00:44.835Z" w16du:dateUtc="2025-08-08T20:00:44.835Z" w:id="189507868"/>
              <w:rFonts w:ascii="Aptos" w:hAnsi="Aptos" w:eastAsia="Aptos" w:cs="Aptos"/>
              <w:b w:val="1"/>
              <w:bCs w:val="1"/>
              <w:noProof w:val="0"/>
              <w:sz w:val="24"/>
              <w:szCs w:val="24"/>
              <w:lang w:val="pt-BR"/>
            </w:rPr>
          </w:rPrChange>
        </w:rPr>
        <w:pPrChange w:author="GUSTAVO DE OLIVEIRA REGO MORAIS" w:date="2025-08-08T20:11:06.584Z">
          <w:pPr>
            <w:numPr>
              <w:ilvl w:val="0"/>
              <w:numId w:val="82"/>
            </w:numPr>
          </w:pPr>
        </w:pPrChange>
      </w:pPr>
      <w:bookmarkStart w:name="_Toc591832889" w:id="817018929"/>
      <w:ins w:author="GUSTAVO DE OLIVEIRA REGO MORAIS" w:date="2025-08-08T20:00:44.835Z" w:id="1534969894">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7Z" w:id="1415271313">
              <w:rPr>
                <w:rFonts w:ascii="Aptos" w:hAnsi="Aptos" w:eastAsia="Aptos" w:cs="Aptos"/>
                <w:b w:val="1"/>
                <w:bCs w:val="1"/>
                <w:noProof w:val="0"/>
                <w:sz w:val="24"/>
                <w:szCs w:val="24"/>
                <w:lang w:val="pt-BR"/>
              </w:rPr>
            </w:rPrChange>
          </w:rPr>
          <w:t>Fluxo de Entrada e Processamento de Dados</w:t>
        </w:r>
      </w:ins>
      <w:bookmarkEnd w:id="817018929"/>
    </w:p>
    <w:p w:rsidR="0287EB14" w:rsidP="320543F7" w:rsidRDefault="0287EB14" w14:paraId="2094138F" w14:textId="686092C6">
      <w:pPr>
        <w:keepNext w:val="0"/>
        <w:keepLines w:val="0"/>
        <w:spacing w:before="120" w:beforeAutospacing="off" w:after="120" w:afterAutospacing="off" w:line="360" w:lineRule="auto"/>
        <w:jc w:val="both"/>
        <w:rPr>
          <w:ins w:author="GUSTAVO DE OLIVEIRA REGO MORAIS" w:date="2025-08-08T20:00:44.836Z" w16du:dateUtc="2025-08-08T20:00:44.836Z" w:id="822773815"/>
          <w:rFonts w:ascii="Times New Roman" w:hAnsi="Times New Roman" w:eastAsia="Times New Roman" w:cs="Times New Roman"/>
          <w:i w:val="0"/>
          <w:iCs w:val="0"/>
          <w:noProof w:val="0"/>
          <w:sz w:val="24"/>
          <w:szCs w:val="24"/>
          <w:lang w:val="pt-BR"/>
          <w:rPrChange w:author="GUSTAVO DE OLIVEIRA REGO MORAIS" w:date="2025-08-08T20:01:17.189Z" w:id="40061766">
            <w:rPr>
              <w:ins w:author="GUSTAVO DE OLIVEIRA REGO MORAIS" w:date="2025-08-08T20:00:44.836Z" w16du:dateUtc="2025-08-08T20:00:44.836Z" w:id="751880971"/>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822095066">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069Z" w:id="1224284360">
              <w:rPr>
                <w:rFonts w:ascii="Aptos" w:hAnsi="Aptos" w:eastAsia="Aptos" w:cs="Aptos"/>
                <w:noProof w:val="0"/>
                <w:sz w:val="24"/>
                <w:szCs w:val="24"/>
                <w:lang w:val="pt-BR"/>
              </w:rPr>
            </w:rPrChange>
          </w:rPr>
          <w:t xml:space="preserve">O processo se inicia no nó inicial, onde o usuário executa a </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4Z" w:id="769139283">
              <w:rPr>
                <w:rFonts w:ascii="Aptos" w:hAnsi="Aptos" w:eastAsia="Aptos" w:cs="Aptos"/>
                <w:noProof w:val="0"/>
                <w:sz w:val="24"/>
                <w:szCs w:val="24"/>
                <w:lang w:val="pt-BR"/>
              </w:rPr>
            </w:rPrChange>
          </w:rPr>
          <w:t xml:space="preserve">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1507001447">
              <w:rPr>
                <w:rFonts w:ascii="Consolas" w:hAnsi="Consolas" w:eastAsia="Consolas" w:cs="Consolas"/>
                <w:b w:val="1"/>
                <w:bCs w:val="1"/>
                <w:noProof w:val="0"/>
                <w:sz w:val="24"/>
                <w:szCs w:val="24"/>
                <w:lang w:val="pt-BR"/>
              </w:rPr>
            </w:rPrChange>
          </w:rPr>
          <w:t>Solicita</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1619804683">
              <w:rPr>
                <w:rFonts w:ascii="Consolas" w:hAnsi="Consolas" w:eastAsia="Consolas" w:cs="Consolas"/>
                <w:b w:val="1"/>
                <w:bCs w:val="1"/>
                <w:noProof w:val="0"/>
                <w:sz w:val="24"/>
                <w:szCs w:val="24"/>
                <w:lang w:val="pt-BR"/>
              </w:rPr>
            </w:rPrChange>
          </w:rPr>
          <w:t xml:space="preserve"> recomendação térmica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5Z" w:id="215431926">
              <w:rPr>
                <w:rFonts w:ascii="Aptos" w:hAnsi="Aptos" w:eastAsia="Aptos" w:cs="Aptos"/>
                <w:noProof w:val="0"/>
                <w:sz w:val="24"/>
                <w:szCs w:val="24"/>
                <w:lang w:val="pt-BR"/>
              </w:rPr>
            </w:rPrChange>
          </w:rPr>
          <w:t xml:space="preserve">. O fluxo segue para 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6Z" w:id="421757800">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7Z" w:id="2126388107">
              <w:rPr>
                <w:rFonts w:ascii="Aptos" w:hAnsi="Aptos" w:eastAsia="Aptos" w:cs="Aptos"/>
                <w:noProof w:val="0"/>
                <w:sz w:val="24"/>
                <w:szCs w:val="24"/>
                <w:lang w:val="pt-BR"/>
              </w:rPr>
            </w:rPrChange>
          </w:rPr>
          <w:t xml:space="preserve">, que verifica se os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788507050">
              <w:rPr>
                <w:rFonts w:ascii="Consolas" w:hAnsi="Consolas" w:eastAsia="Consolas" w:cs="Consolas"/>
                <w:b w:val="1"/>
                <w:bCs w:val="1"/>
                <w:noProof w:val="0"/>
                <w:sz w:val="24"/>
                <w:szCs w:val="24"/>
                <w:lang w:val="pt-BR"/>
              </w:rPr>
            </w:rPrChange>
          </w:rPr>
          <w:t xml:space="preserve">Dados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2057784878">
              <w:rPr>
                <w:rFonts w:ascii="Consolas" w:hAnsi="Consolas" w:eastAsia="Consolas" w:cs="Consolas"/>
                <w:b w:val="1"/>
                <w:bCs w:val="1"/>
                <w:noProof w:val="0"/>
                <w:sz w:val="24"/>
                <w:szCs w:val="24"/>
                <w:lang w:val="pt-BR"/>
              </w:rPr>
            </w:rPrChange>
          </w:rPr>
          <w:t>disponíveis?</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9Z" w:id="242194564">
              <w:rPr>
                <w:rFonts w:ascii="Aptos" w:hAnsi="Aptos" w:eastAsia="Aptos" w:cs="Aptos"/>
                <w:noProof w:val="0"/>
                <w:sz w:val="24"/>
                <w:szCs w:val="24"/>
                <w:lang w:val="pt-BR"/>
              </w:rPr>
            </w:rPrChange>
          </w:rPr>
          <w:t>.</w:t>
        </w:r>
      </w:ins>
    </w:p>
    <w:p w:rsidR="0287EB14" w:rsidP="320543F7" w:rsidRDefault="0287EB14" w14:paraId="7BF77701" w14:textId="17814CEB">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717777950"/>
          <w:rFonts w:ascii="Times New Roman" w:hAnsi="Times New Roman" w:eastAsia="Times New Roman" w:cs="Times New Roman"/>
          <w:i w:val="0"/>
          <w:iCs w:val="0"/>
          <w:noProof w:val="0"/>
          <w:sz w:val="24"/>
          <w:szCs w:val="24"/>
          <w:lang w:val="pt-BR"/>
          <w:rPrChange w:author="GUSTAVO DE OLIVEIRA REGO MORAIS" w:date="2025-08-08T20:01:17.191Z" w:id="1499820957">
            <w:rPr>
              <w:ins w:author="GUSTAVO DE OLIVEIRA REGO MORAIS" w:date="2025-08-08T20:00:44.836Z" w16du:dateUtc="2025-08-08T20:00:44.836Z" w:id="380470393"/>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401486825">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3Z" w:id="2137958359">
              <w:rPr>
                <w:rFonts w:ascii="Aptos" w:hAnsi="Aptos" w:eastAsia="Aptos" w:cs="Aptos"/>
                <w:b w:val="1"/>
                <w:bCs w:val="1"/>
                <w:noProof w:val="0"/>
                <w:sz w:val="24"/>
                <w:szCs w:val="24"/>
                <w:lang w:val="pt-BR"/>
              </w:rPr>
            </w:rPrChange>
          </w:rPr>
          <w:t>Se os dados não estiverem completos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61Z" w:id="1565155449">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41.292Z" w:id="97942784">
              <w:rPr>
                <w:rFonts w:ascii="Aptos" w:hAnsi="Aptos" w:eastAsia="Aptos" w:cs="Aptos"/>
                <w:noProof w:val="0"/>
                <w:sz w:val="24"/>
                <w:szCs w:val="24"/>
                <w:lang w:val="pt-BR"/>
              </w:rPr>
            </w:rPrChange>
          </w:rPr>
          <w:t xml:space="preserve">O fluxo retorna à partição do usuário, que deve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1279484464">
              <w:rPr>
                <w:rFonts w:ascii="Consolas" w:hAnsi="Consolas" w:eastAsia="Consolas" w:cs="Consolas"/>
                <w:b w:val="1"/>
                <w:bCs w:val="1"/>
                <w:noProof w:val="0"/>
                <w:sz w:val="24"/>
                <w:szCs w:val="24"/>
                <w:lang w:val="pt-BR"/>
              </w:rPr>
            </w:rPrChange>
          </w:rPr>
          <w:t>Preenche dados faltantes</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2098427047">
              <w:rPr>
                <w:rFonts w:ascii="Aptos" w:hAnsi="Aptos" w:eastAsia="Aptos" w:cs="Aptos"/>
                <w:noProof w:val="0"/>
                <w:sz w:val="24"/>
                <w:szCs w:val="24"/>
                <w:lang w:val="pt-BR"/>
              </w:rPr>
            </w:rPrChange>
          </w:rPr>
          <w:t xml:space="preserve"> antes de o processo continuar.</w:t>
        </w:r>
      </w:ins>
    </w:p>
    <w:p w:rsidR="0287EB14" w:rsidP="320543F7" w:rsidRDefault="0287EB14" w14:paraId="1AF55A34" w14:textId="03BD225D">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1923877063"/>
          <w:rFonts w:ascii="Times New Roman" w:hAnsi="Times New Roman" w:eastAsia="Times New Roman" w:cs="Times New Roman"/>
          <w:i w:val="0"/>
          <w:iCs w:val="0"/>
          <w:noProof w:val="0"/>
          <w:sz w:val="24"/>
          <w:szCs w:val="24"/>
          <w:lang w:val="pt-BR"/>
          <w:rPrChange w:author="GUSTAVO DE OLIVEIRA REGO MORAIS" w:date="2025-08-08T20:01:17.201Z" w:id="1588469898">
            <w:rPr>
              <w:ins w:author="GUSTAVO DE OLIVEIRA REGO MORAIS" w:date="2025-08-08T20:00:44.836Z" w16du:dateUtc="2025-08-08T20:00:44.836Z" w:id="576482455"/>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313733456">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9Z" w:id="1936753857">
              <w:rPr>
                <w:rFonts w:ascii="Aptos" w:hAnsi="Aptos" w:eastAsia="Aptos" w:cs="Aptos"/>
                <w:b w:val="1"/>
                <w:bCs w:val="1"/>
                <w:noProof w:val="0"/>
                <w:sz w:val="24"/>
                <w:szCs w:val="24"/>
                <w:lang w:val="pt-BR"/>
              </w:rPr>
            </w:rPrChange>
          </w:rPr>
          <w:t>Se os dados estiverem disponíveis ("Sim") ou forem preenchidos:</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64Z" w:id="1229339234">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38.956Z" w:id="1312190711">
              <w:rPr>
                <w:rFonts w:ascii="Aptos" w:hAnsi="Aptos" w:eastAsia="Aptos" w:cs="Aptos"/>
                <w:noProof w:val="0"/>
                <w:sz w:val="24"/>
                <w:szCs w:val="24"/>
                <w:lang w:val="pt-BR"/>
              </w:rPr>
            </w:rPrChange>
          </w:rPr>
          <w:t xml:space="preserve">O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5Z" w:id="96928148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1716964752">
              <w:rPr>
                <w:rFonts w:ascii="Aptos" w:hAnsi="Aptos" w:eastAsia="Aptos" w:cs="Aptos"/>
                <w:noProof w:val="0"/>
                <w:sz w:val="24"/>
                <w:szCs w:val="24"/>
                <w:lang w:val="pt-BR"/>
              </w:rPr>
            </w:rPrChange>
          </w:rPr>
          <w:t xml:space="preserve"> executa as atividades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486088734">
              <w:rPr>
                <w:rFonts w:ascii="Consolas" w:hAnsi="Consolas" w:eastAsia="Consolas" w:cs="Consolas"/>
                <w:b w:val="1"/>
                <w:bCs w:val="1"/>
                <w:noProof w:val="0"/>
                <w:sz w:val="24"/>
                <w:szCs w:val="24"/>
                <w:lang w:val="pt-BR"/>
              </w:rPr>
            </w:rPrChange>
          </w:rPr>
          <w:t>Interpreta ambiente e preferências</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8Z" w:id="1468419693">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9Z" w:id="1154850400">
              <w:rPr>
                <w:rFonts w:ascii="Consolas" w:hAnsi="Consolas" w:eastAsia="Consolas" w:cs="Consolas"/>
                <w:b w:val="1"/>
                <w:bCs w:val="1"/>
                <w:noProof w:val="0"/>
                <w:sz w:val="24"/>
                <w:szCs w:val="24"/>
                <w:lang w:val="pt-BR"/>
              </w:rPr>
            </w:rPrChange>
          </w:rPr>
          <w:t>Calcula TDP total</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Z" w:id="174576998">
              <w:rPr>
                <w:rFonts w:ascii="Aptos" w:hAnsi="Aptos" w:eastAsia="Aptos" w:cs="Aptos"/>
                <w:noProof w:val="0"/>
                <w:sz w:val="24"/>
                <w:szCs w:val="24"/>
                <w:lang w:val="pt-BR"/>
              </w:rPr>
            </w:rPrChange>
          </w:rPr>
          <w:t xml:space="preserve"> e, em seguida,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1Z" w:id="502659797">
              <w:rPr>
                <w:rFonts w:ascii="Consolas" w:hAnsi="Consolas" w:eastAsia="Consolas" w:cs="Consolas"/>
                <w:b w:val="1"/>
                <w:bCs w:val="1"/>
                <w:noProof w:val="0"/>
                <w:sz w:val="24"/>
                <w:szCs w:val="24"/>
                <w:lang w:val="pt-BR"/>
              </w:rPr>
            </w:rPrChange>
          </w:rPr>
          <w:t>Gerar recomendação térmica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2Z" w:id="458462460">
              <w:rPr>
                <w:rFonts w:ascii="Aptos" w:hAnsi="Aptos" w:eastAsia="Aptos" w:cs="Aptos"/>
                <w:noProof w:val="0"/>
                <w:sz w:val="24"/>
                <w:szCs w:val="24"/>
                <w:lang w:val="pt-BR"/>
              </w:rPr>
            </w:rPrChange>
          </w:rPr>
          <w:t>.</w:t>
        </w:r>
      </w:ins>
    </w:p>
    <w:p w:rsidR="0287EB14" w:rsidP="79ED5846" w:rsidRDefault="0287EB14" w14:paraId="28728C9F" w14:textId="3F8BFA1E">
      <w:pPr>
        <w:pStyle w:val="Heading4"/>
        <w:keepNext w:val="0"/>
        <w:keepLines w:val="0"/>
        <w:spacing w:before="120" w:beforeAutospacing="off" w:after="120" w:afterAutospacing="off" w:line="360" w:lineRule="auto"/>
        <w:jc w:val="both"/>
        <w:rPr>
          <w:ins w:author="GUSTAVO DE OLIVEIRA REGO MORAIS" w:date="2025-08-08T20:00:44.836Z" w16du:dateUtc="2025-08-08T20:00:44.836Z" w:id="173765222"/>
          <w:rFonts w:ascii="Times New Roman" w:hAnsi="Times New Roman" w:eastAsia="Times New Roman" w:cs="Times New Roman"/>
          <w:b w:val="1"/>
          <w:bCs w:val="1"/>
          <w:i w:val="0"/>
          <w:iCs w:val="0"/>
          <w:noProof w:val="0"/>
          <w:sz w:val="24"/>
          <w:szCs w:val="24"/>
          <w:lang w:val="pt-BR"/>
          <w:rPrChange w:author="GUSTAVO DE OLIVEIRA REGO MORAIS" w:date="2025-08-08T20:01:17.201Z" w:id="1994170336">
            <w:rPr>
              <w:ins w:author="GUSTAVO DE OLIVEIRA REGO MORAIS" w:date="2025-08-08T20:00:44.836Z" w16du:dateUtc="2025-08-08T20:00:44.836Z" w:id="2119190945"/>
              <w:rFonts w:ascii="Aptos" w:hAnsi="Aptos" w:eastAsia="Aptos" w:cs="Aptos"/>
              <w:b w:val="1"/>
              <w:bCs w:val="1"/>
              <w:noProof w:val="0"/>
              <w:sz w:val="24"/>
              <w:szCs w:val="24"/>
              <w:lang w:val="pt-BR"/>
            </w:rPr>
          </w:rPrChange>
        </w:rPr>
        <w:pPrChange w:author="GUSTAVO DE OLIVEIRA REGO MORAIS" w:date="2025-08-08T20:11:06.584Z">
          <w:pPr>
            <w:numPr>
              <w:ilvl w:val="0"/>
              <w:numId w:val="83"/>
            </w:numPr>
          </w:pPr>
        </w:pPrChange>
      </w:pPr>
      <w:bookmarkStart w:name="_Toc1267381937" w:id="795323817"/>
      <w:ins w:author="GUSTAVO DE OLIVEIRA REGO MORAIS" w:date="2025-08-08T20:00:44.836Z" w:id="206080970">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05Z" w:id="2088135984">
              <w:rPr>
                <w:rFonts w:ascii="Aptos" w:hAnsi="Aptos" w:eastAsia="Aptos" w:cs="Aptos"/>
                <w:b w:val="1"/>
                <w:bCs w:val="1"/>
                <w:noProof w:val="0"/>
                <w:sz w:val="24"/>
                <w:szCs w:val="24"/>
                <w:lang w:val="pt-BR"/>
              </w:rPr>
            </w:rPrChange>
          </w:rPr>
          <w:t>Validação da Recomendação e Loop de Geração</w:t>
        </w:r>
      </w:ins>
      <w:bookmarkEnd w:id="795323817"/>
    </w:p>
    <w:p w:rsidR="0287EB14" w:rsidP="320543F7" w:rsidRDefault="0287EB14" w14:paraId="142543BC" w14:textId="37013798">
      <w:pPr>
        <w:keepNext w:val="0"/>
        <w:keepLines w:val="0"/>
        <w:spacing w:before="120" w:beforeAutospacing="off" w:after="120" w:afterAutospacing="off" w:line="360" w:lineRule="auto"/>
        <w:ind w:firstLine="708"/>
        <w:jc w:val="both"/>
        <w:rPr>
          <w:ins w:author="GUSTAVO DE OLIVEIRA REGO MORAIS" w:date="2025-08-08T20:00:44.836Z" w16du:dateUtc="2025-08-08T20:00:44.836Z" w:id="861472709"/>
          <w:rFonts w:ascii="Times New Roman" w:hAnsi="Times New Roman" w:eastAsia="Times New Roman" w:cs="Times New Roman"/>
          <w:b w:val="0"/>
          <w:bCs w:val="0"/>
          <w:i w:val="0"/>
          <w:iCs w:val="0"/>
          <w:noProof w:val="0"/>
          <w:sz w:val="24"/>
          <w:szCs w:val="24"/>
          <w:lang w:val="pt-BR"/>
          <w:rPrChange w:author="GUSTAVO DE OLIVEIRA REGO MORAIS" w:date="2025-08-08T20:01:46.842Z" w:id="2119428136">
            <w:rPr>
              <w:ins w:author="GUSTAVO DE OLIVEIRA REGO MORAIS" w:date="2025-08-08T20:00:44.836Z" w16du:dateUtc="2025-08-08T20:00:44.836Z" w:id="1968372690"/>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3628097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06Z" w:id="54864049">
              <w:rPr>
                <w:rFonts w:ascii="Aptos" w:hAnsi="Aptos" w:eastAsia="Aptos" w:cs="Aptos"/>
                <w:noProof w:val="0"/>
                <w:sz w:val="24"/>
                <w:szCs w:val="24"/>
                <w:lang w:val="pt-BR"/>
              </w:rPr>
            </w:rPrChange>
          </w:rPr>
          <w:t xml:space="preserve">Após a recomendação ser gerada, o fluxo é transferido para o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5Z" w:id="474608966">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619928971">
              <w:rPr>
                <w:rFonts w:ascii="Aptos" w:hAnsi="Aptos" w:eastAsia="Aptos" w:cs="Aptos"/>
                <w:noProof w:val="0"/>
                <w:sz w:val="24"/>
                <w:szCs w:val="24"/>
                <w:lang w:val="pt-BR"/>
              </w:rPr>
            </w:rPrChange>
          </w:rPr>
          <w:t xml:space="preserve">, que executa a atividade </w:t>
        </w:r>
      </w:ins>
      <w:ins w:author="GUSTAVO DE OLIVEIRA REGO MORAIS" w:date="2025-08-08T20:02:54.565Z" w:id="2065712972">
        <w:r w:rsidRPr="320543F7" w:rsidR="7C0FB25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814937893">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1881398462">
              <w:rPr>
                <w:rFonts w:ascii="Consolas" w:hAnsi="Consolas" w:eastAsia="Consolas" w:cs="Consolas"/>
                <w:b w:val="1"/>
                <w:bCs w:val="1"/>
                <w:noProof w:val="0"/>
                <w:sz w:val="24"/>
                <w:szCs w:val="24"/>
                <w:lang w:val="pt-BR"/>
              </w:rPr>
            </w:rPrChange>
          </w:rPr>
          <w:t>Validar Recomendação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985091739">
              <w:rPr>
                <w:rFonts w:ascii="Consolas" w:hAnsi="Consolas" w:eastAsia="Consolas" w:cs="Consolas"/>
                <w:b w:val="1"/>
                <w:bCs w:val="1"/>
                <w:noProof w:val="0"/>
                <w:sz w:val="24"/>
                <w:szCs w:val="24"/>
                <w:lang w:val="pt-BR"/>
              </w:rPr>
            </w:rPrChange>
          </w:rPr>
          <w:t xml:space="preserve"> proposta</w:t>
        </w:r>
      </w:ins>
      <w:ins w:author="GUSTAVO DE OLIVEIRA REGO MORAIS" w:date="2025-08-08T20:03:03.742Z" w:id="270516400">
        <w:r w:rsidRPr="320543F7" w:rsidR="063D5507">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571629558">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7Z" w:id="1843766501">
              <w:rPr>
                <w:rFonts w:ascii="Aptos" w:hAnsi="Aptos" w:eastAsia="Aptos" w:cs="Aptos"/>
                <w:noProof w:val="0"/>
                <w:sz w:val="24"/>
                <w:szCs w:val="24"/>
                <w:lang w:val="pt-BR"/>
              </w:rPr>
            </w:rPrChange>
          </w:rPr>
          <w:t xml:space="preserve">. Um nó de decisão verifica a condição </w:t>
        </w:r>
      </w:ins>
      <w:ins w:author="GUSTAVO DE OLIVEIRA REGO MORAIS" w:date="2025-08-08T20:02:51.756Z" w:id="1178976499">
        <w:r w:rsidRPr="320543F7" w:rsidR="536911F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1170225682">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8Z" w:id="826581614">
              <w:rPr>
                <w:rFonts w:ascii="Consolas" w:hAnsi="Consolas" w:eastAsia="Consolas" w:cs="Consolas"/>
                <w:b w:val="1"/>
                <w:bCs w:val="1"/>
                <w:noProof w:val="0"/>
                <w:sz w:val="24"/>
                <w:szCs w:val="24"/>
                <w:lang w:val="pt-BR"/>
              </w:rPr>
            </w:rPrChange>
          </w:rPr>
          <w:t xml:space="preserve">Solução recomendada é </w:t>
        </w:r>
      </w:ins>
      <w:ins w:author="GUSTAVO DE OLIVEIRA REGO MORAIS" w:date="2025-08-08T20:02:47.981Z" w:id="797734963">
        <w:r w:rsidRPr="320543F7" w:rsidR="74A059DF">
          <w:rPr>
            <w:rFonts w:ascii="Times New Roman" w:hAnsi="Times New Roman" w:eastAsia="Times New Roman" w:cs="Times New Roman"/>
            <w:b w:val="0"/>
            <w:bCs w:val="0"/>
            <w:i w:val="0"/>
            <w:iCs w:val="0"/>
            <w:noProof w:val="0"/>
            <w:sz w:val="24"/>
            <w:szCs w:val="24"/>
            <w:lang w:val="pt-BR"/>
          </w:rPr>
          <w:t>válida?”</w:t>
        </w:r>
        <w:r w:rsidRPr="320543F7" w:rsidR="74A059DF">
          <w:rPr>
            <w:rFonts w:ascii="Times New Roman" w:hAnsi="Times New Roman" w:eastAsia="Times New Roman" w:cs="Times New Roman"/>
            <w:b w:val="0"/>
            <w:bCs w:val="0"/>
            <w:i w:val="0"/>
            <w:iCs w:val="0"/>
            <w:noProof w:val="0"/>
            <w:sz w:val="24"/>
            <w:szCs w:val="24"/>
            <w:lang w:val="pt-BR"/>
          </w:rPr>
          <w:t>:</w:t>
        </w:r>
      </w:ins>
    </w:p>
    <w:p w:rsidR="0287EB14" w:rsidP="320543F7" w:rsidRDefault="0287EB14" w14:paraId="66802665" w14:textId="7E7F51F0">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492880687"/>
          <w:rFonts w:ascii="Times New Roman" w:hAnsi="Times New Roman" w:eastAsia="Times New Roman" w:cs="Times New Roman"/>
          <w:i w:val="0"/>
          <w:iCs w:val="0"/>
          <w:noProof w:val="0"/>
          <w:sz w:val="24"/>
          <w:szCs w:val="24"/>
          <w:lang w:val="pt-BR"/>
          <w:rPrChange w:author="GUSTAVO DE OLIVEIRA REGO MORAIS" w:date="2025-08-08T20:01:17.209Z" w:id="1155051903">
            <w:rPr>
              <w:ins w:author="GUSTAVO DE OLIVEIRA REGO MORAIS" w:date="2025-08-08T20:00:44.836Z" w16du:dateUtc="2025-08-08T20:00:44.836Z" w:id="438507961"/>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79998950">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6Z" w:id="1710929937">
              <w:rPr>
                <w:rFonts w:ascii="Aptos" w:hAnsi="Aptos" w:eastAsia="Aptos" w:cs="Aptos"/>
                <w:b w:val="1"/>
                <w:bCs w:val="1"/>
                <w:noProof w:val="0"/>
                <w:sz w:val="24"/>
                <w:szCs w:val="24"/>
                <w:lang w:val="pt-BR"/>
              </w:rPr>
            </w:rPrChange>
          </w:rPr>
          <w:t>Se a solução for válida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1Z" w:id="1839072357">
              <w:rPr>
                <w:rFonts w:ascii="Aptos" w:hAnsi="Aptos" w:eastAsia="Aptos" w:cs="Aptos"/>
                <w:noProof w:val="0"/>
                <w:sz w:val="24"/>
                <w:szCs w:val="24"/>
                <w:lang w:val="pt-BR"/>
              </w:rPr>
            </w:rPrChange>
          </w:rPr>
          <w:t xml:space="preserve"> O fluxo retorna à partição do usuário.</w:t>
        </w:r>
      </w:ins>
    </w:p>
    <w:p w:rsidR="0287EB14" w:rsidP="320543F7" w:rsidRDefault="0287EB14" w14:paraId="7FF48F17" w14:textId="74B75AC1">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2018198777"/>
          <w:rFonts w:ascii="Times New Roman" w:hAnsi="Times New Roman" w:eastAsia="Times New Roman" w:cs="Times New Roman"/>
          <w:i w:val="0"/>
          <w:iCs w:val="0"/>
          <w:noProof w:val="0"/>
          <w:sz w:val="24"/>
          <w:szCs w:val="24"/>
          <w:lang w:val="pt-BR"/>
          <w:rPrChange w:author="GUSTAVO DE OLIVEIRA REGO MORAIS" w:date="2025-08-08T20:01:17.213Z" w:id="736498170">
            <w:rPr>
              <w:ins w:author="GUSTAVO DE OLIVEIRA REGO MORAIS" w:date="2025-08-08T20:00:44.836Z" w16du:dateUtc="2025-08-08T20:00:44.836Z" w:id="359653326"/>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479825544">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8Z" w:id="653923511">
              <w:rPr>
                <w:rFonts w:ascii="Aptos" w:hAnsi="Aptos" w:eastAsia="Aptos" w:cs="Aptos"/>
                <w:b w:val="1"/>
                <w:bCs w:val="1"/>
                <w:noProof w:val="0"/>
                <w:sz w:val="24"/>
                <w:szCs w:val="24"/>
                <w:lang w:val="pt-BR"/>
              </w:rPr>
            </w:rPrChange>
          </w:rPr>
          <w:t>Se a solução não for válida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3Z" w:id="331023948">
              <w:rPr>
                <w:rFonts w:ascii="Aptos" w:hAnsi="Aptos" w:eastAsia="Aptos" w:cs="Aptos"/>
                <w:noProof w:val="0"/>
                <w:sz w:val="24"/>
                <w:szCs w:val="24"/>
                <w:lang w:val="pt-BR"/>
              </w:rPr>
            </w:rPrChange>
          </w:rPr>
          <w:t xml:space="preserve"> O fluxo retorna ao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4Z" w:id="89980929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5Z" w:id="514758109">
              <w:rPr>
                <w:rFonts w:ascii="Aptos" w:hAnsi="Aptos" w:eastAsia="Aptos" w:cs="Aptos"/>
                <w:noProof w:val="0"/>
                <w:sz w:val="24"/>
                <w:szCs w:val="24"/>
                <w:lang w:val="pt-BR"/>
              </w:rPr>
            </w:rPrChange>
          </w:rPr>
          <w:t xml:space="preserve">, que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5Z" w:id="994404953">
              <w:rPr>
                <w:rFonts w:ascii="Consolas" w:hAnsi="Consolas" w:eastAsia="Consolas" w:cs="Consolas"/>
                <w:b w:val="1"/>
                <w:bCs w:val="1"/>
                <w:noProof w:val="0"/>
                <w:sz w:val="24"/>
                <w:szCs w:val="24"/>
                <w:lang w:val="pt-BR"/>
              </w:rPr>
            </w:rPrChange>
          </w:rPr>
          <w:t>Gerar novamente Recomendação térmica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6Z" w:id="1059775937">
              <w:rPr>
                <w:rFonts w:ascii="Aptos" w:hAnsi="Aptos" w:eastAsia="Aptos" w:cs="Aptos"/>
                <w:noProof w:val="0"/>
                <w:sz w:val="24"/>
                <w:szCs w:val="24"/>
                <w:lang w:val="pt-BR"/>
              </w:rPr>
            </w:rPrChange>
          </w:rPr>
          <w:t>, criando um ciclo de validação e ajuste até que uma solução válida seja encontrada.</w:t>
        </w:r>
      </w:ins>
    </w:p>
    <w:p w:rsidR="0287EB14" w:rsidP="79ED5846" w:rsidRDefault="0287EB14" w14:paraId="17000658" w14:textId="02F2DEE8">
      <w:pPr>
        <w:pStyle w:val="Heading4"/>
        <w:keepNext w:val="0"/>
        <w:keepLines w:val="0"/>
        <w:spacing w:before="120" w:beforeAutospacing="off" w:after="120" w:afterAutospacing="off" w:line="360" w:lineRule="auto"/>
        <w:jc w:val="both"/>
        <w:rPr>
          <w:ins w:author="GUSTAVO DE OLIVEIRA REGO MORAIS" w:date="2025-08-08T20:00:44.836Z" w16du:dateUtc="2025-08-08T20:00:44.836Z" w:id="1285352842"/>
          <w:rFonts w:ascii="Times New Roman" w:hAnsi="Times New Roman" w:eastAsia="Times New Roman" w:cs="Times New Roman"/>
          <w:b w:val="1"/>
          <w:bCs w:val="1"/>
          <w:i w:val="0"/>
          <w:iCs w:val="0"/>
          <w:noProof w:val="0"/>
          <w:sz w:val="24"/>
          <w:szCs w:val="24"/>
          <w:lang w:val="pt-BR"/>
          <w:rPrChange w:author="GUSTAVO DE OLIVEIRA REGO MORAIS" w:date="2025-08-08T20:01:17.213Z" w:id="1959516057">
            <w:rPr>
              <w:ins w:author="GUSTAVO DE OLIVEIRA REGO MORAIS" w:date="2025-08-08T20:00:44.836Z" w16du:dateUtc="2025-08-08T20:00:44.836Z" w:id="1248665440"/>
              <w:rFonts w:ascii="Aptos" w:hAnsi="Aptos" w:eastAsia="Aptos" w:cs="Aptos"/>
              <w:b w:val="1"/>
              <w:bCs w:val="1"/>
              <w:noProof w:val="0"/>
              <w:sz w:val="24"/>
              <w:szCs w:val="24"/>
              <w:lang w:val="pt-BR"/>
            </w:rPr>
          </w:rPrChange>
        </w:rPr>
        <w:pPrChange w:author="GUSTAVO DE OLIVEIRA REGO MORAIS" w:date="2025-08-08T20:11:06.585Z">
          <w:pPr>
            <w:numPr>
              <w:ilvl w:val="0"/>
              <w:numId w:val="84"/>
            </w:numPr>
          </w:pPr>
        </w:pPrChange>
      </w:pPr>
      <w:bookmarkStart w:name="_Toc1493588860" w:id="1586837330"/>
      <w:ins w:author="GUSTAVO DE OLIVEIRA REGO MORAIS" w:date="2025-08-08T20:00:44.836Z" w:id="1839168665">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25Z" w:id="563126482">
              <w:rPr>
                <w:rFonts w:ascii="Aptos" w:hAnsi="Aptos" w:eastAsia="Aptos" w:cs="Aptos"/>
                <w:b w:val="1"/>
                <w:bCs w:val="1"/>
                <w:noProof w:val="0"/>
                <w:sz w:val="24"/>
                <w:szCs w:val="24"/>
                <w:lang w:val="pt-BR"/>
              </w:rPr>
            </w:rPrChange>
          </w:rPr>
          <w:t>Interação e Decisão do Usuário</w:t>
        </w:r>
      </w:ins>
      <w:bookmarkEnd w:id="1586837330"/>
    </w:p>
    <w:p w:rsidR="0287EB14" w:rsidP="320543F7" w:rsidRDefault="0287EB14" w14:paraId="367D06E9" w14:textId="26C89BB1">
      <w:pPr>
        <w:keepNext w:val="0"/>
        <w:keepLines w:val="0"/>
        <w:spacing w:before="120" w:beforeAutospacing="off" w:after="120" w:afterAutospacing="off" w:line="360" w:lineRule="auto"/>
        <w:ind w:firstLine="708"/>
        <w:jc w:val="both"/>
        <w:rPr>
          <w:ins w:author="GUSTAVO DE OLIVEIRA REGO MORAIS" w:date="2025-08-08T20:00:44.836Z" w16du:dateUtc="2025-08-08T20:00:44.836Z" w:id="1778797912"/>
          <w:rFonts w:ascii="Times New Roman" w:hAnsi="Times New Roman" w:eastAsia="Times New Roman" w:cs="Times New Roman"/>
          <w:i w:val="0"/>
          <w:iCs w:val="0"/>
          <w:noProof w:val="0"/>
          <w:sz w:val="24"/>
          <w:szCs w:val="24"/>
          <w:lang w:val="pt-BR"/>
          <w:rPrChange w:author="GUSTAVO DE OLIVEIRA REGO MORAIS" w:date="2025-08-08T20:01:17.215Z" w:id="740826246">
            <w:rPr>
              <w:ins w:author="GUSTAVO DE OLIVEIRA REGO MORAIS" w:date="2025-08-08T20:00:44.836Z" w16du:dateUtc="2025-08-08T20:00:44.836Z" w:id="130764612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270033240">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127Z" w:id="348667277">
              <w:rPr>
                <w:rFonts w:ascii="Aptos" w:hAnsi="Aptos" w:eastAsia="Aptos" w:cs="Aptos"/>
                <w:noProof w:val="0"/>
                <w:sz w:val="24"/>
                <w:szCs w:val="24"/>
                <w:lang w:val="pt-BR"/>
              </w:rPr>
            </w:rPrChange>
          </w:rPr>
          <w:t xml:space="preserve">Uma vez que uma solução válida é proposta, o fluxo retorna ao usuário, que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Z" w:id="1342480597">
              <w:rPr>
                <w:rFonts w:ascii="Consolas" w:hAnsi="Consolas" w:eastAsia="Consolas" w:cs="Consolas"/>
                <w:b w:val="1"/>
                <w:bCs w:val="1"/>
                <w:noProof w:val="0"/>
                <w:sz w:val="24"/>
                <w:szCs w:val="24"/>
                <w:lang w:val="pt-BR"/>
              </w:rPr>
            </w:rPrChange>
          </w:rPr>
          <w:t>Visualiza Recomendação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Z" w:id="518995741">
              <w:rPr>
                <w:rFonts w:ascii="Aptos" w:hAnsi="Aptos" w:eastAsia="Aptos" w:cs="Aptos"/>
                <w:noProof w:val="0"/>
                <w:sz w:val="24"/>
                <w:szCs w:val="24"/>
                <w:lang w:val="pt-BR"/>
              </w:rPr>
            </w:rPrChange>
          </w:rPr>
          <w:t>. Dois nós de decisão sequenciais são apresentados:</w:t>
        </w:r>
      </w:ins>
    </w:p>
    <w:p w:rsidR="0287EB14" w:rsidP="320543F7" w:rsidRDefault="0287EB14" w14:paraId="03CD1EAA" w14:textId="4ADD178A">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6Z" w16du:dateUtc="2025-08-08T20:00:44.836Z" w:id="1626120205"/>
          <w:rFonts w:ascii="Times New Roman" w:hAnsi="Times New Roman" w:eastAsia="Times New Roman" w:cs="Times New Roman"/>
          <w:b w:val="1"/>
          <w:bCs w:val="1"/>
          <w:i w:val="0"/>
          <w:iCs w:val="0"/>
          <w:noProof w:val="0"/>
          <w:sz w:val="24"/>
          <w:szCs w:val="24"/>
          <w:lang w:val="pt-BR"/>
          <w:rPrChange w:author="GUSTAVO DE OLIVEIRA REGO MORAIS" w:date="2025-08-08T20:01:17.217Z" w:id="317940267">
            <w:rPr>
              <w:ins w:author="GUSTAVO DE OLIVEIRA REGO MORAIS" w:date="2025-08-08T20:00:44.836Z" w16du:dateUtc="2025-08-08T20:00:44.836Z" w:id="321433305"/>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6Z" w:id="749658882">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Z" w:id="1261008032">
              <w:rPr>
                <w:rFonts w:ascii="Consolas" w:hAnsi="Consolas" w:eastAsia="Consolas" w:cs="Consolas"/>
                <w:b w:val="1"/>
                <w:bCs w:val="1"/>
                <w:noProof w:val="0"/>
                <w:sz w:val="24"/>
                <w:szCs w:val="24"/>
                <w:lang w:val="pt-BR"/>
              </w:rPr>
            </w:rPrChange>
          </w:rPr>
          <w:t xml:space="preserve">Usuário deseja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1Z" w:id="1929900874">
              <w:rPr>
                <w:rFonts w:ascii="Consolas" w:hAnsi="Consolas" w:eastAsia="Consolas" w:cs="Consolas"/>
                <w:b w:val="1"/>
                <w:bCs w:val="1"/>
                <w:noProof w:val="0"/>
                <w:sz w:val="24"/>
                <w:szCs w:val="24"/>
                <w:lang w:val="pt-BR"/>
              </w:rPr>
            </w:rPrChange>
          </w:rPr>
          <w:t>sugerir?</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2Z" w:id="1408609645">
              <w:rPr>
                <w:rFonts w:ascii="Aptos" w:hAnsi="Aptos" w:eastAsia="Aptos" w:cs="Aptos"/>
                <w:b w:val="1"/>
                <w:bCs w:val="1"/>
                <w:noProof w:val="0"/>
                <w:sz w:val="24"/>
                <w:szCs w:val="24"/>
                <w:lang w:val="pt-BR"/>
              </w:rPr>
            </w:rPrChange>
          </w:rPr>
          <w:t>:</w:t>
        </w:r>
      </w:ins>
    </w:p>
    <w:p w:rsidR="0287EB14" w:rsidP="320543F7" w:rsidRDefault="0287EB14" w14:paraId="52CD402A" w14:textId="5B65357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11217352"/>
          <w:rFonts w:ascii="Times New Roman" w:hAnsi="Times New Roman" w:eastAsia="Times New Roman" w:cs="Times New Roman"/>
          <w:i w:val="0"/>
          <w:iCs w:val="0"/>
          <w:noProof w:val="0"/>
          <w:sz w:val="24"/>
          <w:szCs w:val="24"/>
          <w:lang w:val="pt-BR"/>
          <w:rPrChange w:author="GUSTAVO DE OLIVEIRA REGO MORAIS" w:date="2025-08-08T20:01:17.221Z" w:id="552226711">
            <w:rPr>
              <w:ins w:author="GUSTAVO DE OLIVEIRA REGO MORAIS" w:date="2025-08-08T20:00:44.837Z" w16du:dateUtc="2025-08-08T20:00:44.837Z" w:id="622179824"/>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451269122">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4Z" w:id="461248880">
              <w:rPr>
                <w:rFonts w:ascii="Aptos" w:hAnsi="Aptos" w:eastAsia="Aptos" w:cs="Aptos"/>
                <w:b w:val="1"/>
                <w:bCs w:val="1"/>
                <w:noProof w:val="0"/>
                <w:sz w:val="24"/>
                <w:szCs w:val="24"/>
                <w:lang w:val="pt-BR"/>
              </w:rPr>
            </w:rPrChange>
          </w:rPr>
          <w:t>Se a resposta for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4Z" w:id="1465183515">
              <w:rPr>
                <w:rFonts w:ascii="Aptos" w:hAnsi="Aptos" w:eastAsia="Aptos" w:cs="Aptos"/>
                <w:noProof w:val="0"/>
                <w:sz w:val="24"/>
                <w:szCs w:val="24"/>
                <w:lang w:val="pt-BR"/>
              </w:rPr>
            </w:rPrChange>
          </w:rPr>
          <w:t xml:space="preserve"> O usuário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4Z" w:id="1384881370">
              <w:rPr>
                <w:rFonts w:ascii="Consolas" w:hAnsi="Consolas" w:eastAsia="Consolas" w:cs="Consolas"/>
                <w:b w:val="1"/>
                <w:bCs w:val="1"/>
                <w:noProof w:val="0"/>
                <w:sz w:val="24"/>
                <w:szCs w:val="24"/>
                <w:lang w:val="pt-BR"/>
              </w:rPr>
            </w:rPrChange>
          </w:rPr>
          <w:t>Envia sugestão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5Z" w:id="137627444">
              <w:rPr>
                <w:rFonts w:ascii="Aptos" w:hAnsi="Aptos" w:eastAsia="Aptos" w:cs="Aptos"/>
                <w:noProof w:val="0"/>
                <w:sz w:val="24"/>
                <w:szCs w:val="24"/>
                <w:lang w:val="pt-BR"/>
              </w:rPr>
            </w:rPrChange>
          </w:rPr>
          <w:t xml:space="preserve">, que é então enviada para a validação no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6Z" w:id="2067110266">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7Z" w:id="2009686671">
              <w:rPr>
                <w:rFonts w:ascii="Aptos" w:hAnsi="Aptos" w:eastAsia="Aptos" w:cs="Aptos"/>
                <w:noProof w:val="0"/>
                <w:sz w:val="24"/>
                <w:szCs w:val="24"/>
                <w:lang w:val="pt-BR"/>
              </w:rPr>
            </w:rPrChange>
          </w:rPr>
          <w:t>, reiniciando o ciclo de validação.</w:t>
        </w:r>
      </w:ins>
    </w:p>
    <w:p w:rsidR="0287EB14" w:rsidP="320543F7" w:rsidRDefault="0287EB14" w14:paraId="7131CEEB" w14:textId="50F68ABE">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532941213"/>
          <w:rFonts w:ascii="Times New Roman" w:hAnsi="Times New Roman" w:eastAsia="Times New Roman" w:cs="Times New Roman"/>
          <w:i w:val="0"/>
          <w:iCs w:val="0"/>
          <w:noProof w:val="0"/>
          <w:sz w:val="24"/>
          <w:szCs w:val="24"/>
          <w:lang w:val="pt-BR"/>
          <w:rPrChange w:author="GUSTAVO DE OLIVEIRA REGO MORAIS" w:date="2025-08-08T20:01:17.222Z" w:id="87716633">
            <w:rPr>
              <w:ins w:author="GUSTAVO DE OLIVEIRA REGO MORAIS" w:date="2025-08-08T20:00:44.837Z" w16du:dateUtc="2025-08-08T20:00:44.837Z" w:id="408224366"/>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38051561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2Z" w:id="1553298055">
              <w:rPr>
                <w:rFonts w:ascii="Aptos" w:hAnsi="Aptos" w:eastAsia="Aptos" w:cs="Aptos"/>
                <w:b w:val="1"/>
                <w:bCs w:val="1"/>
                <w:noProof w:val="0"/>
                <w:sz w:val="24"/>
                <w:szCs w:val="24"/>
                <w:lang w:val="pt-BR"/>
              </w:rPr>
            </w:rPrChange>
          </w:rPr>
          <w:t>Se a resposta for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8Z" w:id="771183159">
              <w:rPr>
                <w:rFonts w:ascii="Aptos" w:hAnsi="Aptos" w:eastAsia="Aptos" w:cs="Aptos"/>
                <w:noProof w:val="0"/>
                <w:sz w:val="24"/>
                <w:szCs w:val="24"/>
                <w:lang w:val="pt-BR"/>
              </w:rPr>
            </w:rPrChange>
          </w:rPr>
          <w:t xml:space="preserve"> O fluxo continua para a próxima decisão.</w:t>
        </w:r>
      </w:ins>
    </w:p>
    <w:p w:rsidR="0287EB14" w:rsidP="320543F7" w:rsidRDefault="0287EB14" w14:paraId="2BEEB36D" w14:textId="03CD0F6C">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7Z" w16du:dateUtc="2025-08-08T20:00:44.837Z" w:id="1817130735"/>
          <w:rFonts w:ascii="Times New Roman" w:hAnsi="Times New Roman" w:eastAsia="Times New Roman" w:cs="Times New Roman"/>
          <w:b w:val="1"/>
          <w:bCs w:val="1"/>
          <w:i w:val="0"/>
          <w:iCs w:val="0"/>
          <w:noProof w:val="0"/>
          <w:sz w:val="24"/>
          <w:szCs w:val="24"/>
          <w:lang w:val="pt-BR"/>
          <w:rPrChange w:author="GUSTAVO DE OLIVEIRA REGO MORAIS" w:date="2025-08-08T20:01:17.223Z" w:id="1238102683">
            <w:rPr>
              <w:ins w:author="GUSTAVO DE OLIVEIRA REGO MORAIS" w:date="2025-08-08T20:00:44.837Z" w16du:dateUtc="2025-08-08T20:00:44.837Z" w:id="1665334908"/>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7Z" w:id="53699749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5Z" w:id="1348371725">
              <w:rPr>
                <w:rFonts w:ascii="Consolas" w:hAnsi="Consolas" w:eastAsia="Consolas" w:cs="Consolas"/>
                <w:b w:val="1"/>
                <w:bCs w:val="1"/>
                <w:noProof w:val="0"/>
                <w:sz w:val="24"/>
                <w:szCs w:val="24"/>
                <w:lang w:val="pt-BR"/>
              </w:rPr>
            </w:rPrChange>
          </w:rPr>
          <w:t xml:space="preserve">Aceita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370428005">
              <w:rPr>
                <w:rFonts w:ascii="Consolas" w:hAnsi="Consolas" w:eastAsia="Consolas" w:cs="Consolas"/>
                <w:b w:val="1"/>
                <w:bCs w:val="1"/>
                <w:noProof w:val="0"/>
                <w:sz w:val="24"/>
                <w:szCs w:val="24"/>
                <w:lang w:val="pt-BR"/>
              </w:rPr>
            </w:rPrChange>
          </w:rPr>
          <w:t>Recomendação?</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742279949">
              <w:rPr>
                <w:rFonts w:ascii="Aptos" w:hAnsi="Aptos" w:eastAsia="Aptos" w:cs="Aptos"/>
                <w:b w:val="1"/>
                <w:bCs w:val="1"/>
                <w:noProof w:val="0"/>
                <w:sz w:val="24"/>
                <w:szCs w:val="24"/>
                <w:lang w:val="pt-BR"/>
              </w:rPr>
            </w:rPrChange>
          </w:rPr>
          <w:t>:</w:t>
        </w:r>
      </w:ins>
    </w:p>
    <w:p w:rsidR="0287EB14" w:rsidP="320543F7" w:rsidRDefault="0287EB14" w14:paraId="7346B09E" w14:textId="1570AFDA">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86554302"/>
          <w:rFonts w:ascii="Times New Roman" w:hAnsi="Times New Roman" w:eastAsia="Times New Roman" w:cs="Times New Roman"/>
          <w:i w:val="0"/>
          <w:iCs w:val="0"/>
          <w:noProof w:val="0"/>
          <w:sz w:val="24"/>
          <w:szCs w:val="24"/>
          <w:lang w:val="pt-BR"/>
          <w:rPrChange w:author="GUSTAVO DE OLIVEIRA REGO MORAIS" w:date="2025-08-08T20:01:17.225Z" w:id="39824649">
            <w:rPr>
              <w:ins w:author="GUSTAVO DE OLIVEIRA REGO MORAIS" w:date="2025-08-08T20:00:44.837Z" w16du:dateUtc="2025-08-08T20:00:44.837Z" w:id="92126711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727844171">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8Z" w:id="1115957354">
              <w:rPr>
                <w:rFonts w:ascii="Aptos" w:hAnsi="Aptos" w:eastAsia="Aptos" w:cs="Aptos"/>
                <w:b w:val="1"/>
                <w:bCs w:val="1"/>
                <w:noProof w:val="0"/>
                <w:sz w:val="24"/>
                <w:szCs w:val="24"/>
                <w:lang w:val="pt-BR"/>
              </w:rPr>
            </w:rPrChange>
          </w:rPr>
          <w:t>Se a resposta for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07Z" w:id="1250105167">
              <w:rPr>
                <w:rFonts w:ascii="Aptos" w:hAnsi="Aptos" w:eastAsia="Aptos" w:cs="Aptos"/>
                <w:noProof w:val="0"/>
                <w:sz w:val="24"/>
                <w:szCs w:val="24"/>
                <w:lang w:val="pt-BR"/>
              </w:rPr>
            </w:rPrChange>
          </w:rPr>
          <w:t xml:space="preserve"> O usuário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08Z" w:id="940171529">
              <w:rPr>
                <w:rFonts w:ascii="Consolas" w:hAnsi="Consolas" w:eastAsia="Consolas" w:cs="Consolas"/>
                <w:b w:val="1"/>
                <w:bCs w:val="1"/>
                <w:noProof w:val="0"/>
                <w:sz w:val="24"/>
                <w:szCs w:val="24"/>
                <w:lang w:val="pt-BR"/>
              </w:rPr>
            </w:rPrChange>
          </w:rPr>
          <w:t>Confirma recomendação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08Z" w:id="439844469">
              <w:rPr>
                <w:rFonts w:ascii="Aptos" w:hAnsi="Aptos" w:eastAsia="Aptos" w:cs="Aptos"/>
                <w:noProof w:val="0"/>
                <w:sz w:val="24"/>
                <w:szCs w:val="24"/>
                <w:lang w:val="pt-BR"/>
              </w:rPr>
            </w:rPrChange>
          </w:rPr>
          <w:t>.</w:t>
        </w:r>
      </w:ins>
    </w:p>
    <w:p w:rsidR="0287EB14" w:rsidP="320543F7" w:rsidRDefault="0287EB14" w14:paraId="2DA023A6" w14:textId="4B41444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72964405"/>
          <w:rFonts w:ascii="Times New Roman" w:hAnsi="Times New Roman" w:eastAsia="Times New Roman" w:cs="Times New Roman"/>
          <w:i w:val="0"/>
          <w:iCs w:val="0"/>
          <w:noProof w:val="0"/>
          <w:sz w:val="24"/>
          <w:szCs w:val="24"/>
          <w:lang w:val="pt-BR"/>
          <w:rPrChange w:author="GUSTAVO DE OLIVEIRA REGO MORAIS" w:date="2025-08-08T20:01:17.228Z" w:id="797815327">
            <w:rPr>
              <w:ins w:author="GUSTAVO DE OLIVEIRA REGO MORAIS" w:date="2025-08-08T20:00:44.837Z" w16du:dateUtc="2025-08-08T20:00:44.837Z" w:id="193222295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470762637">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3Z" w:id="343610101">
              <w:rPr>
                <w:rFonts w:ascii="Aptos" w:hAnsi="Aptos" w:eastAsia="Aptos" w:cs="Aptos"/>
                <w:b w:val="1"/>
                <w:bCs w:val="1"/>
                <w:noProof w:val="0"/>
                <w:sz w:val="24"/>
                <w:szCs w:val="24"/>
                <w:lang w:val="pt-BR"/>
              </w:rPr>
            </w:rPrChange>
          </w:rPr>
          <w:t>Se a resposta for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1Z" w:id="553978946">
              <w:rPr>
                <w:rFonts w:ascii="Aptos" w:hAnsi="Aptos" w:eastAsia="Aptos" w:cs="Aptos"/>
                <w:noProof w:val="0"/>
                <w:sz w:val="24"/>
                <w:szCs w:val="24"/>
                <w:lang w:val="pt-BR"/>
              </w:rPr>
            </w:rPrChange>
          </w:rPr>
          <w:t xml:space="preserve"> O usuário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11Z" w:id="1114962447">
              <w:rPr>
                <w:rFonts w:ascii="Consolas" w:hAnsi="Consolas" w:eastAsia="Consolas" w:cs="Consolas"/>
                <w:b w:val="1"/>
                <w:bCs w:val="1"/>
                <w:noProof w:val="0"/>
                <w:sz w:val="24"/>
                <w:szCs w:val="24"/>
                <w:lang w:val="pt-BR"/>
              </w:rPr>
            </w:rPrChange>
          </w:rPr>
          <w:t>Encerra processo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12Z" w:id="73430975">
              <w:rPr>
                <w:rFonts w:ascii="Aptos" w:hAnsi="Aptos" w:eastAsia="Aptos" w:cs="Aptos"/>
                <w:noProof w:val="0"/>
                <w:sz w:val="24"/>
                <w:szCs w:val="24"/>
                <w:lang w:val="pt-BR"/>
              </w:rPr>
            </w:rPrChange>
          </w:rPr>
          <w:t>.</w:t>
        </w:r>
      </w:ins>
    </w:p>
    <w:p w:rsidR="0287EB14" w:rsidP="79ED5846" w:rsidRDefault="0287EB14" w14:paraId="6EF026CD" w14:textId="30E0E120">
      <w:pPr>
        <w:pStyle w:val="Heading4"/>
        <w:keepNext w:val="0"/>
        <w:keepLines w:val="0"/>
        <w:spacing w:before="120" w:beforeAutospacing="off" w:after="120" w:afterAutospacing="off" w:line="360" w:lineRule="auto"/>
        <w:jc w:val="both"/>
        <w:rPr>
          <w:ins w:author="GUSTAVO DE OLIVEIRA REGO MORAIS" w:date="2025-08-08T20:00:44.837Z" w16du:dateUtc="2025-08-08T20:00:44.837Z" w:id="93554029"/>
          <w:rFonts w:ascii="Times New Roman" w:hAnsi="Times New Roman" w:eastAsia="Times New Roman" w:cs="Times New Roman"/>
          <w:b w:val="1"/>
          <w:bCs w:val="1"/>
          <w:i w:val="0"/>
          <w:iCs w:val="0"/>
          <w:noProof w:val="0"/>
          <w:sz w:val="24"/>
          <w:szCs w:val="24"/>
          <w:lang w:val="pt-BR"/>
          <w:rPrChange w:author="GUSTAVO DE OLIVEIRA REGO MORAIS" w:date="2025-08-08T20:01:17.228Z" w:id="816613692">
            <w:rPr>
              <w:ins w:author="GUSTAVO DE OLIVEIRA REGO MORAIS" w:date="2025-08-08T20:00:44.837Z" w16du:dateUtc="2025-08-08T20:00:44.837Z" w:id="744594040"/>
              <w:rFonts w:ascii="Aptos" w:hAnsi="Aptos" w:eastAsia="Aptos" w:cs="Aptos"/>
              <w:b w:val="1"/>
              <w:bCs w:val="1"/>
              <w:noProof w:val="0"/>
              <w:sz w:val="24"/>
              <w:szCs w:val="24"/>
              <w:lang w:val="pt-BR"/>
            </w:rPr>
          </w:rPrChange>
        </w:rPr>
        <w:pPrChange w:author="GUSTAVO DE OLIVEIRA REGO MORAIS" w:date="2025-08-08T20:11:06.585Z">
          <w:pPr>
            <w:numPr>
              <w:ilvl w:val="1"/>
              <w:numId w:val="85"/>
            </w:numPr>
          </w:pPr>
        </w:pPrChange>
      </w:pPr>
      <w:bookmarkStart w:name="_Toc1347468463" w:id="1747079373"/>
      <w:ins w:author="GUSTAVO DE OLIVEIRA REGO MORAIS" w:date="2025-08-08T20:00:44.837Z" w:id="1169966417">
        <w:r w:rsidRPr="79ED5846"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7Z" w:id="1013785229">
              <w:rPr>
                <w:rFonts w:ascii="Aptos" w:hAnsi="Aptos" w:eastAsia="Aptos" w:cs="Aptos"/>
                <w:b w:val="1"/>
                <w:bCs w:val="1"/>
                <w:noProof w:val="0"/>
                <w:sz w:val="24"/>
                <w:szCs w:val="24"/>
                <w:lang w:val="pt-BR"/>
              </w:rPr>
            </w:rPrChange>
          </w:rPr>
          <w:t>Finalização do Fluxo</w:t>
        </w:r>
      </w:ins>
      <w:bookmarkEnd w:id="1747079373"/>
    </w:p>
    <w:p w:rsidR="0287EB14" w:rsidP="320543F7" w:rsidRDefault="0287EB14" w14:paraId="0BBA3935" w14:textId="5047088D">
      <w:pPr>
        <w:keepNext w:val="0"/>
        <w:keepLines w:val="0"/>
        <w:spacing w:before="120" w:beforeAutospacing="off" w:after="120" w:afterAutospacing="off" w:line="360" w:lineRule="auto"/>
        <w:ind w:firstLine="708"/>
        <w:jc w:val="both"/>
        <w:rPr>
          <w:ins w:author="GUSTAVO DE OLIVEIRA REGO MORAIS" w:date="2025-08-08T20:00:44.837Z" w16du:dateUtc="2025-08-08T20:00:44.837Z" w:id="1209880104"/>
          <w:rFonts w:ascii="Times New Roman" w:hAnsi="Times New Roman" w:eastAsia="Times New Roman" w:cs="Times New Roman"/>
          <w:b w:val="0"/>
          <w:bCs w:val="0"/>
          <w:i w:val="0"/>
          <w:iCs w:val="0"/>
          <w:noProof w:val="0"/>
          <w:sz w:val="24"/>
          <w:szCs w:val="24"/>
          <w:lang w:val="pt-BR"/>
          <w:rPrChange w:author="GUSTAVO DE OLIVEIRA REGO MORAIS" w:date="2025-08-08T20:01:57.655Z" w:id="198306077">
            <w:rPr>
              <w:ins w:author="GUSTAVO DE OLIVEIRA REGO MORAIS" w:date="2025-08-08T20:00:44.837Z" w16du:dateUtc="2025-08-08T20:00:44.837Z" w:id="41018953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0:44.837Z" w:id="171160051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59Z" w:id="834095342">
              <w:rPr>
                <w:rFonts w:ascii="Aptos" w:hAnsi="Aptos" w:eastAsia="Aptos" w:cs="Aptos"/>
                <w:noProof w:val="0"/>
                <w:sz w:val="24"/>
                <w:szCs w:val="24"/>
                <w:lang w:val="pt-BR"/>
              </w:rPr>
            </w:rPrChange>
          </w:rPr>
          <w:t xml:space="preserve">A finalização do processo ocorre após a decisão final do usuário. Tanto a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4Z" w:id="1301974756">
              <w:rPr>
                <w:rFonts w:ascii="Aptos" w:hAnsi="Aptos" w:eastAsia="Aptos" w:cs="Aptos"/>
                <w:noProof w:val="0"/>
                <w:sz w:val="24"/>
                <w:szCs w:val="24"/>
                <w:lang w:val="pt-BR"/>
              </w:rPr>
            </w:rPrChange>
          </w:rPr>
          <w:t xml:space="preserve">atividade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513889436">
              <w:rPr>
                <w:rFonts w:ascii="Consolas" w:hAnsi="Consolas" w:eastAsia="Consolas" w:cs="Consolas"/>
                <w:b w:val="1"/>
                <w:bCs w:val="1"/>
                <w:noProof w:val="0"/>
                <w:sz w:val="24"/>
                <w:szCs w:val="24"/>
                <w:lang w:val="pt-BR"/>
              </w:rPr>
            </w:rPrChange>
          </w:rPr>
          <w:t>Confirma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11358141">
              <w:rPr>
                <w:rFonts w:ascii="Consolas" w:hAnsi="Consolas" w:eastAsia="Consolas" w:cs="Consolas"/>
                <w:b w:val="1"/>
                <w:bCs w:val="1"/>
                <w:noProof w:val="0"/>
                <w:sz w:val="24"/>
                <w:szCs w:val="24"/>
                <w:lang w:val="pt-BR"/>
              </w:rPr>
            </w:rPrChange>
          </w:rPr>
          <w:t xml:space="preserve"> recomendação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1786741691">
              <w:rPr>
                <w:rFonts w:ascii="Aptos" w:hAnsi="Aptos" w:eastAsia="Aptos" w:cs="Aptos"/>
                <w:noProof w:val="0"/>
                <w:sz w:val="24"/>
                <w:szCs w:val="24"/>
                <w:lang w:val="pt-BR"/>
              </w:rPr>
            </w:rPrChange>
          </w:rPr>
          <w:t xml:space="preserve"> quanto a </w:t>
        </w:r>
      </w:ins>
      <w:ins w:author="GUSTAVO DE OLIVEIRA REGO MORAIS" w:date="2025-08-08T20:02:14.512Z" w:id="1578250676">
        <w:r w:rsidRPr="320543F7" w:rsidR="7262204D">
          <w:rPr>
            <w:rFonts w:ascii="Times New Roman" w:hAnsi="Times New Roman" w:eastAsia="Times New Roman" w:cs="Times New Roman"/>
            <w:b w:val="0"/>
            <w:bCs w:val="0"/>
            <w:i w:val="0"/>
            <w:iCs w:val="0"/>
            <w:noProof w:val="0"/>
            <w:sz w:val="24"/>
            <w:szCs w:val="24"/>
            <w:lang w:val="pt-BR"/>
          </w:rPr>
          <w:t>atividade Encerra</w:t>
        </w:r>
      </w:ins>
      <w:ins w:author="GUSTAVO DE OLIVEIRA REGO MORAIS" w:date="2025-08-08T20:00:44.837Z" w:id="85991925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1434562654">
              <w:rPr>
                <w:rFonts w:ascii="Consolas" w:hAnsi="Consolas" w:eastAsia="Consolas" w:cs="Consolas"/>
                <w:b w:val="1"/>
                <w:bCs w:val="1"/>
                <w:noProof w:val="0"/>
                <w:sz w:val="24"/>
                <w:szCs w:val="24"/>
                <w:lang w:val="pt-BR"/>
              </w:rPr>
            </w:rPrChange>
          </w:rPr>
          <w:t xml:space="preserve"> processo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913621039">
              <w:rPr>
                <w:rFonts w:ascii="Aptos" w:hAnsi="Aptos" w:eastAsia="Aptos" w:cs="Aptos"/>
                <w:noProof w:val="0"/>
                <w:sz w:val="24"/>
                <w:szCs w:val="24"/>
                <w:lang w:val="pt-BR"/>
              </w:rPr>
            </w:rPrChange>
          </w:rPr>
          <w:t xml:space="preserve"> conduzem o fluxo para o nó final do diagrama. Isso demonstra que o processo é encerrado de forma controlada, independentemente de o usuário ter </w:t>
        </w:r>
      </w:ins>
      <w:ins w:author="GUSTAVO DE OLIVEIRA REGO MORAIS" w:date="2025-08-08T20:02:07.739Z" w:id="1592909906">
        <w:r w:rsidRPr="320543F7" w:rsidR="498D210D">
          <w:rPr>
            <w:rFonts w:ascii="Times New Roman" w:hAnsi="Times New Roman" w:eastAsia="Times New Roman" w:cs="Times New Roman"/>
            <w:b w:val="0"/>
            <w:bCs w:val="0"/>
            <w:i w:val="0"/>
            <w:iCs w:val="0"/>
            <w:noProof w:val="0"/>
            <w:sz w:val="24"/>
            <w:szCs w:val="24"/>
            <w:lang w:val="pt-BR"/>
          </w:rPr>
          <w:t>aceitado</w:t>
        </w:r>
      </w:ins>
      <w:ins w:author="GUSTAVO DE OLIVEIRA REGO MORAIS" w:date="2025-08-08T20:00:44.837Z" w:id="1631099066">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1284326002">
              <w:rPr>
                <w:rFonts w:ascii="Aptos" w:hAnsi="Aptos" w:eastAsia="Aptos" w:cs="Aptos"/>
                <w:noProof w:val="0"/>
                <w:sz w:val="24"/>
                <w:szCs w:val="24"/>
                <w:lang w:val="pt-BR"/>
              </w:rPr>
            </w:rPrChange>
          </w:rPr>
          <w:t xml:space="preserve"> ou não a solução proposta.</w:t>
        </w:r>
      </w:ins>
    </w:p>
    <w:p w:rsidR="67694C2C" w:rsidP="79ED5846" w:rsidRDefault="67694C2C" w14:paraId="55C3C246" w14:textId="78F65A82">
      <w:pPr>
        <w:pStyle w:val="Heading3"/>
        <w:keepNext w:val="0"/>
        <w:keepLines w:val="0"/>
        <w:spacing w:before="120" w:beforeAutospacing="off" w:after="120" w:afterAutospacing="off" w:line="360" w:lineRule="auto"/>
        <w:ind w:left="0" w:right="0"/>
        <w:jc w:val="both"/>
        <w:rPr>
          <w:ins w:author="GUSTAVO DE OLIVEIRA REGO MORAIS" w:date="2025-08-08T20:05:08.165Z" w16du:dateUtc="2025-08-08T20:05:08.165Z" w:id="2144790856"/>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86Z" w:id="79764647">
            <w:rPr>
              <w:ins w:author="GUSTAVO DE OLIVEIRA REGO MORAIS" w:date="2025-08-08T20:05:08.165Z" w16du:dateUtc="2025-08-08T20:05:08.165Z" w:id="124747340"/>
              <w:rFonts w:ascii="Aptos" w:hAnsi="Aptos" w:eastAsia="Aptos" w:cs="Aptos"/>
              <w:noProof w:val="0"/>
              <w:sz w:val="24"/>
              <w:szCs w:val="24"/>
              <w:lang w:val="pt-BR"/>
            </w:rPr>
          </w:rPrChange>
        </w:rPr>
        <w:pPrChange w:author="GUSTAVO DE OLIVEIRA REGO MORAIS" w:date="2025-08-08T20:11:06.586Z">
          <w:pPr/>
        </w:pPrChange>
      </w:pPr>
      <w:bookmarkStart w:name="_Toc1011598600" w:id="869388752"/>
      <w:ins w:author="GUSTAVO DE OLIVEIRA REGO MORAIS" w:date="2025-08-08T20:05:08.165Z" w:id="1350333634">
        <w:r w:rsidRPr="79ED5846"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5.1.</w:t>
        </w:r>
      </w:ins>
      <w:ins w:author="GUSTAVO DE OLIVEIRA REGO MORAIS" w:date="2025-08-08T20:06:10.849Z" w:id="1657086298">
        <w:r w:rsidRPr="79ED5846"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649Z" w:id="18779791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4</w:t>
        </w:r>
      </w:ins>
      <w:ins w:author="GUSTAVO DE OLIVEIRA REGO MORAIS" w:date="2025-08-08T20:05:08.165Z" w:id="104051508">
        <w:r w:rsidRPr="79ED5846"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 Detalhada</w:t>
        </w:r>
      </w:ins>
      <w:ins w:author="GUSTAVO DE OLIVEIRA REGO MORAIS" w:date="2025-08-08T20:05:56.299Z" w:id="1962442082">
        <w:r w:rsidRPr="79ED5846"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de Montagem Manual de PC</w:t>
        </w:r>
      </w:ins>
      <w:bookmarkEnd w:id="869388752"/>
    </w:p>
    <w:p w:rsidR="67694C2C" w:rsidP="320543F7" w:rsidRDefault="67694C2C" w14:paraId="1A05BA59" w14:textId="39DE5909">
      <w:pPr>
        <w:keepNext w:val="0"/>
        <w:keepLines w:val="0"/>
        <w:spacing w:before="120" w:beforeAutospacing="off" w:after="120" w:afterAutospacing="off" w:line="360" w:lineRule="auto"/>
        <w:ind w:firstLine="708"/>
        <w:jc w:val="both"/>
        <w:rPr>
          <w:ins w:author="GUSTAVO DE OLIVEIRA REGO MORAIS" w:date="2025-08-08T20:05:17.77Z" w16du:dateUtc="2025-08-08T20:05:17.77Z" w:id="266086333"/>
          <w:rFonts w:ascii="Times New Roman" w:hAnsi="Times New Roman" w:eastAsia="Times New Roman" w:cs="Times New Roman"/>
          <w:i w:val="0"/>
          <w:iCs w:val="0"/>
          <w:noProof w:val="0"/>
          <w:sz w:val="24"/>
          <w:szCs w:val="24"/>
          <w:lang w:val="pt-BR"/>
          <w:rPrChange w:author="GUSTAVO DE OLIVEIRA REGO MORAIS" w:date="2025-08-08T20:06:43.86Z" w:id="631264949">
            <w:rPr>
              <w:ins w:author="GUSTAVO DE OLIVEIRA REGO MORAIS" w:date="2025-08-08T20:05:17.77Z" w16du:dateUtc="2025-08-08T20:05:17.77Z" w:id="380757514"/>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Z" w:id="1860331651">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72Z" w:id="1937436510">
              <w:rPr>
                <w:rFonts w:ascii="Aptos" w:hAnsi="Aptos" w:eastAsia="Aptos" w:cs="Aptos"/>
                <w:noProof w:val="0"/>
                <w:sz w:val="24"/>
                <w:szCs w:val="24"/>
                <w:lang w:val="pt-BR"/>
              </w:rPr>
            </w:rPrChange>
          </w:rPr>
          <w:t>O diagrama de atividade modela o processo interativo de um usuário ao montar um computador manualmente, com o sistema atuando como um guia de validação em tempo real para garantir a compatibilidade dos componentes escolhidos.</w:t>
        </w:r>
      </w:ins>
    </w:p>
    <w:p w:rsidR="67694C2C" w:rsidP="79ED5846" w:rsidRDefault="67694C2C" w14:paraId="29EFE891" w14:textId="6298E7C4">
      <w:pPr>
        <w:pStyle w:val="Heading4"/>
        <w:keepNext w:val="0"/>
        <w:keepLines w:val="0"/>
        <w:spacing w:before="120" w:beforeAutospacing="off" w:after="120" w:afterAutospacing="off" w:line="360" w:lineRule="auto"/>
        <w:jc w:val="both"/>
        <w:rPr>
          <w:ins w:author="GUSTAVO DE OLIVEIRA REGO MORAIS" w:date="2025-08-08T20:05:17.771Z" w16du:dateUtc="2025-08-08T20:05:17.771Z" w:id="1265201136"/>
          <w:rFonts w:ascii="Times New Roman" w:hAnsi="Times New Roman" w:eastAsia="Times New Roman" w:cs="Times New Roman"/>
          <w:b w:val="1"/>
          <w:bCs w:val="1"/>
          <w:i w:val="0"/>
          <w:iCs w:val="0"/>
          <w:noProof w:val="0"/>
          <w:sz w:val="24"/>
          <w:szCs w:val="24"/>
          <w:lang w:val="pt-BR"/>
          <w:rPrChange w:author="GUSTAVO DE OLIVEIRA REGO MORAIS" w:date="2025-08-08T20:06:43.861Z" w:id="407493482">
            <w:rPr>
              <w:ins w:author="GUSTAVO DE OLIVEIRA REGO MORAIS" w:date="2025-08-08T20:05:17.771Z" w16du:dateUtc="2025-08-08T20:05:17.771Z" w:id="81392594"/>
              <w:rFonts w:ascii="Aptos" w:hAnsi="Aptos" w:eastAsia="Aptos" w:cs="Aptos"/>
              <w:b w:val="1"/>
              <w:bCs w:val="1"/>
              <w:noProof w:val="0"/>
              <w:sz w:val="24"/>
              <w:szCs w:val="24"/>
              <w:lang w:val="pt-BR"/>
            </w:rPr>
          </w:rPrChange>
        </w:rPr>
        <w:pPrChange w:author="GUSTAVO DE OLIVEIRA REGO MORAIS" w:date="2025-08-08T20:11:06.586Z">
          <w:pPr/>
        </w:pPrChange>
      </w:pPr>
      <w:bookmarkStart w:name="_Toc1944056824" w:id="260372895"/>
      <w:ins w:author="GUSTAVO DE OLIVEIRA REGO MORAIS" w:date="2025-08-08T20:05:17.771Z" w:id="1664479879">
        <w:r w:rsidRPr="79ED5846"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4Z" w:id="655440232">
              <w:rPr>
                <w:rFonts w:ascii="Aptos" w:hAnsi="Aptos" w:eastAsia="Aptos" w:cs="Aptos"/>
                <w:b w:val="1"/>
                <w:bCs w:val="1"/>
                <w:noProof w:val="0"/>
                <w:sz w:val="24"/>
                <w:szCs w:val="24"/>
                <w:lang w:val="pt-BR"/>
              </w:rPr>
            </w:rPrChange>
          </w:rPr>
          <w:t>Início e Seleção de Componentes</w:t>
        </w:r>
      </w:ins>
      <w:bookmarkEnd w:id="260372895"/>
    </w:p>
    <w:p w:rsidR="67694C2C" w:rsidP="320543F7" w:rsidRDefault="67694C2C" w14:paraId="60AFB6E3" w14:textId="06D32D7B">
      <w:pPr>
        <w:keepNext w:val="0"/>
        <w:keepLines w:val="0"/>
        <w:spacing w:before="120" w:beforeAutospacing="off" w:after="120" w:afterAutospacing="off" w:line="360" w:lineRule="auto"/>
        <w:ind w:firstLine="708"/>
        <w:jc w:val="both"/>
        <w:rPr>
          <w:ins w:author="GUSTAVO DE OLIVEIRA REGO MORAIS" w:date="2025-08-08T20:05:17.771Z" w16du:dateUtc="2025-08-08T20:05:17.771Z" w:id="363816549"/>
          <w:rFonts w:ascii="Times New Roman" w:hAnsi="Times New Roman" w:eastAsia="Times New Roman" w:cs="Times New Roman"/>
          <w:i w:val="0"/>
          <w:iCs w:val="0"/>
          <w:noProof w:val="0"/>
          <w:sz w:val="24"/>
          <w:szCs w:val="24"/>
          <w:lang w:val="pt-BR"/>
          <w:rPrChange w:author="GUSTAVO DE OLIVEIRA REGO MORAIS" w:date="2025-08-08T20:06:43.862Z" w:id="1231424765">
            <w:rPr>
              <w:ins w:author="GUSTAVO DE OLIVEIRA REGO MORAIS" w:date="2025-08-08T20:05:17.771Z" w16du:dateUtc="2025-08-08T20:05:17.771Z" w:id="447499671"/>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530524077">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75Z" w:id="2124671511">
              <w:rPr>
                <w:rFonts w:ascii="Aptos" w:hAnsi="Aptos" w:eastAsia="Aptos" w:cs="Aptos"/>
                <w:noProof w:val="0"/>
                <w:sz w:val="24"/>
                <w:szCs w:val="24"/>
                <w:lang w:val="pt-BR"/>
              </w:rPr>
            </w:rPrChange>
          </w:rPr>
          <w:t>O fluxo começa com a atividade "Editar Build". O sistema inicia o processo exibindo as categorias de componentes através da atividade "Exibe categoria de componentes". O usuário entra em um ciclo de seleção, onde a atividade "Usuário escolhe ou substitui peça" é o ponto central. A cada escolha, o sistema realiza uma validação de compatibilidade na condição "Peças são compatíveis?":</w:t>
        </w:r>
      </w:ins>
    </w:p>
    <w:p w:rsidR="67694C2C" w:rsidP="320543F7" w:rsidRDefault="67694C2C" w14:paraId="391B5E2E" w14:textId="6E471A57">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837760329"/>
          <w:rFonts w:ascii="Times New Roman" w:hAnsi="Times New Roman" w:eastAsia="Times New Roman" w:cs="Times New Roman"/>
          <w:i w:val="0"/>
          <w:iCs w:val="0"/>
          <w:noProof w:val="0"/>
          <w:sz w:val="24"/>
          <w:szCs w:val="24"/>
          <w:lang w:val="pt-BR"/>
          <w:rPrChange w:author="GUSTAVO DE OLIVEIRA REGO MORAIS" w:date="2025-08-08T20:06:43.863Z" w:id="230673624">
            <w:rPr>
              <w:ins w:author="GUSTAVO DE OLIVEIRA REGO MORAIS" w:date="2025-08-08T20:05:17.771Z" w16du:dateUtc="2025-08-08T20:05:17.771Z" w:id="205778123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521512649">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7Z" w:id="2070558489">
              <w:rPr>
                <w:rFonts w:ascii="Aptos" w:hAnsi="Aptos" w:eastAsia="Aptos" w:cs="Aptos"/>
                <w:b w:val="1"/>
                <w:bCs w:val="1"/>
                <w:noProof w:val="0"/>
                <w:sz w:val="24"/>
                <w:szCs w:val="24"/>
                <w:lang w:val="pt-BR"/>
              </w:rPr>
            </w:rPrChange>
          </w:rPr>
          <w:t>Caso de Sucesso:</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2Z" w:id="1885821837">
              <w:rPr>
                <w:rFonts w:ascii="Aptos" w:hAnsi="Aptos" w:eastAsia="Aptos" w:cs="Aptos"/>
                <w:noProof w:val="0"/>
                <w:sz w:val="24"/>
                <w:szCs w:val="24"/>
                <w:lang w:val="pt-BR"/>
              </w:rPr>
            </w:rPrChange>
          </w:rPr>
          <w:t xml:space="preserve"> Se as peças forem compatíveis ("Sim"), o sistema executa a atividade "Atualizar Build".</w:t>
        </w:r>
      </w:ins>
    </w:p>
    <w:p w:rsidR="67694C2C" w:rsidP="320543F7" w:rsidRDefault="67694C2C" w14:paraId="577D1E37" w14:textId="2E99B860">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2035921395"/>
          <w:rFonts w:ascii="Times New Roman" w:hAnsi="Times New Roman" w:eastAsia="Times New Roman" w:cs="Times New Roman"/>
          <w:i w:val="0"/>
          <w:iCs w:val="0"/>
          <w:noProof w:val="0"/>
          <w:sz w:val="24"/>
          <w:szCs w:val="24"/>
          <w:lang w:val="pt-BR"/>
          <w:rPrChange w:author="GUSTAVO DE OLIVEIRA REGO MORAIS" w:date="2025-08-08T20:06:43.864Z" w:id="1936863817">
            <w:rPr>
              <w:ins w:author="GUSTAVO DE OLIVEIRA REGO MORAIS" w:date="2025-08-08T20:05:17.771Z" w16du:dateUtc="2025-08-08T20:05:17.771Z" w:id="1015405219"/>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73389740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9Z" w:id="2059086775">
              <w:rPr>
                <w:rFonts w:ascii="Aptos" w:hAnsi="Aptos" w:eastAsia="Aptos" w:cs="Aptos"/>
                <w:b w:val="1"/>
                <w:bCs w:val="1"/>
                <w:noProof w:val="0"/>
                <w:sz w:val="24"/>
                <w:szCs w:val="24"/>
                <w:lang w:val="pt-BR"/>
              </w:rPr>
            </w:rPrChange>
          </w:rPr>
          <w:t>Caso de Falha: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3Z" w:id="1865813785">
              <w:rPr>
                <w:rFonts w:ascii="Aptos" w:hAnsi="Aptos" w:eastAsia="Aptos" w:cs="Aptos"/>
                <w:noProof w:val="0"/>
                <w:sz w:val="24"/>
                <w:szCs w:val="24"/>
                <w:lang w:val="pt-BR"/>
              </w:rPr>
            </w:rPrChange>
          </w:rPr>
          <w:t xml:space="preserve"> Se houver incompatibilidade ("Não"), o sistema notifica o usuário através da atividade "Exibir mensagem de incompatibilidade" e auxilia a escolha com "Sugerir peças compatíveis".</w:t>
        </w:r>
      </w:ins>
    </w:p>
    <w:p w:rsidR="67694C2C" w:rsidP="79ED5846" w:rsidRDefault="67694C2C" w14:paraId="12B9D12B" w14:textId="53AB1E42">
      <w:pPr>
        <w:pStyle w:val="Heading4"/>
        <w:keepNext w:val="0"/>
        <w:keepLines w:val="0"/>
        <w:spacing w:before="120" w:beforeAutospacing="off" w:after="120" w:afterAutospacing="off" w:line="360" w:lineRule="auto"/>
        <w:jc w:val="both"/>
        <w:rPr>
          <w:ins w:author="GUSTAVO DE OLIVEIRA REGO MORAIS" w:date="2025-08-08T20:05:17.771Z" w16du:dateUtc="2025-08-08T20:05:17.771Z" w:id="1135351140"/>
          <w:rFonts w:ascii="Times New Roman" w:hAnsi="Times New Roman" w:eastAsia="Times New Roman" w:cs="Times New Roman"/>
          <w:b w:val="1"/>
          <w:bCs w:val="1"/>
          <w:i w:val="0"/>
          <w:iCs w:val="0"/>
          <w:noProof w:val="0"/>
          <w:sz w:val="24"/>
          <w:szCs w:val="24"/>
          <w:lang w:val="pt-BR"/>
          <w:rPrChange w:author="GUSTAVO DE OLIVEIRA REGO MORAIS" w:date="2025-08-08T20:06:43.864Z" w:id="140633906">
            <w:rPr>
              <w:ins w:author="GUSTAVO DE OLIVEIRA REGO MORAIS" w:date="2025-08-08T20:05:17.771Z" w16du:dateUtc="2025-08-08T20:05:17.771Z" w:id="1695129033"/>
              <w:rFonts w:ascii="Aptos" w:hAnsi="Aptos" w:eastAsia="Aptos" w:cs="Aptos"/>
              <w:b w:val="1"/>
              <w:bCs w:val="1"/>
              <w:noProof w:val="0"/>
              <w:sz w:val="24"/>
              <w:szCs w:val="24"/>
              <w:lang w:val="pt-BR"/>
            </w:rPr>
          </w:rPrChange>
        </w:rPr>
        <w:pPrChange w:author="GUSTAVO DE OLIVEIRA REGO MORAIS" w:date="2025-08-08T20:11:06.586Z">
          <w:pPr>
            <w:numPr>
              <w:ilvl w:val="0"/>
              <w:numId w:val="86"/>
            </w:numPr>
          </w:pPr>
        </w:pPrChange>
      </w:pPr>
      <w:bookmarkStart w:name="_Toc1531650638" w:id="2041901147"/>
      <w:ins w:author="GUSTAVO DE OLIVEIRA REGO MORAIS" w:date="2025-08-08T20:05:17.771Z" w:id="1393486050">
        <w:r w:rsidRPr="79ED5846"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2Z" w:id="1697185372">
              <w:rPr>
                <w:rFonts w:ascii="Aptos" w:hAnsi="Aptos" w:eastAsia="Aptos" w:cs="Aptos"/>
                <w:b w:val="1"/>
                <w:bCs w:val="1"/>
                <w:noProof w:val="0"/>
                <w:sz w:val="24"/>
                <w:szCs w:val="24"/>
                <w:lang w:val="pt-BR"/>
              </w:rPr>
            </w:rPrChange>
          </w:rPr>
          <w:t>Loop de Alterações e Verificação do Gabinete</w:t>
        </w:r>
      </w:ins>
      <w:bookmarkEnd w:id="2041901147"/>
    </w:p>
    <w:p w:rsidR="67694C2C" w:rsidP="320543F7" w:rsidRDefault="67694C2C" w14:paraId="3724C3B0" w14:textId="48863147">
      <w:pPr>
        <w:keepNext w:val="0"/>
        <w:keepLines w:val="0"/>
        <w:spacing w:before="120" w:beforeAutospacing="off" w:after="120" w:afterAutospacing="off" w:line="360" w:lineRule="auto"/>
        <w:ind w:firstLine="708"/>
        <w:jc w:val="both"/>
        <w:rPr>
          <w:ins w:author="GUSTAVO DE OLIVEIRA REGO MORAIS" w:date="2025-08-08T20:05:17.771Z" w16du:dateUtc="2025-08-08T20:05:17.771Z" w:id="736528917"/>
          <w:rFonts w:ascii="Times New Roman" w:hAnsi="Times New Roman" w:eastAsia="Times New Roman" w:cs="Times New Roman"/>
          <w:i w:val="0"/>
          <w:iCs w:val="0"/>
          <w:noProof w:val="0"/>
          <w:sz w:val="24"/>
          <w:szCs w:val="24"/>
          <w:lang w:val="pt-BR"/>
          <w:rPrChange w:author="GUSTAVO DE OLIVEIRA REGO MORAIS" w:date="2025-08-08T20:06:43.865Z" w:id="906764547">
            <w:rPr>
              <w:ins w:author="GUSTAVO DE OLIVEIRA REGO MORAIS" w:date="2025-08-08T20:05:17.771Z" w16du:dateUtc="2025-08-08T20:05:17.771Z" w:id="1628272310"/>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727354986">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83Z" w:id="2078617018">
              <w:rPr>
                <w:rFonts w:ascii="Aptos" w:hAnsi="Aptos" w:eastAsia="Aptos" w:cs="Aptos"/>
                <w:noProof w:val="0"/>
                <w:sz w:val="24"/>
                <w:szCs w:val="24"/>
                <w:lang w:val="pt-BR"/>
              </w:rPr>
            </w:rPrChange>
          </w:rPr>
          <w:t>Após cada atualização ou sugestão, o usuário é questionado na decisão "Alterar mais peças?". Se a resposta for "Sim", o fluxo retorna para o início do ciclo de seleção, permitindo múltiplas modificações. Se a resposta for "Não", o fluxo prossegue para uma etapa específica de verificação do gabinete, na decisão "Alterar Gabinete?".</w:t>
        </w:r>
      </w:ins>
    </w:p>
    <w:p w:rsidR="67694C2C" w:rsidP="320543F7" w:rsidRDefault="67694C2C" w14:paraId="2598997E" w14:textId="05777E70">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941179818"/>
          <w:rFonts w:ascii="Times New Roman" w:hAnsi="Times New Roman" w:eastAsia="Times New Roman" w:cs="Times New Roman"/>
          <w:i w:val="0"/>
          <w:iCs w:val="0"/>
          <w:noProof w:val="0"/>
          <w:sz w:val="24"/>
          <w:szCs w:val="24"/>
          <w:lang w:val="pt-BR"/>
          <w:rPrChange w:author="GUSTAVO DE OLIVEIRA REGO MORAIS" w:date="2025-08-08T20:06:43.866Z" w:id="1708374214">
            <w:rPr>
              <w:ins w:author="GUSTAVO DE OLIVEIRA REGO MORAIS" w:date="2025-08-08T20:05:17.772Z" w16du:dateUtc="2025-08-08T20:05:17.772Z" w:id="1295521888"/>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537926242">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5Z" w:id="317091558">
              <w:rPr>
                <w:rFonts w:ascii="Aptos" w:hAnsi="Aptos" w:eastAsia="Aptos" w:cs="Aptos"/>
                <w:b w:val="1"/>
                <w:bCs w:val="1"/>
                <w:noProof w:val="0"/>
                <w:sz w:val="24"/>
                <w:szCs w:val="24"/>
                <w:lang w:val="pt-BR"/>
              </w:rPr>
            </w:rPrChange>
          </w:rPr>
          <w:t>Alteração do Gabinete: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9Z" w:id="1764817745">
              <w:rPr>
                <w:rFonts w:ascii="Aptos" w:hAnsi="Aptos" w:eastAsia="Aptos" w:cs="Aptos"/>
                <w:noProof w:val="0"/>
                <w:sz w:val="24"/>
                <w:szCs w:val="24"/>
                <w:lang w:val="pt-BR"/>
              </w:rPr>
            </w:rPrChange>
          </w:rPr>
          <w:t xml:space="preserve"> Se o usuário optar por "Sim", o sistema verifica a condição "Gabinete tem suporte para as peças?".</w:t>
        </w:r>
      </w:ins>
    </w:p>
    <w:p w:rsidR="67694C2C" w:rsidP="320543F7" w:rsidRDefault="67694C2C" w14:paraId="09363050" w14:textId="2138C68F">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780705661"/>
          <w:rFonts w:ascii="Times New Roman" w:hAnsi="Times New Roman" w:eastAsia="Times New Roman" w:cs="Times New Roman"/>
          <w:i w:val="0"/>
          <w:iCs w:val="0"/>
          <w:noProof w:val="0"/>
          <w:sz w:val="24"/>
          <w:szCs w:val="24"/>
          <w:lang w:val="pt-BR"/>
          <w:rPrChange w:author="GUSTAVO DE OLIVEIRA REGO MORAIS" w:date="2025-08-08T20:06:43.867Z" w:id="1591784925">
            <w:rPr>
              <w:ins w:author="GUSTAVO DE OLIVEIRA REGO MORAIS" w:date="2025-08-08T20:05:17.772Z" w16du:dateUtc="2025-08-08T20:05:17.772Z" w:id="1200490058"/>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73051448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7Z" w:id="1739520282">
              <w:rPr>
                <w:rFonts w:ascii="Aptos" w:hAnsi="Aptos" w:eastAsia="Aptos" w:cs="Aptos"/>
                <w:b w:val="1"/>
                <w:bCs w:val="1"/>
                <w:noProof w:val="0"/>
                <w:sz w:val="24"/>
                <w:szCs w:val="24"/>
                <w:lang w:val="pt-BR"/>
              </w:rPr>
            </w:rPrChange>
          </w:rPr>
          <w:t>Compatibilidade: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1Z" w:id="592926710">
              <w:rPr>
                <w:rFonts w:ascii="Aptos" w:hAnsi="Aptos" w:eastAsia="Aptos" w:cs="Aptos"/>
                <w:noProof w:val="0"/>
                <w:sz w:val="24"/>
                <w:szCs w:val="24"/>
                <w:lang w:val="pt-BR"/>
              </w:rPr>
            </w:rPrChange>
          </w:rPr>
          <w:t xml:space="preserve"> Se o gabinete for compatível ("Sim"), a atividade "Atualizar gabinete" é executada.</w:t>
        </w:r>
      </w:ins>
    </w:p>
    <w:p w:rsidR="67694C2C" w:rsidP="320543F7" w:rsidRDefault="67694C2C" w14:paraId="69BB2F81" w14:textId="19A53DCD">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350354689"/>
          <w:rFonts w:ascii="Times New Roman" w:hAnsi="Times New Roman" w:eastAsia="Times New Roman" w:cs="Times New Roman"/>
          <w:i w:val="0"/>
          <w:iCs w:val="0"/>
          <w:noProof w:val="0"/>
          <w:sz w:val="24"/>
          <w:szCs w:val="24"/>
          <w:lang w:val="pt-BR"/>
          <w:rPrChange w:author="GUSTAVO DE OLIVEIRA REGO MORAIS" w:date="2025-08-08T20:06:43.869Z" w:id="209843442">
            <w:rPr>
              <w:ins w:author="GUSTAVO DE OLIVEIRA REGO MORAIS" w:date="2025-08-08T20:05:17.772Z" w16du:dateUtc="2025-08-08T20:05:17.772Z" w:id="1281154204"/>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659362667">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9Z" w:id="376569934">
              <w:rPr>
                <w:rFonts w:ascii="Aptos" w:hAnsi="Aptos" w:eastAsia="Aptos" w:cs="Aptos"/>
                <w:b w:val="1"/>
                <w:bCs w:val="1"/>
                <w:noProof w:val="0"/>
                <w:sz w:val="24"/>
                <w:szCs w:val="24"/>
                <w:lang w:val="pt-BR"/>
              </w:rPr>
            </w:rPrChange>
          </w:rPr>
          <w:t>Incompatibilidade: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2Z" w:id="788360019">
              <w:rPr>
                <w:rFonts w:ascii="Aptos" w:hAnsi="Aptos" w:eastAsia="Aptos" w:cs="Aptos"/>
                <w:noProof w:val="0"/>
                <w:sz w:val="24"/>
                <w:szCs w:val="24"/>
                <w:lang w:val="pt-BR"/>
              </w:rPr>
            </w:rPrChange>
          </w:rPr>
          <w:t xml:space="preserve"> Se não for compatível ("Não"), o sistema exibe o "Exibir alerta de incompatibilidade" e executa a atividade "Sugerir novos gabinetes", fornecendo alternativas ao usuário.</w:t>
        </w:r>
      </w:ins>
    </w:p>
    <w:p w:rsidR="67694C2C" w:rsidP="320543F7" w:rsidRDefault="67694C2C" w14:paraId="29401541" w14:textId="57AF6824">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714231287"/>
          <w:rFonts w:ascii="Times New Roman" w:hAnsi="Times New Roman" w:eastAsia="Times New Roman" w:cs="Times New Roman"/>
          <w:i w:val="0"/>
          <w:iCs w:val="0"/>
          <w:noProof w:val="0"/>
          <w:sz w:val="24"/>
          <w:szCs w:val="24"/>
          <w:lang w:val="pt-BR"/>
          <w:rPrChange w:author="GUSTAVO DE OLIVEIRA REGO MORAIS" w:date="2025-08-08T20:06:43.87Z" w:id="700424124">
            <w:rPr>
              <w:ins w:author="GUSTAVO DE OLIVEIRA REGO MORAIS" w:date="2025-08-08T20:05:17.772Z" w16du:dateUtc="2025-08-08T20:05:17.772Z" w:id="127710331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39532886">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2Z" w:id="701459659">
              <w:rPr>
                <w:rFonts w:ascii="Aptos" w:hAnsi="Aptos" w:eastAsia="Aptos" w:cs="Aptos"/>
                <w:b w:val="1"/>
                <w:bCs w:val="1"/>
                <w:noProof w:val="0"/>
                <w:sz w:val="24"/>
                <w:szCs w:val="24"/>
                <w:lang w:val="pt-BR"/>
              </w:rPr>
            </w:rPrChange>
          </w:rPr>
          <w:t>Manter o Gabinete: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4Z" w:id="1144577479">
              <w:rPr>
                <w:rFonts w:ascii="Aptos" w:hAnsi="Aptos" w:eastAsia="Aptos" w:cs="Aptos"/>
                <w:noProof w:val="0"/>
                <w:sz w:val="24"/>
                <w:szCs w:val="24"/>
                <w:lang w:val="pt-BR"/>
              </w:rPr>
            </w:rPrChange>
          </w:rPr>
          <w:t xml:space="preserve"> Se o usuário optar por "Não", o fluxo ignora a etapa de verificação do gabinete, seguindo diretamente para a validação final.</w:t>
        </w:r>
      </w:ins>
    </w:p>
    <w:p w:rsidR="67694C2C" w:rsidP="79ED5846" w:rsidRDefault="67694C2C" w14:paraId="03EC4AB1" w14:textId="54317C0D">
      <w:pPr>
        <w:pStyle w:val="Heading4"/>
        <w:keepNext w:val="0"/>
        <w:keepLines w:val="0"/>
        <w:spacing w:before="120" w:beforeAutospacing="off" w:after="120" w:afterAutospacing="off" w:line="360" w:lineRule="auto"/>
        <w:jc w:val="both"/>
        <w:rPr>
          <w:ins w:author="GUSTAVO DE OLIVEIRA REGO MORAIS" w:date="2025-08-08T20:05:17.772Z" w16du:dateUtc="2025-08-08T20:05:17.772Z" w:id="47199511"/>
          <w:rFonts w:ascii="Times New Roman" w:hAnsi="Times New Roman" w:eastAsia="Times New Roman" w:cs="Times New Roman"/>
          <w:b w:val="1"/>
          <w:bCs w:val="1"/>
          <w:i w:val="0"/>
          <w:iCs w:val="0"/>
          <w:noProof w:val="0"/>
          <w:sz w:val="24"/>
          <w:szCs w:val="24"/>
          <w:lang w:val="pt-BR"/>
          <w:rPrChange w:author="GUSTAVO DE OLIVEIRA REGO MORAIS" w:date="2025-08-08T20:06:43.87Z" w:id="645860835">
            <w:rPr>
              <w:ins w:author="GUSTAVO DE OLIVEIRA REGO MORAIS" w:date="2025-08-08T20:05:17.772Z" w16du:dateUtc="2025-08-08T20:05:17.772Z" w:id="340425842"/>
              <w:rFonts w:ascii="Aptos" w:hAnsi="Aptos" w:eastAsia="Aptos" w:cs="Aptos"/>
              <w:b w:val="1"/>
              <w:bCs w:val="1"/>
              <w:noProof w:val="0"/>
              <w:sz w:val="24"/>
              <w:szCs w:val="24"/>
              <w:lang w:val="pt-BR"/>
            </w:rPr>
          </w:rPrChange>
        </w:rPr>
        <w:pPrChange w:author="GUSTAVO DE OLIVEIRA REGO MORAIS" w:date="2025-08-08T20:11:06.587Z">
          <w:pPr>
            <w:numPr>
              <w:ilvl w:val="0"/>
              <w:numId w:val="87"/>
            </w:numPr>
          </w:pPr>
        </w:pPrChange>
      </w:pPr>
      <w:bookmarkStart w:name="_Toc1212069845" w:id="1199418094"/>
      <w:ins w:author="GUSTAVO DE OLIVEIRA REGO MORAIS" w:date="2025-08-08T20:05:17.772Z" w:id="1793177923">
        <w:r w:rsidRPr="79ED5846"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4Z" w:id="1658458865">
              <w:rPr>
                <w:rFonts w:ascii="Aptos" w:hAnsi="Aptos" w:eastAsia="Aptos" w:cs="Aptos"/>
                <w:b w:val="1"/>
                <w:bCs w:val="1"/>
                <w:noProof w:val="0"/>
                <w:sz w:val="24"/>
                <w:szCs w:val="24"/>
                <w:lang w:val="pt-BR"/>
              </w:rPr>
            </w:rPrChange>
          </w:rPr>
          <w:t>Validação Final e Finalização do Build</w:t>
        </w:r>
      </w:ins>
      <w:bookmarkEnd w:id="1199418094"/>
    </w:p>
    <w:p w:rsidR="67694C2C" w:rsidP="320543F7" w:rsidRDefault="67694C2C" w14:paraId="4A371D93" w14:textId="3B3A474C">
      <w:pPr>
        <w:keepNext w:val="0"/>
        <w:keepLines w:val="0"/>
        <w:spacing w:before="120" w:beforeAutospacing="off" w:after="120" w:afterAutospacing="off" w:line="360" w:lineRule="auto"/>
        <w:ind w:firstLine="708"/>
        <w:jc w:val="both"/>
        <w:rPr>
          <w:ins w:author="GUSTAVO DE OLIVEIRA REGO MORAIS" w:date="2025-08-08T20:05:17.772Z" w16du:dateUtc="2025-08-08T20:05:17.772Z" w:id="445386799"/>
          <w:rFonts w:ascii="Times New Roman" w:hAnsi="Times New Roman" w:eastAsia="Times New Roman" w:cs="Times New Roman"/>
          <w:i w:val="0"/>
          <w:iCs w:val="0"/>
          <w:noProof w:val="0"/>
          <w:sz w:val="24"/>
          <w:szCs w:val="24"/>
          <w:lang w:val="pt-BR"/>
          <w:rPrChange w:author="GUSTAVO DE OLIVEIRA REGO MORAIS" w:date="2025-08-08T20:06:43.872Z" w:id="1229979928">
            <w:rPr>
              <w:ins w:author="GUSTAVO DE OLIVEIRA REGO MORAIS" w:date="2025-08-08T20:05:17.772Z" w16du:dateUtc="2025-08-08T20:05:17.772Z" w:id="888698474"/>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359946251">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96Z" w:id="2090350118">
              <w:rPr>
                <w:rFonts w:ascii="Aptos" w:hAnsi="Aptos" w:eastAsia="Aptos" w:cs="Aptos"/>
                <w:noProof w:val="0"/>
                <w:sz w:val="24"/>
                <w:szCs w:val="24"/>
                <w:lang w:val="pt-BR"/>
              </w:rPr>
            </w:rPrChange>
          </w:rPr>
          <w:t xml:space="preserve">Todos os caminhos convergem para a validação final do build. Um nó de decisão rigoroso verifica a condição "Build tem incompatibilidades </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7Z" w:id="681556045">
              <w:rPr>
                <w:rFonts w:ascii="Aptos" w:hAnsi="Aptos" w:eastAsia="Aptos" w:cs="Aptos"/>
                <w:noProof w:val="0"/>
                <w:sz w:val="24"/>
                <w:szCs w:val="24"/>
                <w:lang w:val="pt-BR"/>
              </w:rPr>
            </w:rPrChange>
          </w:rPr>
          <w:t>criticas</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7Z" w:id="1506871478">
              <w:rPr>
                <w:rFonts w:ascii="Aptos" w:hAnsi="Aptos" w:eastAsia="Aptos" w:cs="Aptos"/>
                <w:noProof w:val="0"/>
                <w:sz w:val="24"/>
                <w:szCs w:val="24"/>
                <w:lang w:val="pt-BR"/>
              </w:rPr>
            </w:rPrChange>
          </w:rPr>
          <w:t>?".</w:t>
        </w:r>
      </w:ins>
    </w:p>
    <w:p w:rsidR="67694C2C" w:rsidP="320543F7" w:rsidRDefault="67694C2C" w14:paraId="1E84572D" w14:textId="5938D5E2">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1024702489"/>
          <w:rFonts w:ascii="Times New Roman" w:hAnsi="Times New Roman" w:eastAsia="Times New Roman" w:cs="Times New Roman"/>
          <w:i w:val="0"/>
          <w:iCs w:val="0"/>
          <w:noProof w:val="0"/>
          <w:sz w:val="24"/>
          <w:szCs w:val="24"/>
          <w:lang w:val="pt-BR"/>
          <w:rPrChange w:author="GUSTAVO DE OLIVEIRA REGO MORAIS" w:date="2025-08-08T20:06:43.874Z" w:id="2075415402">
            <w:rPr>
              <w:ins w:author="GUSTAVO DE OLIVEIRA REGO MORAIS" w:date="2025-08-08T20:05:17.772Z" w16du:dateUtc="2025-08-08T20:05:17.772Z" w:id="3539319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20407075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9Z" w:id="719076802">
              <w:rPr>
                <w:rFonts w:ascii="Aptos" w:hAnsi="Aptos" w:eastAsia="Aptos" w:cs="Aptos"/>
                <w:b w:val="1"/>
                <w:bCs w:val="1"/>
                <w:noProof w:val="0"/>
                <w:sz w:val="24"/>
                <w:szCs w:val="24"/>
                <w:lang w:val="pt-BR"/>
              </w:rPr>
            </w:rPrChange>
          </w:rPr>
          <w:t>Incompatibilidade Crítica: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1508898075">
              <w:rPr>
                <w:rFonts w:ascii="Aptos" w:hAnsi="Aptos" w:eastAsia="Aptos" w:cs="Aptos"/>
                <w:noProof w:val="0"/>
                <w:sz w:val="24"/>
                <w:szCs w:val="24"/>
                <w:lang w:val="pt-BR"/>
              </w:rPr>
            </w:rPrChange>
          </w:rPr>
          <w:t xml:space="preserve"> Se houver incompatibilidade crítica ("Sim"), o sistema notifica o usuário com "Exibe mensagem de incompatibilidade </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1722194254">
              <w:rPr>
                <w:rFonts w:ascii="Aptos" w:hAnsi="Aptos" w:eastAsia="Aptos" w:cs="Aptos"/>
                <w:noProof w:val="0"/>
                <w:sz w:val="24"/>
                <w:szCs w:val="24"/>
                <w:lang w:val="pt-BR"/>
              </w:rPr>
            </w:rPrChange>
          </w:rPr>
          <w:t>critica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283285114">
              <w:rPr>
                <w:rFonts w:ascii="Aptos" w:hAnsi="Aptos" w:eastAsia="Aptos" w:cs="Aptos"/>
                <w:noProof w:val="0"/>
                <w:sz w:val="24"/>
                <w:szCs w:val="24"/>
                <w:lang w:val="pt-BR"/>
              </w:rPr>
            </w:rPrChange>
          </w:rPr>
          <w:t>", "Bloqueia finalização" e "Solicitar correções". Esse fluxo direciona o usuário a um ponto anterior do processo para que as correções obrigatórias sejam realizadas.</w:t>
        </w:r>
      </w:ins>
    </w:p>
    <w:p w:rsidR="67694C2C" w:rsidP="320543F7" w:rsidRDefault="67694C2C" w14:paraId="695C5508" w14:textId="68F05F6C">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2010984821"/>
          <w:rFonts w:ascii="Times New Roman" w:hAnsi="Times New Roman" w:eastAsia="Times New Roman" w:cs="Times New Roman"/>
          <w:i w:val="0"/>
          <w:iCs w:val="0"/>
          <w:noProof w:val="0"/>
          <w:sz w:val="24"/>
          <w:szCs w:val="24"/>
          <w:lang w:val="pt-BR"/>
          <w:rPrChange w:author="GUSTAVO DE OLIVEIRA REGO MORAIS" w:date="2025-08-08T20:06:43.875Z" w:id="392466068">
            <w:rPr>
              <w:ins w:author="GUSTAVO DE OLIVEIRA REGO MORAIS" w:date="2025-08-08T20:05:17.772Z" w16du:dateUtc="2025-08-08T20:05:17.772Z" w:id="76152951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900022283">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204Z" w:id="1980258643">
              <w:rPr>
                <w:rFonts w:ascii="Aptos" w:hAnsi="Aptos" w:eastAsia="Aptos" w:cs="Aptos"/>
                <w:b w:val="1"/>
                <w:bCs w:val="1"/>
                <w:noProof w:val="0"/>
                <w:sz w:val="24"/>
                <w:szCs w:val="24"/>
                <w:lang w:val="pt-BR"/>
              </w:rPr>
            </w:rPrChange>
          </w:rPr>
          <w:t>Build Válido:</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7Z" w:id="129670728">
              <w:rPr>
                <w:rFonts w:ascii="Aptos" w:hAnsi="Aptos" w:eastAsia="Aptos" w:cs="Aptos"/>
                <w:noProof w:val="0"/>
                <w:sz w:val="24"/>
                <w:szCs w:val="24"/>
                <w:lang w:val="pt-BR"/>
              </w:rPr>
            </w:rPrChange>
          </w:rPr>
          <w:t xml:space="preserve"> Se não houver incompatibilidade crítica ("Não"), a atividade "Permitir Salvar, exportar ou finalizar build" é executada, concedendo ao usuário a opção de concluir o processo.</w:t>
        </w:r>
      </w:ins>
    </w:p>
    <w:p w:rsidR="67694C2C" w:rsidP="320543F7" w:rsidRDefault="67694C2C" w14:paraId="400E487C" w14:textId="198E760D">
      <w:pPr>
        <w:keepNext w:val="0"/>
        <w:keepLines w:val="0"/>
        <w:spacing w:before="120" w:beforeAutospacing="off" w:after="120" w:afterAutospacing="off" w:line="360" w:lineRule="auto"/>
        <w:ind w:firstLine="708"/>
        <w:jc w:val="both"/>
        <w:rPr>
          <w:ins w:author="GUSTAVO DE OLIVEIRA REGO MORAIS" w:date="2025-08-08T20:05:17.772Z" w16du:dateUtc="2025-08-08T20:05:17.772Z" w:id="1271487546"/>
          <w:rFonts w:ascii="Times New Roman" w:hAnsi="Times New Roman" w:eastAsia="Times New Roman" w:cs="Times New Roman"/>
          <w:i w:val="0"/>
          <w:iCs w:val="0"/>
          <w:noProof w:val="0"/>
          <w:sz w:val="24"/>
          <w:szCs w:val="24"/>
          <w:lang w:val="pt-BR"/>
          <w:rPrChange w:author="GUSTAVO DE OLIVEIRA REGO MORAIS" w:date="2025-08-08T20:06:43.876Z" w:id="295429689">
            <w:rPr>
              <w:ins w:author="GUSTAVO DE OLIVEIRA REGO MORAIS" w:date="2025-08-08T20:05:17.772Z" w16du:dateUtc="2025-08-08T20:05:17.772Z" w:id="359274929"/>
              <w:rFonts w:ascii="Aptos" w:hAnsi="Aptos" w:eastAsia="Aptos" w:cs="Aptos"/>
              <w:noProof w:val="0"/>
              <w:sz w:val="24"/>
              <w:szCs w:val="24"/>
              <w:lang w:val="pt-BR"/>
            </w:rPr>
          </w:rPrChange>
        </w:rPr>
        <w:pPrChange w:author="GUSTAVO DE OLIVEIRA REGO MORAIS" w:date="2025-08-08T20:11:06.588Z">
          <w:pPr>
            <w:numPr>
              <w:ilvl w:val="0"/>
              <w:numId w:val="88"/>
            </w:numPr>
          </w:pPr>
        </w:pPrChange>
      </w:pPr>
      <w:ins w:author="GUSTAVO DE OLIVEIRA REGO MORAIS" w:date="2025-08-08T20:05:17.772Z" w:id="166169868">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205Z" w:id="984686177">
              <w:rPr>
                <w:rFonts w:ascii="Aptos" w:hAnsi="Aptos" w:eastAsia="Aptos" w:cs="Aptos"/>
                <w:noProof w:val="0"/>
                <w:sz w:val="24"/>
                <w:szCs w:val="24"/>
                <w:lang w:val="pt-BR"/>
              </w:rPr>
            </w:rPrChange>
          </w:rPr>
          <w:t>O fluxo de "Solicitar correções" e o fluxo de finalização bem-sucedida convergem para o nó final do diagrama, garantindo que o processo seja sempre encerrado de maneira controlada, seja por sucesso ou por necessidade de correção.</w:t>
        </w:r>
      </w:ins>
    </w:p>
    <w:p w:rsidR="320543F7" w:rsidP="320543F7" w:rsidRDefault="320543F7" w14:paraId="1B088360" w14:textId="271D7E77">
      <w:pPr>
        <w:pStyle w:val="Normal"/>
        <w:keepNext w:val="0"/>
        <w:keepLines w:val="0"/>
        <w:spacing w:before="120" w:beforeAutospacing="off" w:after="120" w:afterAutospacing="off" w:line="360" w:lineRule="auto"/>
        <w:jc w:val="both"/>
        <w:rPr>
          <w:ins w:author="GUSTAVO DE OLIVEIRA REGO MORAIS" w:date="2025-08-08T19:58:48.498Z" w16du:dateUtc="2025-08-08T19:58:48.498Z" w:id="1449657272"/>
          <w:rFonts w:ascii="Times New Roman" w:hAnsi="Times New Roman" w:eastAsia="Times New Roman" w:cs="Times New Roman"/>
          <w:noProof w:val="0"/>
          <w:lang w:val="pt-BR"/>
          <w:rPrChange w:author="GUSTAVO DE OLIVEIRA REGO MORAIS" w:date="2025-08-08T20:10:07.207Z" w:id="1157040649">
            <w:rPr>
              <w:ins w:author="GUSTAVO DE OLIVEIRA REGO MORAIS" w:date="2025-08-08T19:58:48.498Z" w16du:dateUtc="2025-08-08T19:58:48.498Z" w:id="362309912"/>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11:06.588Z">
          <w:pPr>
            <w:pStyle w:val="Normal"/>
            <w:keepNext w:val="1"/>
            <w:keepLines w:val="1"/>
          </w:pPr>
        </w:pPrChange>
      </w:pPr>
    </w:p>
    <w:p w:rsidR="68A2B600" w:rsidP="79ED5846" w:rsidRDefault="68A2B600" w14:paraId="244BF539" w14:textId="6BDEA494">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20:08:15.497Z" w16du:dateUtc="2025-08-08T20:08:15.497Z" w:id="1535374855"/>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11:06.588Z">
          <w:pPr/>
        </w:pPrChange>
      </w:pPr>
      <w:bookmarkStart w:name="_Toc1758874831" w:id="1301168324"/>
      <w:ins w:author="GUSTAVO DE OLIVEIRA REGO MORAIS" w:date="2025-08-08T20:07:51.489Z" w:id="855378250">
        <w:r w:rsidRPr="79ED5846"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691290954">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5.1.5. Descrição Detalhada do Fluxo de </w:t>
        </w:r>
      </w:ins>
      <w:ins w:author="GUSTAVO DE OLIVEIRA REGO MORAIS" w:date="2025-08-08T20:08:03.388Z" w:id="1811266746">
        <w:r w:rsidRPr="79ED5846"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59341233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Coleta de Requisitos</w:t>
        </w:r>
      </w:ins>
      <w:bookmarkEnd w:id="1301168324"/>
    </w:p>
    <w:p w:rsidR="68A2B600" w:rsidP="320543F7" w:rsidRDefault="68A2B600" w14:paraId="6FE46013" w14:textId="0F56427E">
      <w:pPr>
        <w:keepNext w:val="0"/>
        <w:keepLines w:val="0"/>
        <w:bidi w:val="0"/>
        <w:spacing w:before="120" w:beforeAutospacing="off" w:after="120" w:afterAutospacing="off" w:line="360" w:lineRule="auto"/>
        <w:jc w:val="both"/>
        <w:rPr>
          <w:ins w:author="GUSTAVO DE OLIVEIRA REGO MORAIS" w:date="2025-08-08T20:08:17.302Z" w16du:dateUtc="2025-08-08T20:08:17.302Z" w:id="383339096"/>
          <w:rFonts w:ascii="Times New Roman" w:hAnsi="Times New Roman" w:eastAsia="Times New Roman" w:cs="Times New Roman"/>
          <w:b w:val="0"/>
          <w:bCs w:val="0"/>
          <w:i w:val="0"/>
          <w:iCs w:val="0"/>
          <w:noProof w:val="0"/>
          <w:sz w:val="24"/>
          <w:szCs w:val="24"/>
          <w:lang w:val="pt-BR"/>
          <w:rPrChange w:author="GUSTAVO DE OLIVEIRA REGO MORAIS" w:date="2025-08-08T20:08:36.652Z" w:id="1434944473">
            <w:rPr>
              <w:ins w:author="GUSTAVO DE OLIVEIRA REGO MORAIS" w:date="2025-08-08T20:08:17.302Z" w16du:dateUtc="2025-08-08T20:08:17.302Z" w:id="2035391751"/>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2Z" w:id="708756273">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Z" w:id="1052474216">
              <w:rPr>
                <w:rFonts w:ascii="Aptos" w:hAnsi="Aptos" w:eastAsia="Aptos" w:cs="Aptos"/>
                <w:b w:val="0"/>
                <w:bCs w:val="0"/>
                <w:noProof w:val="0"/>
                <w:sz w:val="24"/>
                <w:szCs w:val="24"/>
                <w:lang w:val="pt-BR"/>
              </w:rPr>
            </w:rPrChange>
          </w:rPr>
          <w:t>O diagrama de atividade modela o processo de coleta de requisitos e preferências do usuário para a funcionalidade de montar um PC, utilizando um fluxo interativo e automatizado. O processo é dividido entre as ações do usuário e as respostas do sistema.</w:t>
        </w:r>
      </w:ins>
    </w:p>
    <w:p w:rsidR="68A2B600" w:rsidP="79ED5846" w:rsidRDefault="68A2B600" w14:paraId="42510B53" w14:textId="7FE9B15A">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1968594341"/>
          <w:rFonts w:ascii="Times New Roman" w:hAnsi="Times New Roman" w:eastAsia="Times New Roman" w:cs="Times New Roman"/>
          <w:b w:val="1"/>
          <w:bCs w:val="1"/>
          <w:i w:val="0"/>
          <w:iCs w:val="0"/>
          <w:noProof w:val="0"/>
          <w:sz w:val="24"/>
          <w:szCs w:val="24"/>
          <w:lang w:val="pt-BR"/>
          <w:rPrChange w:author="GUSTAVO DE OLIVEIRA REGO MORAIS" w:date="2025-08-08T20:20:05.18Z" w:id="492047525">
            <w:rPr>
              <w:ins w:author="GUSTAVO DE OLIVEIRA REGO MORAIS" w:date="2025-08-08T20:08:17.304Z" w16du:dateUtc="2025-08-08T20:08:17.304Z" w:id="365822999"/>
              <w:rFonts w:ascii="Aptos" w:hAnsi="Aptos" w:eastAsia="Aptos" w:cs="Aptos"/>
              <w:b w:val="1"/>
              <w:bCs w:val="1"/>
              <w:noProof w:val="0"/>
              <w:sz w:val="24"/>
              <w:szCs w:val="24"/>
              <w:lang w:val="pt-BR"/>
            </w:rPr>
          </w:rPrChange>
        </w:rPr>
        <w:pPrChange w:author="GUSTAVO DE OLIVEIRA REGO MORAIS" w:date="2025-08-08T20:11:06.588Z">
          <w:pPr>
            <w:bidi w:val="0"/>
          </w:pPr>
        </w:pPrChange>
      </w:pPr>
      <w:bookmarkStart w:name="_Toc1167187138" w:id="163812868"/>
      <w:ins w:author="GUSTAVO DE OLIVEIRA REGO MORAIS" w:date="2025-08-08T20:08:17.302Z" w:id="970227225">
        <w:r w:rsidRPr="79ED5846"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5.18Z" w:id="286276031">
              <w:rPr>
                <w:rFonts w:ascii="Aptos" w:hAnsi="Aptos" w:eastAsia="Aptos" w:cs="Aptos"/>
                <w:b w:val="1"/>
                <w:bCs w:val="1"/>
                <w:noProof w:val="0"/>
                <w:sz w:val="24"/>
                <w:szCs w:val="24"/>
                <w:lang w:val="pt-BR"/>
              </w:rPr>
            </w:rPrChange>
          </w:rPr>
          <w:t>Partições</w:t>
        </w:r>
      </w:ins>
      <w:bookmarkEnd w:id="163812868"/>
    </w:p>
    <w:p w:rsidR="68A2B600" w:rsidP="320543F7" w:rsidRDefault="68A2B600" w14:paraId="4C15C36A" w14:textId="35B9E188">
      <w:pPr>
        <w:keepNext w:val="0"/>
        <w:keepLines w:val="0"/>
        <w:bidi w:val="0"/>
        <w:spacing w:before="120" w:beforeAutospacing="off" w:after="120" w:afterAutospacing="off" w:line="360" w:lineRule="auto"/>
        <w:jc w:val="both"/>
        <w:rPr>
          <w:ins w:author="GUSTAVO DE OLIVEIRA REGO MORAIS" w:date="2025-08-08T20:08:17.304Z" w16du:dateUtc="2025-08-08T20:08:17.304Z" w:id="573202397"/>
          <w:rFonts w:ascii="Times New Roman" w:hAnsi="Times New Roman" w:eastAsia="Times New Roman" w:cs="Times New Roman"/>
          <w:b w:val="0"/>
          <w:bCs w:val="0"/>
          <w:i w:val="0"/>
          <w:iCs w:val="0"/>
          <w:noProof w:val="0"/>
          <w:sz w:val="24"/>
          <w:szCs w:val="24"/>
          <w:lang w:val="pt-BR"/>
          <w:rPrChange w:author="GUSTAVO DE OLIVEIRA REGO MORAIS" w:date="2025-08-08T20:08:36.653Z" w:id="908734233">
            <w:rPr>
              <w:ins w:author="GUSTAVO DE OLIVEIRA REGO MORAIS" w:date="2025-08-08T20:08:17.304Z" w16du:dateUtc="2025-08-08T20:08:17.304Z" w:id="178684277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090785182">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3Z" w:id="574566581">
              <w:rPr>
                <w:rFonts w:ascii="Aptos" w:hAnsi="Aptos" w:eastAsia="Aptos" w:cs="Aptos"/>
                <w:b w:val="0"/>
                <w:bCs w:val="0"/>
                <w:noProof w:val="0"/>
                <w:sz w:val="24"/>
                <w:szCs w:val="24"/>
                <w:lang w:val="pt-BR"/>
              </w:rPr>
            </w:rPrChange>
          </w:rPr>
          <w:t>O diagrama é dividido em duas partições que representam os papéis dos atores no processo:</w:t>
        </w:r>
      </w:ins>
    </w:p>
    <w:p w:rsidR="68A2B600" w:rsidP="320543F7" w:rsidRDefault="68A2B600" w14:paraId="7F631055" w14:textId="639FA812">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1675838728"/>
          <w:rFonts w:ascii="Times New Roman" w:hAnsi="Times New Roman" w:eastAsia="Times New Roman" w:cs="Times New Roman"/>
          <w:b w:val="0"/>
          <w:bCs w:val="0"/>
          <w:i w:val="0"/>
          <w:iCs w:val="0"/>
          <w:noProof w:val="0"/>
          <w:sz w:val="24"/>
          <w:szCs w:val="24"/>
          <w:lang w:val="pt-BR"/>
          <w:rPrChange w:author="GUSTAVO DE OLIVEIRA REGO MORAIS" w:date="2025-08-08T20:08:36.654Z" w:id="1265775950">
            <w:rPr>
              <w:ins w:author="GUSTAVO DE OLIVEIRA REGO MORAIS" w:date="2025-08-08T20:08:17.304Z" w16du:dateUtc="2025-08-08T20:08:17.304Z" w:id="11895525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14150210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4Z" w:id="291993727">
              <w:rPr>
                <w:rFonts w:ascii="Aptos" w:hAnsi="Aptos" w:eastAsia="Aptos" w:cs="Aptos"/>
                <w:b w:val="0"/>
                <w:bCs w:val="0"/>
                <w:noProof w:val="0"/>
                <w:sz w:val="24"/>
                <w:szCs w:val="24"/>
                <w:lang w:val="pt-BR"/>
              </w:rPr>
            </w:rPrChange>
          </w:rPr>
          <w:t>Usuário: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5Z" w:id="1068791975">
              <w:rPr>
                <w:rFonts w:ascii="Aptos" w:hAnsi="Aptos" w:eastAsia="Aptos" w:cs="Aptos"/>
                <w:b w:val="0"/>
                <w:bCs w:val="0"/>
                <w:noProof w:val="0"/>
                <w:sz w:val="24"/>
                <w:szCs w:val="24"/>
                <w:lang w:val="pt-BR"/>
              </w:rPr>
            </w:rPrChange>
          </w:rPr>
          <w:t xml:space="preserve"> Atua fornecendo informações e tomando decisões.</w:t>
        </w:r>
      </w:ins>
    </w:p>
    <w:p w:rsidR="68A2B600" w:rsidP="320543F7" w:rsidRDefault="68A2B600" w14:paraId="5DC6163A" w14:textId="2D77DD3F">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2020693433"/>
          <w:rFonts w:ascii="Times New Roman" w:hAnsi="Times New Roman" w:eastAsia="Times New Roman" w:cs="Times New Roman"/>
          <w:b w:val="0"/>
          <w:bCs w:val="0"/>
          <w:i w:val="0"/>
          <w:iCs w:val="0"/>
          <w:noProof w:val="0"/>
          <w:sz w:val="24"/>
          <w:szCs w:val="24"/>
          <w:lang w:val="pt-BR"/>
          <w:rPrChange w:author="GUSTAVO DE OLIVEIRA REGO MORAIS" w:date="2025-08-08T20:08:36.655Z" w:id="1465073516">
            <w:rPr>
              <w:ins w:author="GUSTAVO DE OLIVEIRA REGO MORAIS" w:date="2025-08-08T20:08:17.304Z" w16du:dateUtc="2025-08-08T20:08:17.304Z" w:id="58111913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514950810">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7Z" w:id="1285390917">
              <w:rPr>
                <w:rFonts w:ascii="Aptos" w:hAnsi="Aptos" w:eastAsia="Aptos" w:cs="Aptos"/>
                <w:b w:val="0"/>
                <w:bCs w:val="0"/>
                <w:noProof w:val="0"/>
                <w:sz w:val="24"/>
                <w:szCs w:val="24"/>
                <w:lang w:val="pt-BR"/>
              </w:rPr>
            </w:rPrChange>
          </w:rPr>
          <w:t>Sistema:</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7Z" w:id="957547051">
              <w:rPr>
                <w:rFonts w:ascii="Aptos" w:hAnsi="Aptos" w:eastAsia="Aptos" w:cs="Aptos"/>
                <w:b w:val="0"/>
                <w:bCs w:val="0"/>
                <w:noProof w:val="0"/>
                <w:sz w:val="24"/>
                <w:szCs w:val="24"/>
                <w:lang w:val="pt-BR"/>
              </w:rPr>
            </w:rPrChange>
          </w:rPr>
          <w:t xml:space="preserve"> Responsável por iniciar a coleta, processar dados e fazer perguntas.</w:t>
        </w:r>
      </w:ins>
    </w:p>
    <w:p w:rsidR="68A2B600" w:rsidP="79ED5846" w:rsidRDefault="68A2B600" w14:paraId="535B4C41" w14:textId="6B83190C">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1228913492"/>
          <w:rFonts w:ascii="Times New Roman" w:hAnsi="Times New Roman" w:eastAsia="Times New Roman" w:cs="Times New Roman"/>
          <w:b w:val="1"/>
          <w:bCs w:val="1"/>
          <w:i w:val="0"/>
          <w:iCs w:val="0"/>
          <w:noProof w:val="0"/>
          <w:sz w:val="24"/>
          <w:szCs w:val="24"/>
          <w:lang w:val="pt-BR"/>
          <w:rPrChange w:author="GUSTAVO DE OLIVEIRA REGO MORAIS" w:date="2025-08-08T20:20:06.764Z" w:id="2060396334">
            <w:rPr>
              <w:ins w:author="GUSTAVO DE OLIVEIRA REGO MORAIS" w:date="2025-08-08T20:08:17.304Z" w16du:dateUtc="2025-08-08T20:08:17.304Z" w:id="1204613093"/>
              <w:rFonts w:ascii="Aptos" w:hAnsi="Aptos" w:eastAsia="Aptos" w:cs="Aptos"/>
              <w:b w:val="1"/>
              <w:bCs w:val="1"/>
              <w:noProof w:val="0"/>
              <w:sz w:val="24"/>
              <w:szCs w:val="24"/>
              <w:lang w:val="pt-BR"/>
            </w:rPr>
          </w:rPrChange>
        </w:rPr>
        <w:pPrChange w:author="GUSTAVO DE OLIVEIRA REGO MORAIS" w:date="2025-08-08T20:11:06.589Z">
          <w:pPr>
            <w:numPr>
              <w:ilvl w:val="0"/>
              <w:numId w:val="89"/>
            </w:numPr>
            <w:bidi w:val="0"/>
          </w:pPr>
        </w:pPrChange>
      </w:pPr>
      <w:bookmarkStart w:name="_Toc1138051103" w:id="1492924710"/>
      <w:ins w:author="GUSTAVO DE OLIVEIRA REGO MORAIS" w:date="2025-08-08T20:08:17.304Z" w:id="628228560">
        <w:r w:rsidRPr="79ED5846"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6.763Z" w:id="2126775846">
              <w:rPr>
                <w:rFonts w:ascii="Aptos" w:hAnsi="Aptos" w:eastAsia="Aptos" w:cs="Aptos"/>
                <w:b w:val="1"/>
                <w:bCs w:val="1"/>
                <w:noProof w:val="0"/>
                <w:sz w:val="24"/>
                <w:szCs w:val="24"/>
                <w:lang w:val="pt-BR"/>
              </w:rPr>
            </w:rPrChange>
          </w:rPr>
          <w:t>Início e Coleta Inicial de Dados</w:t>
        </w:r>
      </w:ins>
      <w:bookmarkEnd w:id="1492924710"/>
    </w:p>
    <w:p w:rsidR="68A2B600" w:rsidP="320543F7" w:rsidRDefault="68A2B600" w14:paraId="47843F21" w14:textId="1DFD2CEF">
      <w:pPr>
        <w:keepNext w:val="0"/>
        <w:keepLines w:val="0"/>
        <w:bidi w:val="0"/>
        <w:spacing w:before="120" w:beforeAutospacing="off" w:after="120" w:afterAutospacing="off" w:line="360" w:lineRule="auto"/>
        <w:jc w:val="both"/>
        <w:rPr>
          <w:ins w:author="GUSTAVO DE OLIVEIRA REGO MORAIS" w:date="2025-08-08T20:08:17.304Z" w16du:dateUtc="2025-08-08T20:08:17.304Z" w:id="847952449"/>
          <w:rFonts w:ascii="Times New Roman" w:hAnsi="Times New Roman" w:eastAsia="Times New Roman" w:cs="Times New Roman"/>
          <w:b w:val="0"/>
          <w:bCs w:val="0"/>
          <w:i w:val="0"/>
          <w:iCs w:val="0"/>
          <w:noProof w:val="0"/>
          <w:sz w:val="24"/>
          <w:szCs w:val="24"/>
          <w:lang w:val="pt-BR"/>
          <w:rPrChange w:author="GUSTAVO DE OLIVEIRA REGO MORAIS" w:date="2025-08-08T20:08:36.658Z" w:id="1678799210">
            <w:rPr>
              <w:ins w:author="GUSTAVO DE OLIVEIRA REGO MORAIS" w:date="2025-08-08T20:08:17.304Z" w16du:dateUtc="2025-08-08T20:08:17.304Z" w:id="1102251635"/>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351344564">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Z" w:id="2109566463">
              <w:rPr>
                <w:rFonts w:ascii="Aptos" w:hAnsi="Aptos" w:eastAsia="Aptos" w:cs="Aptos"/>
                <w:noProof w:val="0"/>
                <w:sz w:val="24"/>
                <w:szCs w:val="24"/>
                <w:lang w:val="pt-BR"/>
              </w:rPr>
            </w:rPrChange>
          </w:rPr>
          <w:t xml:space="preserve">O fluxo começa com a atividade "Acessa a funcionalidade 'Montar PC'", iniciada pelo usuário. O controle é então transferido para o sistema, que executa as atividades "Inicia coleta de dados via </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Z" w:id="1977404353">
              <w:rPr>
                <w:rFonts w:ascii="Aptos" w:hAnsi="Aptos" w:eastAsia="Aptos" w:cs="Aptos"/>
                <w:b w:val="0"/>
                <w:bCs w:val="0"/>
                <w:noProof w:val="0"/>
                <w:sz w:val="24"/>
                <w:szCs w:val="24"/>
                <w:lang w:val="pt-BR"/>
              </w:rPr>
            </w:rPrChange>
          </w:rPr>
          <w:t>Chatbot</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1Z" w:id="1834153852">
              <w:rPr>
                <w:rFonts w:ascii="Aptos" w:hAnsi="Aptos" w:eastAsia="Aptos" w:cs="Aptos"/>
                <w:b w:val="0"/>
                <w:bCs w:val="0"/>
                <w:noProof w:val="0"/>
                <w:sz w:val="24"/>
                <w:szCs w:val="24"/>
                <w:lang w:val="pt-BR"/>
              </w:rPr>
            </w:rPrChange>
          </w:rPr>
          <w:t>" e "Solicita Orçamento e Perfil de Uso", iniciando a interação.</w:t>
        </w:r>
      </w:ins>
    </w:p>
    <w:p w:rsidR="68A2B600" w:rsidP="79ED5846" w:rsidRDefault="68A2B600" w14:paraId="0E522687" w14:textId="530F8B15">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1682977640"/>
          <w:rFonts w:ascii="Times New Roman" w:hAnsi="Times New Roman" w:eastAsia="Times New Roman" w:cs="Times New Roman"/>
          <w:b w:val="1"/>
          <w:bCs w:val="1"/>
          <w:i w:val="0"/>
          <w:iCs w:val="0"/>
          <w:noProof w:val="0"/>
          <w:sz w:val="24"/>
          <w:szCs w:val="24"/>
          <w:lang w:val="pt-BR"/>
          <w:rPrChange w:author="GUSTAVO DE OLIVEIRA REGO MORAIS" w:date="2025-08-08T20:20:08.372Z" w:id="1391508290">
            <w:rPr>
              <w:ins w:author="GUSTAVO DE OLIVEIRA REGO MORAIS" w:date="2025-08-08T20:08:17.304Z" w16du:dateUtc="2025-08-08T20:08:17.304Z" w:id="470780038"/>
              <w:rFonts w:ascii="Aptos" w:hAnsi="Aptos" w:eastAsia="Aptos" w:cs="Aptos"/>
              <w:b w:val="1"/>
              <w:bCs w:val="1"/>
              <w:noProof w:val="0"/>
              <w:sz w:val="24"/>
              <w:szCs w:val="24"/>
              <w:lang w:val="pt-BR"/>
            </w:rPr>
          </w:rPrChange>
        </w:rPr>
        <w:pPrChange w:author="GUSTAVO DE OLIVEIRA REGO MORAIS" w:date="2025-08-08T20:11:06.589Z">
          <w:pPr>
            <w:bidi w:val="0"/>
          </w:pPr>
        </w:pPrChange>
      </w:pPr>
      <w:bookmarkStart w:name="_Toc877572959" w:id="1178504277"/>
      <w:ins w:author="GUSTAVO DE OLIVEIRA REGO MORAIS" w:date="2025-08-08T20:08:17.304Z" w:id="1479410581">
        <w:r w:rsidRPr="79ED5846"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8.372Z" w:id="2035595804">
              <w:rPr>
                <w:rFonts w:ascii="Aptos" w:hAnsi="Aptos" w:eastAsia="Aptos" w:cs="Aptos"/>
                <w:b w:val="1"/>
                <w:bCs w:val="1"/>
                <w:noProof w:val="0"/>
                <w:sz w:val="24"/>
                <w:szCs w:val="24"/>
                <w:lang w:val="pt-BR"/>
              </w:rPr>
            </w:rPrChange>
          </w:rPr>
          <w:t>Decisão de Localização e Temperatura</w:t>
        </w:r>
      </w:ins>
      <w:bookmarkEnd w:id="1178504277"/>
    </w:p>
    <w:p w:rsidR="68A2B600" w:rsidP="320543F7" w:rsidRDefault="68A2B600" w14:paraId="7E9560B1" w14:textId="7F1AC3AD">
      <w:pPr>
        <w:keepNext w:val="0"/>
        <w:keepLines w:val="0"/>
        <w:bidi w:val="0"/>
        <w:spacing w:before="120" w:beforeAutospacing="off" w:after="120" w:afterAutospacing="off" w:line="360" w:lineRule="auto"/>
        <w:jc w:val="both"/>
        <w:rPr>
          <w:ins w:author="GUSTAVO DE OLIVEIRA REGO MORAIS" w:date="2025-08-08T20:08:17.304Z" w16du:dateUtc="2025-08-08T20:08:17.304Z" w:id="1245622455"/>
          <w:rFonts w:ascii="Times New Roman" w:hAnsi="Times New Roman" w:eastAsia="Times New Roman" w:cs="Times New Roman"/>
          <w:b w:val="0"/>
          <w:bCs w:val="0"/>
          <w:i w:val="0"/>
          <w:iCs w:val="0"/>
          <w:noProof w:val="0"/>
          <w:sz w:val="24"/>
          <w:szCs w:val="24"/>
          <w:lang w:val="pt-BR"/>
          <w:rPrChange w:author="GUSTAVO DE OLIVEIRA REGO MORAIS" w:date="2025-08-08T20:08:36.659Z" w:id="1541599558">
            <w:rPr>
              <w:ins w:author="GUSTAVO DE OLIVEIRA REGO MORAIS" w:date="2025-08-08T20:08:17.304Z" w16du:dateUtc="2025-08-08T20:08:17.304Z" w:id="703995891"/>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305401362">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5Z" w:id="1297279685">
              <w:rPr>
                <w:rFonts w:ascii="Aptos" w:hAnsi="Aptos" w:eastAsia="Aptos" w:cs="Aptos"/>
                <w:b w:val="0"/>
                <w:bCs w:val="0"/>
                <w:noProof w:val="0"/>
                <w:sz w:val="24"/>
                <w:szCs w:val="24"/>
                <w:lang w:val="pt-BR"/>
              </w:rPr>
            </w:rPrChange>
          </w:rPr>
          <w:t>O sistema apresenta ao usuário a decisão "Permite usar a localização?".</w:t>
        </w:r>
      </w:ins>
    </w:p>
    <w:p w:rsidR="68A2B600" w:rsidP="320543F7" w:rsidRDefault="68A2B600" w14:paraId="2C21B88C" w14:textId="29B84DD2">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610698011"/>
          <w:rFonts w:ascii="Times New Roman" w:hAnsi="Times New Roman" w:eastAsia="Times New Roman" w:cs="Times New Roman"/>
          <w:b w:val="0"/>
          <w:bCs w:val="0"/>
          <w:i w:val="0"/>
          <w:iCs w:val="0"/>
          <w:noProof w:val="0"/>
          <w:sz w:val="24"/>
          <w:szCs w:val="24"/>
          <w:lang w:val="pt-BR"/>
          <w:rPrChange w:author="GUSTAVO DE OLIVEIRA REGO MORAIS" w:date="2025-08-08T20:08:36.66Z" w:id="1379261766">
            <w:rPr>
              <w:ins w:author="GUSTAVO DE OLIVEIRA REGO MORAIS" w:date="2025-08-08T20:08:17.305Z" w16du:dateUtc="2025-08-08T20:08:17.305Z" w:id="1737901132"/>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83695465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7Z" w:id="572056680">
              <w:rPr>
                <w:rFonts w:ascii="Aptos" w:hAnsi="Aptos" w:eastAsia="Aptos" w:cs="Aptos"/>
                <w:b w:val="0"/>
                <w:bCs w:val="0"/>
                <w:noProof w:val="0"/>
                <w:sz w:val="24"/>
                <w:szCs w:val="24"/>
                <w:lang w:val="pt-BR"/>
              </w:rPr>
            </w:rPrChange>
          </w:rPr>
          <w:t>Permissão Concedida ("SIM"):</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6Z" w:id="407025159">
              <w:rPr>
                <w:rFonts w:ascii="Aptos" w:hAnsi="Aptos" w:eastAsia="Aptos" w:cs="Aptos"/>
                <w:b w:val="0"/>
                <w:bCs w:val="0"/>
                <w:noProof w:val="0"/>
                <w:sz w:val="24"/>
                <w:szCs w:val="24"/>
                <w:lang w:val="pt-BR"/>
              </w:rPr>
            </w:rPrChange>
          </w:rPr>
          <w:t xml:space="preserve"> O sistema "Detecta localização via IP" e, em seguida, "Busca temperatura máxima anual na API de Clima", obtendo os dados necessários de forma automatizada.</w:t>
        </w:r>
      </w:ins>
    </w:p>
    <w:p w:rsidR="68A2B600" w:rsidP="320543F7" w:rsidRDefault="68A2B600" w14:paraId="1348FDD0" w14:textId="3EC2B237">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722474500"/>
          <w:rFonts w:ascii="Times New Roman" w:hAnsi="Times New Roman" w:eastAsia="Times New Roman" w:cs="Times New Roman"/>
          <w:b w:val="0"/>
          <w:bCs w:val="0"/>
          <w:i w:val="0"/>
          <w:iCs w:val="0"/>
          <w:noProof w:val="0"/>
          <w:sz w:val="24"/>
          <w:szCs w:val="24"/>
          <w:lang w:val="pt-BR"/>
          <w:rPrChange w:author="GUSTAVO DE OLIVEIRA REGO MORAIS" w:date="2025-08-08T20:08:36.661Z" w:id="1188440465">
            <w:rPr>
              <w:ins w:author="GUSTAVO DE OLIVEIRA REGO MORAIS" w:date="2025-08-08T20:08:17.305Z" w16du:dateUtc="2025-08-08T20:08:17.305Z" w:id="1752848495"/>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1091838369">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9Z" w:id="1296909731">
              <w:rPr>
                <w:rFonts w:ascii="Aptos" w:hAnsi="Aptos" w:eastAsia="Aptos" w:cs="Aptos"/>
                <w:b w:val="0"/>
                <w:bCs w:val="0"/>
                <w:noProof w:val="0"/>
                <w:sz w:val="24"/>
                <w:szCs w:val="24"/>
                <w:lang w:val="pt-BR"/>
              </w:rPr>
            </w:rPrChange>
          </w:rPr>
          <w:t>Permissão Negada ("NÃO"):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7Z" w:id="1335435675">
              <w:rPr>
                <w:rFonts w:ascii="Aptos" w:hAnsi="Aptos" w:eastAsia="Aptos" w:cs="Aptos"/>
                <w:b w:val="0"/>
                <w:bCs w:val="0"/>
                <w:noProof w:val="0"/>
                <w:sz w:val="24"/>
                <w:szCs w:val="24"/>
                <w:lang w:val="pt-BR"/>
              </w:rPr>
            </w:rPrChange>
          </w:rPr>
          <w:t xml:space="preserve"> O sistema "Bloqueia o avanço e solicita a inserção manual da temperatura". O usuário, então, executa a atividade "Insere temperatura manualmente".</w:t>
        </w:r>
      </w:ins>
    </w:p>
    <w:p w:rsidR="68A2B600" w:rsidP="320543F7" w:rsidRDefault="68A2B600" w14:paraId="331C1385" w14:textId="10F5B0A0">
      <w:pPr>
        <w:keepNext w:val="0"/>
        <w:keepLines w:val="0"/>
        <w:bidi w:val="0"/>
        <w:spacing w:before="120" w:beforeAutospacing="off" w:after="120" w:afterAutospacing="off" w:line="360" w:lineRule="auto"/>
        <w:jc w:val="both"/>
        <w:rPr>
          <w:ins w:author="GUSTAVO DE OLIVEIRA REGO MORAIS" w:date="2025-08-08T20:08:17.305Z" w16du:dateUtc="2025-08-08T20:08:17.305Z" w:id="1934702720"/>
          <w:rFonts w:ascii="Times New Roman" w:hAnsi="Times New Roman" w:eastAsia="Times New Roman" w:cs="Times New Roman"/>
          <w:b w:val="0"/>
          <w:bCs w:val="0"/>
          <w:i w:val="0"/>
          <w:iCs w:val="0"/>
          <w:noProof w:val="0"/>
          <w:sz w:val="24"/>
          <w:szCs w:val="24"/>
          <w:lang w:val="pt-BR"/>
          <w:rPrChange w:author="GUSTAVO DE OLIVEIRA REGO MORAIS" w:date="2025-08-08T20:08:36.662Z" w:id="964653146">
            <w:rPr>
              <w:ins w:author="GUSTAVO DE OLIVEIRA REGO MORAIS" w:date="2025-08-08T20:08:17.305Z" w16du:dateUtc="2025-08-08T20:08:17.305Z" w:id="2134712817"/>
              <w:rFonts w:ascii="Aptos" w:hAnsi="Aptos" w:eastAsia="Aptos" w:cs="Aptos"/>
              <w:b w:val="0"/>
              <w:bCs w:val="0"/>
              <w:noProof w:val="0"/>
              <w:sz w:val="24"/>
              <w:szCs w:val="24"/>
              <w:lang w:val="pt-BR"/>
            </w:rPr>
          </w:rPrChange>
        </w:rPr>
        <w:pPrChange w:author="GUSTAVO DE OLIVEIRA REGO MORAIS" w:date="2025-08-08T20:11:06.589Z">
          <w:pPr>
            <w:numPr>
              <w:ilvl w:val="0"/>
              <w:numId w:val="90"/>
            </w:numPr>
            <w:bidi w:val="0"/>
          </w:pPr>
        </w:pPrChange>
      </w:pPr>
      <w:ins w:author="GUSTAVO DE OLIVEIRA REGO MORAIS" w:date="2025-08-08T20:08:17.305Z" w:id="80070254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1Z" w:id="1786665777">
              <w:rPr>
                <w:rFonts w:ascii="Aptos" w:hAnsi="Aptos" w:eastAsia="Aptos" w:cs="Aptos"/>
                <w:b w:val="0"/>
                <w:bCs w:val="0"/>
                <w:noProof w:val="0"/>
                <w:sz w:val="24"/>
                <w:szCs w:val="24"/>
                <w:lang w:val="pt-BR"/>
              </w:rPr>
            </w:rPrChange>
          </w:rPr>
          <w:t>Após a coleta da temperatura (de forma automática ou manual), os fluxos se unem para prosseguir na coleta de outros requisitos.</w:t>
        </w:r>
      </w:ins>
    </w:p>
    <w:p w:rsidR="68A2B600" w:rsidP="79ED5846" w:rsidRDefault="68A2B600" w14:paraId="47BB1E4C" w14:textId="0AE4421F">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2144689270"/>
          <w:rFonts w:ascii="Times New Roman" w:hAnsi="Times New Roman" w:eastAsia="Times New Roman" w:cs="Times New Roman"/>
          <w:b w:val="1"/>
          <w:bCs w:val="1"/>
          <w:i w:val="0"/>
          <w:iCs w:val="0"/>
          <w:noProof w:val="0"/>
          <w:sz w:val="24"/>
          <w:szCs w:val="24"/>
          <w:lang w:val="pt-BR"/>
          <w:rPrChange w:author="GUSTAVO DE OLIVEIRA REGO MORAIS" w:date="2025-08-08T20:20:10.884Z" w:id="1535370490">
            <w:rPr>
              <w:ins w:author="GUSTAVO DE OLIVEIRA REGO MORAIS" w:date="2025-08-08T20:08:17.305Z" w16du:dateUtc="2025-08-08T20:08:17.305Z" w:id="1213183836"/>
              <w:rFonts w:ascii="Aptos" w:hAnsi="Aptos" w:eastAsia="Aptos" w:cs="Aptos"/>
              <w:b w:val="1"/>
              <w:bCs w:val="1"/>
              <w:noProof w:val="0"/>
              <w:sz w:val="24"/>
              <w:szCs w:val="24"/>
              <w:lang w:val="pt-BR"/>
            </w:rPr>
          </w:rPrChange>
        </w:rPr>
        <w:pPrChange w:author="GUSTAVO DE OLIVEIRA REGO MORAIS" w:date="2025-08-08T20:11:06.589Z">
          <w:pPr>
            <w:bidi w:val="0"/>
          </w:pPr>
        </w:pPrChange>
      </w:pPr>
      <w:bookmarkStart w:name="_Toc587784355" w:id="553471372"/>
      <w:ins w:author="GUSTAVO DE OLIVEIRA REGO MORAIS" w:date="2025-08-08T20:08:17.305Z" w:id="799118928">
        <w:r w:rsidRPr="79ED5846"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0.884Z" w:id="143518321">
              <w:rPr>
                <w:rFonts w:ascii="Aptos" w:hAnsi="Aptos" w:eastAsia="Aptos" w:cs="Aptos"/>
                <w:b w:val="1"/>
                <w:bCs w:val="1"/>
                <w:noProof w:val="0"/>
                <w:sz w:val="24"/>
                <w:szCs w:val="24"/>
                <w:lang w:val="pt-BR"/>
              </w:rPr>
            </w:rPrChange>
          </w:rPr>
          <w:t>Loop de Coleta de Requisitos</w:t>
        </w:r>
      </w:ins>
      <w:bookmarkEnd w:id="553471372"/>
    </w:p>
    <w:p w:rsidR="68A2B600" w:rsidP="320543F7" w:rsidRDefault="68A2B600" w14:paraId="4A5BF390" w14:textId="21F2381B">
      <w:pPr>
        <w:keepNext w:val="0"/>
        <w:keepLines w:val="0"/>
        <w:bidi w:val="0"/>
        <w:spacing w:before="120" w:beforeAutospacing="off" w:after="120" w:afterAutospacing="off" w:line="360" w:lineRule="auto"/>
        <w:jc w:val="both"/>
        <w:rPr>
          <w:ins w:author="GUSTAVO DE OLIVEIRA REGO MORAIS" w:date="2025-08-08T20:08:17.305Z" w16du:dateUtc="2025-08-08T20:08:17.305Z" w:id="1309134874"/>
          <w:rFonts w:ascii="Times New Roman" w:hAnsi="Times New Roman" w:eastAsia="Times New Roman" w:cs="Times New Roman"/>
          <w:b w:val="0"/>
          <w:bCs w:val="0"/>
          <w:i w:val="0"/>
          <w:iCs w:val="0"/>
          <w:noProof w:val="0"/>
          <w:sz w:val="24"/>
          <w:szCs w:val="24"/>
          <w:lang w:val="pt-BR"/>
          <w:rPrChange w:author="GUSTAVO DE OLIVEIRA REGO MORAIS" w:date="2025-08-08T20:08:36.663Z" w:id="2042532330">
            <w:rPr>
              <w:ins w:author="GUSTAVO DE OLIVEIRA REGO MORAIS" w:date="2025-08-08T20:08:17.305Z" w16du:dateUtc="2025-08-08T20:08:17.305Z" w:id="1645848414"/>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2135072215">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4Z" w:id="1961690528">
              <w:rPr>
                <w:rFonts w:ascii="Aptos" w:hAnsi="Aptos" w:eastAsia="Aptos" w:cs="Aptos"/>
                <w:b w:val="0"/>
                <w:bCs w:val="0"/>
                <w:noProof w:val="0"/>
                <w:sz w:val="24"/>
                <w:szCs w:val="24"/>
                <w:lang w:val="pt-BR"/>
              </w:rPr>
            </w:rPrChange>
          </w:rPr>
          <w:t>A coleta continua com o sistema executando a atividade "Solicita próximo requisito", que pode incluir informações como "ambiente físico, finalidade". O usuário responde com a atividade "Fornece o requisito". A seguir, o sistema avalia a condição "Requisitos para o perfil SÃO suficientes?".</w:t>
        </w:r>
      </w:ins>
    </w:p>
    <w:p w:rsidR="68A2B600" w:rsidP="320543F7" w:rsidRDefault="68A2B600" w14:paraId="781C8AF6" w14:textId="6CA5D25A">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394361758"/>
          <w:rFonts w:ascii="Times New Roman" w:hAnsi="Times New Roman" w:eastAsia="Times New Roman" w:cs="Times New Roman"/>
          <w:b w:val="0"/>
          <w:bCs w:val="0"/>
          <w:i w:val="0"/>
          <w:iCs w:val="0"/>
          <w:noProof w:val="0"/>
          <w:sz w:val="24"/>
          <w:szCs w:val="24"/>
          <w:lang w:val="pt-BR"/>
          <w:rPrChange w:author="GUSTAVO DE OLIVEIRA REGO MORAIS" w:date="2025-08-08T20:08:36.664Z" w:id="1512951629">
            <w:rPr>
              <w:ins w:author="GUSTAVO DE OLIVEIRA REGO MORAIS" w:date="2025-08-08T20:08:17.305Z" w16du:dateUtc="2025-08-08T20:08:17.305Z" w:id="1901002398"/>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6046682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6Z" w:id="1080739225">
              <w:rPr>
                <w:rFonts w:ascii="Aptos" w:hAnsi="Aptos" w:eastAsia="Aptos" w:cs="Aptos"/>
                <w:b w:val="0"/>
                <w:bCs w:val="0"/>
                <w:noProof w:val="0"/>
                <w:sz w:val="24"/>
                <w:szCs w:val="24"/>
                <w:lang w:val="pt-BR"/>
              </w:rPr>
            </w:rPrChange>
          </w:rPr>
          <w:t>Se os requisitos não forem suficientes ("NÃO"):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3Z" w:id="772620105">
              <w:rPr>
                <w:rFonts w:ascii="Aptos" w:hAnsi="Aptos" w:eastAsia="Aptos" w:cs="Aptos"/>
                <w:b w:val="0"/>
                <w:bCs w:val="0"/>
                <w:noProof w:val="0"/>
                <w:sz w:val="24"/>
                <w:szCs w:val="24"/>
                <w:lang w:val="pt-BR"/>
              </w:rPr>
            </w:rPrChange>
          </w:rPr>
          <w:t xml:space="preserve"> O fluxo retorna para "Solicita próximo requisito", reiniciando o ciclo para coletar mais informações.</w:t>
        </w:r>
      </w:ins>
    </w:p>
    <w:p w:rsidR="68A2B600" w:rsidP="320543F7" w:rsidRDefault="68A2B600" w14:paraId="2E312918" w14:textId="0569C0B6">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1955688064"/>
          <w:rFonts w:ascii="Times New Roman" w:hAnsi="Times New Roman" w:eastAsia="Times New Roman" w:cs="Times New Roman"/>
          <w:b w:val="0"/>
          <w:bCs w:val="0"/>
          <w:i w:val="0"/>
          <w:iCs w:val="0"/>
          <w:noProof w:val="0"/>
          <w:sz w:val="24"/>
          <w:szCs w:val="24"/>
          <w:lang w:val="pt-BR"/>
          <w:rPrChange w:author="GUSTAVO DE OLIVEIRA REGO MORAIS" w:date="2025-08-08T20:08:36.665Z" w:id="132780653">
            <w:rPr>
              <w:ins w:author="GUSTAVO DE OLIVEIRA REGO MORAIS" w:date="2025-08-08T20:08:17.305Z" w16du:dateUtc="2025-08-08T20:08:17.305Z" w:id="164781125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920327139">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8Z" w:id="76252813">
              <w:rPr>
                <w:rFonts w:ascii="Aptos" w:hAnsi="Aptos" w:eastAsia="Aptos" w:cs="Aptos"/>
                <w:b w:val="0"/>
                <w:bCs w:val="0"/>
                <w:noProof w:val="0"/>
                <w:sz w:val="24"/>
                <w:szCs w:val="24"/>
                <w:lang w:val="pt-BR"/>
              </w:rPr>
            </w:rPrChange>
          </w:rPr>
          <w:t>Se os requisitos forem suficientes ("SIM"):</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5Z" w:id="845077850">
              <w:rPr>
                <w:rFonts w:ascii="Aptos" w:hAnsi="Aptos" w:eastAsia="Aptos" w:cs="Aptos"/>
                <w:b w:val="0"/>
                <w:bCs w:val="0"/>
                <w:noProof w:val="0"/>
                <w:sz w:val="24"/>
                <w:szCs w:val="24"/>
                <w:lang w:val="pt-BR"/>
              </w:rPr>
            </w:rPrChange>
          </w:rPr>
          <w:t xml:space="preserve"> O fluxo prossegue para a etapa final, saindo do loop.</w:t>
        </w:r>
      </w:ins>
    </w:p>
    <w:p w:rsidR="68A2B600" w:rsidP="79ED5846" w:rsidRDefault="68A2B600" w14:paraId="05FC012B" w14:textId="09A0B4CC">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1801417195"/>
          <w:rFonts w:ascii="Times New Roman" w:hAnsi="Times New Roman" w:eastAsia="Times New Roman" w:cs="Times New Roman"/>
          <w:b w:val="1"/>
          <w:bCs w:val="1"/>
          <w:i w:val="0"/>
          <w:iCs w:val="0"/>
          <w:noProof w:val="0"/>
          <w:sz w:val="24"/>
          <w:szCs w:val="24"/>
          <w:lang w:val="pt-BR"/>
          <w:rPrChange w:author="GUSTAVO DE OLIVEIRA REGO MORAIS" w:date="2025-08-08T20:20:13.948Z" w:id="1412868450">
            <w:rPr>
              <w:ins w:author="GUSTAVO DE OLIVEIRA REGO MORAIS" w:date="2025-08-08T20:08:17.305Z" w16du:dateUtc="2025-08-08T20:08:17.305Z" w:id="1278281840"/>
              <w:rFonts w:ascii="Aptos" w:hAnsi="Aptos" w:eastAsia="Aptos" w:cs="Aptos"/>
              <w:b w:val="1"/>
              <w:bCs w:val="1"/>
              <w:noProof w:val="0"/>
              <w:sz w:val="24"/>
              <w:szCs w:val="24"/>
              <w:lang w:val="pt-BR"/>
            </w:rPr>
          </w:rPrChange>
        </w:rPr>
        <w:pPrChange w:author="GUSTAVO DE OLIVEIRA REGO MORAIS" w:date="2025-08-08T20:11:06.59Z">
          <w:pPr>
            <w:numPr>
              <w:ilvl w:val="0"/>
              <w:numId w:val="91"/>
            </w:numPr>
            <w:bidi w:val="0"/>
          </w:pPr>
        </w:pPrChange>
      </w:pPr>
      <w:bookmarkStart w:name="_Toc1892493030" w:id="1562559514"/>
      <w:ins w:author="GUSTAVO DE OLIVEIRA REGO MORAIS" w:date="2025-08-08T20:08:17.305Z" w:id="530009818">
        <w:r w:rsidRPr="79ED5846"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3.948Z" w:id="1847850879">
              <w:rPr>
                <w:rFonts w:ascii="Aptos" w:hAnsi="Aptos" w:eastAsia="Aptos" w:cs="Aptos"/>
                <w:b w:val="1"/>
                <w:bCs w:val="1"/>
                <w:noProof w:val="0"/>
                <w:sz w:val="24"/>
                <w:szCs w:val="24"/>
                <w:lang w:val="pt-BR"/>
              </w:rPr>
            </w:rPrChange>
          </w:rPr>
          <w:t>Finalização e Disponibilização de Dados</w:t>
        </w:r>
      </w:ins>
      <w:bookmarkEnd w:id="1562559514"/>
    </w:p>
    <w:p w:rsidR="68A2B600" w:rsidP="320543F7" w:rsidRDefault="68A2B600" w14:paraId="01901E33" w14:textId="5193AEA0">
      <w:pPr>
        <w:keepNext w:val="0"/>
        <w:keepLines w:val="0"/>
        <w:bidi w:val="0"/>
        <w:spacing w:before="120" w:beforeAutospacing="off" w:after="120" w:afterAutospacing="off" w:line="360" w:lineRule="auto"/>
        <w:jc w:val="both"/>
        <w:rPr>
          <w:ins w:author="GUSTAVO DE OLIVEIRA REGO MORAIS" w:date="2025-08-08T20:08:17.305Z" w16du:dateUtc="2025-08-08T20:08:17.305Z" w:id="1241343925"/>
          <w:rFonts w:ascii="Times New Roman" w:hAnsi="Times New Roman" w:eastAsia="Times New Roman" w:cs="Times New Roman"/>
          <w:b w:val="0"/>
          <w:bCs w:val="0"/>
          <w:i w:val="0"/>
          <w:iCs w:val="0"/>
          <w:noProof w:val="0"/>
          <w:sz w:val="24"/>
          <w:szCs w:val="24"/>
          <w:lang w:val="pt-BR"/>
          <w:rPrChange w:author="GUSTAVO DE OLIVEIRA REGO MORAIS" w:date="2025-08-08T20:08:36.666Z" w:id="1928366871">
            <w:rPr>
              <w:ins w:author="GUSTAVO DE OLIVEIRA REGO MORAIS" w:date="2025-08-08T20:08:17.305Z" w16du:dateUtc="2025-08-08T20:08:17.305Z" w:id="1419628219"/>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6719004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2Z" w:id="2037206525">
              <w:rPr>
                <w:rFonts w:ascii="Aptos" w:hAnsi="Aptos" w:eastAsia="Aptos" w:cs="Aptos"/>
                <w:b w:val="0"/>
                <w:bCs w:val="0"/>
                <w:noProof w:val="0"/>
                <w:sz w:val="24"/>
                <w:szCs w:val="24"/>
                <w:lang w:val="pt-BR"/>
              </w:rPr>
            </w:rPrChange>
          </w:rPr>
          <w:t>O processo se encerra com o sistema executando duas atividades essenciais:</w:t>
        </w:r>
      </w:ins>
    </w:p>
    <w:p w:rsidR="68A2B600" w:rsidP="320543F7" w:rsidRDefault="68A2B600" w14:paraId="3FF9B933" w14:textId="60DA5D42">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1672116314"/>
          <w:rFonts w:ascii="Times New Roman" w:hAnsi="Times New Roman" w:eastAsia="Times New Roman" w:cs="Times New Roman"/>
          <w:b w:val="0"/>
          <w:bCs w:val="0"/>
          <w:i w:val="0"/>
          <w:iCs w:val="0"/>
          <w:noProof w:val="0"/>
          <w:sz w:val="24"/>
          <w:szCs w:val="24"/>
          <w:lang w:val="pt-BR"/>
          <w:rPrChange w:author="GUSTAVO DE OLIVEIRA REGO MORAIS" w:date="2025-08-08T20:08:36.668Z" w:id="2056086398">
            <w:rPr>
              <w:ins w:author="GUSTAVO DE OLIVEIRA REGO MORAIS" w:date="2025-08-08T20:08:17.305Z" w16du:dateUtc="2025-08-08T20:08:17.305Z" w:id="1997773002"/>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573293870">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3Z" w:id="1001494269">
              <w:rPr>
                <w:rFonts w:ascii="Consolas" w:hAnsi="Consolas" w:eastAsia="Consolas" w:cs="Consolas"/>
                <w:b w:val="1"/>
                <w:bCs w:val="1"/>
                <w:noProof w:val="0"/>
                <w:sz w:val="24"/>
                <w:szCs w:val="24"/>
                <w:lang w:val="pt-BR"/>
              </w:rPr>
            </w:rPrChange>
          </w:rPr>
          <w:t>Armazena todas as preferências coletadas (sessão ou perfil)</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3Z" w:id="2016725921">
              <w:rPr>
                <w:rFonts w:ascii="Aptos" w:hAnsi="Aptos" w:eastAsia="Aptos" w:cs="Aptos"/>
                <w:noProof w:val="0"/>
                <w:sz w:val="24"/>
                <w:szCs w:val="24"/>
                <w:lang w:val="pt-BR"/>
              </w:rPr>
            </w:rPrChange>
          </w:rPr>
          <w:t>: Esta atividade salva os dados de forma persistente ou temporária.</w:t>
        </w:r>
      </w:ins>
    </w:p>
    <w:p w:rsidR="68A2B600" w:rsidP="320543F7" w:rsidRDefault="68A2B600" w14:paraId="50902F1B" w14:textId="514A1EFF">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110702228"/>
          <w:rFonts w:ascii="Times New Roman" w:hAnsi="Times New Roman" w:eastAsia="Times New Roman" w:cs="Times New Roman"/>
          <w:b w:val="0"/>
          <w:bCs w:val="0"/>
          <w:i w:val="0"/>
          <w:iCs w:val="0"/>
          <w:noProof w:val="0"/>
          <w:sz w:val="24"/>
          <w:szCs w:val="24"/>
          <w:lang w:val="pt-BR"/>
          <w:rPrChange w:author="GUSTAVO DE OLIVEIRA REGO MORAIS" w:date="2025-08-08T20:08:36.669Z" w:id="1849394859">
            <w:rPr>
              <w:ins w:author="GUSTAVO DE OLIVEIRA REGO MORAIS" w:date="2025-08-08T20:08:17.305Z" w16du:dateUtc="2025-08-08T20:08:17.305Z" w:id="205614491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9964542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6Z" w:id="1606350388">
              <w:rPr>
                <w:rFonts w:ascii="Consolas" w:hAnsi="Consolas" w:eastAsia="Consolas" w:cs="Consolas"/>
                <w:b w:val="1"/>
                <w:bCs w:val="1"/>
                <w:noProof w:val="0"/>
                <w:sz w:val="24"/>
                <w:szCs w:val="24"/>
                <w:lang w:val="pt-BR"/>
              </w:rPr>
            </w:rPrChange>
          </w:rPr>
          <w:t>Disponibiliza os dados para os outros casos de uso (CU1, CU3, CU5)</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4Z" w:id="1908835869">
              <w:rPr>
                <w:rFonts w:ascii="Aptos" w:hAnsi="Aptos" w:eastAsia="Aptos" w:cs="Aptos"/>
                <w:noProof w:val="0"/>
                <w:sz w:val="24"/>
                <w:szCs w:val="24"/>
                <w:lang w:val="pt-BR"/>
              </w:rPr>
            </w:rPrChange>
          </w:rPr>
          <w:t>: Esta atividade torna os dados coletados acessíveis para outros módulos ou funcionalidades do sistema, como o de montagem de PC.</w:t>
        </w:r>
      </w:ins>
    </w:p>
    <w:p w:rsidR="68A2B600" w:rsidP="320543F7" w:rsidRDefault="68A2B600" w14:paraId="7B85B44D" w14:textId="0F654092">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Change w:author="GUSTAVO DE OLIVEIRA REGO MORAIS" w:date="2025-08-08T20:11:06.59Z">
          <w:pPr>
            <w:numPr>
              <w:ilvl w:val="0"/>
              <w:numId w:val="92"/>
            </w:numPr>
            <w:bidi w:val="0"/>
          </w:pPr>
        </w:pPrChange>
      </w:pPr>
      <w:ins w:author="GUSTAVO DE OLIVEIRA REGO MORAIS" w:date="2025-08-08T20:08:17.305Z" w:id="5580304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8Z" w:id="1079731679">
              <w:rPr>
                <w:rFonts w:ascii="Aptos" w:hAnsi="Aptos" w:eastAsia="Aptos" w:cs="Aptos"/>
                <w:b w:val="0"/>
                <w:bCs w:val="0"/>
                <w:noProof w:val="0"/>
                <w:sz w:val="24"/>
                <w:szCs w:val="24"/>
                <w:lang w:val="pt-BR"/>
              </w:rPr>
            </w:rPrChange>
          </w:rPr>
          <w:t>O fluxo termina no nó final, indicando o encerramento do processo de coleta de requisitos.</w:t>
        </w:r>
      </w:ins>
    </w:p>
    <w:p w:rsidR="7E933464" w:rsidP="320543F7" w:rsidRDefault="7E933464" w14:paraId="6F3751A3" w14:textId="0DFC53F9">
      <w:pPr>
        <w:pStyle w:val="Heading1"/>
        <w:rPr>
          <w:b w:val="1"/>
          <w:bCs w:val="1"/>
          <w:sz w:val="24"/>
          <w:szCs w:val="24"/>
          <w:rPrChange w:author="GUSTAVO DE OLIVEIRA REGO MORAIS" w:date="2025-08-08T20:20:18.194Z" w:id="1531791935">
            <w:rPr>
              <w:sz w:val="24"/>
              <w:szCs w:val="24"/>
            </w:rPr>
          </w:rPrChange>
        </w:rPr>
      </w:pPr>
      <w:bookmarkStart w:name="_Toc1509803752" w:id="333483823"/>
      <w:r w:rsidRPr="79ED5846" w:rsidR="6265BE77">
        <w:rPr>
          <w:b w:val="1"/>
          <w:bCs w:val="1"/>
          <w:sz w:val="24"/>
          <w:szCs w:val="24"/>
          <w:rPrChange w:author="GUSTAVO DE OLIVEIRA REGO MORAIS" w:date="2025-08-08T20:20:18.193Z" w:id="1872232622">
            <w:rPr>
              <w:sz w:val="24"/>
              <w:szCs w:val="24"/>
            </w:rPr>
          </w:rPrChange>
        </w:rPr>
        <w:t>6</w:t>
      </w:r>
      <w:r w:rsidRPr="79ED5846" w:rsidR="7D58D9E0">
        <w:rPr>
          <w:b w:val="1"/>
          <w:bCs w:val="1"/>
          <w:sz w:val="24"/>
          <w:szCs w:val="24"/>
        </w:rPr>
        <w:t>.</w:t>
      </w:r>
      <w:r w:rsidRPr="79ED5846" w:rsidR="6265BE77">
        <w:rPr>
          <w:b w:val="1"/>
          <w:bCs w:val="1"/>
          <w:sz w:val="24"/>
          <w:szCs w:val="24"/>
          <w:rPrChange w:author="GUSTAVO DE OLIVEIRA REGO MORAIS" w:date="2025-08-08T20:20:18.193Z" w:id="831696127">
            <w:rPr>
              <w:sz w:val="24"/>
              <w:szCs w:val="24"/>
            </w:rPr>
          </w:rPrChange>
        </w:rPr>
        <w:t xml:space="preserve"> DIAGRAMA DE ESTA</w:t>
      </w:r>
      <w:r w:rsidRPr="79ED5846" w:rsidR="6265BE77">
        <w:rPr>
          <w:b w:val="1"/>
          <w:bCs w:val="1"/>
          <w:sz w:val="24"/>
          <w:szCs w:val="24"/>
          <w:rPrChange w:author="GUSTAVO DE OLIVEIRA REGO MORAIS" w:date="2025-08-08T20:20:18.193Z" w:id="1310143644">
            <w:rPr>
              <w:sz w:val="24"/>
              <w:szCs w:val="24"/>
            </w:rPr>
          </w:rPrChange>
        </w:rPr>
        <w:t>DOS</w:t>
      </w:r>
      <w:bookmarkEnd w:id="333483823"/>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554526A0">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320543F7" w:rsidR="10A70ABF">
        <w:rPr>
          <w:rFonts w:ascii="Times New Roman" w:hAnsi="Times New Roman" w:eastAsia="Times New Roman" w:cs="Times New Roman"/>
          <w:noProof w:val="0"/>
          <w:sz w:val="24"/>
          <w:szCs w:val="24"/>
          <w:lang w:val="pt-BR"/>
        </w:rPr>
        <w:t xml:space="preserve">A seguir temos os </w:t>
      </w:r>
      <w:r w:rsidRPr="320543F7" w:rsidR="10A70ABF">
        <w:rPr>
          <w:rFonts w:ascii="Times New Roman" w:hAnsi="Times New Roman" w:eastAsia="Times New Roman" w:cs="Times New Roman"/>
          <w:noProof w:val="0"/>
          <w:sz w:val="24"/>
          <w:szCs w:val="24"/>
          <w:lang w:val="pt-BR"/>
        </w:rPr>
        <w:t>digram</w:t>
      </w:r>
      <w:ins w:author="GUSTAVO DE OLIVEIRA REGO MORAIS" w:date="2025-08-08T20:11:34.394Z" w:id="970305948">
        <w:r w:rsidRPr="320543F7" w:rsidR="65FF6975">
          <w:rPr>
            <w:rFonts w:ascii="Times New Roman" w:hAnsi="Times New Roman" w:eastAsia="Times New Roman" w:cs="Times New Roman"/>
            <w:noProof w:val="0"/>
            <w:sz w:val="24"/>
            <w:szCs w:val="24"/>
            <w:lang w:val="pt-BR"/>
          </w:rPr>
          <w:t>a</w:t>
        </w:r>
      </w:ins>
      <w:r w:rsidRPr="320543F7" w:rsidR="10A70ABF">
        <w:rPr>
          <w:rFonts w:ascii="Times New Roman" w:hAnsi="Times New Roman" w:eastAsia="Times New Roman" w:cs="Times New Roman"/>
          <w:noProof w:val="0"/>
          <w:sz w:val="24"/>
          <w:szCs w:val="24"/>
          <w:lang w:val="pt-BR"/>
        </w:rPr>
        <w:t>s</w:t>
      </w:r>
      <w:r w:rsidRPr="320543F7" w:rsidR="10A70ABF">
        <w:rPr>
          <w:rFonts w:ascii="Times New Roman" w:hAnsi="Times New Roman" w:eastAsia="Times New Roman" w:cs="Times New Roman"/>
          <w:noProof w:val="0"/>
          <w:sz w:val="24"/>
          <w:szCs w:val="24"/>
          <w:lang w:val="pt-BR"/>
        </w:rPr>
        <w:t xml:space="preserve"> do sistema:</w:t>
      </w:r>
    </w:p>
    <w:p w:rsidR="1AF509E4" w:rsidP="1AF509E4" w:rsidRDefault="1AF509E4" w14:paraId="5FF76FFF" w14:textId="7D830F1C">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082FDDD6" w14:textId="047D0CC0">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1AF509E4" w:rsidRDefault="61BFC41F" w14:paraId="169B2AD4" w14:textId="6C07AE9F">
      <w:pPr>
        <w:bidi w:val="0"/>
        <w:spacing w:before="240" w:beforeAutospacing="off" w:after="240" w:afterAutospacing="off" w:line="360" w:lineRule="auto"/>
        <w:ind w:firstLine="0"/>
        <w:jc w:val="both"/>
      </w:pPr>
      <w:r w:rsidR="61BFC41F">
        <w:drawing>
          <wp:inline wp14:editId="0695C54C" wp14:anchorId="2878D835">
            <wp:extent cx="3713006" cy="4958925"/>
            <wp:effectExtent l="0" t="0" r="0" b="0"/>
            <wp:docPr id="477994138" name="" title=""/>
            <wp:cNvGraphicFramePr>
              <a:graphicFrameLocks noChangeAspect="1"/>
            </wp:cNvGraphicFramePr>
            <a:graphic>
              <a:graphicData uri="http://schemas.openxmlformats.org/drawingml/2006/picture">
                <pic:pic>
                  <pic:nvPicPr>
                    <pic:cNvPr id="0" name=""/>
                    <pic:cNvPicPr/>
                  </pic:nvPicPr>
                  <pic:blipFill>
                    <a:blip r:embed="Rd5460c2e3c96452a">
                      <a:extLst>
                        <a:ext xmlns:a="http://schemas.openxmlformats.org/drawingml/2006/main" uri="{28A0092B-C50C-407E-A947-70E740481C1C}">
                          <a14:useLocalDpi val="0"/>
                        </a:ext>
                      </a:extLst>
                    </a:blip>
                    <a:stretch>
                      <a:fillRect/>
                    </a:stretch>
                  </pic:blipFill>
                  <pic:spPr>
                    <a:xfrm>
                      <a:off x="0" y="0"/>
                      <a:ext cx="3713006" cy="4958925"/>
                    </a:xfrm>
                    <a:prstGeom prst="rect">
                      <a:avLst/>
                    </a:prstGeom>
                  </pic:spPr>
                </pic:pic>
              </a:graphicData>
            </a:graphic>
          </wp:inline>
        </w:drawing>
      </w:r>
    </w:p>
    <w:p w:rsidR="61BFC41F" w:rsidP="1AF509E4" w:rsidRDefault="61BFC41F" w14:paraId="130D1DCA" w14:textId="710E3804">
      <w:pPr>
        <w:bidi w:val="0"/>
        <w:spacing w:before="240" w:beforeAutospacing="off" w:after="240" w:afterAutospacing="off" w:line="360" w:lineRule="auto"/>
        <w:ind w:firstLine="0"/>
        <w:jc w:val="both"/>
      </w:pPr>
      <w:r w:rsidR="61BFC41F">
        <w:rPr/>
        <w:t>Figura 1</w:t>
      </w:r>
      <w:r w:rsidR="4CD3E8CE">
        <w:rPr/>
        <w:t>3</w:t>
      </w:r>
      <w:r w:rsidR="61BFC41F">
        <w:rPr/>
        <w:t xml:space="preserve"> – Coleta de requisitos</w:t>
      </w:r>
    </w:p>
    <w:p w:rsidR="1AF509E4" w:rsidP="1AF509E4" w:rsidRDefault="1AF509E4" w14:paraId="3811EE42" w14:textId="3152DF74">
      <w:pPr>
        <w:bidi w:val="0"/>
        <w:spacing w:before="240" w:beforeAutospacing="off" w:after="240" w:afterAutospacing="off" w:line="360" w:lineRule="auto"/>
        <w:ind w:firstLine="708"/>
      </w:pPr>
    </w:p>
    <w:p w:rsidR="1AF509E4" w:rsidP="1AF509E4" w:rsidRDefault="1AF509E4" w14:paraId="1ACCC363" w14:textId="22A0F016">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7D291592" w14:textId="3C73C943">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1E29A2B4" w14:textId="5CF5AF3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4045BE85" w14:textId="18520B19">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61BFC41F" w:rsidP="1AF509E4" w:rsidRDefault="61BFC41F" w14:paraId="0BA68AB3" w14:textId="146EFA3D">
      <w:pPr>
        <w:pStyle w:val="Normal"/>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61BFC41F">
        <w:rPr>
          <w:rFonts w:ascii="Times New Roman" w:hAnsi="Times New Roman" w:eastAsia="Times New Roman" w:cs="Times New Roman"/>
          <w:noProof w:val="0"/>
          <w:sz w:val="24"/>
          <w:szCs w:val="24"/>
          <w:lang w:val="pt-BR"/>
        </w:rPr>
        <w:t>Figura 1</w:t>
      </w:r>
      <w:r w:rsidRPr="1AF509E4" w:rsidR="63972BA1">
        <w:rPr>
          <w:rFonts w:ascii="Times New Roman" w:hAnsi="Times New Roman" w:eastAsia="Times New Roman" w:cs="Times New Roman"/>
          <w:noProof w:val="0"/>
          <w:sz w:val="24"/>
          <w:szCs w:val="24"/>
          <w:lang w:val="pt-BR"/>
        </w:rPr>
        <w:t>4</w:t>
      </w:r>
      <w:r w:rsidRPr="1AF509E4" w:rsidR="61BFC41F">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55AD65BA">
      <w:pPr>
        <w:bidi w:val="0"/>
        <w:spacing w:line="360" w:lineRule="auto"/>
        <w:jc w:val="center"/>
        <w:rPr>
          <w:rFonts w:ascii="Times New Roman" w:hAnsi="Times New Roman" w:eastAsia="Times New Roman" w:cs="Times New Roman"/>
        </w:rPr>
      </w:pPr>
      <w:r w:rsidR="21DD563B">
        <w:drawing>
          <wp:inline wp14:editId="5965EBFE" wp14:anchorId="7712672A">
            <wp:extent cx="5724524" cy="3819525"/>
            <wp:effectExtent l="0" t="0" r="0" b="0"/>
            <wp:docPr id="1421669709" name="" title=""/>
            <wp:cNvGraphicFramePr>
              <a:graphicFrameLocks noChangeAspect="1"/>
            </wp:cNvGraphicFramePr>
            <a:graphic>
              <a:graphicData uri="http://schemas.openxmlformats.org/drawingml/2006/picture">
                <pic:pic>
                  <pic:nvPicPr>
                    <pic:cNvPr id="0" name=""/>
                    <pic:cNvPicPr/>
                  </pic:nvPicPr>
                  <pic:blipFill>
                    <a:blip r:embed="R3ebaaf17a9934666">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1AF509E4" w:rsidP="1AF509E4" w:rsidRDefault="1AF509E4" w14:paraId="0B84FC8A" w14:textId="0B59716D">
      <w:pPr>
        <w:bidi w:val="0"/>
        <w:spacing w:line="360" w:lineRule="auto"/>
        <w:jc w:val="center"/>
        <w:rPr>
          <w:rFonts w:ascii="Times New Roman" w:hAnsi="Times New Roman" w:eastAsia="Times New Roman" w:cs="Times New Roman"/>
        </w:rPr>
      </w:pPr>
    </w:p>
    <w:p w:rsidR="21DD563B" w:rsidP="1AF509E4" w:rsidRDefault="21DD563B" w14:paraId="1B65AD7D" w14:textId="2E8A0D3F">
      <w:pPr>
        <w:bidi w:val="0"/>
        <w:spacing w:line="360" w:lineRule="auto"/>
        <w:jc w:val="center"/>
        <w:rPr>
          <w:rFonts w:ascii="Times New Roman" w:hAnsi="Times New Roman" w:eastAsia="Times New Roman" w:cs="Times New Roman"/>
        </w:rPr>
      </w:pPr>
      <w:r w:rsidR="21DD563B">
        <w:drawing>
          <wp:inline wp14:editId="37301DA0" wp14:anchorId="681C38C8">
            <wp:extent cx="5641180" cy="5444067"/>
            <wp:effectExtent l="0" t="0" r="0" b="0"/>
            <wp:docPr id="1733851522" name="" title=""/>
            <wp:cNvGraphicFramePr>
              <a:graphicFrameLocks noChangeAspect="1"/>
            </wp:cNvGraphicFramePr>
            <a:graphic>
              <a:graphicData uri="http://schemas.openxmlformats.org/drawingml/2006/picture">
                <pic:pic>
                  <pic:nvPicPr>
                    <pic:cNvPr id="0" name=""/>
                    <pic:cNvPicPr/>
                  </pic:nvPicPr>
                  <pic:blipFill>
                    <a:blip r:embed="Rfe672b0406874b88">
                      <a:extLst>
                        <a:ext xmlns:a="http://schemas.openxmlformats.org/drawingml/2006/main" uri="{28A0092B-C50C-407E-A947-70E740481C1C}">
                          <a14:useLocalDpi val="0"/>
                        </a:ext>
                      </a:extLst>
                    </a:blip>
                    <a:stretch>
                      <a:fillRect/>
                    </a:stretch>
                  </pic:blipFill>
                  <pic:spPr>
                    <a:xfrm>
                      <a:off x="0" y="0"/>
                      <a:ext cx="5641180" cy="5444067"/>
                    </a:xfrm>
                    <a:prstGeom prst="rect">
                      <a:avLst/>
                    </a:prstGeom>
                  </pic:spPr>
                </pic:pic>
              </a:graphicData>
            </a:graphic>
          </wp:inline>
        </w:drawing>
      </w:r>
    </w:p>
    <w:p w:rsidR="23C3CAC8" w:rsidP="1AF509E4" w:rsidRDefault="23C3CAC8" w14:paraId="750517B2" w14:textId="05639B68">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Figura 1</w:t>
      </w:r>
      <w:r w:rsidRPr="1AF509E4" w:rsidR="1A605697">
        <w:rPr>
          <w:rFonts w:ascii="Times New Roman" w:hAnsi="Times New Roman" w:eastAsia="Times New Roman" w:cs="Times New Roman"/>
        </w:rPr>
        <w:t>5</w:t>
      </w:r>
      <w:r w:rsidRPr="1AF509E4" w:rsidR="23C3CAC8">
        <w:rPr>
          <w:rFonts w:ascii="Times New Roman" w:hAnsi="Times New Roman" w:eastAsia="Times New Roman" w:cs="Times New Roman"/>
        </w:rPr>
        <w:t>: Configuração automatizada</w:t>
      </w:r>
    </w:p>
    <w:p w:rsidR="1AF509E4" w:rsidP="1AF509E4" w:rsidRDefault="1AF509E4" w14:paraId="58D6402E" w14:textId="7D1F813F">
      <w:pPr>
        <w:bidi w:val="0"/>
        <w:spacing w:line="360" w:lineRule="auto"/>
        <w:jc w:val="center"/>
        <w:rPr>
          <w:rFonts w:ascii="Times New Roman" w:hAnsi="Times New Roman" w:eastAsia="Times New Roman" w:cs="Times New Roman"/>
        </w:rPr>
      </w:pPr>
    </w:p>
    <w:p w:rsidR="1AF509E4" w:rsidP="1AF509E4" w:rsidRDefault="1AF509E4" w14:paraId="6E294813" w14:textId="35EDCBD0">
      <w:pPr>
        <w:bidi w:val="0"/>
        <w:spacing w:line="360" w:lineRule="auto"/>
        <w:jc w:val="center"/>
        <w:rPr>
          <w:rFonts w:ascii="Times New Roman" w:hAnsi="Times New Roman" w:eastAsia="Times New Roman" w:cs="Times New Roman"/>
        </w:rPr>
      </w:pPr>
    </w:p>
    <w:p w:rsidR="1AF509E4" w:rsidP="1AF509E4" w:rsidRDefault="1AF509E4" w14:paraId="4526019A" w14:textId="5A563AF1">
      <w:pPr>
        <w:bidi w:val="0"/>
        <w:spacing w:line="360" w:lineRule="auto"/>
        <w:jc w:val="center"/>
        <w:rPr>
          <w:rFonts w:ascii="Times New Roman" w:hAnsi="Times New Roman" w:eastAsia="Times New Roman" w:cs="Times New Roman"/>
        </w:rPr>
      </w:pPr>
    </w:p>
    <w:p w:rsidR="1AF509E4" w:rsidP="1AF509E4" w:rsidRDefault="1AF509E4" w14:paraId="618B2C1F" w14:textId="11D39DBF">
      <w:pPr>
        <w:bidi w:val="0"/>
        <w:spacing w:line="360" w:lineRule="auto"/>
        <w:jc w:val="center"/>
        <w:rPr>
          <w:rFonts w:ascii="Times New Roman" w:hAnsi="Times New Roman" w:eastAsia="Times New Roman" w:cs="Times New Roman"/>
        </w:rPr>
      </w:pPr>
    </w:p>
    <w:p w:rsidR="23C3CAC8" w:rsidP="1AF509E4" w:rsidRDefault="23C3CAC8" w14:paraId="22DF424D" w14:textId="6918B9A3">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 xml:space="preserve"> </w:t>
      </w:r>
    </w:p>
    <w:p w:rsidR="1AF509E4" w:rsidP="1AF509E4" w:rsidRDefault="1AF509E4" w14:paraId="29F82A0C" w14:textId="7411C02C">
      <w:pPr>
        <w:bidi w:val="0"/>
        <w:spacing w:line="360" w:lineRule="auto"/>
        <w:jc w:val="center"/>
        <w:rPr>
          <w:rFonts w:ascii="Times New Roman" w:hAnsi="Times New Roman" w:eastAsia="Times New Roman" w:cs="Times New Roman"/>
        </w:rPr>
      </w:pPr>
    </w:p>
    <w:p w:rsidR="1AF509E4" w:rsidP="1AF509E4" w:rsidRDefault="1AF509E4" w14:paraId="18DD2AE8" w14:textId="75D68FD0">
      <w:pPr>
        <w:bidi w:val="0"/>
        <w:spacing w:line="360" w:lineRule="auto"/>
        <w:jc w:val="center"/>
        <w:rPr>
          <w:rFonts w:ascii="Times New Roman" w:hAnsi="Times New Roman" w:eastAsia="Times New Roman" w:cs="Times New Roman"/>
        </w:rPr>
      </w:pPr>
    </w:p>
    <w:p w:rsidR="1AF509E4" w:rsidP="1AF509E4" w:rsidRDefault="1AF509E4" w14:paraId="7F8202F8" w14:textId="48FBAF8B">
      <w:pPr>
        <w:bidi w:val="0"/>
        <w:spacing w:line="360" w:lineRule="auto"/>
        <w:jc w:val="center"/>
        <w:rPr>
          <w:rFonts w:ascii="Times New Roman" w:hAnsi="Times New Roman" w:eastAsia="Times New Roman" w:cs="Times New Roman"/>
        </w:rPr>
      </w:pPr>
    </w:p>
    <w:p w:rsidR="058C1A67" w:rsidP="1AF509E4" w:rsidRDefault="058C1A67" w14:paraId="7AC84621" w14:textId="6C615D2C">
      <w:pPr>
        <w:bidi w:val="0"/>
        <w:spacing w:line="360" w:lineRule="auto"/>
        <w:jc w:val="center"/>
        <w:rPr>
          <w:rFonts w:ascii="Times New Roman" w:hAnsi="Times New Roman" w:eastAsia="Times New Roman" w:cs="Times New Roman"/>
        </w:rPr>
      </w:pPr>
      <w:r w:rsidRPr="1AF509E4" w:rsidR="058C1A67">
        <w:rPr>
          <w:rFonts w:ascii="Times New Roman" w:hAnsi="Times New Roman" w:eastAsia="Times New Roman" w:cs="Times New Roman"/>
        </w:rPr>
        <w:t>Figura 1</w:t>
      </w:r>
      <w:r w:rsidRPr="1AF509E4" w:rsidR="4A642030">
        <w:rPr>
          <w:rFonts w:ascii="Times New Roman" w:hAnsi="Times New Roman" w:eastAsia="Times New Roman" w:cs="Times New Roman"/>
        </w:rPr>
        <w:t>6</w:t>
      </w:r>
      <w:r w:rsidRPr="1AF509E4" w:rsidR="058C1A67">
        <w:rPr>
          <w:rFonts w:ascii="Times New Roman" w:hAnsi="Times New Roman" w:eastAsia="Times New Roman" w:cs="Times New Roman"/>
        </w:rPr>
        <w:t xml:space="preserve"> – Sistema de refrigeração</w:t>
      </w:r>
    </w:p>
    <w:p w:rsidR="058C1A67" w:rsidP="1AF509E4" w:rsidRDefault="058C1A67" w14:paraId="66B9386A" w14:textId="446E5D24">
      <w:pPr>
        <w:bidi w:val="0"/>
        <w:spacing w:line="360" w:lineRule="auto"/>
        <w:jc w:val="center"/>
      </w:pPr>
      <w:r w:rsidR="058C1A67">
        <w:drawing>
          <wp:inline wp14:editId="5BF5EB98" wp14:anchorId="2E6F3A5B">
            <wp:extent cx="4007536" cy="5486398"/>
            <wp:effectExtent l="0" t="0" r="0" b="0"/>
            <wp:docPr id="1853902490" name="" title=""/>
            <wp:cNvGraphicFramePr>
              <a:graphicFrameLocks noChangeAspect="1"/>
            </wp:cNvGraphicFramePr>
            <a:graphic>
              <a:graphicData uri="http://schemas.openxmlformats.org/drawingml/2006/picture">
                <pic:pic>
                  <pic:nvPicPr>
                    <pic:cNvPr id="0" name=""/>
                    <pic:cNvPicPr/>
                  </pic:nvPicPr>
                  <pic:blipFill>
                    <a:blip r:embed="R56e68dc6ac254763">
                      <a:extLst>
                        <a:ext xmlns:a="http://schemas.openxmlformats.org/drawingml/2006/main" uri="{28A0092B-C50C-407E-A947-70E740481C1C}">
                          <a14:useLocalDpi val="0"/>
                        </a:ext>
                      </a:extLst>
                    </a:blip>
                    <a:stretch>
                      <a:fillRect/>
                    </a:stretch>
                  </pic:blipFill>
                  <pic:spPr>
                    <a:xfrm>
                      <a:off x="0" y="0"/>
                      <a:ext cx="4007536" cy="5486398"/>
                    </a:xfrm>
                    <a:prstGeom prst="rect">
                      <a:avLst/>
                    </a:prstGeom>
                  </pic:spPr>
                </pic:pic>
              </a:graphicData>
            </a:graphic>
          </wp:inline>
        </w:drawing>
      </w:r>
    </w:p>
    <w:p w:rsidR="1AF509E4" w:rsidP="1AF509E4" w:rsidRDefault="1AF509E4" w14:paraId="00126241" w14:textId="06573F84">
      <w:pPr>
        <w:bidi w:val="0"/>
        <w:spacing w:line="360" w:lineRule="auto"/>
        <w:jc w:val="center"/>
      </w:pPr>
    </w:p>
    <w:p w:rsidR="1AF509E4" w:rsidP="1AF509E4" w:rsidRDefault="1AF509E4" w14:paraId="3EBB3F87" w14:textId="45C3922D">
      <w:pPr>
        <w:bidi w:val="0"/>
        <w:spacing w:line="360" w:lineRule="auto"/>
        <w:jc w:val="center"/>
      </w:pPr>
    </w:p>
    <w:p w:rsidR="1AF509E4" w:rsidP="1AF509E4" w:rsidRDefault="1AF509E4" w14:paraId="338F51EB" w14:textId="1DA2D4DD">
      <w:pPr>
        <w:bidi w:val="0"/>
        <w:spacing w:line="360" w:lineRule="auto"/>
        <w:jc w:val="center"/>
      </w:pPr>
    </w:p>
    <w:p w:rsidR="1AF509E4" w:rsidP="1AF509E4" w:rsidRDefault="1AF509E4" w14:paraId="61443F5A" w14:textId="34A5BF84">
      <w:pPr>
        <w:bidi w:val="0"/>
        <w:spacing w:line="360" w:lineRule="auto"/>
        <w:jc w:val="center"/>
      </w:pPr>
    </w:p>
    <w:p w:rsidR="1AF509E4" w:rsidP="1AF509E4" w:rsidRDefault="1AF509E4" w14:paraId="6A11007E" w14:textId="3BA337B6">
      <w:pPr>
        <w:bidi w:val="0"/>
        <w:spacing w:line="360" w:lineRule="auto"/>
        <w:jc w:val="center"/>
      </w:pPr>
    </w:p>
    <w:p w:rsidR="1AF509E4" w:rsidP="1AF509E4" w:rsidRDefault="1AF509E4" w14:paraId="3103B9C5" w14:textId="6D37D198">
      <w:pPr>
        <w:bidi w:val="0"/>
        <w:spacing w:line="360" w:lineRule="auto"/>
        <w:jc w:val="center"/>
      </w:pPr>
    </w:p>
    <w:p w:rsidR="1AF509E4" w:rsidP="1AF509E4" w:rsidRDefault="1AF509E4" w14:paraId="3836CD34" w14:textId="3798144C">
      <w:pPr>
        <w:bidi w:val="0"/>
        <w:spacing w:line="360" w:lineRule="auto"/>
        <w:jc w:val="center"/>
      </w:pPr>
    </w:p>
    <w:p w:rsidR="1AF509E4" w:rsidP="1AF509E4" w:rsidRDefault="1AF509E4" w14:paraId="7E30405F" w14:textId="0A7469D6">
      <w:pPr>
        <w:bidi w:val="0"/>
        <w:spacing w:line="360" w:lineRule="auto"/>
        <w:jc w:val="center"/>
      </w:pPr>
    </w:p>
    <w:p w:rsidR="058C1A67" w:rsidP="1AF509E4" w:rsidRDefault="058C1A67" w14:paraId="0E4A2014" w14:textId="69B2B28B">
      <w:pPr>
        <w:pStyle w:val="Normal"/>
        <w:bidi w:val="0"/>
        <w:spacing w:line="360" w:lineRule="auto"/>
        <w:jc w:val="center"/>
      </w:pPr>
      <w:r w:rsidR="058C1A67">
        <w:rPr/>
        <w:t>Figura 1</w:t>
      </w:r>
      <w:r w:rsidR="27FE145E">
        <w:rPr/>
        <w:t>7</w:t>
      </w:r>
      <w:r w:rsidR="058C1A67">
        <w:rPr/>
        <w:t xml:space="preserve"> – Montagem Manual</w:t>
      </w:r>
    </w:p>
    <w:p w:rsidR="6824F88D" w:rsidP="320543F7" w:rsidRDefault="6824F88D" w14:paraId="495CB4EA" w14:textId="6519E8BF">
      <w:pPr>
        <w:spacing w:line="360" w:lineRule="auto"/>
        <w:jc w:val="center"/>
        <w:rPr>
          <w:ins w:author="GUSTAVO DE OLIVEIRA REGO MORAIS" w:date="2025-08-08T20:17:34.24Z" w16du:dateUtc="2025-08-08T20:17:34.24Z" w:id="783808237"/>
          <w:rFonts w:ascii="Times New Roman" w:hAnsi="Times New Roman" w:eastAsia="Times New Roman" w:cs="Times New Roman"/>
        </w:rPr>
      </w:pPr>
      <w:r w:rsidR="6824F88D">
        <w:drawing>
          <wp:inline wp14:editId="6D4D64EC" wp14:anchorId="0DB2A4CC">
            <wp:extent cx="5724524" cy="4591052"/>
            <wp:effectExtent l="0" t="0" r="0" b="0"/>
            <wp:docPr id="843294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b8d8cb33c644ae7">
                      <a:extLst>
                        <a:ext xmlns:a="http://schemas.openxmlformats.org/drawingml/2006/main"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p>
    <w:p w:rsidR="0E5C31C8" w:rsidP="79ED5846" w:rsidRDefault="0E5C31C8" w14:paraId="6B1B429D" w14:textId="6B65FBD1">
      <w:pPr>
        <w:pStyle w:val="Heading2"/>
        <w:keepNext w:val="1"/>
        <w:keepLines w:val="1"/>
        <w:bidi w:val="0"/>
        <w:rPr>
          <w:ins w:author="GUSTAVO DE OLIVEIRA REGO MORAIS" w:date="2025-08-08T20:19:16.295Z" w16du:dateUtc="2025-08-08T20:19:16.295Z" w:id="1403116841"/>
          <w:rFonts w:ascii="Times New Roman" w:hAnsi="Times New Roman" w:eastAsia="Times New Roman" w:cs="Times New Roman"/>
          <w:b w:val="1"/>
          <w:bCs w:val="1"/>
          <w:noProof w:val="0"/>
          <w:sz w:val="24"/>
          <w:szCs w:val="24"/>
          <w:lang w:val="pt-BR"/>
          <w:rPrChange w:author="GUSTAVO DE OLIVEIRA REGO MORAIS" w:date="2025-08-08T20:41:47.011Z" w:id="1905816894">
            <w:rPr>
              <w:ins w:author="GUSTAVO DE OLIVEIRA REGO MORAIS" w:date="2025-08-08T20:19:16.295Z" w16du:dateUtc="2025-08-08T20:19:16.295Z" w:id="1231013737"/>
              <w:noProof w:val="0"/>
              <w:lang w:val="pt-BR"/>
            </w:rPr>
          </w:rPrChange>
        </w:rPr>
        <w:pPrChange w:author="GUSTAVO DE OLIVEIRA REGO MORAIS" w:date="2025-08-08T20:41:38.47Z">
          <w:pPr>
            <w:bidi w:val="0"/>
          </w:pPr>
        </w:pPrChange>
      </w:pPr>
      <w:bookmarkStart w:name="_Toc1962292093" w:id="41593035"/>
      <w:ins w:author="GUSTAVO DE OLIVEIRA REGO MORAIS" w:date="2025-08-08T20:17:42.825Z" w:id="1851903446">
        <w:r w:rsidRPr="79ED5846" w:rsidR="0E5C31C8">
          <w:rPr>
            <w:rFonts w:ascii="Times New Roman" w:hAnsi="Times New Roman" w:eastAsia="Times New Roman" w:cs="Times New Roman"/>
            <w:b w:val="1"/>
            <w:bCs w:val="1"/>
            <w:noProof w:val="0"/>
            <w:sz w:val="24"/>
            <w:szCs w:val="24"/>
            <w:lang w:val="pt-BR"/>
            <w:rPrChange w:author="GUSTAVO DE OLIVEIRA REGO MORAIS" w:date="2025-08-08T20:41:47.009Z" w:id="443997007">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w:t>
        </w:r>
        <w:r w:rsidRPr="79ED5846" w:rsidR="0E5C31C8">
          <w:rPr>
            <w:rFonts w:ascii="Times New Roman" w:hAnsi="Times New Roman" w:eastAsia="Times New Roman" w:cs="Times New Roman"/>
            <w:b w:val="1"/>
            <w:bCs w:val="1"/>
            <w:noProof w:val="0"/>
            <w:sz w:val="24"/>
            <w:szCs w:val="24"/>
            <w:lang w:val="pt-BR"/>
            <w:rPrChange w:author="GUSTAVO DE OLIVEIRA REGO MORAIS" w:date="2025-08-08T20:41:38.467Z" w:id="209687874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 Descrição </w:t>
        </w:r>
      </w:ins>
      <w:ins w:author="GUSTAVO DE OLIVEIRA REGO MORAIS" w:date="2025-08-08T20:19:15.505Z" w:id="40352060">
        <w:r w:rsidRPr="79ED5846" w:rsidR="3ABA5B1A">
          <w:rPr>
            <w:rFonts w:ascii="Times New Roman" w:hAnsi="Times New Roman" w:eastAsia="Times New Roman" w:cs="Times New Roman"/>
            <w:b w:val="1"/>
            <w:bCs w:val="1"/>
            <w:noProof w:val="0"/>
            <w:sz w:val="24"/>
            <w:szCs w:val="24"/>
            <w:lang w:val="pt-BR"/>
            <w:rPrChange w:author="GUSTAVO DE OLIVEIRA REGO MORAIS" w:date="2025-08-08T20:41:38.468Z" w:id="1656371814">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Do Diagrama de Estados</w:t>
        </w:r>
      </w:ins>
      <w:bookmarkEnd w:id="41593035"/>
    </w:p>
    <w:p w:rsidR="0676D898" w:rsidP="320543F7" w:rsidRDefault="0676D898" w14:paraId="3AF0D322" w14:textId="6E637E28">
      <w:pPr>
        <w:keepNext w:val="1"/>
        <w:keepLines w:val="1"/>
        <w:bidi w:val="0"/>
        <w:spacing w:line="360" w:lineRule="auto"/>
        <w:ind w:firstLine="708"/>
        <w:jc w:val="both"/>
        <w:rPr>
          <w:ins w:author="GUSTAVO DE OLIVEIRA REGO MORAIS" w:date="2025-08-08T20:27:00.889Z" w16du:dateUtc="2025-08-08T20:27:00.889Z" w:id="581593454"/>
          <w:rFonts w:ascii="Times New Roman" w:hAnsi="Times New Roman" w:eastAsia="Times New Roman" w:cs="Times New Roman"/>
          <w:noProof w:val="0"/>
          <w:sz w:val="24"/>
          <w:szCs w:val="24"/>
          <w:lang w:val="pt-BR"/>
        </w:rPr>
        <w:pPrChange w:author="GUSTAVO DE OLIVEIRA REGO MORAIS" w:date="2025-08-08T20:22:37.704Z">
          <w:pPr>
            <w:keepNext w:val="1"/>
            <w:keepLines w:val="1"/>
            <w:bidi w:val="0"/>
            <w:ind w:firstLine="708"/>
          </w:pPr>
        </w:pPrChange>
      </w:pPr>
      <w:ins w:author="GUSTAVO DE OLIVEIRA REGO MORAIS" w:date="2025-08-08T20:22:25.43Z" w:id="518683144">
        <w:r w:rsidRPr="320543F7" w:rsidR="0676D898">
          <w:rPr>
            <w:rFonts w:ascii="Times New Roman" w:hAnsi="Times New Roman" w:eastAsia="Times New Roman" w:cs="Times New Roman"/>
            <w:noProof w:val="0"/>
            <w:sz w:val="24"/>
            <w:szCs w:val="24"/>
            <w:lang w:val="pt-BR"/>
            <w:rPrChange w:author="GUSTAVO DE OLIVEIRA REGO MORAIS" w:date="2025-08-08T20:22:29.486Z" w:id="214238286">
              <w:rPr>
                <w:rFonts w:ascii="Aptos" w:hAnsi="Aptos" w:eastAsia="Aptos" w:cs="Aptos"/>
                <w:noProof w:val="0"/>
                <w:sz w:val="24"/>
                <w:szCs w:val="24"/>
                <w:lang w:val="pt-BR"/>
              </w:rPr>
            </w:rPrChange>
          </w:rPr>
          <w:t xml:space="preserve">A descrição do diagrama de estados é uma documentação que modela o comportamento dinâmico de um objeto ao longo de seu ciclo de vida. Ela detalha os diferentes estados pelos quais o objeto pode passar, as transições que ocorrem entre eles e os eventos que as disparam. O diagrama de estados é fundamental para visualizar a lógica por trás de sistemas reativos, sendo capaz de representar comportamentos complexos com a inclusão de </w:t>
        </w:r>
        <w:r w:rsidRPr="320543F7" w:rsidR="0676D898">
          <w:rPr>
            <w:rFonts w:ascii="Times New Roman" w:hAnsi="Times New Roman" w:eastAsia="Times New Roman" w:cs="Times New Roman"/>
            <w:noProof w:val="0"/>
            <w:sz w:val="24"/>
            <w:szCs w:val="24"/>
            <w:lang w:val="pt-BR"/>
            <w:rPrChange w:author="GUSTAVO DE OLIVEIRA REGO MORAIS" w:date="2025-08-08T20:22:29.486Z" w:id="1924710867">
              <w:rPr>
                <w:rFonts w:ascii="Aptos" w:hAnsi="Aptos" w:eastAsia="Aptos" w:cs="Aptos"/>
                <w:noProof w:val="0"/>
                <w:sz w:val="24"/>
                <w:szCs w:val="24"/>
                <w:lang w:val="pt-BR"/>
              </w:rPr>
            </w:rPrChange>
          </w:rPr>
          <w:t>sub-estados</w:t>
        </w:r>
        <w:r w:rsidRPr="320543F7" w:rsidR="0676D898">
          <w:rPr>
            <w:rFonts w:ascii="Times New Roman" w:hAnsi="Times New Roman" w:eastAsia="Times New Roman" w:cs="Times New Roman"/>
            <w:noProof w:val="0"/>
            <w:sz w:val="24"/>
            <w:szCs w:val="24"/>
            <w:lang w:val="pt-BR"/>
            <w:rPrChange w:author="GUSTAVO DE OLIVEIRA REGO MORAIS" w:date="2025-08-08T20:22:29.486Z" w:id="2071902215">
              <w:rPr>
                <w:rFonts w:ascii="Aptos" w:hAnsi="Aptos" w:eastAsia="Aptos" w:cs="Aptos"/>
                <w:noProof w:val="0"/>
                <w:sz w:val="24"/>
                <w:szCs w:val="24"/>
                <w:lang w:val="pt-BR"/>
              </w:rPr>
            </w:rPrChange>
          </w:rPr>
          <w:t xml:space="preserve"> e condições de transição.</w:t>
        </w:r>
      </w:ins>
    </w:p>
    <w:p w:rsidR="343B45C5" w:rsidP="79ED5846" w:rsidRDefault="343B45C5" w14:paraId="0F892D4C" w14:textId="7201DEDB">
      <w:pPr>
        <w:pStyle w:val="Heading3"/>
        <w:keepNext w:val="1"/>
        <w:keepLines w:val="1"/>
        <w:suppressLineNumbers w:val="0"/>
        <w:bidi w:val="0"/>
        <w:spacing w:before="281" w:beforeAutospacing="off" w:after="281" w:afterAutospacing="off" w:line="360" w:lineRule="auto"/>
        <w:ind w:left="0" w:right="0"/>
        <w:jc w:val="both"/>
        <w:rPr>
          <w:ins w:author="GUSTAVO DE OLIVEIRA REGO MORAIS" w:date="2025-08-08T20:27:01.818Z" w16du:dateUtc="2025-08-08T20:27:01.818Z" w:id="466663923"/>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1Z" w:id="1248074093">
            <w:rPr>
              <w:ins w:author="GUSTAVO DE OLIVEIRA REGO MORAIS" w:date="2025-08-08T20:27:01.818Z" w16du:dateUtc="2025-08-08T20:27:01.818Z" w:id="542192853"/>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29:00.129Z">
          <w:pPr>
            <w:pStyle w:val="Heading3"/>
            <w:keepNext w:val="1"/>
            <w:keepLines w:val="1"/>
            <w:bidi w:val="0"/>
          </w:pPr>
        </w:pPrChange>
      </w:pPr>
      <w:bookmarkStart w:name="_Toc1705070886" w:id="338661608"/>
      <w:ins w:author="GUSTAVO DE OLIVEIRA REGO MORAIS" w:date="2025-08-08T20:27:09.391Z" w:id="1212438200">
        <w:r w:rsidRPr="79ED5846"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09Z" w:id="489085266">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6.1.1. Descrição</w:t>
        </w:r>
        <w:r w:rsidRPr="79ED5846" w:rsidR="343B45C5">
          <w:rPr>
            <w:rFonts w:ascii="Times New Roman" w:hAnsi="Times New Roman" w:eastAsia="Times New Roman" w:cs="Times New Roman"/>
            <w:b w:val="1"/>
            <w:bCs w:val="1"/>
            <w:i w:val="0"/>
            <w:iCs w:val="0"/>
            <w:noProof w:val="0"/>
            <w:sz w:val="24"/>
            <w:szCs w:val="24"/>
            <w:lang w:val="pt-BR"/>
          </w:rPr>
          <w:t xml:space="preserve"> do Diagrama de Estados </w:t>
        </w:r>
        <w:r w:rsidRPr="79ED5846"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8:55.813Z" w:id="120219293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de Coleta de requisitos</w:t>
        </w:r>
      </w:ins>
      <w:bookmarkEnd w:id="338661608"/>
    </w:p>
    <w:p w:rsidR="0F6FE6DF" w:rsidP="320543F7" w:rsidRDefault="0F6FE6DF" w14:paraId="65CF7487" w14:textId="3DA8948B">
      <w:pPr>
        <w:bidi w:val="0"/>
        <w:spacing w:before="240" w:beforeAutospacing="off" w:after="240" w:afterAutospacing="off" w:line="360" w:lineRule="auto"/>
        <w:jc w:val="both"/>
        <w:rPr>
          <w:ins w:author="GUSTAVO DE OLIVEIRA REGO MORAIS" w:date="2025-08-08T20:28:47.724Z" w16du:dateUtc="2025-08-08T20:28:47.724Z" w:id="286550954"/>
          <w:rFonts w:ascii="Times New Roman" w:hAnsi="Times New Roman" w:eastAsia="Times New Roman" w:cs="Times New Roman"/>
          <w:i w:val="0"/>
          <w:iCs w:val="0"/>
          <w:noProof w:val="0"/>
          <w:sz w:val="24"/>
          <w:szCs w:val="24"/>
          <w:lang w:val="pt-BR"/>
          <w:rPrChange w:author="GUSTAVO DE OLIVEIRA REGO MORAIS" w:date="2025-08-08T20:29:06.217Z" w:id="1427661629">
            <w:rPr>
              <w:ins w:author="GUSTAVO DE OLIVEIRA REGO MORAIS" w:date="2025-08-08T20:28:47.724Z" w16du:dateUtc="2025-08-08T20:28:47.724Z" w:id="1480992173"/>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718283691">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11Z" w:id="716393212">
              <w:rPr>
                <w:rFonts w:ascii="Times New Roman" w:hAnsi="Times New Roman" w:eastAsia="Times New Roman" w:cs="Times New Roman"/>
                <w:noProof w:val="0"/>
                <w:sz w:val="24"/>
                <w:szCs w:val="24"/>
                <w:lang w:val="pt-BR"/>
              </w:rPr>
            </w:rPrChange>
          </w:rPr>
          <w:t xml:space="preserve">O diagrama de estados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292116067">
              <w:rPr>
                <w:rFonts w:ascii="Consolas" w:hAnsi="Consolas" w:eastAsia="Consolas" w:cs="Consolas"/>
                <w:noProof w:val="0"/>
                <w:sz w:val="24"/>
                <w:szCs w:val="24"/>
                <w:lang w:val="pt-BR"/>
              </w:rPr>
            </w:rPrChange>
          </w:rPr>
          <w:t>stm</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617215549">
              <w:rPr>
                <w:rFonts w:ascii="Consolas" w:hAnsi="Consolas" w:eastAsia="Consolas" w:cs="Consolas"/>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865222686">
              <w:rPr>
                <w:rFonts w:ascii="Consolas" w:hAnsi="Consolas" w:eastAsia="Consolas" w:cs="Consolas"/>
                <w:noProof w:val="0"/>
                <w:sz w:val="24"/>
                <w:szCs w:val="24"/>
                <w:lang w:val="pt-BR"/>
              </w:rPr>
            </w:rPrChange>
          </w:rPr>
          <w:t>Statemachine</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267570357">
              <w:rPr>
                <w:rFonts w:ascii="Consolas" w:hAnsi="Consolas" w:eastAsia="Consolas" w:cs="Consolas"/>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333429926">
              <w:rPr>
                <w:rFonts w:ascii="Consolas" w:hAnsi="Consolas" w:eastAsia="Consolas" w:cs="Consolas"/>
                <w:noProof w:val="0"/>
                <w:sz w:val="24"/>
                <w:szCs w:val="24"/>
                <w:lang w:val="pt-BR"/>
              </w:rPr>
            </w:rPrChange>
          </w:rPr>
          <w:t>Diagram</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153977953">
              <w:rPr>
                <w:rFonts w:ascii="Consolas" w:hAnsi="Consolas" w:eastAsia="Consolas" w:cs="Consolas"/>
                <w:noProof w:val="0"/>
                <w:sz w:val="24"/>
                <w:szCs w:val="24"/>
                <w:lang w:val="pt-BR"/>
              </w:rPr>
            </w:rPrChange>
          </w:rPr>
          <w:t xml:space="preserve"> - CU2</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583349049">
              <w:rPr>
                <w:rFonts w:ascii="Times New Roman" w:hAnsi="Times New Roman" w:eastAsia="Times New Roman" w:cs="Times New Roman"/>
                <w:noProof w:val="0"/>
                <w:sz w:val="24"/>
                <w:szCs w:val="24"/>
                <w:lang w:val="pt-BR"/>
              </w:rPr>
            </w:rPrChange>
          </w:rPr>
          <w:t xml:space="preserve"> modela o comportamento da funcionalidade de coleta de requisitos do usuário para a montagem de um PC. O diagrama descreve os estados sequenciais pelos quais a sessão do usuário transita até que todos os dados necessários sejam coletados.</w:t>
        </w:r>
      </w:ins>
    </w:p>
    <w:p w:rsidR="0F6FE6DF" w:rsidP="79ED5846" w:rsidRDefault="0F6FE6DF" w14:paraId="296194B5" w14:textId="4DDF2323">
      <w:pPr>
        <w:pStyle w:val="Heading4"/>
        <w:bidi w:val="0"/>
        <w:spacing w:before="319" w:beforeAutospacing="off" w:after="319" w:afterAutospacing="off" w:line="360" w:lineRule="auto"/>
        <w:jc w:val="both"/>
        <w:rPr>
          <w:ins w:author="GUSTAVO DE OLIVEIRA REGO MORAIS" w:date="2025-08-08T20:28:47.724Z" w16du:dateUtc="2025-08-08T20:28:47.724Z" w:id="1706139900"/>
          <w:rFonts w:ascii="Times New Roman" w:hAnsi="Times New Roman" w:eastAsia="Times New Roman" w:cs="Times New Roman"/>
          <w:b w:val="1"/>
          <w:bCs w:val="1"/>
          <w:i w:val="0"/>
          <w:iCs w:val="0"/>
          <w:noProof w:val="0"/>
          <w:sz w:val="24"/>
          <w:szCs w:val="24"/>
          <w:lang w:val="pt-BR"/>
          <w:rPrChange w:author="GUSTAVO DE OLIVEIRA REGO MORAIS" w:date="2025-08-08T20:29:06.217Z" w:id="183216680">
            <w:rPr>
              <w:ins w:author="GUSTAVO DE OLIVEIRA REGO MORAIS" w:date="2025-08-08T20:28:47.724Z" w16du:dateUtc="2025-08-08T20:28:47.724Z" w:id="973135252"/>
              <w:rFonts w:ascii="Times New Roman" w:hAnsi="Times New Roman" w:eastAsia="Times New Roman" w:cs="Times New Roman"/>
              <w:b w:val="1"/>
              <w:bCs w:val="1"/>
              <w:noProof w:val="0"/>
              <w:sz w:val="24"/>
              <w:szCs w:val="24"/>
              <w:lang w:val="pt-BR"/>
            </w:rPr>
          </w:rPrChange>
        </w:rPr>
        <w:pPrChange w:author="GUSTAVO DE OLIVEIRA REGO MORAIS" w:date="2025-08-08T20:29:00.13Z">
          <w:pPr>
            <w:bidi w:val="0"/>
          </w:pPr>
        </w:pPrChange>
      </w:pPr>
      <w:bookmarkStart w:name="_Toc313180359" w:id="1350406574"/>
      <w:ins w:author="GUSTAVO DE OLIVEIRA REGO MORAIS" w:date="2025-08-08T20:28:47.724Z" w:id="1500121252">
        <w:r w:rsidRPr="79ED5846"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17Z" w:id="1649640159">
              <w:rPr>
                <w:rFonts w:ascii="Times New Roman" w:hAnsi="Times New Roman" w:eastAsia="Times New Roman" w:cs="Times New Roman"/>
                <w:b w:val="1"/>
                <w:bCs w:val="1"/>
                <w:noProof w:val="0"/>
                <w:sz w:val="24"/>
                <w:szCs w:val="24"/>
                <w:lang w:val="pt-BR"/>
              </w:rPr>
            </w:rPrChange>
          </w:rPr>
          <w:t>Estados de Coleta e Transições</w:t>
        </w:r>
      </w:ins>
      <w:bookmarkEnd w:id="1350406574"/>
    </w:p>
    <w:p w:rsidR="0F6FE6DF" w:rsidP="320543F7" w:rsidRDefault="0F6FE6DF" w14:paraId="0AE7F4A0" w14:textId="53EB9FE2">
      <w:pPr>
        <w:bidi w:val="0"/>
        <w:spacing w:before="240" w:beforeAutospacing="off" w:after="240" w:afterAutospacing="off" w:line="360" w:lineRule="auto"/>
        <w:jc w:val="both"/>
        <w:rPr>
          <w:ins w:author="GUSTAVO DE OLIVEIRA REGO MORAIS" w:date="2025-08-08T20:28:47.724Z" w16du:dateUtc="2025-08-08T20:28:47.724Z" w:id="1297183667"/>
          <w:rFonts w:ascii="Times New Roman" w:hAnsi="Times New Roman" w:eastAsia="Times New Roman" w:cs="Times New Roman"/>
          <w:i w:val="0"/>
          <w:iCs w:val="0"/>
          <w:noProof w:val="0"/>
          <w:sz w:val="24"/>
          <w:szCs w:val="24"/>
          <w:lang w:val="pt-BR"/>
          <w:rPrChange w:author="GUSTAVO DE OLIVEIRA REGO MORAIS" w:date="2025-08-08T20:29:06.222Z" w:id="834725969">
            <w:rPr>
              <w:ins w:author="GUSTAVO DE OLIVEIRA REGO MORAIS" w:date="2025-08-08T20:28:47.724Z" w16du:dateUtc="2025-08-08T20:28:47.724Z" w:id="846758776"/>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408618623">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18Z" w:id="621168630">
              <w:rPr>
                <w:rFonts w:ascii="Times New Roman" w:hAnsi="Times New Roman" w:eastAsia="Times New Roman" w:cs="Times New Roman"/>
                <w:noProof w:val="0"/>
                <w:sz w:val="24"/>
                <w:szCs w:val="24"/>
                <w:lang w:val="pt-BR"/>
              </w:rPr>
            </w:rPrChange>
          </w:rPr>
          <w:t xml:space="preserve">O fluxo começa no nó inicial, com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9Z" w:id="187045128">
              <w:rPr>
                <w:rFonts w:ascii="Consolas" w:hAnsi="Consolas" w:eastAsia="Consolas" w:cs="Consolas"/>
                <w:noProof w:val="0"/>
                <w:sz w:val="24"/>
                <w:szCs w:val="24"/>
                <w:lang w:val="pt-BR"/>
              </w:rPr>
            </w:rPrChange>
          </w:rPr>
          <w:t>"Usuário inicia a coleta"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9Z" w:id="602307049">
              <w:rPr>
                <w:rFonts w:ascii="Times New Roman" w:hAnsi="Times New Roman" w:eastAsia="Times New Roman" w:cs="Times New Roman"/>
                <w:noProof w:val="0"/>
                <w:sz w:val="24"/>
                <w:szCs w:val="24"/>
                <w:lang w:val="pt-BR"/>
              </w:rPr>
            </w:rPrChange>
          </w:rPr>
          <w:t xml:space="preserve">, que leva a sessão ao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4269693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255541755">
              <w:rPr>
                <w:rFonts w:ascii="Consolas" w:hAnsi="Consolas" w:eastAsia="Consolas" w:cs="Consolas"/>
                <w:noProof w:val="0"/>
                <w:sz w:val="24"/>
                <w:szCs w:val="24"/>
                <w:lang w:val="pt-BR"/>
              </w:rPr>
            </w:rPrChange>
          </w:rPr>
          <w:t>Coletando_Dados_Essenciais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65524601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1Z" w:id="1944326191">
              <w:rPr>
                <w:rFonts w:ascii="Times New Roman" w:hAnsi="Times New Roman" w:eastAsia="Times New Roman" w:cs="Times New Roman"/>
                <w:noProof w:val="0"/>
                <w:sz w:val="24"/>
                <w:szCs w:val="24"/>
                <w:lang w:val="pt-BR"/>
              </w:rPr>
            </w:rPrChange>
          </w:rPr>
          <w:t>.</w:t>
        </w:r>
      </w:ins>
    </w:p>
    <w:p w:rsidR="0F6FE6DF" w:rsidP="320543F7" w:rsidRDefault="0F6FE6DF" w14:paraId="77C320D2" w14:textId="6FBB9007">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971888573"/>
          <w:rFonts w:ascii="Times New Roman" w:hAnsi="Times New Roman" w:eastAsia="Times New Roman" w:cs="Times New Roman"/>
          <w:i w:val="0"/>
          <w:iCs w:val="0"/>
          <w:noProof w:val="0"/>
          <w:sz w:val="24"/>
          <w:szCs w:val="24"/>
          <w:lang w:val="pt-BR"/>
          <w:rPrChange w:author="GUSTAVO DE OLIVEIRA REGO MORAIS" w:date="2025-08-08T20:29:06.229Z" w:id="1459254325">
            <w:rPr>
              <w:ins w:author="GUSTAVO DE OLIVEIRA REGO MORAIS" w:date="2025-08-08T20:28:47.724Z" w16du:dateUtc="2025-08-08T20:28:47.724Z" w:id="72669363"/>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571617345">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23Z" w:id="1118804941">
              <w:rPr>
                <w:rFonts w:ascii="Times New Roman" w:hAnsi="Times New Roman" w:eastAsia="Times New Roman" w:cs="Times New Roman"/>
                <w:b w:val="1"/>
                <w:bCs w:val="1"/>
                <w:noProof w:val="0"/>
                <w:sz w:val="24"/>
                <w:szCs w:val="24"/>
                <w:lang w:val="pt-BR"/>
              </w:rPr>
            </w:rPrChange>
          </w:rPr>
          <w:t>Coleta Essencial:</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2Z" w:id="1562629815">
              <w:rPr>
                <w:rFonts w:ascii="Times New Roman" w:hAnsi="Times New Roman" w:eastAsia="Times New Roman" w:cs="Times New Roman"/>
                <w:noProof w:val="0"/>
                <w:sz w:val="24"/>
                <w:szCs w:val="24"/>
                <w:lang w:val="pt-BR"/>
              </w:rPr>
            </w:rPrChange>
          </w:rPr>
          <w:t xml:space="preserve"> Nesse estado, o sistema espera que o usuário forneça os dados essenciais (como orçamento e perfil de uso). A transição para o próximo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162359841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625180634">
              <w:rPr>
                <w:rFonts w:ascii="Consolas" w:hAnsi="Consolas" w:eastAsia="Consolas" w:cs="Consolas"/>
                <w:noProof w:val="0"/>
                <w:sz w:val="24"/>
                <w:szCs w:val="24"/>
                <w:lang w:val="pt-BR"/>
              </w:rPr>
            </w:rPrChange>
          </w:rPr>
          <w:t>Aguardando_Decisao_Localizacao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24206637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4Z" w:id="1748948938">
              <w:rPr>
                <w:rFonts w:ascii="Times New Roman" w:hAnsi="Times New Roman" w:eastAsia="Times New Roman" w:cs="Times New Roman"/>
                <w:noProof w:val="0"/>
                <w:sz w:val="24"/>
                <w:szCs w:val="24"/>
                <w:lang w:val="pt-BR"/>
              </w:rPr>
            </w:rPrChange>
          </w:rPr>
          <w:t xml:space="preserve">, ocorre quando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5Z" w:id="829087165">
              <w:rPr>
                <w:rFonts w:ascii="Consolas" w:hAnsi="Consolas" w:eastAsia="Consolas" w:cs="Consolas"/>
                <w:noProof w:val="0"/>
                <w:sz w:val="24"/>
                <w:szCs w:val="24"/>
                <w:lang w:val="pt-BR"/>
              </w:rPr>
            </w:rPrChange>
          </w:rPr>
          <w:t>"Dados essenciais fornecidos"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5Z" w:id="802902472">
              <w:rPr>
                <w:rFonts w:ascii="Times New Roman" w:hAnsi="Times New Roman" w:eastAsia="Times New Roman" w:cs="Times New Roman"/>
                <w:noProof w:val="0"/>
                <w:sz w:val="24"/>
                <w:szCs w:val="24"/>
                <w:lang w:val="pt-BR"/>
              </w:rPr>
            </w:rPrChange>
          </w:rPr>
          <w:t xml:space="preserve"> é disparado.</w:t>
        </w:r>
      </w:ins>
    </w:p>
    <w:p w:rsidR="0F6FE6DF" w:rsidP="320543F7" w:rsidRDefault="0F6FE6DF" w14:paraId="7167C11F" w14:textId="39721B36">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1227390659"/>
          <w:rFonts w:ascii="Times New Roman" w:hAnsi="Times New Roman" w:eastAsia="Times New Roman" w:cs="Times New Roman"/>
          <w:i w:val="0"/>
          <w:iCs w:val="0"/>
          <w:noProof w:val="0"/>
          <w:sz w:val="24"/>
          <w:szCs w:val="24"/>
          <w:lang w:val="pt-BR"/>
          <w:rPrChange w:author="GUSTAVO DE OLIVEIRA REGO MORAIS" w:date="2025-08-08T20:29:06.235Z" w:id="1650033534">
            <w:rPr>
              <w:ins w:author="GUSTAVO DE OLIVEIRA REGO MORAIS" w:date="2025-08-08T20:28:47.724Z" w16du:dateUtc="2025-08-08T20:28:47.724Z" w:id="1960934354"/>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705587972">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3Z" w:id="269179131">
              <w:rPr>
                <w:rFonts w:ascii="Times New Roman" w:hAnsi="Times New Roman" w:eastAsia="Times New Roman" w:cs="Times New Roman"/>
                <w:b w:val="1"/>
                <w:bCs w:val="1"/>
                <w:noProof w:val="0"/>
                <w:sz w:val="24"/>
                <w:szCs w:val="24"/>
                <w:lang w:val="pt-BR"/>
              </w:rPr>
            </w:rPrChange>
          </w:rPr>
          <w:t>Decisão de Localização: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7Z" w:id="2030686153">
              <w:rPr>
                <w:rFonts w:ascii="Times New Roman" w:hAnsi="Times New Roman" w:eastAsia="Times New Roman" w:cs="Times New Roman"/>
                <w:noProof w:val="0"/>
                <w:sz w:val="24"/>
                <w:szCs w:val="24"/>
                <w:lang w:val="pt-BR"/>
              </w:rPr>
            </w:rPrChange>
          </w:rPr>
          <w:t xml:space="preserve">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33010693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71574681">
              <w:rPr>
                <w:rFonts w:ascii="Consolas" w:hAnsi="Consolas" w:eastAsia="Consolas" w:cs="Consolas"/>
                <w:noProof w:val="0"/>
                <w:sz w:val="24"/>
                <w:szCs w:val="24"/>
                <w:lang w:val="pt-BR"/>
              </w:rPr>
            </w:rPrChange>
          </w:rPr>
          <w:t>Aguardando_Decisao_Localizacao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15697231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1316558560">
              <w:rPr>
                <w:rFonts w:ascii="Times New Roman" w:hAnsi="Times New Roman" w:eastAsia="Times New Roman" w:cs="Times New Roman"/>
                <w:noProof w:val="0"/>
                <w:sz w:val="24"/>
                <w:szCs w:val="24"/>
                <w:lang w:val="pt-BR"/>
              </w:rPr>
            </w:rPrChange>
          </w:rPr>
          <w:t xml:space="preserve"> representa o momento em que o sistema solicita permissão para usar a localização. A partir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512781933">
              <w:rPr>
                <w:rFonts w:ascii="Times New Roman" w:hAnsi="Times New Roman" w:eastAsia="Times New Roman" w:cs="Times New Roman"/>
                <w:noProof w:val="0"/>
                <w:sz w:val="24"/>
                <w:szCs w:val="24"/>
                <w:lang w:val="pt-BR"/>
              </w:rPr>
            </w:rPrChange>
          </w:rPr>
          <w:t>daqui, duas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2044190204">
              <w:rPr>
                <w:rFonts w:ascii="Times New Roman" w:hAnsi="Times New Roman" w:eastAsia="Times New Roman" w:cs="Times New Roman"/>
                <w:noProof w:val="0"/>
                <w:sz w:val="24"/>
                <w:szCs w:val="24"/>
                <w:lang w:val="pt-BR"/>
              </w:rPr>
            </w:rPrChange>
          </w:rPr>
          <w:t xml:space="preserve"> transições são possíveis:</w:t>
        </w:r>
      </w:ins>
    </w:p>
    <w:p w:rsidR="0F6FE6DF" w:rsidP="320543F7" w:rsidRDefault="0F6FE6DF" w14:paraId="61F05D55" w14:textId="47C07D86">
      <w:pPr>
        <w:pStyle w:val="ListParagraph"/>
        <w:numPr>
          <w:ilvl w:val="1"/>
          <w:numId w:val="100"/>
        </w:numPr>
        <w:bidi w:val="0"/>
        <w:spacing w:before="240" w:beforeAutospacing="off" w:after="240" w:afterAutospacing="off" w:line="360" w:lineRule="auto"/>
        <w:jc w:val="both"/>
        <w:rPr>
          <w:ins w:author="GUSTAVO DE OLIVEIRA REGO MORAIS" w:date="2025-08-08T20:28:47.724Z" w16du:dateUtc="2025-08-08T20:28:47.724Z" w:id="155243909"/>
          <w:rFonts w:ascii="Times New Roman" w:hAnsi="Times New Roman" w:eastAsia="Times New Roman" w:cs="Times New Roman"/>
          <w:i w:val="0"/>
          <w:iCs w:val="0"/>
          <w:noProof w:val="0"/>
          <w:sz w:val="24"/>
          <w:szCs w:val="24"/>
          <w:lang w:val="pt-BR"/>
          <w:rPrChange w:author="GUSTAVO DE OLIVEIRA REGO MORAIS" w:date="2025-08-08T20:29:06.24Z" w:id="331635067">
            <w:rPr>
              <w:ins w:author="GUSTAVO DE OLIVEIRA REGO MORAIS" w:date="2025-08-08T20:28:47.724Z" w16du:dateUtc="2025-08-08T20:28:47.724Z" w:id="1010572000"/>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4Z" w:id="604931546">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36Z" w:id="70958247">
              <w:rPr>
                <w:rFonts w:ascii="Times New Roman" w:hAnsi="Times New Roman" w:eastAsia="Times New Roman" w:cs="Times New Roman"/>
                <w:noProof w:val="0"/>
                <w:sz w:val="24"/>
                <w:szCs w:val="24"/>
                <w:lang w:val="pt-BR"/>
              </w:rPr>
            </w:rPrChange>
          </w:rPr>
          <w:t xml:space="preserve">Se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Z" w:id="1139322762">
              <w:rPr>
                <w:rFonts w:ascii="Consolas" w:hAnsi="Consolas" w:eastAsia="Consolas" w:cs="Consolas"/>
                <w:noProof w:val="0"/>
                <w:sz w:val="24"/>
                <w:szCs w:val="24"/>
                <w:lang w:val="pt-BR"/>
              </w:rPr>
            </w:rPrChange>
          </w:rPr>
          <w:t>"Usuário permite"</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1384087661">
              <w:rPr>
                <w:rFonts w:ascii="Times New Roman" w:hAnsi="Times New Roman" w:eastAsia="Times New Roman" w:cs="Times New Roman"/>
                <w:noProof w:val="0"/>
                <w:sz w:val="24"/>
                <w:szCs w:val="24"/>
                <w:lang w:val="pt-BR"/>
              </w:rPr>
            </w:rPrChange>
          </w:rPr>
          <w:t xml:space="preserve"> ocorrer, a sessão entra no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2036996126">
              <w:rPr>
                <w:rFonts w:ascii="Times New Roman" w:hAnsi="Times New Roman" w:eastAsia="Times New Roman" w:cs="Times New Roman"/>
                <w:noProof w:val="0"/>
                <w:sz w:val="24"/>
                <w:szCs w:val="24"/>
                <w:lang w:val="pt-BR"/>
              </w:rPr>
            </w:rPrChange>
          </w:rPr>
          <w:t>sub-estado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751244125">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2Z" w:id="421658819">
              <w:rPr>
                <w:rFonts w:ascii="Consolas" w:hAnsi="Consolas" w:eastAsia="Consolas" w:cs="Consolas"/>
                <w:noProof w:val="0"/>
                <w:sz w:val="24"/>
                <w:szCs w:val="24"/>
                <w:lang w:val="pt-BR"/>
              </w:rPr>
            </w:rPrChange>
          </w:rPr>
          <w:t>"Automática (via API)"</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3Z" w:id="563855905">
              <w:rPr>
                <w:rFonts w:ascii="Times New Roman" w:hAnsi="Times New Roman" w:eastAsia="Times New Roman" w:cs="Times New Roman"/>
                <w:noProof w:val="0"/>
                <w:sz w:val="24"/>
                <w:szCs w:val="24"/>
                <w:lang w:val="pt-BR"/>
              </w:rPr>
            </w:rPrChange>
          </w:rPr>
          <w:t>.</w:t>
        </w:r>
      </w:ins>
    </w:p>
    <w:p w:rsidR="0F6FE6DF" w:rsidP="320543F7" w:rsidRDefault="0F6FE6DF" w14:paraId="5547BEF4" w14:textId="47B301C1">
      <w:pPr>
        <w:pStyle w:val="ListParagraph"/>
        <w:numPr>
          <w:ilvl w:val="1"/>
          <w:numId w:val="100"/>
        </w:numPr>
        <w:bidi w:val="0"/>
        <w:spacing w:before="240" w:beforeAutospacing="off" w:after="240" w:afterAutospacing="off" w:line="360" w:lineRule="auto"/>
        <w:jc w:val="both"/>
        <w:rPr>
          <w:ins w:author="GUSTAVO DE OLIVEIRA REGO MORAIS" w:date="2025-08-08T20:28:47.725Z" w16du:dateUtc="2025-08-08T20:28:47.725Z" w:id="458169927"/>
          <w:rFonts w:ascii="Times New Roman" w:hAnsi="Times New Roman" w:eastAsia="Times New Roman" w:cs="Times New Roman"/>
          <w:i w:val="0"/>
          <w:iCs w:val="0"/>
          <w:noProof w:val="0"/>
          <w:sz w:val="24"/>
          <w:szCs w:val="24"/>
          <w:lang w:val="pt-BR"/>
          <w:rPrChange w:author="GUSTAVO DE OLIVEIRA REGO MORAIS" w:date="2025-08-08T20:29:06.246Z" w:id="1136546691">
            <w:rPr>
              <w:ins w:author="GUSTAVO DE OLIVEIRA REGO MORAIS" w:date="2025-08-08T20:28:47.725Z" w16du:dateUtc="2025-08-08T20:28:47.725Z" w:id="231480948"/>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2051922475">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41Z" w:id="1448479297">
              <w:rPr>
                <w:rFonts w:ascii="Times New Roman" w:hAnsi="Times New Roman" w:eastAsia="Times New Roman" w:cs="Times New Roman"/>
                <w:noProof w:val="0"/>
                <w:sz w:val="24"/>
                <w:szCs w:val="24"/>
                <w:lang w:val="pt-BR"/>
              </w:rPr>
            </w:rPrChange>
          </w:rPr>
          <w:t xml:space="preserve">Se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5Z" w:id="1458509618">
              <w:rPr>
                <w:rFonts w:ascii="Consolas" w:hAnsi="Consolas" w:eastAsia="Consolas" w:cs="Consolas"/>
                <w:noProof w:val="0"/>
                <w:sz w:val="24"/>
                <w:szCs w:val="24"/>
                <w:lang w:val="pt-BR"/>
              </w:rPr>
            </w:rPrChange>
          </w:rPr>
          <w:t>"Usuário recusa"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150458519">
              <w:rPr>
                <w:rFonts w:ascii="Times New Roman" w:hAnsi="Times New Roman" w:eastAsia="Times New Roman" w:cs="Times New Roman"/>
                <w:noProof w:val="0"/>
                <w:sz w:val="24"/>
                <w:szCs w:val="24"/>
                <w:lang w:val="pt-BR"/>
              </w:rPr>
            </w:rPrChange>
          </w:rPr>
          <w:t xml:space="preserve"> ocorrer, a sessão entra no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266940889">
              <w:rPr>
                <w:rFonts w:ascii="Times New Roman" w:hAnsi="Times New Roman" w:eastAsia="Times New Roman" w:cs="Times New Roman"/>
                <w:noProof w:val="0"/>
                <w:sz w:val="24"/>
                <w:szCs w:val="24"/>
                <w:lang w:val="pt-BR"/>
              </w:rPr>
            </w:rPrChange>
          </w:rPr>
          <w:t>sub-estado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1341252580">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7Z" w:id="21363107">
              <w:rPr>
                <w:rFonts w:ascii="Consolas" w:hAnsi="Consolas" w:eastAsia="Consolas" w:cs="Consolas"/>
                <w:noProof w:val="0"/>
                <w:sz w:val="24"/>
                <w:szCs w:val="24"/>
                <w:lang w:val="pt-BR"/>
              </w:rPr>
            </w:rPrChange>
          </w:rPr>
          <w:t>"Manual (via Usuário)"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7Z" w:id="1638690016">
              <w:rPr>
                <w:rFonts w:ascii="Times New Roman" w:hAnsi="Times New Roman" w:eastAsia="Times New Roman" w:cs="Times New Roman"/>
                <w:noProof w:val="0"/>
                <w:sz w:val="24"/>
                <w:szCs w:val="24"/>
                <w:lang w:val="pt-BR"/>
              </w:rPr>
            </w:rPrChange>
          </w:rPr>
          <w:t>.</w:t>
        </w:r>
      </w:ins>
    </w:p>
    <w:p w:rsidR="0F6FE6DF" w:rsidP="320543F7" w:rsidRDefault="0F6FE6DF" w14:paraId="5E7B1EB9" w14:textId="4652C466">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55515269"/>
          <w:rFonts w:ascii="Times New Roman" w:hAnsi="Times New Roman" w:eastAsia="Times New Roman" w:cs="Times New Roman"/>
          <w:i w:val="0"/>
          <w:iCs w:val="0"/>
          <w:noProof w:val="0"/>
          <w:sz w:val="24"/>
          <w:szCs w:val="24"/>
          <w:lang w:val="pt-BR"/>
          <w:rPrChange w:author="GUSTAVO DE OLIVEIRA REGO MORAIS" w:date="2025-08-08T20:29:06.28Z" w:id="2112463030">
            <w:rPr>
              <w:ins w:author="GUSTAVO DE OLIVEIRA REGO MORAIS" w:date="2025-08-08T20:28:47.725Z" w16du:dateUtc="2025-08-08T20:28:47.725Z" w:id="1795009003"/>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1422016723">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48Z" w:id="910765273">
              <w:rPr>
                <w:rFonts w:ascii="Times New Roman" w:hAnsi="Times New Roman" w:eastAsia="Times New Roman" w:cs="Times New Roman"/>
                <w:b w:val="1"/>
                <w:bCs w:val="1"/>
                <w:noProof w:val="0"/>
                <w:sz w:val="24"/>
                <w:szCs w:val="24"/>
                <w:lang w:val="pt-BR"/>
              </w:rPr>
            </w:rPrChange>
          </w:rPr>
          <w:t>Coleta de Localização: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9Z" w:id="1897354388">
              <w:rPr>
                <w:rFonts w:ascii="Times New Roman" w:hAnsi="Times New Roman" w:eastAsia="Times New Roman" w:cs="Times New Roman"/>
                <w:noProof w:val="0"/>
                <w:sz w:val="24"/>
                <w:szCs w:val="24"/>
                <w:lang w:val="pt-BR"/>
              </w:rPr>
            </w:rPrChange>
          </w:rPr>
          <w:t xml:space="preserve">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940320641">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210337600">
              <w:rPr>
                <w:rFonts w:ascii="Consolas" w:hAnsi="Consolas" w:eastAsia="Consolas" w:cs="Consolas"/>
                <w:noProof w:val="0"/>
                <w:sz w:val="24"/>
                <w:szCs w:val="24"/>
                <w:lang w:val="pt-BR"/>
              </w:rPr>
            </w:rPrChange>
          </w:rPr>
          <w:t>Coletando_Localizacao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66019800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100964302">
              <w:rPr>
                <w:rFonts w:ascii="Times New Roman" w:hAnsi="Times New Roman" w:eastAsia="Times New Roman" w:cs="Times New Roman"/>
                <w:noProof w:val="0"/>
                <w:sz w:val="24"/>
                <w:szCs w:val="24"/>
                <w:lang w:val="pt-BR"/>
              </w:rPr>
            </w:rPrChange>
          </w:rPr>
          <w:t xml:space="preserve"> é um estado composto que representa a coleta de temperatura. Os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393725585">
              <w:rPr>
                <w:rFonts w:ascii="Times New Roman" w:hAnsi="Times New Roman" w:eastAsia="Times New Roman" w:cs="Times New Roman"/>
                <w:noProof w:val="0"/>
                <w:sz w:val="24"/>
                <w:szCs w:val="24"/>
                <w:lang w:val="pt-BR"/>
              </w:rPr>
            </w:rPrChange>
          </w:rPr>
          <w:t>sub-estados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851605069">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1Z" w:id="1033516546">
              <w:rPr>
                <w:rFonts w:ascii="Consolas" w:hAnsi="Consolas" w:eastAsia="Consolas" w:cs="Consolas"/>
                <w:noProof w:val="0"/>
                <w:sz w:val="24"/>
                <w:szCs w:val="24"/>
                <w:lang w:val="pt-BR"/>
              </w:rPr>
            </w:rPrChange>
          </w:rPr>
          <w:t>"Automática"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2Z" w:id="1429163685">
              <w:rPr>
                <w:rFonts w:ascii="Times New Roman" w:hAnsi="Times New Roman" w:eastAsia="Times New Roman" w:cs="Times New Roman"/>
                <w:noProof w:val="0"/>
                <w:sz w:val="24"/>
                <w:szCs w:val="24"/>
                <w:lang w:val="pt-BR"/>
              </w:rPr>
            </w:rPrChange>
          </w:rPr>
          <w:t xml:space="preserve"> 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3Z" w:id="1782335325">
              <w:rPr>
                <w:rFonts w:ascii="Consolas" w:hAnsi="Consolas" w:eastAsia="Consolas" w:cs="Consolas"/>
                <w:noProof w:val="0"/>
                <w:sz w:val="24"/>
                <w:szCs w:val="24"/>
                <w:lang w:val="pt-BR"/>
              </w:rPr>
            </w:rPrChange>
          </w:rPr>
          <w:t>"Manual"</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4Z" w:id="1136904603">
              <w:rPr>
                <w:rFonts w:ascii="Times New Roman" w:hAnsi="Times New Roman" w:eastAsia="Times New Roman" w:cs="Times New Roman"/>
                <w:noProof w:val="0"/>
                <w:sz w:val="24"/>
                <w:szCs w:val="24"/>
                <w:lang w:val="pt-BR"/>
              </w:rPr>
            </w:rPrChange>
          </w:rPr>
          <w:t xml:space="preserve"> modelam as duas formas de obtenção dos dados. Ambas as transições para o próximo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1711229650">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1891601399">
              <w:rPr>
                <w:rFonts w:ascii="Consolas" w:hAnsi="Consolas" w:eastAsia="Consolas" w:cs="Consolas"/>
                <w:noProof w:val="0"/>
                <w:sz w:val="24"/>
                <w:szCs w:val="24"/>
                <w:lang w:val="pt-BR"/>
              </w:rPr>
            </w:rPrChange>
          </w:rPr>
          <w:t>Coletando_Dados_Adicionais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74353328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6Z" w:id="1944862445">
              <w:rPr>
                <w:rFonts w:ascii="Times New Roman" w:hAnsi="Times New Roman" w:eastAsia="Times New Roman" w:cs="Times New Roman"/>
                <w:noProof w:val="0"/>
                <w:sz w:val="24"/>
                <w:szCs w:val="24"/>
                <w:lang w:val="pt-BR"/>
              </w:rPr>
            </w:rPrChange>
          </w:rPr>
          <w:t xml:space="preserve">, são acionadas quando a temperatura é obtida: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7Z" w:id="295666637">
              <w:rPr>
                <w:rFonts w:ascii="Consolas" w:hAnsi="Consolas" w:eastAsia="Consolas" w:cs="Consolas"/>
                <w:noProof w:val="0"/>
                <w:sz w:val="24"/>
                <w:szCs w:val="24"/>
                <w:lang w:val="pt-BR"/>
              </w:rPr>
            </w:rPrChange>
          </w:rPr>
          <w:t>"Temperatura obtida via API e IP"</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9Z" w:id="1221837736">
              <w:rPr>
                <w:rFonts w:ascii="Times New Roman" w:hAnsi="Times New Roman" w:eastAsia="Times New Roman" w:cs="Times New Roman"/>
                <w:noProof w:val="0"/>
                <w:sz w:val="24"/>
                <w:szCs w:val="24"/>
                <w:lang w:val="pt-BR"/>
              </w:rPr>
            </w:rPrChange>
          </w:rPr>
          <w:t xml:space="preserve"> ou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Z" w:id="1831438027">
              <w:rPr>
                <w:rFonts w:ascii="Consolas" w:hAnsi="Consolas" w:eastAsia="Consolas" w:cs="Consolas"/>
                <w:noProof w:val="0"/>
                <w:sz w:val="24"/>
                <w:szCs w:val="24"/>
                <w:lang w:val="pt-BR"/>
              </w:rPr>
            </w:rPrChange>
          </w:rPr>
          <w:t>"Temperatura inserida"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2Z" w:id="1041437879">
              <w:rPr>
                <w:rFonts w:ascii="Times New Roman" w:hAnsi="Times New Roman" w:eastAsia="Times New Roman" w:cs="Times New Roman"/>
                <w:noProof w:val="0"/>
                <w:sz w:val="24"/>
                <w:szCs w:val="24"/>
                <w:lang w:val="pt-BR"/>
              </w:rPr>
            </w:rPrChange>
          </w:rPr>
          <w:t>.</w:t>
        </w:r>
      </w:ins>
    </w:p>
    <w:p w:rsidR="0F6FE6DF" w:rsidP="320543F7" w:rsidRDefault="0F6FE6DF" w14:paraId="75355EE3" w14:textId="7FC324B2">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373869555"/>
          <w:rFonts w:ascii="Times New Roman" w:hAnsi="Times New Roman" w:eastAsia="Times New Roman" w:cs="Times New Roman"/>
          <w:i w:val="0"/>
          <w:iCs w:val="0"/>
          <w:noProof w:val="0"/>
          <w:sz w:val="24"/>
          <w:szCs w:val="24"/>
          <w:lang w:val="pt-BR"/>
          <w:rPrChange w:author="GUSTAVO DE OLIVEIRA REGO MORAIS" w:date="2025-08-08T20:29:06.292Z" w:id="496123948">
            <w:rPr>
              <w:ins w:author="GUSTAVO DE OLIVEIRA REGO MORAIS" w:date="2025-08-08T20:28:47.725Z" w16du:dateUtc="2025-08-08T20:28:47.725Z" w:id="1004749180"/>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309353568">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81Z" w:id="922580185">
              <w:rPr>
                <w:rFonts w:ascii="Times New Roman" w:hAnsi="Times New Roman" w:eastAsia="Times New Roman" w:cs="Times New Roman"/>
                <w:b w:val="1"/>
                <w:bCs w:val="1"/>
                <w:noProof w:val="0"/>
                <w:sz w:val="24"/>
                <w:szCs w:val="24"/>
                <w:lang w:val="pt-BR"/>
              </w:rPr>
            </w:rPrChange>
          </w:rPr>
          <w:t>Coleta Adicional e Loop de Validação: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526809822">
              <w:rPr>
                <w:rFonts w:ascii="Times New Roman" w:hAnsi="Times New Roman" w:eastAsia="Times New Roman" w:cs="Times New Roman"/>
                <w:noProof w:val="0"/>
                <w:sz w:val="24"/>
                <w:szCs w:val="24"/>
                <w:lang w:val="pt-BR"/>
              </w:rPr>
            </w:rPrChange>
          </w:rPr>
          <w:t xml:space="preserve"> No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876673818">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957769919">
              <w:rPr>
                <w:rFonts w:ascii="Consolas" w:hAnsi="Consolas" w:eastAsia="Consolas" w:cs="Consolas"/>
                <w:noProof w:val="0"/>
                <w:sz w:val="24"/>
                <w:szCs w:val="24"/>
                <w:lang w:val="pt-BR"/>
              </w:rPr>
            </w:rPrChange>
          </w:rPr>
          <w:t>Coletando_Dados_Adicionais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92438940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377546639">
              <w:rPr>
                <w:rFonts w:ascii="Times New Roman" w:hAnsi="Times New Roman" w:eastAsia="Times New Roman" w:cs="Times New Roman"/>
                <w:noProof w:val="0"/>
                <w:sz w:val="24"/>
                <w:szCs w:val="24"/>
                <w:lang w:val="pt-BR"/>
              </w:rPr>
            </w:rPrChange>
          </w:rPr>
          <w:t xml:space="preserve">, o sistema solicita mais informações. Há uma transição de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266740003">
              <w:rPr>
                <w:rFonts w:ascii="Times New Roman" w:hAnsi="Times New Roman" w:eastAsia="Times New Roman" w:cs="Times New Roman"/>
                <w:noProof w:val="0"/>
                <w:sz w:val="24"/>
                <w:szCs w:val="24"/>
                <w:lang w:val="pt-BR"/>
              </w:rPr>
            </w:rPrChange>
          </w:rPr>
          <w:t>auto-retorno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1037811301">
              <w:rPr>
                <w:rFonts w:ascii="Times New Roman" w:hAnsi="Times New Roman" w:eastAsia="Times New Roman" w:cs="Times New Roman"/>
                <w:noProof w:val="0"/>
                <w:sz w:val="24"/>
                <w:szCs w:val="24"/>
                <w:lang w:val="pt-BR"/>
              </w:rPr>
            </w:rPrChange>
          </w:rPr>
          <w:t xml:space="preserve"> dentro do estado, que representa o loop de coleta de dados até que a condição de guarda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987274565">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1499926624">
              <w:rPr>
                <w:rFonts w:ascii="Consolas" w:hAnsi="Consolas" w:eastAsia="Consolas" w:cs="Consolas"/>
                <w:noProof w:val="0"/>
                <w:sz w:val="24"/>
                <w:szCs w:val="24"/>
                <w:lang w:val="pt-BR"/>
              </w:rPr>
            </w:rPrChange>
          </w:rPr>
          <w:t>RequisitosSuficientes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1309195468">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7Z" w:id="997597430">
              <w:rPr>
                <w:rFonts w:ascii="Times New Roman" w:hAnsi="Times New Roman" w:eastAsia="Times New Roman" w:cs="Times New Roman"/>
                <w:noProof w:val="0"/>
                <w:sz w:val="24"/>
                <w:szCs w:val="24"/>
                <w:lang w:val="pt-BR"/>
              </w:rPr>
            </w:rPrChange>
          </w:rPr>
          <w:t xml:space="preserve"> seja atendida.</w:t>
        </w:r>
      </w:ins>
    </w:p>
    <w:p w:rsidR="0F6FE6DF" w:rsidP="320543F7" w:rsidRDefault="0F6FE6DF" w14:paraId="03D24A29" w14:textId="0D26B3F4">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385430576"/>
          <w:rFonts w:ascii="Times New Roman" w:hAnsi="Times New Roman" w:eastAsia="Times New Roman" w:cs="Times New Roman"/>
          <w:i w:val="0"/>
          <w:iCs w:val="0"/>
          <w:noProof w:val="0"/>
          <w:sz w:val="24"/>
          <w:szCs w:val="24"/>
          <w:lang w:val="pt-BR"/>
          <w:rPrChange w:author="GUSTAVO DE OLIVEIRA REGO MORAIS" w:date="2025-08-08T20:29:06.296Z" w:id="253524492">
            <w:rPr>
              <w:ins w:author="GUSTAVO DE OLIVEIRA REGO MORAIS" w:date="2025-08-08T20:28:47.725Z" w16du:dateUtc="2025-08-08T20:28:47.725Z" w:id="410148838"/>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1579969086">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3Z" w:id="95595578">
              <w:rPr>
                <w:rFonts w:ascii="Times New Roman" w:hAnsi="Times New Roman" w:eastAsia="Times New Roman" w:cs="Times New Roman"/>
                <w:b w:val="1"/>
                <w:bCs w:val="1"/>
                <w:noProof w:val="0"/>
                <w:sz w:val="24"/>
                <w:szCs w:val="24"/>
                <w:lang w:val="pt-BR"/>
              </w:rPr>
            </w:rPrChange>
          </w:rPr>
          <w:t>Coleta Concluída: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8Z" w:id="720151578">
              <w:rPr>
                <w:rFonts w:ascii="Times New Roman" w:hAnsi="Times New Roman" w:eastAsia="Times New Roman" w:cs="Times New Roman"/>
                <w:noProof w:val="0"/>
                <w:sz w:val="24"/>
                <w:szCs w:val="24"/>
                <w:lang w:val="pt-BR"/>
              </w:rPr>
            </w:rPrChange>
          </w:rPr>
          <w:t xml:space="preserve"> Quando a condição é atendida, a transição para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17602254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299136947">
              <w:rPr>
                <w:rFonts w:ascii="Consolas" w:hAnsi="Consolas" w:eastAsia="Consolas" w:cs="Consolas"/>
                <w:noProof w:val="0"/>
                <w:sz w:val="24"/>
                <w:szCs w:val="24"/>
                <w:lang w:val="pt-BR"/>
              </w:rPr>
            </w:rPrChange>
          </w:rPr>
          <w:t>Coleta_Concluida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20451112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1007187710">
              <w:rPr>
                <w:rFonts w:ascii="Times New Roman" w:hAnsi="Times New Roman" w:eastAsia="Times New Roman" w:cs="Times New Roman"/>
                <w:noProof w:val="0"/>
                <w:sz w:val="24"/>
                <w:szCs w:val="24"/>
                <w:lang w:val="pt-BR"/>
              </w:rPr>
            </w:rPrChange>
          </w:rPr>
          <w:t xml:space="preserve"> é ativada.</w:t>
        </w:r>
      </w:ins>
    </w:p>
    <w:p w:rsidR="0F6FE6DF" w:rsidP="79ED5846" w:rsidRDefault="0F6FE6DF" w14:paraId="27511EEC" w14:textId="36783588">
      <w:pPr>
        <w:pStyle w:val="Heading4"/>
        <w:bidi w:val="0"/>
        <w:spacing w:before="0" w:beforeAutospacing="off" w:after="319" w:afterAutospacing="off" w:line="360" w:lineRule="auto"/>
        <w:jc w:val="both"/>
        <w:rPr>
          <w:ins w:author="GUSTAVO DE OLIVEIRA REGO MORAIS" w:date="2025-08-08T20:28:47.725Z" w16du:dateUtc="2025-08-08T20:28:47.725Z" w:id="696406932"/>
          <w:rFonts w:ascii="Times New Roman" w:hAnsi="Times New Roman" w:eastAsia="Times New Roman" w:cs="Times New Roman"/>
          <w:b w:val="1"/>
          <w:bCs w:val="1"/>
          <w:i w:val="0"/>
          <w:iCs w:val="0"/>
          <w:noProof w:val="0"/>
          <w:sz w:val="24"/>
          <w:szCs w:val="24"/>
          <w:lang w:val="pt-BR"/>
          <w:rPrChange w:author="GUSTAVO DE OLIVEIRA REGO MORAIS" w:date="2025-08-08T20:29:06.297Z" w:id="1025009141">
            <w:rPr>
              <w:ins w:author="GUSTAVO DE OLIVEIRA REGO MORAIS" w:date="2025-08-08T20:28:47.725Z" w16du:dateUtc="2025-08-08T20:28:47.725Z" w:id="1483780798"/>
              <w:rFonts w:ascii="Times New Roman" w:hAnsi="Times New Roman" w:eastAsia="Times New Roman" w:cs="Times New Roman"/>
              <w:b w:val="1"/>
              <w:bCs w:val="1"/>
              <w:noProof w:val="0"/>
              <w:sz w:val="24"/>
              <w:szCs w:val="24"/>
              <w:lang w:val="pt-BR"/>
            </w:rPr>
          </w:rPrChange>
        </w:rPr>
        <w:pPrChange w:author="GUSTAVO DE OLIVEIRA REGO MORAIS" w:date="2025-08-08T20:29:18.339Z">
          <w:pPr>
            <w:numPr>
              <w:ilvl w:val="0"/>
              <w:numId w:val="100"/>
            </w:numPr>
            <w:bidi w:val="0"/>
          </w:pPr>
        </w:pPrChange>
      </w:pPr>
      <w:bookmarkStart w:name="_Toc1446722602" w:id="947399549"/>
      <w:ins w:author="GUSTAVO DE OLIVEIRA REGO MORAIS" w:date="2025-08-08T20:28:47.725Z" w:id="380819821">
        <w:r w:rsidRPr="79ED5846"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7Z" w:id="2111353931">
              <w:rPr>
                <w:rFonts w:ascii="Times New Roman" w:hAnsi="Times New Roman" w:eastAsia="Times New Roman" w:cs="Times New Roman"/>
                <w:b w:val="1"/>
                <w:bCs w:val="1"/>
                <w:noProof w:val="0"/>
                <w:sz w:val="24"/>
                <w:szCs w:val="24"/>
                <w:lang w:val="pt-BR"/>
              </w:rPr>
            </w:rPrChange>
          </w:rPr>
          <w:t>Finalização</w:t>
        </w:r>
      </w:ins>
      <w:bookmarkEnd w:id="947399549"/>
    </w:p>
    <w:p w:rsidR="0F6FE6DF" w:rsidP="320543F7" w:rsidRDefault="0F6FE6DF" w14:paraId="3CCD8F03" w14:textId="489E61AC">
      <w:pPr>
        <w:bidi w:val="0"/>
        <w:spacing w:before="240" w:beforeAutospacing="off" w:after="240" w:afterAutospacing="off" w:line="360" w:lineRule="auto"/>
        <w:jc w:val="both"/>
        <w:rPr>
          <w:ins w:author="GUSTAVO DE OLIVEIRA REGO MORAIS" w:date="2025-08-08T20:22:39.939Z" w16du:dateUtc="2025-08-08T20:22:39.939Z" w:id="1798289994"/>
          <w:rFonts w:ascii="Times New Roman" w:hAnsi="Times New Roman" w:eastAsia="Times New Roman" w:cs="Times New Roman"/>
          <w:i w:val="0"/>
          <w:iCs w:val="0"/>
          <w:noProof w:val="0"/>
          <w:sz w:val="24"/>
          <w:szCs w:val="24"/>
          <w:lang w:val="pt-BR"/>
        </w:rPr>
        <w:pPrChange w:author="GUSTAVO DE OLIVEIRA REGO MORAIS" w:date="2025-08-08T20:29:00.132Z">
          <w:pPr>
            <w:bidi w:val="0"/>
          </w:pPr>
        </w:pPrChange>
      </w:pPr>
      <w:ins w:author="GUSTAVO DE OLIVEIRA REGO MORAIS" w:date="2025-08-08T20:28:47.725Z" w:id="1769501290">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98Z" w:id="742604269">
              <w:rPr>
                <w:rFonts w:ascii="Times New Roman" w:hAnsi="Times New Roman" w:eastAsia="Times New Roman" w:cs="Times New Roman"/>
                <w:noProof w:val="0"/>
                <w:sz w:val="24"/>
                <w:szCs w:val="24"/>
                <w:lang w:val="pt-BR"/>
              </w:rPr>
            </w:rPrChange>
          </w:rPr>
          <w:t xml:space="preserve">A partir do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148509542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220175735">
              <w:rPr>
                <w:rFonts w:ascii="Consolas" w:hAnsi="Consolas" w:eastAsia="Consolas" w:cs="Consolas"/>
                <w:noProof w:val="0"/>
                <w:sz w:val="24"/>
                <w:szCs w:val="24"/>
                <w:lang w:val="pt-BR"/>
              </w:rPr>
            </w:rPrChange>
          </w:rPr>
          <w:t>Coleta_Concluida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159372429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3Z" w:id="1669914664">
              <w:rPr>
                <w:rFonts w:ascii="Times New Roman" w:hAnsi="Times New Roman" w:eastAsia="Times New Roman" w:cs="Times New Roman"/>
                <w:noProof w:val="0"/>
                <w:sz w:val="24"/>
                <w:szCs w:val="24"/>
                <w:lang w:val="pt-BR"/>
              </w:rPr>
            </w:rPrChange>
          </w:rPr>
          <w:t xml:space="preserve">, a transição final é disparada pelo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3Z" w:id="1630839262">
              <w:rPr>
                <w:rFonts w:ascii="Consolas" w:hAnsi="Consolas" w:eastAsia="Consolas" w:cs="Consolas"/>
                <w:noProof w:val="0"/>
                <w:sz w:val="24"/>
                <w:szCs w:val="24"/>
                <w:lang w:val="pt-BR"/>
              </w:rPr>
            </w:rPrChange>
          </w:rPr>
          <w:t>"Finaliza e envia dados"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4Z" w:id="359472621">
              <w:rPr>
                <w:rFonts w:ascii="Times New Roman" w:hAnsi="Times New Roman" w:eastAsia="Times New Roman" w:cs="Times New Roman"/>
                <w:noProof w:val="0"/>
                <w:sz w:val="24"/>
                <w:szCs w:val="24"/>
                <w:lang w:val="pt-BR"/>
              </w:rPr>
            </w:rPrChange>
          </w:rPr>
          <w:t>, levando ao nó final do diagrama. Isso representa o encerramento da coleta de requisitos e a disponibilização dos dados para o restante do sistema.</w:t>
        </w:r>
      </w:ins>
    </w:p>
    <w:p w:rsidR="0676D898" w:rsidP="79ED5846" w:rsidRDefault="0676D898" w14:paraId="333F2530" w14:textId="533BBD51">
      <w:pPr>
        <w:pStyle w:val="Heading3"/>
        <w:suppressLineNumbers w:val="0"/>
        <w:bidi w:val="0"/>
        <w:spacing w:before="319" w:beforeAutospacing="off" w:after="319" w:afterAutospacing="off" w:line="360" w:lineRule="auto"/>
        <w:jc w:val="both"/>
        <w:rPr>
          <w:ins w:author="GUSTAVO DE OLIVEIRA REGO MORAIS" w:date="2025-08-08T20:37:02.098Z" w16du:dateUtc="2025-08-08T20:37:02.098Z" w:id="1915458588"/>
          <w:rFonts w:ascii="Times New Roman" w:hAnsi="Times New Roman" w:eastAsia="Times New Roman" w:cs="Times New Roman"/>
          <w:b w:val="1"/>
          <w:bCs w:val="1"/>
          <w:i w:val="0"/>
          <w:iCs w:val="0"/>
          <w:noProof w:val="0"/>
          <w:sz w:val="24"/>
          <w:szCs w:val="24"/>
          <w:lang w:val="pt-BR"/>
        </w:rPr>
        <w:pPrChange w:author="GUSTAVO DE OLIVEIRA REGO MORAIS" w:date="2025-08-08T20:25:38.468Z">
          <w:pPr>
            <w:bidi w:val="0"/>
          </w:pPr>
        </w:pPrChange>
      </w:pPr>
      <w:bookmarkStart w:name="_Toc1480618604" w:id="1818236440"/>
      <w:ins w:author="GUSTAVO DE OLIVEIRA REGO MORAIS" w:date="2025-08-08T20:23:02.531Z" w:id="789363677">
        <w:r w:rsidRPr="79ED5846"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26:55.551Z" w:id="321670957">
        <w:r w:rsidRPr="79ED5846" w:rsidR="7A0F09BB">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2</w:t>
        </w:r>
      </w:ins>
      <w:ins w:author="GUSTAVO DE OLIVEIRA REGO MORAIS" w:date="2025-08-08T20:23:02.531Z" w:id="1577930370">
        <w:r w:rsidRPr="79ED5846"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w:t>
        </w:r>
      </w:ins>
      <w:ins w:author="GUSTAVO DE OLIVEIRA REGO MORAIS" w:date="2025-08-08T20:25:32.613Z" w:id="1350007176">
        <w:r w:rsidRPr="79ED5846"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Descrição</w:t>
        </w:r>
      </w:ins>
      <w:ins w:author="GUSTAVO DE OLIVEIRA REGO MORAIS" w:date="2025-08-08T20:24:48.044Z" w:id="347117564">
        <w:r w:rsidRPr="79ED5846" w:rsidR="5656CE40">
          <w:rPr>
            <w:rFonts w:ascii="Times New Roman" w:hAnsi="Times New Roman" w:eastAsia="Times New Roman" w:cs="Times New Roman"/>
            <w:b w:val="1"/>
            <w:bCs w:val="1"/>
            <w:i w:val="0"/>
            <w:iCs w:val="0"/>
            <w:noProof w:val="0"/>
            <w:sz w:val="24"/>
            <w:szCs w:val="24"/>
            <w:lang w:val="pt-BR"/>
            <w:rPrChange w:author="GUSTAVO DE OLIVEIRA REGO MORAIS" w:date="2025-08-08T20:25:17.053Z" w:id="160335298">
              <w:rPr>
                <w:rFonts w:ascii="Times New Roman" w:hAnsi="Times New Roman" w:eastAsia="Times New Roman" w:cs="Times New Roman"/>
                <w:b w:val="1"/>
                <w:bCs w:val="1"/>
                <w:noProof w:val="0"/>
                <w:sz w:val="28"/>
                <w:szCs w:val="28"/>
                <w:lang w:val="pt-BR"/>
              </w:rPr>
            </w:rPrChange>
          </w:rPr>
          <w:t xml:space="preserve"> do Diagrama de Estados </w:t>
        </w:r>
      </w:ins>
      <w:ins w:author="GUSTAVO DE OLIVEIRA REGO MORAIS" w:date="2025-08-08T20:25:42.557Z" w:id="117871932">
        <w:r w:rsidRPr="79ED5846"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Cadastro e Login</w:t>
        </w:r>
      </w:ins>
      <w:ins w:author="GUSTAVO DE OLIVEIRA REGO MORAIS" w:date="2025-08-08T20:37:02.098Z" w:id="1332863327">
        <w:r w:rsidRPr="79ED5846" w:rsidR="2D7034C6">
          <w:rPr>
            <w:rFonts w:ascii="Times New Roman" w:hAnsi="Times New Roman" w:eastAsia="Times New Roman" w:cs="Times New Roman"/>
            <w:b w:val="1"/>
            <w:bCs w:val="1"/>
            <w:i w:val="0"/>
            <w:iCs w:val="0"/>
            <w:noProof w:val="0"/>
            <w:sz w:val="24"/>
            <w:szCs w:val="24"/>
            <w:lang w:val="pt-BR"/>
          </w:rPr>
          <w:t xml:space="preserve"> Título e Propósito</w:t>
        </w:r>
      </w:ins>
      <w:bookmarkEnd w:id="1818236440"/>
    </w:p>
    <w:p w:rsidR="2D7034C6" w:rsidP="320543F7" w:rsidRDefault="2D7034C6" w14:paraId="77725C2F" w14:textId="4917845F">
      <w:pPr>
        <w:pStyle w:val="Normal"/>
        <w:suppressLineNumbers w:val="0"/>
        <w:bidi w:val="0"/>
        <w:spacing w:before="240" w:beforeAutospacing="off" w:after="240" w:afterAutospacing="off" w:line="360" w:lineRule="auto"/>
        <w:ind w:left="0" w:right="0" w:firstLine="708"/>
        <w:jc w:val="both"/>
        <w:rPr>
          <w:ins w:author="GUSTAVO DE OLIVEIRA REGO MORAIS" w:date="2025-08-08T20:37:02.099Z" w16du:dateUtc="2025-08-08T20:37:02.099Z" w:id="51467644"/>
          <w:rFonts w:ascii="Times New Roman" w:hAnsi="Times New Roman" w:eastAsia="Times New Roman" w:cs="Times New Roman"/>
          <w:i w:val="0"/>
          <w:iCs w:val="0"/>
          <w:noProof w:val="0"/>
          <w:sz w:val="24"/>
          <w:szCs w:val="24"/>
          <w:lang w:val="pt-BR"/>
        </w:rPr>
      </w:pPr>
      <w:ins w:author="GUSTAVO DE OLIVEIRA REGO MORAIS" w:date="2025-08-08T20:37:02.099Z" w:id="756226549">
        <w:r w:rsidRPr="320543F7" w:rsidR="2D7034C6">
          <w:rPr>
            <w:rFonts w:ascii="Times New Roman" w:hAnsi="Times New Roman" w:eastAsia="Times New Roman" w:cs="Times New Roman"/>
            <w:i w:val="0"/>
            <w:iCs w:val="0"/>
            <w:noProof w:val="0"/>
            <w:sz w:val="24"/>
            <w:szCs w:val="24"/>
            <w:lang w:val="pt-BR"/>
          </w:rPr>
          <w:t>O diagrama de estados de Cadastro e Login modela o comportamento dinâmico de uma sessão de usuário em um sistema, especificamente durante os processos de autenticação (login), cadastro e recuperação de senha. O diagrama descreve os estados pelos quais a sessão do usuário transita em resposta a eventos específicos.</w:t>
        </w:r>
      </w:ins>
    </w:p>
    <w:p w:rsidR="2D7034C6" w:rsidP="79ED5846" w:rsidRDefault="2D7034C6" w14:paraId="0E5A3292" w14:textId="38E55EA8">
      <w:pPr>
        <w:pStyle w:val="Heading4"/>
        <w:bidi w:val="0"/>
        <w:spacing w:before="319" w:beforeAutospacing="off" w:after="319" w:afterAutospacing="off" w:line="360" w:lineRule="auto"/>
        <w:jc w:val="both"/>
        <w:rPr>
          <w:ins w:author="GUSTAVO DE OLIVEIRA REGO MORAIS" w:date="2025-08-08T20:37:02.099Z" w16du:dateUtc="2025-08-08T20:37:02.099Z" w:id="1437993271"/>
          <w:rFonts w:ascii="Times New Roman" w:hAnsi="Times New Roman" w:eastAsia="Times New Roman" w:cs="Times New Roman"/>
          <w:b w:val="1"/>
          <w:bCs w:val="1"/>
          <w:i w:val="0"/>
          <w:iCs w:val="0"/>
          <w:noProof w:val="0"/>
          <w:sz w:val="24"/>
          <w:szCs w:val="24"/>
          <w:lang w:val="pt-BR"/>
        </w:rPr>
      </w:pPr>
      <w:bookmarkStart w:name="_Toc305049164" w:id="1428529239"/>
      <w:ins w:author="GUSTAVO DE OLIVEIRA REGO MORAIS" w:date="2025-08-08T20:37:02.099Z" w:id="738436765">
        <w:r w:rsidRPr="79ED5846" w:rsidR="2D7034C6">
          <w:rPr>
            <w:rFonts w:ascii="Times New Roman" w:hAnsi="Times New Roman" w:eastAsia="Times New Roman" w:cs="Times New Roman"/>
            <w:b w:val="1"/>
            <w:bCs w:val="1"/>
            <w:i w:val="0"/>
            <w:iCs w:val="0"/>
            <w:noProof w:val="0"/>
            <w:sz w:val="24"/>
            <w:szCs w:val="24"/>
            <w:lang w:val="pt-BR"/>
          </w:rPr>
          <w:t>Estrutura de Estados</w:t>
        </w:r>
      </w:ins>
      <w:bookmarkEnd w:id="1428529239"/>
    </w:p>
    <w:p w:rsidR="2D7034C6" w:rsidP="320543F7" w:rsidRDefault="2D7034C6" w14:paraId="585C50B6" w14:textId="65FC9531">
      <w:pPr>
        <w:bidi w:val="0"/>
        <w:spacing w:before="240" w:beforeAutospacing="off" w:after="240" w:afterAutospacing="off" w:line="360" w:lineRule="auto"/>
        <w:ind w:firstLine="708"/>
        <w:jc w:val="both"/>
        <w:rPr>
          <w:ins w:author="GUSTAVO DE OLIVEIRA REGO MORAIS" w:date="2025-08-08T20:37:02.099Z" w16du:dateUtc="2025-08-08T20:37:02.099Z" w:id="1623407411"/>
          <w:rFonts w:ascii="Times New Roman" w:hAnsi="Times New Roman" w:eastAsia="Times New Roman" w:cs="Times New Roman"/>
          <w:i w:val="0"/>
          <w:iCs w:val="0"/>
          <w:noProof w:val="0"/>
          <w:sz w:val="24"/>
          <w:szCs w:val="24"/>
          <w:lang w:val="pt-BR"/>
        </w:rPr>
      </w:pPr>
      <w:ins w:author="GUSTAVO DE OLIVEIRA REGO MORAIS" w:date="2025-08-08T20:37:02.099Z" w:id="1472497844">
        <w:r w:rsidRPr="320543F7" w:rsidR="2D7034C6">
          <w:rPr>
            <w:rFonts w:ascii="Times New Roman" w:hAnsi="Times New Roman" w:eastAsia="Times New Roman" w:cs="Times New Roman"/>
            <w:i w:val="0"/>
            <w:iCs w:val="0"/>
            <w:noProof w:val="0"/>
            <w:sz w:val="24"/>
            <w:szCs w:val="24"/>
            <w:lang w:val="pt-BR"/>
          </w:rPr>
          <w:t>O diagrama é composto por estados que podem ser categorizados da seguinte forma:</w:t>
        </w:r>
      </w:ins>
    </w:p>
    <w:p w:rsidR="2D7034C6" w:rsidP="320543F7" w:rsidRDefault="2D7034C6" w14:paraId="3B6E5B48" w14:textId="2FD15173">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881547742"/>
          <w:rFonts w:ascii="Times New Roman" w:hAnsi="Times New Roman" w:eastAsia="Times New Roman" w:cs="Times New Roman"/>
          <w:i w:val="0"/>
          <w:iCs w:val="0"/>
          <w:noProof w:val="0"/>
          <w:sz w:val="24"/>
          <w:szCs w:val="24"/>
          <w:lang w:val="pt-BR"/>
        </w:rPr>
      </w:pPr>
      <w:ins w:author="GUSTAVO DE OLIVEIRA REGO MORAIS" w:date="2025-08-08T20:37:02.099Z" w:id="1311730573">
        <w:r w:rsidRPr="320543F7" w:rsidR="2D7034C6">
          <w:rPr>
            <w:rFonts w:ascii="Times New Roman" w:hAnsi="Times New Roman" w:eastAsia="Times New Roman" w:cs="Times New Roman"/>
            <w:b w:val="1"/>
            <w:bCs w:val="1"/>
            <w:i w:val="0"/>
            <w:iCs w:val="0"/>
            <w:noProof w:val="0"/>
            <w:sz w:val="24"/>
            <w:szCs w:val="24"/>
            <w:lang w:val="pt-BR"/>
          </w:rPr>
          <w:t>Estados de Início e Navegação:</w:t>
        </w:r>
        <w:r w:rsidRPr="320543F7" w:rsidR="2D7034C6">
          <w:rPr>
            <w:rFonts w:ascii="Times New Roman" w:hAnsi="Times New Roman" w:eastAsia="Times New Roman" w:cs="Times New Roman"/>
            <w:i w:val="0"/>
            <w:iCs w:val="0"/>
            <w:noProof w:val="0"/>
            <w:sz w:val="24"/>
            <w:szCs w:val="24"/>
            <w:lang w:val="pt-BR"/>
          </w:rPr>
          <w:t xml:space="preserve"> "Tela Inicial", "Iniciando Montagem", "Montagem sem login".</w:t>
        </w:r>
      </w:ins>
    </w:p>
    <w:p w:rsidR="2D7034C6" w:rsidP="320543F7" w:rsidRDefault="2D7034C6" w14:paraId="5BFBA6C1" w14:textId="11FFE0EC">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288833798"/>
          <w:rFonts w:ascii="Times New Roman" w:hAnsi="Times New Roman" w:eastAsia="Times New Roman" w:cs="Times New Roman"/>
          <w:i w:val="0"/>
          <w:iCs w:val="0"/>
          <w:noProof w:val="0"/>
          <w:sz w:val="24"/>
          <w:szCs w:val="24"/>
          <w:lang w:val="pt-BR"/>
        </w:rPr>
      </w:pPr>
      <w:ins w:author="GUSTAVO DE OLIVEIRA REGO MORAIS" w:date="2025-08-08T20:37:02.099Z" w:id="253102532">
        <w:r w:rsidRPr="320543F7" w:rsidR="2D7034C6">
          <w:rPr>
            <w:rFonts w:ascii="Times New Roman" w:hAnsi="Times New Roman" w:eastAsia="Times New Roman" w:cs="Times New Roman"/>
            <w:b w:val="1"/>
            <w:bCs w:val="1"/>
            <w:i w:val="0"/>
            <w:iCs w:val="0"/>
            <w:noProof w:val="0"/>
            <w:sz w:val="24"/>
            <w:szCs w:val="24"/>
            <w:lang w:val="pt-BR"/>
          </w:rPr>
          <w:t>Estados de Escolha:</w:t>
        </w:r>
        <w:r w:rsidRPr="320543F7" w:rsidR="2D7034C6">
          <w:rPr>
            <w:rFonts w:ascii="Times New Roman" w:hAnsi="Times New Roman" w:eastAsia="Times New Roman" w:cs="Times New Roman"/>
            <w:i w:val="0"/>
            <w:iCs w:val="0"/>
            <w:noProof w:val="0"/>
            <w:sz w:val="24"/>
            <w:szCs w:val="24"/>
            <w:lang w:val="pt-BR"/>
          </w:rPr>
          <w:t xml:space="preserve"> "Escolhendo Login/Cadastro".</w:t>
        </w:r>
      </w:ins>
    </w:p>
    <w:p w:rsidR="2D7034C6" w:rsidP="320543F7" w:rsidRDefault="2D7034C6" w14:paraId="36D7F050" w14:textId="70BBFB16">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705147778"/>
          <w:rFonts w:ascii="Times New Roman" w:hAnsi="Times New Roman" w:eastAsia="Times New Roman" w:cs="Times New Roman"/>
          <w:i w:val="0"/>
          <w:iCs w:val="0"/>
          <w:noProof w:val="0"/>
          <w:sz w:val="24"/>
          <w:szCs w:val="24"/>
          <w:lang w:val="pt-BR"/>
        </w:rPr>
      </w:pPr>
      <w:ins w:author="GUSTAVO DE OLIVEIRA REGO MORAIS" w:date="2025-08-08T20:37:02.099Z" w:id="834237861">
        <w:r w:rsidRPr="320543F7" w:rsidR="2D7034C6">
          <w:rPr>
            <w:rFonts w:ascii="Times New Roman" w:hAnsi="Times New Roman" w:eastAsia="Times New Roman" w:cs="Times New Roman"/>
            <w:b w:val="1"/>
            <w:bCs w:val="1"/>
            <w:i w:val="0"/>
            <w:iCs w:val="0"/>
            <w:noProof w:val="0"/>
            <w:sz w:val="24"/>
            <w:szCs w:val="24"/>
            <w:lang w:val="pt-BR"/>
          </w:rPr>
          <w:t>Estados de Cadastro e Autenticação:</w:t>
        </w:r>
        <w:r w:rsidRPr="320543F7" w:rsidR="2D7034C6">
          <w:rPr>
            <w:rFonts w:ascii="Times New Roman" w:hAnsi="Times New Roman" w:eastAsia="Times New Roman" w:cs="Times New Roman"/>
            <w:i w:val="0"/>
            <w:iCs w:val="0"/>
            <w:noProof w:val="0"/>
            <w:sz w:val="24"/>
            <w:szCs w:val="24"/>
            <w:lang w:val="pt-BR"/>
          </w:rPr>
          <w:t xml:space="preserve"> "Cadastro Tradicional", "Criando Conta", "Login Tradicional", "Login Google", "Autenticando Google", "VerificarCredenciais", "Autenticando".</w:t>
        </w:r>
      </w:ins>
    </w:p>
    <w:p w:rsidR="2D7034C6" w:rsidP="320543F7" w:rsidRDefault="2D7034C6" w14:paraId="249E08AF" w14:textId="1FFF586E">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117636217"/>
          <w:rFonts w:ascii="Times New Roman" w:hAnsi="Times New Roman" w:eastAsia="Times New Roman" w:cs="Times New Roman"/>
          <w:i w:val="0"/>
          <w:iCs w:val="0"/>
          <w:noProof w:val="0"/>
          <w:sz w:val="24"/>
          <w:szCs w:val="24"/>
          <w:lang w:val="pt-BR"/>
        </w:rPr>
      </w:pPr>
      <w:ins w:author="GUSTAVO DE OLIVEIRA REGO MORAIS" w:date="2025-08-08T20:37:02.099Z" w:id="522040979">
        <w:r w:rsidRPr="320543F7" w:rsidR="2D7034C6">
          <w:rPr>
            <w:rFonts w:ascii="Times New Roman" w:hAnsi="Times New Roman" w:eastAsia="Times New Roman" w:cs="Times New Roman"/>
            <w:b w:val="1"/>
            <w:bCs w:val="1"/>
            <w:i w:val="0"/>
            <w:iCs w:val="0"/>
            <w:noProof w:val="0"/>
            <w:sz w:val="24"/>
            <w:szCs w:val="24"/>
            <w:lang w:val="pt-BR"/>
          </w:rPr>
          <w:t>Estados de Recuperação de Senha:</w:t>
        </w:r>
        <w:r w:rsidRPr="320543F7" w:rsidR="2D7034C6">
          <w:rPr>
            <w:rFonts w:ascii="Times New Roman" w:hAnsi="Times New Roman" w:eastAsia="Times New Roman" w:cs="Times New Roman"/>
            <w:i w:val="0"/>
            <w:iCs w:val="0"/>
            <w:noProof w:val="0"/>
            <w:sz w:val="24"/>
            <w:szCs w:val="24"/>
            <w:lang w:val="pt-BR"/>
          </w:rPr>
          <w:t xml:space="preserve"> "Esqueceu Senha", "Enviando email de Recuperação", "Redefinindo senha".</w:t>
        </w:r>
      </w:ins>
    </w:p>
    <w:p w:rsidR="2D7034C6" w:rsidP="320543F7" w:rsidRDefault="2D7034C6" w14:paraId="599EE9A0" w14:textId="764756C7">
      <w:pPr>
        <w:pStyle w:val="ListParagraph"/>
        <w:numPr>
          <w:ilvl w:val="0"/>
          <w:numId w:val="93"/>
        </w:numPr>
        <w:bidi w:val="0"/>
        <w:spacing w:before="240" w:beforeAutospacing="off" w:after="240" w:afterAutospacing="off" w:line="360" w:lineRule="auto"/>
        <w:jc w:val="both"/>
        <w:rPr>
          <w:ins w:author="GUSTAVO DE OLIVEIRA REGO MORAIS" w:date="2025-08-08T20:37:02.1Z" w16du:dateUtc="2025-08-08T20:37:02.1Z" w:id="2110757206"/>
          <w:rFonts w:ascii="Times New Roman" w:hAnsi="Times New Roman" w:eastAsia="Times New Roman" w:cs="Times New Roman"/>
          <w:i w:val="0"/>
          <w:iCs w:val="0"/>
          <w:noProof w:val="0"/>
          <w:sz w:val="24"/>
          <w:szCs w:val="24"/>
          <w:lang w:val="pt-BR"/>
        </w:rPr>
      </w:pPr>
      <w:ins w:author="GUSTAVO DE OLIVEIRA REGO MORAIS" w:date="2025-08-08T20:37:02.1Z" w:id="1129536539">
        <w:r w:rsidRPr="320543F7" w:rsidR="2D7034C6">
          <w:rPr>
            <w:rFonts w:ascii="Times New Roman" w:hAnsi="Times New Roman" w:eastAsia="Times New Roman" w:cs="Times New Roman"/>
            <w:b w:val="1"/>
            <w:bCs w:val="1"/>
            <w:i w:val="0"/>
            <w:iCs w:val="0"/>
            <w:noProof w:val="0"/>
            <w:sz w:val="24"/>
            <w:szCs w:val="24"/>
            <w:lang w:val="pt-BR"/>
          </w:rPr>
          <w:t>Estado Final de Sucesso:</w:t>
        </w:r>
        <w:r w:rsidRPr="320543F7" w:rsidR="2D7034C6">
          <w:rPr>
            <w:rFonts w:ascii="Times New Roman" w:hAnsi="Times New Roman" w:eastAsia="Times New Roman" w:cs="Times New Roman"/>
            <w:i w:val="0"/>
            <w:iCs w:val="0"/>
            <w:noProof w:val="0"/>
            <w:sz w:val="24"/>
            <w:szCs w:val="24"/>
            <w:lang w:val="pt-BR"/>
          </w:rPr>
          <w:t xml:space="preserve"> "Seção autenticada".</w:t>
        </w:r>
      </w:ins>
    </w:p>
    <w:p w:rsidR="2D7034C6" w:rsidP="79ED5846" w:rsidRDefault="2D7034C6" w14:paraId="59C06886" w14:textId="3D5DCCBA">
      <w:pPr>
        <w:pStyle w:val="Heading4"/>
        <w:bidi w:val="0"/>
        <w:spacing w:before="319" w:beforeAutospacing="off" w:after="319" w:afterAutospacing="off" w:line="360" w:lineRule="auto"/>
        <w:jc w:val="both"/>
        <w:rPr>
          <w:ins w:author="GUSTAVO DE OLIVEIRA REGO MORAIS" w:date="2025-08-08T20:37:02.1Z" w16du:dateUtc="2025-08-08T20:37:02.1Z" w:id="2048474259"/>
          <w:rFonts w:ascii="Times New Roman" w:hAnsi="Times New Roman" w:eastAsia="Times New Roman" w:cs="Times New Roman"/>
          <w:b w:val="1"/>
          <w:bCs w:val="1"/>
          <w:i w:val="0"/>
          <w:iCs w:val="0"/>
          <w:noProof w:val="0"/>
          <w:sz w:val="24"/>
          <w:szCs w:val="24"/>
          <w:lang w:val="pt-BR"/>
        </w:rPr>
      </w:pPr>
      <w:bookmarkStart w:name="_Toc1291578392" w:id="2100991177"/>
      <w:ins w:author="GUSTAVO DE OLIVEIRA REGO MORAIS" w:date="2025-08-08T20:37:02.1Z" w:id="1117442421">
        <w:r w:rsidRPr="79ED5846" w:rsidR="2D7034C6">
          <w:rPr>
            <w:rFonts w:ascii="Times New Roman" w:hAnsi="Times New Roman" w:eastAsia="Times New Roman" w:cs="Times New Roman"/>
            <w:b w:val="1"/>
            <w:bCs w:val="1"/>
            <w:i w:val="0"/>
            <w:iCs w:val="0"/>
            <w:noProof w:val="0"/>
            <w:sz w:val="24"/>
            <w:szCs w:val="24"/>
            <w:lang w:val="pt-BR"/>
          </w:rPr>
          <w:t>Fluxo de Transições Detalhado</w:t>
        </w:r>
      </w:ins>
      <w:bookmarkEnd w:id="2100991177"/>
    </w:p>
    <w:p w:rsidR="2D7034C6" w:rsidP="320543F7" w:rsidRDefault="2D7034C6" w14:paraId="2A4E5FFF" w14:textId="24B3F86A">
      <w:pPr>
        <w:bidi w:val="0"/>
        <w:spacing w:before="240" w:beforeAutospacing="off" w:after="240" w:afterAutospacing="off" w:line="360" w:lineRule="auto"/>
        <w:jc w:val="both"/>
        <w:rPr>
          <w:ins w:author="GUSTAVO DE OLIVEIRA REGO MORAIS" w:date="2025-08-08T20:37:02.1Z" w16du:dateUtc="2025-08-08T20:37:02.1Z" w:id="1139698033"/>
          <w:rFonts w:ascii="Times New Roman" w:hAnsi="Times New Roman" w:eastAsia="Times New Roman" w:cs="Times New Roman"/>
          <w:i w:val="0"/>
          <w:iCs w:val="0"/>
          <w:noProof w:val="0"/>
          <w:sz w:val="24"/>
          <w:szCs w:val="24"/>
          <w:lang w:val="pt-BR"/>
        </w:rPr>
      </w:pPr>
      <w:ins w:author="GUSTAVO DE OLIVEIRA REGO MORAIS" w:date="2025-08-08T20:37:02.1Z" w:id="555811911">
        <w:r w:rsidRPr="320543F7" w:rsidR="2D7034C6">
          <w:rPr>
            <w:rFonts w:ascii="Times New Roman" w:hAnsi="Times New Roman" w:eastAsia="Times New Roman" w:cs="Times New Roman"/>
            <w:b w:val="1"/>
            <w:bCs w:val="1"/>
            <w:i w:val="0"/>
            <w:iCs w:val="0"/>
            <w:noProof w:val="0"/>
            <w:sz w:val="24"/>
            <w:szCs w:val="24"/>
            <w:lang w:val="pt-BR"/>
          </w:rPr>
          <w:t>a) Transições Iniciais</w:t>
        </w:r>
        <w:r w:rsidRPr="320543F7" w:rsidR="2D7034C6">
          <w:rPr>
            <w:rFonts w:ascii="Times New Roman" w:hAnsi="Times New Roman" w:eastAsia="Times New Roman" w:cs="Times New Roman"/>
            <w:i w:val="0"/>
            <w:iCs w:val="0"/>
            <w:noProof w:val="0"/>
            <w:sz w:val="24"/>
            <w:szCs w:val="24"/>
            <w:lang w:val="pt-BR"/>
          </w:rPr>
          <w:t xml:space="preserve"> O processo começa no nó inicial, levando ao estado "Tela Inicial". A partir daí, duas transições são possíveis:</w:t>
        </w:r>
      </w:ins>
    </w:p>
    <w:p w:rsidR="2D7034C6" w:rsidP="320543F7" w:rsidRDefault="2D7034C6" w14:paraId="01DEE48C" w14:textId="36F93E9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1718298351"/>
          <w:rFonts w:ascii="Times New Roman" w:hAnsi="Times New Roman" w:eastAsia="Times New Roman" w:cs="Times New Roman"/>
          <w:i w:val="0"/>
          <w:iCs w:val="0"/>
          <w:noProof w:val="0"/>
          <w:sz w:val="24"/>
          <w:szCs w:val="24"/>
          <w:lang w:val="pt-BR"/>
        </w:rPr>
      </w:pPr>
      <w:ins w:author="GUSTAVO DE OLIVEIRA REGO MORAIS" w:date="2025-08-08T20:37:02.1Z" w:id="1196490749">
        <w:r w:rsidRPr="320543F7" w:rsidR="2D7034C6">
          <w:rPr>
            <w:rFonts w:ascii="Times New Roman" w:hAnsi="Times New Roman" w:eastAsia="Times New Roman" w:cs="Times New Roman"/>
            <w:i w:val="0"/>
            <w:iCs w:val="0"/>
            <w:noProof w:val="0"/>
            <w:sz w:val="24"/>
            <w:szCs w:val="24"/>
            <w:lang w:val="pt-BR"/>
          </w:rPr>
          <w:t>Para o estado "Iniciando Montagem", disparada pelo evento "Clica em iniciar Montagem".</w:t>
        </w:r>
      </w:ins>
    </w:p>
    <w:p w:rsidR="2D7034C6" w:rsidP="320543F7" w:rsidRDefault="2D7034C6" w14:paraId="450EFE4C" w14:textId="4A01640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945562516"/>
          <w:rFonts w:ascii="Times New Roman" w:hAnsi="Times New Roman" w:eastAsia="Times New Roman" w:cs="Times New Roman"/>
          <w:i w:val="0"/>
          <w:iCs w:val="0"/>
          <w:noProof w:val="0"/>
          <w:sz w:val="24"/>
          <w:szCs w:val="24"/>
          <w:lang w:val="pt-BR"/>
        </w:rPr>
      </w:pPr>
      <w:ins w:author="GUSTAVO DE OLIVEIRA REGO MORAIS" w:date="2025-08-08T20:37:02.1Z" w:id="1660575940">
        <w:r w:rsidRPr="320543F7" w:rsidR="2D7034C6">
          <w:rPr>
            <w:rFonts w:ascii="Times New Roman" w:hAnsi="Times New Roman" w:eastAsia="Times New Roman" w:cs="Times New Roman"/>
            <w:i w:val="0"/>
            <w:iCs w:val="0"/>
            <w:noProof w:val="0"/>
            <w:sz w:val="24"/>
            <w:szCs w:val="24"/>
            <w:lang w:val="pt-BR"/>
          </w:rPr>
          <w:t>Para o estado "Montagem sem login", disparada pelo evento "Não deseja logar", que leva ao nó final.</w:t>
        </w:r>
      </w:ins>
    </w:p>
    <w:p w:rsidR="2D7034C6" w:rsidP="320543F7" w:rsidRDefault="2D7034C6" w14:paraId="374B0D62" w14:textId="778C605D">
      <w:pPr>
        <w:bidi w:val="0"/>
        <w:spacing w:before="240" w:beforeAutospacing="off" w:after="240" w:afterAutospacing="off" w:line="360" w:lineRule="auto"/>
        <w:jc w:val="both"/>
        <w:rPr>
          <w:ins w:author="GUSTAVO DE OLIVEIRA REGO MORAIS" w:date="2025-08-08T20:37:02.1Z" w16du:dateUtc="2025-08-08T20:37:02.1Z" w:id="1353115860"/>
          <w:rFonts w:ascii="Times New Roman" w:hAnsi="Times New Roman" w:eastAsia="Times New Roman" w:cs="Times New Roman"/>
          <w:i w:val="0"/>
          <w:iCs w:val="0"/>
          <w:noProof w:val="0"/>
          <w:sz w:val="24"/>
          <w:szCs w:val="24"/>
          <w:lang w:val="pt-BR"/>
        </w:rPr>
      </w:pPr>
      <w:ins w:author="GUSTAVO DE OLIVEIRA REGO MORAIS" w:date="2025-08-08T20:37:02.1Z" w:id="1896781962">
        <w:r w:rsidRPr="320543F7" w:rsidR="2D7034C6">
          <w:rPr>
            <w:rFonts w:ascii="Times New Roman" w:hAnsi="Times New Roman" w:eastAsia="Times New Roman" w:cs="Times New Roman"/>
            <w:b w:val="1"/>
            <w:bCs w:val="1"/>
            <w:i w:val="0"/>
            <w:iCs w:val="0"/>
            <w:noProof w:val="0"/>
            <w:sz w:val="24"/>
            <w:szCs w:val="24"/>
            <w:lang w:val="pt-BR"/>
          </w:rPr>
          <w:t>b) Fluxo de Seleção e Opções de Autenticação</w:t>
        </w:r>
        <w:r w:rsidRPr="320543F7" w:rsidR="2D7034C6">
          <w:rPr>
            <w:rFonts w:ascii="Times New Roman" w:hAnsi="Times New Roman" w:eastAsia="Times New Roman" w:cs="Times New Roman"/>
            <w:i w:val="0"/>
            <w:iCs w:val="0"/>
            <w:noProof w:val="0"/>
            <w:sz w:val="24"/>
            <w:szCs w:val="24"/>
            <w:lang w:val="pt-BR"/>
          </w:rPr>
          <w:t xml:space="preserve"> O estado "Iniciando Montagem" leva ao estado "Escolhendo Login/Cadastro". Este estado é central para as opções de autenticação e permite as seguintes transições:</w:t>
        </w:r>
      </w:ins>
    </w:p>
    <w:p w:rsidR="2D7034C6" w:rsidP="320543F7" w:rsidRDefault="2D7034C6" w14:paraId="24642C43" w14:textId="66E58FE6">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612350385"/>
          <w:rFonts w:ascii="Times New Roman" w:hAnsi="Times New Roman" w:eastAsia="Times New Roman" w:cs="Times New Roman"/>
          <w:i w:val="0"/>
          <w:iCs w:val="0"/>
          <w:noProof w:val="0"/>
          <w:sz w:val="24"/>
          <w:szCs w:val="24"/>
          <w:lang w:val="pt-BR"/>
        </w:rPr>
      </w:pPr>
      <w:ins w:author="GUSTAVO DE OLIVEIRA REGO MORAIS" w:date="2025-08-08T20:37:02.1Z" w:id="871001260">
        <w:r w:rsidRPr="320543F7" w:rsidR="2D7034C6">
          <w:rPr>
            <w:rFonts w:ascii="Times New Roman" w:hAnsi="Times New Roman" w:eastAsia="Times New Roman" w:cs="Times New Roman"/>
            <w:i w:val="0"/>
            <w:iCs w:val="0"/>
            <w:noProof w:val="0"/>
            <w:sz w:val="24"/>
            <w:szCs w:val="24"/>
            <w:lang w:val="pt-BR"/>
          </w:rPr>
          <w:t>Para "LoginTradicional", disparada pelo evento "Escolhe Login".</w:t>
        </w:r>
      </w:ins>
    </w:p>
    <w:p w:rsidR="2D7034C6" w:rsidP="320543F7" w:rsidRDefault="2D7034C6" w14:paraId="44064FE1" w14:textId="4EFA865F">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1985108704"/>
          <w:rFonts w:ascii="Times New Roman" w:hAnsi="Times New Roman" w:eastAsia="Times New Roman" w:cs="Times New Roman"/>
          <w:i w:val="0"/>
          <w:iCs w:val="0"/>
          <w:noProof w:val="0"/>
          <w:sz w:val="24"/>
          <w:szCs w:val="24"/>
          <w:lang w:val="pt-BR"/>
        </w:rPr>
      </w:pPr>
      <w:ins w:author="GUSTAVO DE OLIVEIRA REGO MORAIS" w:date="2025-08-08T20:37:02.1Z" w:id="1837971762">
        <w:r w:rsidRPr="320543F7" w:rsidR="2D7034C6">
          <w:rPr>
            <w:rFonts w:ascii="Times New Roman" w:hAnsi="Times New Roman" w:eastAsia="Times New Roman" w:cs="Times New Roman"/>
            <w:i w:val="0"/>
            <w:iCs w:val="0"/>
            <w:noProof w:val="0"/>
            <w:sz w:val="24"/>
            <w:szCs w:val="24"/>
            <w:lang w:val="pt-BR"/>
          </w:rPr>
          <w:t>Para "Login Google", disparada pelo evento "Login com google".</w:t>
        </w:r>
      </w:ins>
    </w:p>
    <w:p w:rsidR="2D7034C6" w:rsidP="320543F7" w:rsidRDefault="2D7034C6" w14:paraId="6F631799" w14:textId="6A9904D4">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1215488685"/>
          <w:rFonts w:ascii="Times New Roman" w:hAnsi="Times New Roman" w:eastAsia="Times New Roman" w:cs="Times New Roman"/>
          <w:i w:val="0"/>
          <w:iCs w:val="0"/>
          <w:noProof w:val="0"/>
          <w:sz w:val="24"/>
          <w:szCs w:val="24"/>
          <w:lang w:val="pt-BR"/>
        </w:rPr>
      </w:pPr>
      <w:ins w:author="GUSTAVO DE OLIVEIRA REGO MORAIS" w:date="2025-08-08T20:37:02.1Z" w:id="456461230">
        <w:r w:rsidRPr="320543F7" w:rsidR="2D7034C6">
          <w:rPr>
            <w:rFonts w:ascii="Times New Roman" w:hAnsi="Times New Roman" w:eastAsia="Times New Roman" w:cs="Times New Roman"/>
            <w:i w:val="0"/>
            <w:iCs w:val="0"/>
            <w:noProof w:val="0"/>
            <w:sz w:val="24"/>
            <w:szCs w:val="24"/>
            <w:lang w:val="pt-BR"/>
          </w:rPr>
          <w:t>Para "Cadastro Tradicional", disparada pelo evento "Escolhe "Cadastrar"".</w:t>
        </w:r>
      </w:ins>
    </w:p>
    <w:p w:rsidR="2D7034C6" w:rsidP="320543F7" w:rsidRDefault="2D7034C6" w14:paraId="4B4AB956" w14:textId="0FDC938E">
      <w:pPr>
        <w:bidi w:val="0"/>
        <w:spacing w:before="240" w:beforeAutospacing="off" w:after="240" w:afterAutospacing="off" w:line="360" w:lineRule="auto"/>
        <w:ind w:firstLine="708"/>
        <w:jc w:val="both"/>
        <w:rPr>
          <w:ins w:author="GUSTAVO DE OLIVEIRA REGO MORAIS" w:date="2025-08-08T20:37:02.1Z" w16du:dateUtc="2025-08-08T20:37:02.1Z" w:id="143825310"/>
          <w:rFonts w:ascii="Times New Roman" w:hAnsi="Times New Roman" w:eastAsia="Times New Roman" w:cs="Times New Roman"/>
          <w:i w:val="0"/>
          <w:iCs w:val="0"/>
          <w:noProof w:val="0"/>
          <w:sz w:val="24"/>
          <w:szCs w:val="24"/>
          <w:lang w:val="pt-BR"/>
        </w:rPr>
      </w:pPr>
      <w:ins w:author="GUSTAVO DE OLIVEIRA REGO MORAIS" w:date="2025-08-08T20:37:02.1Z" w:id="2146375214">
        <w:r w:rsidRPr="320543F7" w:rsidR="2D7034C6">
          <w:rPr>
            <w:rFonts w:ascii="Times New Roman" w:hAnsi="Times New Roman" w:eastAsia="Times New Roman" w:cs="Times New Roman"/>
            <w:i w:val="0"/>
            <w:iCs w:val="0"/>
            <w:noProof w:val="0"/>
            <w:sz w:val="24"/>
            <w:szCs w:val="24"/>
            <w:lang w:val="pt-BR"/>
          </w:rPr>
          <w:t>Há também uma transição direta de "Tela Inicial" para "Escolhendo Login/Cadastro", que ocorre sob a condição "Deseja Salvar / Exporta".</w:t>
        </w:r>
      </w:ins>
    </w:p>
    <w:p w:rsidR="2D7034C6" w:rsidP="320543F7" w:rsidRDefault="2D7034C6" w14:paraId="3AA7683C" w14:textId="630F8FE3">
      <w:pPr>
        <w:bidi w:val="0"/>
        <w:spacing w:before="240" w:beforeAutospacing="off" w:after="240" w:afterAutospacing="off" w:line="360" w:lineRule="auto"/>
        <w:jc w:val="both"/>
        <w:rPr>
          <w:ins w:author="GUSTAVO DE OLIVEIRA REGO MORAIS" w:date="2025-08-08T20:37:02.1Z" w16du:dateUtc="2025-08-08T20:37:02.1Z" w:id="135595233"/>
          <w:rFonts w:ascii="Times New Roman" w:hAnsi="Times New Roman" w:eastAsia="Times New Roman" w:cs="Times New Roman"/>
          <w:b w:val="1"/>
          <w:bCs w:val="1"/>
          <w:i w:val="0"/>
          <w:iCs w:val="0"/>
          <w:noProof w:val="0"/>
          <w:sz w:val="24"/>
          <w:szCs w:val="24"/>
          <w:lang w:val="pt-BR"/>
        </w:rPr>
      </w:pPr>
      <w:ins w:author="GUSTAVO DE OLIVEIRA REGO MORAIS" w:date="2025-08-08T20:37:02.1Z" w:id="1689519945">
        <w:r w:rsidRPr="320543F7" w:rsidR="2D7034C6">
          <w:rPr>
            <w:rFonts w:ascii="Times New Roman" w:hAnsi="Times New Roman" w:eastAsia="Times New Roman" w:cs="Times New Roman"/>
            <w:b w:val="1"/>
            <w:bCs w:val="1"/>
            <w:i w:val="0"/>
            <w:iCs w:val="0"/>
            <w:noProof w:val="0"/>
            <w:sz w:val="24"/>
            <w:szCs w:val="24"/>
            <w:lang w:val="pt-BR"/>
          </w:rPr>
          <w:t>c) Fluxo de Cadastro Tradicional</w:t>
        </w:r>
      </w:ins>
    </w:p>
    <w:p w:rsidR="2D7034C6" w:rsidP="320543F7" w:rsidRDefault="2D7034C6" w14:paraId="5BB37B67" w14:textId="2820471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1170355988"/>
          <w:rFonts w:ascii="Times New Roman" w:hAnsi="Times New Roman" w:eastAsia="Times New Roman" w:cs="Times New Roman"/>
          <w:i w:val="0"/>
          <w:iCs w:val="0"/>
          <w:noProof w:val="0"/>
          <w:sz w:val="24"/>
          <w:szCs w:val="24"/>
          <w:lang w:val="pt-BR"/>
        </w:rPr>
      </w:pPr>
      <w:ins w:author="GUSTAVO DE OLIVEIRA REGO MORAIS" w:date="2025-08-08T20:37:02.101Z" w:id="441126167">
        <w:r w:rsidRPr="320543F7" w:rsidR="2D7034C6">
          <w:rPr>
            <w:rFonts w:ascii="Times New Roman" w:hAnsi="Times New Roman" w:eastAsia="Times New Roman" w:cs="Times New Roman"/>
            <w:i w:val="0"/>
            <w:iCs w:val="0"/>
            <w:noProof w:val="0"/>
            <w:sz w:val="24"/>
            <w:szCs w:val="24"/>
            <w:lang w:val="pt-BR"/>
          </w:rPr>
          <w:t>Do estado "Cadastro Tradicional", a transição para "Criando Conta" é disparada pelo evento "Fornece email e senha".</w:t>
        </w:r>
      </w:ins>
    </w:p>
    <w:p w:rsidR="2D7034C6" w:rsidP="320543F7" w:rsidRDefault="2D7034C6" w14:paraId="60E23295" w14:textId="79C2507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1312493256"/>
          <w:rFonts w:ascii="Times New Roman" w:hAnsi="Times New Roman" w:eastAsia="Times New Roman" w:cs="Times New Roman"/>
          <w:i w:val="0"/>
          <w:iCs w:val="0"/>
          <w:noProof w:val="0"/>
          <w:sz w:val="24"/>
          <w:szCs w:val="24"/>
          <w:lang w:val="pt-BR"/>
        </w:rPr>
      </w:pPr>
      <w:ins w:author="GUSTAVO DE OLIVEIRA REGO MORAIS" w:date="2025-08-08T20:37:02.101Z" w:id="1083049040">
        <w:r w:rsidRPr="320543F7" w:rsidR="2D7034C6">
          <w:rPr>
            <w:rFonts w:ascii="Times New Roman" w:hAnsi="Times New Roman" w:eastAsia="Times New Roman" w:cs="Times New Roman"/>
            <w:i w:val="0"/>
            <w:iCs w:val="0"/>
            <w:noProof w:val="0"/>
            <w:sz w:val="24"/>
            <w:szCs w:val="24"/>
            <w:lang w:val="pt-BR"/>
          </w:rPr>
          <w:t>A transição de "Criando Conta" para "Autenticando" é disparada pelo evento "Cria conta".</w:t>
        </w:r>
      </w:ins>
    </w:p>
    <w:p w:rsidR="2D7034C6" w:rsidP="320543F7" w:rsidRDefault="2D7034C6" w14:paraId="2FD687DC" w14:textId="31B1FF69">
      <w:pPr>
        <w:bidi w:val="0"/>
        <w:spacing w:before="240" w:beforeAutospacing="off" w:after="240" w:afterAutospacing="off" w:line="360" w:lineRule="auto"/>
        <w:jc w:val="both"/>
        <w:rPr>
          <w:ins w:author="GUSTAVO DE OLIVEIRA REGO MORAIS" w:date="2025-08-08T20:37:02.101Z" w16du:dateUtc="2025-08-08T20:37:02.101Z" w:id="808713376"/>
          <w:rFonts w:ascii="Times New Roman" w:hAnsi="Times New Roman" w:eastAsia="Times New Roman" w:cs="Times New Roman"/>
          <w:b w:val="1"/>
          <w:bCs w:val="1"/>
          <w:i w:val="0"/>
          <w:iCs w:val="0"/>
          <w:noProof w:val="0"/>
          <w:sz w:val="24"/>
          <w:szCs w:val="24"/>
          <w:lang w:val="pt-BR"/>
        </w:rPr>
      </w:pPr>
      <w:ins w:author="GUSTAVO DE OLIVEIRA REGO MORAIS" w:date="2025-08-08T20:37:02.101Z" w:id="746867918">
        <w:r w:rsidRPr="320543F7" w:rsidR="2D7034C6">
          <w:rPr>
            <w:rFonts w:ascii="Times New Roman" w:hAnsi="Times New Roman" w:eastAsia="Times New Roman" w:cs="Times New Roman"/>
            <w:b w:val="1"/>
            <w:bCs w:val="1"/>
            <w:i w:val="0"/>
            <w:iCs w:val="0"/>
            <w:noProof w:val="0"/>
            <w:sz w:val="24"/>
            <w:szCs w:val="24"/>
            <w:lang w:val="pt-BR"/>
          </w:rPr>
          <w:t>d) Fluxo de Autenticação Tradicional e Recuperação de Senha</w:t>
        </w:r>
      </w:ins>
    </w:p>
    <w:p w:rsidR="2D7034C6" w:rsidP="320543F7" w:rsidRDefault="2D7034C6" w14:paraId="6A7679FC" w14:textId="212E54D0">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22485002"/>
          <w:rFonts w:ascii="Times New Roman" w:hAnsi="Times New Roman" w:eastAsia="Times New Roman" w:cs="Times New Roman"/>
          <w:i w:val="0"/>
          <w:iCs w:val="0"/>
          <w:noProof w:val="0"/>
          <w:sz w:val="24"/>
          <w:szCs w:val="24"/>
          <w:lang w:val="pt-BR"/>
        </w:rPr>
      </w:pPr>
      <w:ins w:author="GUSTAVO DE OLIVEIRA REGO MORAIS" w:date="2025-08-08T20:37:02.101Z" w:id="513897077">
        <w:r w:rsidRPr="320543F7" w:rsidR="2D7034C6">
          <w:rPr>
            <w:rFonts w:ascii="Times New Roman" w:hAnsi="Times New Roman" w:eastAsia="Times New Roman" w:cs="Times New Roman"/>
            <w:i w:val="0"/>
            <w:iCs w:val="0"/>
            <w:noProof w:val="0"/>
            <w:sz w:val="24"/>
            <w:szCs w:val="24"/>
            <w:lang w:val="pt-BR"/>
          </w:rPr>
          <w:t>Do estado "LoginTradicional", uma transição para "VerificarCredenciais" é disparada.</w:t>
        </w:r>
      </w:ins>
    </w:p>
    <w:p w:rsidR="2D7034C6" w:rsidP="320543F7" w:rsidRDefault="2D7034C6" w14:paraId="4F0B5F31" w14:textId="2BA4D6F3">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1185607408"/>
          <w:rFonts w:ascii="Times New Roman" w:hAnsi="Times New Roman" w:eastAsia="Times New Roman" w:cs="Times New Roman"/>
          <w:i w:val="0"/>
          <w:iCs w:val="0"/>
          <w:noProof w:val="0"/>
          <w:sz w:val="24"/>
          <w:szCs w:val="24"/>
          <w:lang w:val="pt-BR"/>
        </w:rPr>
      </w:pPr>
      <w:ins w:author="GUSTAVO DE OLIVEIRA REGO MORAIS" w:date="2025-08-08T20:37:02.101Z" w:id="55534807">
        <w:r w:rsidRPr="320543F7" w:rsidR="2D7034C6">
          <w:rPr>
            <w:rFonts w:ascii="Times New Roman" w:hAnsi="Times New Roman" w:eastAsia="Times New Roman" w:cs="Times New Roman"/>
            <w:i w:val="0"/>
            <w:iCs w:val="0"/>
            <w:noProof w:val="0"/>
            <w:sz w:val="24"/>
            <w:szCs w:val="24"/>
            <w:lang w:val="pt-BR"/>
          </w:rPr>
          <w:t>Do estado "VerificarCredenciais", duas transições são possíveis:</w:t>
        </w:r>
      </w:ins>
    </w:p>
    <w:p w:rsidR="2D7034C6" w:rsidP="320543F7" w:rsidRDefault="2D7034C6" w14:paraId="0646634D" w14:textId="6F7A6C0A">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80400308"/>
          <w:rFonts w:ascii="Times New Roman" w:hAnsi="Times New Roman" w:eastAsia="Times New Roman" w:cs="Times New Roman"/>
          <w:i w:val="0"/>
          <w:iCs w:val="0"/>
          <w:noProof w:val="0"/>
          <w:sz w:val="24"/>
          <w:szCs w:val="24"/>
          <w:lang w:val="pt-BR"/>
        </w:rPr>
      </w:pPr>
      <w:ins w:author="GUSTAVO DE OLIVEIRA REGO MORAIS" w:date="2025-08-08T20:37:02.101Z" w:id="1822621608">
        <w:r w:rsidRPr="320543F7" w:rsidR="2D7034C6">
          <w:rPr>
            <w:rFonts w:ascii="Times New Roman" w:hAnsi="Times New Roman" w:eastAsia="Times New Roman" w:cs="Times New Roman"/>
            <w:i w:val="0"/>
            <w:iCs w:val="0"/>
            <w:noProof w:val="0"/>
            <w:sz w:val="24"/>
            <w:szCs w:val="24"/>
            <w:lang w:val="pt-BR"/>
          </w:rPr>
          <w:t>Para "Autenticando", se a condição "Login Válido" for atendida.</w:t>
        </w:r>
      </w:ins>
    </w:p>
    <w:p w:rsidR="2D7034C6" w:rsidP="320543F7" w:rsidRDefault="2D7034C6" w14:paraId="6B2C35E8" w14:textId="5C346527">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40786321"/>
          <w:rFonts w:ascii="Times New Roman" w:hAnsi="Times New Roman" w:eastAsia="Times New Roman" w:cs="Times New Roman"/>
          <w:i w:val="0"/>
          <w:iCs w:val="0"/>
          <w:noProof w:val="0"/>
          <w:sz w:val="24"/>
          <w:szCs w:val="24"/>
          <w:lang w:val="pt-BR"/>
        </w:rPr>
      </w:pPr>
      <w:ins w:author="GUSTAVO DE OLIVEIRA REGO MORAIS" w:date="2025-08-08T20:37:02.101Z" w:id="1839911566">
        <w:r w:rsidRPr="320543F7" w:rsidR="2D7034C6">
          <w:rPr>
            <w:rFonts w:ascii="Times New Roman" w:hAnsi="Times New Roman" w:eastAsia="Times New Roman" w:cs="Times New Roman"/>
            <w:i w:val="0"/>
            <w:iCs w:val="0"/>
            <w:noProof w:val="0"/>
            <w:sz w:val="24"/>
            <w:szCs w:val="24"/>
            <w:lang w:val="pt-BR"/>
          </w:rPr>
          <w:t>Para "Esqueceu Senha", se o evento "Clica em 'Esqueci senha'" ocorrer.</w:t>
        </w:r>
      </w:ins>
    </w:p>
    <w:p w:rsidR="2D7034C6" w:rsidP="320543F7" w:rsidRDefault="2D7034C6" w14:paraId="43F6BB17" w14:textId="7D37052E">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410812125"/>
          <w:rFonts w:ascii="Times New Roman" w:hAnsi="Times New Roman" w:eastAsia="Times New Roman" w:cs="Times New Roman"/>
          <w:i w:val="0"/>
          <w:iCs w:val="0"/>
          <w:noProof w:val="0"/>
          <w:sz w:val="24"/>
          <w:szCs w:val="24"/>
          <w:lang w:val="pt-BR"/>
        </w:rPr>
      </w:pPr>
      <w:ins w:author="GUSTAVO DE OLIVEIRA REGO MORAIS" w:date="2025-08-08T20:37:02.101Z" w:id="986388748">
        <w:r w:rsidRPr="320543F7" w:rsidR="2D7034C6">
          <w:rPr>
            <w:rFonts w:ascii="Times New Roman" w:hAnsi="Times New Roman" w:eastAsia="Times New Roman" w:cs="Times New Roman"/>
            <w:i w:val="0"/>
            <w:iCs w:val="0"/>
            <w:noProof w:val="0"/>
            <w:sz w:val="24"/>
            <w:szCs w:val="24"/>
            <w:lang w:val="pt-BR"/>
          </w:rPr>
          <w:t>O fluxo de recuperação de senha segue os estados "Enviando email de Recuperação" e "Redefinindo senha", com uma transição de retorno para "VerificarCredenciais" após a redefinição, para revalidar a nova senha.</w:t>
        </w:r>
      </w:ins>
    </w:p>
    <w:p w:rsidR="2D7034C6" w:rsidP="320543F7" w:rsidRDefault="2D7034C6" w14:paraId="4C454F39" w14:textId="257EF68D">
      <w:pPr>
        <w:bidi w:val="0"/>
        <w:spacing w:before="240" w:beforeAutospacing="off" w:after="240" w:afterAutospacing="off" w:line="360" w:lineRule="auto"/>
        <w:jc w:val="both"/>
        <w:rPr>
          <w:ins w:author="GUSTAVO DE OLIVEIRA REGO MORAIS" w:date="2025-08-08T20:37:02.101Z" w16du:dateUtc="2025-08-08T20:37:02.101Z" w:id="1462575913"/>
          <w:rFonts w:ascii="Times New Roman" w:hAnsi="Times New Roman" w:eastAsia="Times New Roman" w:cs="Times New Roman"/>
          <w:b w:val="1"/>
          <w:bCs w:val="1"/>
          <w:i w:val="0"/>
          <w:iCs w:val="0"/>
          <w:noProof w:val="0"/>
          <w:sz w:val="24"/>
          <w:szCs w:val="24"/>
          <w:lang w:val="pt-BR"/>
        </w:rPr>
      </w:pPr>
      <w:ins w:author="GUSTAVO DE OLIVEIRA REGO MORAIS" w:date="2025-08-08T20:37:02.101Z" w:id="1173810744">
        <w:r w:rsidRPr="320543F7" w:rsidR="2D7034C6">
          <w:rPr>
            <w:rFonts w:ascii="Times New Roman" w:hAnsi="Times New Roman" w:eastAsia="Times New Roman" w:cs="Times New Roman"/>
            <w:b w:val="1"/>
            <w:bCs w:val="1"/>
            <w:i w:val="0"/>
            <w:iCs w:val="0"/>
            <w:noProof w:val="0"/>
            <w:sz w:val="24"/>
            <w:szCs w:val="24"/>
            <w:lang w:val="pt-BR"/>
          </w:rPr>
          <w:t>e) Fluxo de Autenticação via Google</w:t>
        </w:r>
      </w:ins>
    </w:p>
    <w:p w:rsidR="2D7034C6" w:rsidP="320543F7" w:rsidRDefault="2D7034C6" w14:paraId="74EF43F4" w14:textId="672476CA">
      <w:pPr>
        <w:pStyle w:val="ListParagraph"/>
        <w:numPr>
          <w:ilvl w:val="0"/>
          <w:numId w:val="98"/>
        </w:numPr>
        <w:bidi w:val="0"/>
        <w:spacing w:before="240" w:beforeAutospacing="off" w:after="240" w:afterAutospacing="off" w:line="360" w:lineRule="auto"/>
        <w:jc w:val="both"/>
        <w:rPr>
          <w:ins w:author="GUSTAVO DE OLIVEIRA REGO MORAIS" w:date="2025-08-08T20:37:02.101Z" w16du:dateUtc="2025-08-08T20:37:02.101Z" w:id="1869830958"/>
          <w:rFonts w:ascii="Times New Roman" w:hAnsi="Times New Roman" w:eastAsia="Times New Roman" w:cs="Times New Roman"/>
          <w:i w:val="0"/>
          <w:iCs w:val="0"/>
          <w:noProof w:val="0"/>
          <w:sz w:val="24"/>
          <w:szCs w:val="24"/>
          <w:lang w:val="pt-BR"/>
        </w:rPr>
      </w:pPr>
      <w:ins w:author="GUSTAVO DE OLIVEIRA REGO MORAIS" w:date="2025-08-08T20:37:02.101Z" w:id="1990397797">
        <w:r w:rsidRPr="320543F7" w:rsidR="2D7034C6">
          <w:rPr>
            <w:rFonts w:ascii="Times New Roman" w:hAnsi="Times New Roman" w:eastAsia="Times New Roman" w:cs="Times New Roman"/>
            <w:i w:val="0"/>
            <w:iCs w:val="0"/>
            <w:noProof w:val="0"/>
            <w:sz w:val="24"/>
            <w:szCs w:val="24"/>
            <w:lang w:val="pt-BR"/>
          </w:rPr>
          <w:t>Do estado "Login Google", uma transição para "Autenticando Google" é disparada.</w:t>
        </w:r>
      </w:ins>
    </w:p>
    <w:p w:rsidR="2D7034C6" w:rsidP="320543F7" w:rsidRDefault="2D7034C6" w14:paraId="2B231477" w14:textId="333DEE5F">
      <w:pPr>
        <w:pStyle w:val="ListParagraph"/>
        <w:numPr>
          <w:ilvl w:val="0"/>
          <w:numId w:val="98"/>
        </w:numPr>
        <w:bidi w:val="0"/>
        <w:spacing w:before="240" w:beforeAutospacing="off" w:after="240" w:afterAutospacing="off" w:line="360" w:lineRule="auto"/>
        <w:jc w:val="both"/>
        <w:rPr>
          <w:ins w:author="GUSTAVO DE OLIVEIRA REGO MORAIS" w:date="2025-08-08T20:37:02.102Z" w16du:dateUtc="2025-08-08T20:37:02.102Z" w:id="484235053"/>
          <w:rFonts w:ascii="Times New Roman" w:hAnsi="Times New Roman" w:eastAsia="Times New Roman" w:cs="Times New Roman"/>
          <w:i w:val="0"/>
          <w:iCs w:val="0"/>
          <w:noProof w:val="0"/>
          <w:sz w:val="24"/>
          <w:szCs w:val="24"/>
          <w:lang w:val="pt-BR"/>
        </w:rPr>
      </w:pPr>
      <w:ins w:author="GUSTAVO DE OLIVEIRA REGO MORAIS" w:date="2025-08-08T20:37:02.102Z" w:id="391142106">
        <w:r w:rsidRPr="320543F7" w:rsidR="2D7034C6">
          <w:rPr>
            <w:rFonts w:ascii="Times New Roman" w:hAnsi="Times New Roman" w:eastAsia="Times New Roman" w:cs="Times New Roman"/>
            <w:i w:val="0"/>
            <w:iCs w:val="0"/>
            <w:noProof w:val="0"/>
            <w:sz w:val="24"/>
            <w:szCs w:val="24"/>
            <w:lang w:val="pt-BR"/>
          </w:rPr>
          <w:t>Do estado "Autenticando Google", a transição para o estado "Autenticando" é disparada pelo evento "Autentica com sucesso".</w:t>
        </w:r>
      </w:ins>
    </w:p>
    <w:p w:rsidR="2D7034C6" w:rsidP="320543F7" w:rsidRDefault="2D7034C6" w14:paraId="4F913091" w14:textId="35BF3FDB">
      <w:pPr>
        <w:bidi w:val="0"/>
        <w:spacing w:before="240" w:beforeAutospacing="off" w:after="240" w:afterAutospacing="off" w:line="360" w:lineRule="auto"/>
        <w:jc w:val="both"/>
        <w:rPr>
          <w:ins w:author="GUSTAVO DE OLIVEIRA REGO MORAIS" w:date="2025-08-08T20:37:02.102Z" w16du:dateUtc="2025-08-08T20:37:02.102Z" w:id="350080166"/>
          <w:rFonts w:ascii="Times New Roman" w:hAnsi="Times New Roman" w:eastAsia="Times New Roman" w:cs="Times New Roman"/>
          <w:b w:val="1"/>
          <w:bCs w:val="1"/>
          <w:i w:val="0"/>
          <w:iCs w:val="0"/>
          <w:noProof w:val="0"/>
          <w:sz w:val="24"/>
          <w:szCs w:val="24"/>
          <w:lang w:val="pt-BR"/>
        </w:rPr>
      </w:pPr>
      <w:ins w:author="GUSTAVO DE OLIVEIRA REGO MORAIS" w:date="2025-08-08T20:37:02.102Z" w:id="936300655">
        <w:r w:rsidRPr="320543F7" w:rsidR="2D7034C6">
          <w:rPr>
            <w:rFonts w:ascii="Times New Roman" w:hAnsi="Times New Roman" w:eastAsia="Times New Roman" w:cs="Times New Roman"/>
            <w:b w:val="1"/>
            <w:bCs w:val="1"/>
            <w:i w:val="0"/>
            <w:iCs w:val="0"/>
            <w:noProof w:val="0"/>
            <w:sz w:val="24"/>
            <w:szCs w:val="24"/>
            <w:lang w:val="pt-BR"/>
          </w:rPr>
          <w:t>f) Transição para o Estado Final</w:t>
        </w:r>
      </w:ins>
    </w:p>
    <w:p w:rsidR="2D7034C6" w:rsidP="320543F7" w:rsidRDefault="2D7034C6" w14:paraId="32E251DE" w14:textId="0FC44E3E">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948202209"/>
          <w:rFonts w:ascii="Times New Roman" w:hAnsi="Times New Roman" w:eastAsia="Times New Roman" w:cs="Times New Roman"/>
          <w:i w:val="0"/>
          <w:iCs w:val="0"/>
          <w:noProof w:val="0"/>
          <w:sz w:val="24"/>
          <w:szCs w:val="24"/>
          <w:lang w:val="pt-BR"/>
        </w:rPr>
      </w:pPr>
      <w:ins w:author="GUSTAVO DE OLIVEIRA REGO MORAIS" w:date="2025-08-08T20:37:02.102Z" w:id="1365412049">
        <w:r w:rsidRPr="320543F7" w:rsidR="2D7034C6">
          <w:rPr>
            <w:rFonts w:ascii="Times New Roman" w:hAnsi="Times New Roman" w:eastAsia="Times New Roman" w:cs="Times New Roman"/>
            <w:i w:val="0"/>
            <w:iCs w:val="0"/>
            <w:noProof w:val="0"/>
            <w:sz w:val="24"/>
            <w:szCs w:val="24"/>
            <w:lang w:val="pt-BR"/>
          </w:rPr>
          <w:t>O estado "Autenticando" representa o processamento final da autenticação e transita para o estado "Seção autenticada".</w:t>
        </w:r>
      </w:ins>
    </w:p>
    <w:p w:rsidR="2D7034C6" w:rsidP="320543F7" w:rsidRDefault="2D7034C6" w14:paraId="32EA288D" w14:textId="3475034D">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2079060002"/>
          <w:rFonts w:ascii="Times New Roman" w:hAnsi="Times New Roman" w:eastAsia="Times New Roman" w:cs="Times New Roman"/>
          <w:i w:val="0"/>
          <w:iCs w:val="0"/>
          <w:noProof w:val="0"/>
          <w:sz w:val="24"/>
          <w:szCs w:val="24"/>
          <w:lang w:val="pt-BR"/>
        </w:rPr>
      </w:pPr>
      <w:ins w:author="GUSTAVO DE OLIVEIRA REGO MORAIS" w:date="2025-08-08T20:37:02.102Z" w:id="660929788">
        <w:r w:rsidRPr="320543F7" w:rsidR="2D7034C6">
          <w:rPr>
            <w:rFonts w:ascii="Times New Roman" w:hAnsi="Times New Roman" w:eastAsia="Times New Roman" w:cs="Times New Roman"/>
            <w:i w:val="0"/>
            <w:iCs w:val="0"/>
            <w:noProof w:val="0"/>
            <w:sz w:val="24"/>
            <w:szCs w:val="24"/>
            <w:lang w:val="pt-BR"/>
          </w:rPr>
          <w:t>O estado "Seção autenticada" e o estado "Montagem sem login" representam os dois estados finais válidos e levam ao nó final do diagrama, indicando o encerramento do fluxo de autenticação/acesso.</w:t>
        </w:r>
      </w:ins>
    </w:p>
    <w:p w:rsidR="2D7034C6" w:rsidP="79ED5846" w:rsidRDefault="2D7034C6" w14:paraId="58577F19" w14:textId="108CF8BE">
      <w:pPr>
        <w:pStyle w:val="Heading4"/>
        <w:bidi w:val="0"/>
        <w:spacing w:before="319" w:beforeAutospacing="off" w:after="319" w:afterAutospacing="off" w:line="360" w:lineRule="auto"/>
        <w:jc w:val="both"/>
        <w:rPr>
          <w:ins w:author="GUSTAVO DE OLIVEIRA REGO MORAIS" w:date="2025-08-08T20:37:02.102Z" w16du:dateUtc="2025-08-08T20:37:02.102Z" w:id="2127691258"/>
          <w:rFonts w:ascii="Times New Roman" w:hAnsi="Times New Roman" w:eastAsia="Times New Roman" w:cs="Times New Roman"/>
          <w:b w:val="1"/>
          <w:bCs w:val="1"/>
          <w:i w:val="0"/>
          <w:iCs w:val="0"/>
          <w:noProof w:val="0"/>
          <w:sz w:val="24"/>
          <w:szCs w:val="24"/>
          <w:lang w:val="pt-BR"/>
        </w:rPr>
      </w:pPr>
      <w:bookmarkStart w:name="_Toc602926885" w:id="728166892"/>
      <w:ins w:author="GUSTAVO DE OLIVEIRA REGO MORAIS" w:date="2025-08-08T20:37:02.102Z" w:id="1364552776">
        <w:r w:rsidRPr="79ED5846" w:rsidR="2D7034C6">
          <w:rPr>
            <w:rFonts w:ascii="Times New Roman" w:hAnsi="Times New Roman" w:eastAsia="Times New Roman" w:cs="Times New Roman"/>
            <w:b w:val="1"/>
            <w:bCs w:val="1"/>
            <w:i w:val="0"/>
            <w:iCs w:val="0"/>
            <w:noProof w:val="0"/>
            <w:sz w:val="24"/>
            <w:szCs w:val="24"/>
            <w:lang w:val="pt-BR"/>
          </w:rPr>
          <w:t>Conclusão</w:t>
        </w:r>
      </w:ins>
      <w:bookmarkEnd w:id="728166892"/>
    </w:p>
    <w:p w:rsidR="2D7034C6" w:rsidP="320543F7" w:rsidRDefault="2D7034C6" w14:paraId="32D5B13D" w14:textId="357D30AF">
      <w:pPr>
        <w:bidi w:val="0"/>
        <w:spacing w:before="240" w:beforeAutospacing="off" w:after="240" w:afterAutospacing="off" w:line="360" w:lineRule="auto"/>
        <w:ind w:firstLine="708"/>
        <w:jc w:val="both"/>
        <w:rPr>
          <w:ins w:author="GUSTAVO DE OLIVEIRA REGO MORAIS" w:date="2025-08-08T20:30:43.636Z" w16du:dateUtc="2025-08-08T20:30:43.636Z" w:id="1734370397"/>
          <w:rFonts w:ascii="Times New Roman" w:hAnsi="Times New Roman" w:eastAsia="Times New Roman" w:cs="Times New Roman"/>
          <w:i w:val="0"/>
          <w:iCs w:val="0"/>
          <w:noProof w:val="0"/>
          <w:sz w:val="24"/>
          <w:szCs w:val="24"/>
          <w:lang w:val="pt-BR"/>
          <w:rPrChange w:author="GUSTAVO DE OLIVEIRA REGO MORAIS" w:date="2025-08-08T20:37:01.893Z" w:id="722787675">
            <w:rPr>
              <w:ins w:author="GUSTAVO DE OLIVEIRA REGO MORAIS" w:date="2025-08-08T20:30:43.636Z" w16du:dateUtc="2025-08-08T20:30:43.636Z" w:id="346293301"/>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ins w:author="GUSTAVO DE OLIVEIRA REGO MORAIS" w:date="2025-08-08T20:37:02.102Z" w:id="833147221">
        <w:r w:rsidRPr="320543F7" w:rsidR="2D7034C6">
          <w:rPr>
            <w:rFonts w:ascii="Times New Roman" w:hAnsi="Times New Roman" w:eastAsia="Times New Roman" w:cs="Times New Roman"/>
            <w:i w:val="0"/>
            <w:iCs w:val="0"/>
            <w:noProof w:val="0"/>
            <w:sz w:val="24"/>
            <w:szCs w:val="24"/>
            <w:lang w:val="pt-BR"/>
          </w:rPr>
          <w:t>O diagrama modela de forma clara e granular o ciclo de vida da sessão do usuário durante a autenticação. A distinção entre os diferentes estados, as transições controladas por eventos e as condições de guarda criam um fluxo lógico e robusto para o tratamento das interações do usuário, desde a escolha inicial até o acesso finalizado. A inclusão do fluxo de recuperação de senha e do acesso sem login demonstra a abrangência da modelagem.</w:t>
        </w:r>
      </w:ins>
    </w:p>
    <w:p w:rsidR="4375199C" w:rsidP="79ED5846" w:rsidRDefault="4375199C" w14:paraId="54D061E9" w14:textId="3CB2F3D3">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40.765Z" w16du:dateUtc="2025-08-08T20:32:40.765Z" w:id="991958542"/>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11.427Z">
          <w:pPr>
            <w:pStyle w:val="Heading3"/>
            <w:keepNext w:val="1"/>
            <w:keepLines w:val="1"/>
            <w:bidi w:val="0"/>
          </w:pPr>
        </w:pPrChange>
      </w:pPr>
      <w:bookmarkStart w:name="_Toc1861329722" w:id="1356760076"/>
      <w:ins w:author="GUSTAVO DE OLIVEIRA REGO MORAIS" w:date="2025-08-08T20:30:45.523Z" w:id="1528222932">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6.1.3. Descrição</w:t>
        </w:r>
        <w:r w:rsidRPr="79ED5846" w:rsidR="4375199C">
          <w:rPr>
            <w:rFonts w:ascii="Times New Roman" w:hAnsi="Times New Roman" w:eastAsia="Times New Roman" w:cs="Times New Roman"/>
            <w:b w:val="1"/>
            <w:bCs w:val="1"/>
            <w:i w:val="0"/>
            <w:iCs w:val="0"/>
            <w:noProof w:val="0"/>
            <w:sz w:val="24"/>
            <w:szCs w:val="24"/>
            <w:lang w:val="pt-BR"/>
          </w:rPr>
          <w:t xml:space="preserve"> do Diagrama de Estados </w:t>
        </w:r>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de </w:t>
        </w:r>
      </w:ins>
      <w:ins w:author="GUSTAVO DE OLIVEIRA REGO MORAIS" w:date="2025-08-08T20:31:17.287Z" w:id="1716651185">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ins>
      <w:bookmarkEnd w:id="1356760076"/>
    </w:p>
    <w:p w:rsidR="4375199C" w:rsidP="79ED5846" w:rsidRDefault="4375199C" w14:paraId="60F9E661" w14:textId="745F7BA3">
      <w:pPr>
        <w:pStyle w:val="Normal"/>
        <w:keepNext w:val="0"/>
        <w:keepLines w:val="0"/>
        <w:spacing w:line="360" w:lineRule="auto"/>
        <w:ind w:firstLine="708"/>
        <w:jc w:val="both"/>
        <w:rPr>
          <w:ins w:author="GUSTAVO DE OLIVEIRA REGO MORAIS" w:date="2025-08-08T20:32:42.206Z" w16du:dateUtc="2025-08-08T20:32:42.206Z" w:id="1536577686"/>
          <w:rFonts w:ascii="Times New Roman" w:hAnsi="Times New Roman" w:eastAsia="Times New Roman" w:cs="Times New Roman"/>
          <w:i w:val="0"/>
          <w:iCs w:val="0"/>
          <w:noProof w:val="0"/>
          <w:color w:val="auto"/>
          <w:sz w:val="24"/>
          <w:szCs w:val="24"/>
          <w:lang w:val="pt-BR"/>
          <w:rPrChange w:author="GUSTAVO DE OLIVEIRA REGO MORAIS" w:date="2025-08-08T23:12:28.621Z" w:id="610215197">
            <w:rPr>
              <w:ins w:author="GUSTAVO DE OLIVEIRA REGO MORAIS" w:date="2025-08-08T20:32:42.206Z" w16du:dateUtc="2025-08-08T20:32:42.206Z" w:id="2098576755"/>
              <w:rFonts w:ascii="Aptos" w:hAnsi="Aptos" w:eastAsia="Aptos" w:cs="Aptos"/>
              <w:noProof w:val="0"/>
              <w:color w:val="auto"/>
              <w:sz w:val="24"/>
              <w:szCs w:val="24"/>
              <w:lang w:val="pt-BR"/>
            </w:rPr>
          </w:rPrChange>
        </w:rPr>
        <w:pPrChange w:author="GUSTAVO DE OLIVEIRA REGO MORAIS" w:date="2025-08-08T23:12:44.62Z">
          <w:pPr>
            <w:bidi w:val="0"/>
          </w:pPr>
        </w:pPrChange>
      </w:pPr>
      <w:ins w:author="GUSTAVO DE OLIVEIRA REGO MORAIS" w:date="2025-08-08T20:32:42.206Z" w:id="1697964370">
        <w:r w:rsidRPr="79ED5846" w:rsidR="4375199C">
          <w:rPr>
            <w:rFonts w:ascii="Times New Roman" w:hAnsi="Times New Roman" w:eastAsia="Times New Roman" w:cs="Times New Roman"/>
            <w:noProof w:val="0"/>
            <w:lang w:val="pt-BR"/>
            <w:rPrChange w:author="GUSTAVO DE OLIVEIRA REGO MORAIS" w:date="2025-08-08T23:12:28.617Z" w:id="713151447">
              <w:rPr>
                <w:rFonts w:ascii="Aptos" w:hAnsi="Aptos" w:eastAsia="Aptos" w:cs="Aptos"/>
                <w:noProof w:val="0"/>
                <w:color w:val="auto"/>
                <w:sz w:val="24"/>
                <w:szCs w:val="24"/>
                <w:lang w:val="pt-BR"/>
              </w:rPr>
            </w:rPrChange>
          </w:rPr>
          <w:t>O diagrama de estados modela o ciclo de vida de uma sessão de configuração de PC, desde a entrada de dados até a finalização do build. O diagrama utiliza estados compostos para agrupar as fases principais do processo: coleta de dados, avaliação do orçamento e interação com o build.</w:t>
        </w:r>
      </w:ins>
    </w:p>
    <w:p w:rsidR="4375199C" w:rsidP="79ED5846" w:rsidRDefault="4375199C" w14:paraId="48749492" w14:textId="0C9FB831">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2050629457"/>
          <w:rFonts w:ascii="Times New Roman" w:hAnsi="Times New Roman" w:eastAsia="Times New Roman" w:cs="Times New Roman"/>
          <w:b w:val="1"/>
          <w:bCs w:val="1"/>
          <w:i w:val="0"/>
          <w:iCs w:val="0"/>
          <w:noProof w:val="0"/>
          <w:sz w:val="24"/>
          <w:szCs w:val="24"/>
          <w:lang w:val="pt-BR"/>
          <w:rPrChange w:author="GUSTAVO DE OLIVEIRA REGO MORAIS" w:date="2025-08-08T20:33:16.895Z" w:id="1207431499">
            <w:rPr>
              <w:ins w:author="GUSTAVO DE OLIVEIRA REGO MORAIS" w:date="2025-08-08T20:32:42.207Z" w16du:dateUtc="2025-08-08T20:32:42.207Z" w:id="1571215159"/>
              <w:rFonts w:ascii="Aptos" w:hAnsi="Aptos" w:eastAsia="Aptos" w:cs="Aptos"/>
              <w:b w:val="1"/>
              <w:bCs w:val="1"/>
              <w:noProof w:val="0"/>
              <w:sz w:val="24"/>
              <w:szCs w:val="24"/>
              <w:lang w:val="pt-BR"/>
            </w:rPr>
          </w:rPrChange>
        </w:rPr>
        <w:pPrChange w:author="GUSTAVO DE OLIVEIRA REGO MORAIS" w:date="2025-08-08T20:34:27.936Z">
          <w:pPr>
            <w:bidi w:val="0"/>
          </w:pPr>
        </w:pPrChange>
      </w:pPr>
      <w:bookmarkStart w:name="_Toc1645880760" w:id="1555320029"/>
      <w:ins w:author="GUSTAVO DE OLIVEIRA REGO MORAIS" w:date="2025-08-08T20:32:42.207Z" w:id="2089804698">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895Z" w:id="1214963203">
              <w:rPr>
                <w:rFonts w:ascii="Aptos" w:hAnsi="Aptos" w:eastAsia="Aptos" w:cs="Aptos"/>
                <w:b w:val="1"/>
                <w:bCs w:val="1"/>
                <w:noProof w:val="0"/>
                <w:sz w:val="24"/>
                <w:szCs w:val="24"/>
                <w:lang w:val="pt-BR"/>
              </w:rPr>
            </w:rPrChange>
          </w:rPr>
          <w:t>Estados e Transições Principais</w:t>
        </w:r>
      </w:ins>
      <w:bookmarkEnd w:id="1555320029"/>
    </w:p>
    <w:p w:rsidR="4375199C" w:rsidP="320543F7" w:rsidRDefault="4375199C" w14:paraId="29F9A2A3" w14:textId="6A55AC0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738958520"/>
          <w:rFonts w:ascii="Times New Roman" w:hAnsi="Times New Roman" w:eastAsia="Times New Roman" w:cs="Times New Roman"/>
          <w:i w:val="0"/>
          <w:iCs w:val="0"/>
          <w:noProof w:val="0"/>
          <w:sz w:val="24"/>
          <w:szCs w:val="24"/>
          <w:lang w:val="pt-BR"/>
          <w:rPrChange w:author="GUSTAVO DE OLIVEIRA REGO MORAIS" w:date="2025-08-08T20:33:16.907Z" w:id="33181476">
            <w:rPr>
              <w:ins w:author="GUSTAVO DE OLIVEIRA REGO MORAIS" w:date="2025-08-08T20:32:42.207Z" w16du:dateUtc="2025-08-08T20:32:42.207Z" w:id="1389691584"/>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69947732">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896Z" w:id="891938324">
              <w:rPr>
                <w:rFonts w:ascii="Aptos" w:hAnsi="Aptos" w:eastAsia="Aptos" w:cs="Aptos"/>
                <w:noProof w:val="0"/>
                <w:sz w:val="24"/>
                <w:szCs w:val="24"/>
                <w:lang w:val="pt-BR"/>
              </w:rPr>
            </w:rPrChange>
          </w:rPr>
          <w:t xml:space="preserve">O processo se inicia no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161423107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761630095">
              <w:rPr>
                <w:rFonts w:ascii="Consolas" w:hAnsi="Consolas" w:eastAsia="Consolas" w:cs="Consolas"/>
                <w:noProof w:val="0"/>
                <w:sz w:val="24"/>
                <w:szCs w:val="24"/>
                <w:lang w:val="pt-BR"/>
              </w:rPr>
            </w:rPrChange>
          </w:rPr>
          <w:t>AguardandoDados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180833267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904637672">
              <w:rPr>
                <w:rFonts w:ascii="Aptos" w:hAnsi="Aptos" w:eastAsia="Aptos" w:cs="Aptos"/>
                <w:noProof w:val="0"/>
                <w:sz w:val="24"/>
                <w:szCs w:val="24"/>
                <w:lang w:val="pt-BR"/>
              </w:rPr>
            </w:rPrChange>
          </w:rPr>
          <w:t xml:space="preserve">, que gerencia a entrada e a validação das informações do usuário. Uma vez que os dados são validados, a sessão transita para o estado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179549174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300771606">
              <w:rPr>
                <w:rFonts w:ascii="Consolas" w:hAnsi="Consolas" w:eastAsia="Consolas" w:cs="Consolas"/>
                <w:noProof w:val="0"/>
                <w:sz w:val="24"/>
                <w:szCs w:val="24"/>
                <w:lang w:val="pt-BR"/>
              </w:rPr>
            </w:rPrChange>
          </w:rPr>
          <w:t>GerandoSugestão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1402392505">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7Z" w:id="468433983">
              <w:rPr>
                <w:rFonts w:ascii="Aptos" w:hAnsi="Aptos" w:eastAsia="Aptos" w:cs="Aptos"/>
                <w:noProof w:val="0"/>
                <w:sz w:val="24"/>
                <w:szCs w:val="24"/>
                <w:lang w:val="pt-BR"/>
              </w:rPr>
            </w:rPrChange>
          </w:rPr>
          <w:t xml:space="preserve">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8Z" w:id="776241879">
              <w:rPr>
                <w:rFonts w:ascii="Consolas" w:hAnsi="Consolas" w:eastAsia="Consolas" w:cs="Consolas"/>
                <w:noProof w:val="0"/>
                <w:sz w:val="24"/>
                <w:szCs w:val="24"/>
                <w:lang w:val="pt-BR"/>
              </w:rPr>
            </w:rPrChange>
          </w:rPr>
          <w:t>"IA inicia recomendação"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9Z" w:id="1106030081">
              <w:rPr>
                <w:rFonts w:ascii="Aptos" w:hAnsi="Aptos" w:eastAsia="Aptos" w:cs="Aptos"/>
                <w:noProof w:val="0"/>
                <w:sz w:val="24"/>
                <w:szCs w:val="24"/>
                <w:lang w:val="pt-BR"/>
              </w:rPr>
            </w:rPrChange>
          </w:rPr>
          <w:t>.</w:t>
        </w:r>
      </w:ins>
    </w:p>
    <w:p w:rsidR="4375199C" w:rsidP="320543F7" w:rsidRDefault="4375199C" w14:paraId="17611F21" w14:textId="5F3FF229">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296538054"/>
          <w:rFonts w:ascii="Times New Roman" w:hAnsi="Times New Roman" w:eastAsia="Times New Roman" w:cs="Times New Roman"/>
          <w:i w:val="0"/>
          <w:iCs w:val="0"/>
          <w:noProof w:val="0"/>
          <w:sz w:val="24"/>
          <w:szCs w:val="24"/>
          <w:lang w:val="pt-BR"/>
          <w:rPrChange w:author="GUSTAVO DE OLIVEIRA REGO MORAIS" w:date="2025-08-08T20:33:16.926Z" w:id="1489014000">
            <w:rPr>
              <w:ins w:author="GUSTAVO DE OLIVEIRA REGO MORAIS" w:date="2025-08-08T20:32:42.207Z" w16du:dateUtc="2025-08-08T20:32:42.207Z" w:id="1718888507"/>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072193667">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08Z" w:id="1997063532">
              <w:rPr>
                <w:rFonts w:ascii="Aptos" w:hAnsi="Aptos" w:eastAsia="Aptos" w:cs="Aptos"/>
                <w:noProof w:val="0"/>
                <w:sz w:val="24"/>
                <w:szCs w:val="24"/>
                <w:lang w:val="pt-BR"/>
              </w:rPr>
            </w:rPrChange>
          </w:rPr>
          <w:t xml:space="preserve">A recomendação gerada leva a sessão ao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168287788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1948113529">
              <w:rPr>
                <w:rFonts w:ascii="Consolas" w:hAnsi="Consolas" w:eastAsia="Consolas" w:cs="Consolas"/>
                <w:noProof w:val="0"/>
                <w:sz w:val="24"/>
                <w:szCs w:val="24"/>
                <w:lang w:val="pt-BR"/>
              </w:rPr>
            </w:rPrChange>
          </w:rPr>
          <w:t>avaliandoOrcamento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35627351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2063188312">
              <w:rPr>
                <w:rFonts w:ascii="Aptos" w:hAnsi="Aptos" w:eastAsia="Aptos" w:cs="Aptos"/>
                <w:noProof w:val="0"/>
                <w:sz w:val="24"/>
                <w:szCs w:val="24"/>
                <w:lang w:val="pt-BR"/>
              </w:rPr>
            </w:rPrChange>
          </w:rPr>
          <w:t xml:space="preserve">, onde o sistema interage com o usuário para garantir que o orçamento seja atendido. Em seguida, a transição para 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157794818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677893415">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36459059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3Z" w:id="880111500">
              <w:rPr>
                <w:rFonts w:ascii="Aptos" w:hAnsi="Aptos" w:eastAsia="Aptos" w:cs="Aptos"/>
                <w:noProof w:val="0"/>
                <w:sz w:val="24"/>
                <w:szCs w:val="24"/>
                <w:lang w:val="pt-BR"/>
              </w:rPr>
            </w:rPrChange>
          </w:rPr>
          <w:t xml:space="preserve"> ocorre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4Z" w:id="339772061">
              <w:rPr>
                <w:rFonts w:ascii="Consolas" w:hAnsi="Consolas" w:eastAsia="Consolas" w:cs="Consolas"/>
                <w:noProof w:val="0"/>
                <w:sz w:val="24"/>
                <w:szCs w:val="24"/>
                <w:lang w:val="pt-BR"/>
              </w:rPr>
            </w:rPrChange>
          </w:rPr>
          <w:t>"Prosseguir com 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710012450">
              <w:rPr>
                <w:rFonts w:ascii="Aptos" w:hAnsi="Aptos" w:eastAsia="Aptos" w:cs="Aptos"/>
                <w:noProof w:val="0"/>
                <w:sz w:val="24"/>
                <w:szCs w:val="24"/>
                <w:lang w:val="pt-BR"/>
              </w:rPr>
            </w:rPrChange>
          </w:rPr>
          <w:t xml:space="preserve">. O fluxo termina no nó final, que é alcançado a partir 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926243612">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1438577337">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6Z" w:id="643753307">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7Z" w:id="149679293">
              <w:rPr>
                <w:rFonts w:ascii="Aptos" w:hAnsi="Aptos" w:eastAsia="Aptos" w:cs="Aptos"/>
                <w:noProof w:val="0"/>
                <w:sz w:val="24"/>
                <w:szCs w:val="24"/>
                <w:lang w:val="pt-BR"/>
              </w:rPr>
            </w:rPrChange>
          </w:rPr>
          <w:t>.</w:t>
        </w:r>
      </w:ins>
    </w:p>
    <w:p w:rsidR="4375199C" w:rsidP="79ED5846" w:rsidRDefault="4375199C" w14:paraId="22D067C6" w14:textId="0CD9B23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1781065556"/>
          <w:rFonts w:ascii="Times New Roman" w:hAnsi="Times New Roman" w:eastAsia="Times New Roman" w:cs="Times New Roman"/>
          <w:b w:val="1"/>
          <w:bCs w:val="1"/>
          <w:i w:val="0"/>
          <w:iCs w:val="0"/>
          <w:noProof w:val="0"/>
          <w:sz w:val="24"/>
          <w:szCs w:val="24"/>
          <w:lang w:val="pt-BR"/>
          <w:rPrChange w:author="GUSTAVO DE OLIVEIRA REGO MORAIS" w:date="2025-08-08T20:33:16.928Z" w:id="532528659">
            <w:rPr>
              <w:ins w:author="GUSTAVO DE OLIVEIRA REGO MORAIS" w:date="2025-08-08T20:32:42.207Z" w16du:dateUtc="2025-08-08T20:32:42.207Z" w:id="1255769171"/>
              <w:rFonts w:ascii="Consolas" w:hAnsi="Consolas" w:eastAsia="Consolas" w:cs="Consolas"/>
              <w:b w:val="1"/>
              <w:bCs w:val="1"/>
              <w:noProof w:val="0"/>
              <w:sz w:val="24"/>
              <w:szCs w:val="24"/>
              <w:lang w:val="pt-BR"/>
            </w:rPr>
          </w:rPrChange>
        </w:rPr>
        <w:pPrChange w:author="GUSTAVO DE OLIVEIRA REGO MORAIS" w:date="2025-08-08T20:34:27.936Z">
          <w:pPr>
            <w:bidi w:val="0"/>
          </w:pPr>
        </w:pPrChange>
      </w:pPr>
      <w:bookmarkStart w:name="_Toc1025040135" w:id="1492305267"/>
      <w:ins w:author="GUSTAVO DE OLIVEIRA REGO MORAIS" w:date="2025-08-08T20:32:42.207Z" w:id="769855625">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27Z" w:id="230212172">
              <w:rPr>
                <w:rFonts w:ascii="Aptos" w:hAnsi="Aptos" w:eastAsia="Aptos" w:cs="Aptos"/>
                <w:b w:val="1"/>
                <w:bCs w:val="1"/>
                <w:noProof w:val="0"/>
                <w:sz w:val="24"/>
                <w:szCs w:val="24"/>
                <w:lang w:val="pt-BR"/>
              </w:rPr>
            </w:rPrChange>
          </w:rPr>
          <w:t xml:space="preserve">Detalhamento do Estado Composto </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386613449">
              <w:rPr>
                <w:rFonts w:ascii="Consolas" w:hAnsi="Consolas" w:eastAsia="Consolas" w:cs="Consolas"/>
                <w:b w:val="1"/>
                <w:bCs w:val="1"/>
                <w:noProof w:val="0"/>
                <w:sz w:val="24"/>
                <w:szCs w:val="24"/>
                <w:lang w:val="pt-BR"/>
              </w:rPr>
            </w:rPrChange>
          </w:rPr>
          <w:t>"</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452674432">
              <w:rPr>
                <w:rFonts w:ascii="Consolas" w:hAnsi="Consolas" w:eastAsia="Consolas" w:cs="Consolas"/>
                <w:b w:val="1"/>
                <w:bCs w:val="1"/>
                <w:noProof w:val="0"/>
                <w:sz w:val="24"/>
                <w:szCs w:val="24"/>
                <w:lang w:val="pt-BR"/>
              </w:rPr>
            </w:rPrChange>
          </w:rPr>
          <w:t>AguardandoDados</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1731857984">
              <w:rPr>
                <w:rFonts w:ascii="Consolas" w:hAnsi="Consolas" w:eastAsia="Consolas" w:cs="Consolas"/>
                <w:b w:val="1"/>
                <w:bCs w:val="1"/>
                <w:noProof w:val="0"/>
                <w:sz w:val="24"/>
                <w:szCs w:val="24"/>
                <w:lang w:val="pt-BR"/>
              </w:rPr>
            </w:rPrChange>
          </w:rPr>
          <w:t>"</w:t>
        </w:r>
      </w:ins>
      <w:bookmarkEnd w:id="1492305267"/>
    </w:p>
    <w:p w:rsidR="4375199C" w:rsidP="320543F7" w:rsidRDefault="4375199C" w14:paraId="71F56311" w14:textId="5BE89F7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74332019"/>
          <w:rFonts w:ascii="Times New Roman" w:hAnsi="Times New Roman" w:eastAsia="Times New Roman" w:cs="Times New Roman"/>
          <w:i w:val="0"/>
          <w:iCs w:val="0"/>
          <w:noProof w:val="0"/>
          <w:sz w:val="24"/>
          <w:szCs w:val="24"/>
          <w:lang w:val="pt-BR"/>
          <w:rPrChange w:author="GUSTAVO DE OLIVEIRA REGO MORAIS" w:date="2025-08-08T20:33:16.93Z" w:id="1406105887">
            <w:rPr>
              <w:ins w:author="GUSTAVO DE OLIVEIRA REGO MORAIS" w:date="2025-08-08T20:32:42.207Z" w16du:dateUtc="2025-08-08T20:32:42.207Z" w:id="1355296537"/>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04847177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29Z" w:id="248853210">
              <w:rPr>
                <w:rFonts w:ascii="Aptos" w:hAnsi="Aptos" w:eastAsia="Aptos" w:cs="Aptos"/>
                <w:noProof w:val="0"/>
                <w:sz w:val="24"/>
                <w:szCs w:val="24"/>
                <w:lang w:val="pt-BR"/>
              </w:rPr>
            </w:rPrChange>
          </w:rPr>
          <w:t xml:space="preserve">Este estado gerencia a coleta inicial de dados e é composto por três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Z" w:id="794315302">
              <w:rPr>
                <w:rFonts w:ascii="Aptos" w:hAnsi="Aptos" w:eastAsia="Aptos" w:cs="Aptos"/>
                <w:noProof w:val="0"/>
                <w:sz w:val="24"/>
                <w:szCs w:val="24"/>
                <w:lang w:val="pt-BR"/>
              </w:rPr>
            </w:rPrChange>
          </w:rPr>
          <w:t>sub-estados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Z" w:id="1378218592">
              <w:rPr>
                <w:rFonts w:ascii="Aptos" w:hAnsi="Aptos" w:eastAsia="Aptos" w:cs="Aptos"/>
                <w:noProof w:val="0"/>
                <w:sz w:val="24"/>
                <w:szCs w:val="24"/>
                <w:lang w:val="pt-BR"/>
              </w:rPr>
            </w:rPrChange>
          </w:rPr>
          <w:t>:</w:t>
        </w:r>
      </w:ins>
    </w:p>
    <w:p w:rsidR="4375199C" w:rsidP="320543F7" w:rsidRDefault="4375199C" w14:paraId="1D69EEC7" w14:textId="613E2A50">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1261985839"/>
          <w:rFonts w:ascii="Times New Roman" w:hAnsi="Times New Roman" w:eastAsia="Times New Roman" w:cs="Times New Roman"/>
          <w:i w:val="0"/>
          <w:iCs w:val="0"/>
          <w:noProof w:val="0"/>
          <w:sz w:val="24"/>
          <w:szCs w:val="24"/>
          <w:lang w:val="pt-BR"/>
          <w:rPrChange w:author="GUSTAVO DE OLIVEIRA REGO MORAIS" w:date="2025-08-08T20:33:16.941Z" w:id="582145690">
            <w:rPr>
              <w:ins w:author="GUSTAVO DE OLIVEIRA REGO MORAIS" w:date="2025-08-08T20:32:42.207Z" w16du:dateUtc="2025-08-08T20:32:42.207Z" w:id="1241893851"/>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835764388">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31Z" w:id="495613957">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86238489">
              <w:rPr>
                <w:rFonts w:ascii="Consolas" w:hAnsi="Consolas" w:eastAsia="Consolas" w:cs="Consolas"/>
                <w:b w:val="1"/>
                <w:bCs w:val="1"/>
                <w:noProof w:val="0"/>
                <w:sz w:val="24"/>
                <w:szCs w:val="24"/>
                <w:lang w:val="pt-BR"/>
              </w:rPr>
            </w:rPrChange>
          </w:rPr>
          <w:t>ColetandoDados</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148016879">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2Z" w:id="1866518385">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2Z" w:id="696391879">
              <w:rPr>
                <w:rFonts w:ascii="Aptos" w:hAnsi="Aptos" w:eastAsia="Aptos" w:cs="Aptos"/>
                <w:noProof w:val="0"/>
                <w:sz w:val="24"/>
                <w:szCs w:val="24"/>
                <w:lang w:val="pt-BR"/>
              </w:rPr>
            </w:rPrChange>
          </w:rPr>
          <w:t xml:space="preserve"> É o estado inicial para a entrada de dados. A transição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693780188">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103972146">
              <w:rPr>
                <w:rFonts w:ascii="Consolas" w:hAnsi="Consolas" w:eastAsia="Consolas" w:cs="Consolas"/>
                <w:noProof w:val="0"/>
                <w:sz w:val="24"/>
                <w:szCs w:val="24"/>
                <w:lang w:val="pt-BR"/>
              </w:rPr>
            </w:rPrChange>
          </w:rPr>
          <w:t>ValidandoDados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75474055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4Z" w:id="1232631404">
              <w:rPr>
                <w:rFonts w:ascii="Aptos" w:hAnsi="Aptos" w:eastAsia="Aptos" w:cs="Aptos"/>
                <w:noProof w:val="0"/>
                <w:sz w:val="24"/>
                <w:szCs w:val="24"/>
                <w:lang w:val="pt-BR"/>
              </w:rPr>
            </w:rPrChange>
          </w:rPr>
          <w:t xml:space="preserve"> é disparada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5Z" w:id="962561572">
              <w:rPr>
                <w:rFonts w:ascii="Consolas" w:hAnsi="Consolas" w:eastAsia="Consolas" w:cs="Consolas"/>
                <w:noProof w:val="0"/>
                <w:sz w:val="24"/>
                <w:szCs w:val="24"/>
                <w:lang w:val="pt-BR"/>
              </w:rPr>
            </w:rPrChange>
          </w:rPr>
          <w:t>"Dados inseridos"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6Z" w:id="2132192135">
              <w:rPr>
                <w:rFonts w:ascii="Aptos" w:hAnsi="Aptos" w:eastAsia="Aptos" w:cs="Aptos"/>
                <w:noProof w:val="0"/>
                <w:sz w:val="24"/>
                <w:szCs w:val="24"/>
                <w:lang w:val="pt-BR"/>
              </w:rPr>
            </w:rPrChange>
          </w:rPr>
          <w:t>.</w:t>
        </w:r>
      </w:ins>
    </w:p>
    <w:p w:rsidR="4375199C" w:rsidP="320543F7" w:rsidRDefault="4375199C" w14:paraId="248EDF64" w14:textId="7401747C">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1317540321"/>
          <w:rFonts w:ascii="Times New Roman" w:hAnsi="Times New Roman" w:eastAsia="Times New Roman" w:cs="Times New Roman"/>
          <w:i w:val="0"/>
          <w:iCs w:val="0"/>
          <w:noProof w:val="0"/>
          <w:sz w:val="24"/>
          <w:szCs w:val="24"/>
          <w:lang w:val="pt-BR"/>
          <w:rPrChange w:author="GUSTAVO DE OLIVEIRA REGO MORAIS" w:date="2025-08-08T20:33:16.972Z" w:id="797854769">
            <w:rPr>
              <w:ins w:author="GUSTAVO DE OLIVEIRA REGO MORAIS" w:date="2025-08-08T20:32:42.207Z" w16du:dateUtc="2025-08-08T20:32:42.207Z" w:id="2095537841"/>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736059209">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43Z" w:id="2059083718">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751914119">
              <w:rPr>
                <w:rFonts w:ascii="Consolas" w:hAnsi="Consolas" w:eastAsia="Consolas" w:cs="Consolas"/>
                <w:b w:val="1"/>
                <w:bCs w:val="1"/>
                <w:noProof w:val="0"/>
                <w:sz w:val="24"/>
                <w:szCs w:val="24"/>
                <w:lang w:val="pt-BR"/>
              </w:rPr>
            </w:rPrChange>
          </w:rPr>
          <w:t>ValidandoDados</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173854571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8Z" w:id="1732584726">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8Z" w:id="815397980">
              <w:rPr>
                <w:rFonts w:ascii="Aptos" w:hAnsi="Aptos" w:eastAsia="Aptos" w:cs="Aptos"/>
                <w:noProof w:val="0"/>
                <w:sz w:val="24"/>
                <w:szCs w:val="24"/>
                <w:lang w:val="pt-BR"/>
              </w:rPr>
            </w:rPrChange>
          </w:rPr>
          <w:t xml:space="preserve"> O sistema verifica se os dados são completos e válidos. Se houver problemas,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118509819">
              <w:rPr>
                <w:rFonts w:ascii="Consolas" w:hAnsi="Consolas" w:eastAsia="Consolas" w:cs="Consolas"/>
                <w:noProof w:val="0"/>
                <w:sz w:val="24"/>
                <w:szCs w:val="24"/>
                <w:lang w:val="pt-BR"/>
              </w:rPr>
            </w:rPrChange>
          </w:rPr>
          <w:t xml:space="preserve">"Dados incompletos /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1468821124">
              <w:rPr>
                <w:rFonts w:ascii="Consolas" w:hAnsi="Consolas" w:eastAsia="Consolas" w:cs="Consolas"/>
                <w:noProof w:val="0"/>
                <w:sz w:val="24"/>
                <w:szCs w:val="24"/>
                <w:lang w:val="pt-BR"/>
              </w:rPr>
            </w:rPrChange>
          </w:rPr>
          <w:t>invalidos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86758985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Z" w:id="969562976">
              <w:rPr>
                <w:rFonts w:ascii="Aptos" w:hAnsi="Aptos" w:eastAsia="Aptos" w:cs="Aptos"/>
                <w:noProof w:val="0"/>
                <w:sz w:val="24"/>
                <w:szCs w:val="24"/>
                <w:lang w:val="pt-BR"/>
              </w:rPr>
            </w:rPrChange>
          </w:rPr>
          <w:t xml:space="preserve"> retorna a sessão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92795214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2025771761">
              <w:rPr>
                <w:rFonts w:ascii="Consolas" w:hAnsi="Consolas" w:eastAsia="Consolas" w:cs="Consolas"/>
                <w:noProof w:val="0"/>
                <w:sz w:val="24"/>
                <w:szCs w:val="24"/>
                <w:lang w:val="pt-BR"/>
              </w:rPr>
            </w:rPrChange>
          </w:rPr>
          <w:t>ColetandoDados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66712173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2Z" w:id="1736920672">
              <w:rPr>
                <w:rFonts w:ascii="Aptos" w:hAnsi="Aptos" w:eastAsia="Aptos" w:cs="Aptos"/>
                <w:noProof w:val="0"/>
                <w:sz w:val="24"/>
                <w:szCs w:val="24"/>
                <w:lang w:val="pt-BR"/>
              </w:rPr>
            </w:rPrChange>
          </w:rPr>
          <w:t xml:space="preserve">. Se os dados forem válidos, a transição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207963454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524580120">
              <w:rPr>
                <w:rFonts w:ascii="Consolas" w:hAnsi="Consolas" w:eastAsia="Consolas" w:cs="Consolas"/>
                <w:noProof w:val="0"/>
                <w:sz w:val="24"/>
                <w:szCs w:val="24"/>
                <w:lang w:val="pt-BR"/>
              </w:rPr>
            </w:rPrChange>
          </w:rPr>
          <w:t>ProntoParaProcessar</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127798316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4Z" w:id="268338692">
              <w:rPr>
                <w:rFonts w:ascii="Aptos" w:hAnsi="Aptos" w:eastAsia="Aptos" w:cs="Aptos"/>
                <w:noProof w:val="0"/>
                <w:sz w:val="24"/>
                <w:szCs w:val="24"/>
                <w:lang w:val="pt-BR"/>
              </w:rPr>
            </w:rPrChange>
          </w:rPr>
          <w:t xml:space="preserve"> ocorre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5Z" w:id="49214029">
              <w:rPr>
                <w:rFonts w:ascii="Consolas" w:hAnsi="Consolas" w:eastAsia="Consolas" w:cs="Consolas"/>
                <w:noProof w:val="0"/>
                <w:sz w:val="24"/>
                <w:szCs w:val="24"/>
                <w:lang w:val="pt-BR"/>
              </w:rPr>
            </w:rPrChange>
          </w:rPr>
          <w:t>"Dados Válidos"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6Z" w:id="203718935">
              <w:rPr>
                <w:rFonts w:ascii="Aptos" w:hAnsi="Aptos" w:eastAsia="Aptos" w:cs="Aptos"/>
                <w:noProof w:val="0"/>
                <w:sz w:val="24"/>
                <w:szCs w:val="24"/>
                <w:lang w:val="pt-BR"/>
              </w:rPr>
            </w:rPrChange>
          </w:rPr>
          <w:t>.</w:t>
        </w:r>
      </w:ins>
    </w:p>
    <w:p w:rsidR="4375199C" w:rsidP="320543F7" w:rsidRDefault="4375199C" w14:paraId="3766132E" w14:textId="26AFCAA7">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60376705"/>
          <w:rFonts w:ascii="Times New Roman" w:hAnsi="Times New Roman" w:eastAsia="Times New Roman" w:cs="Times New Roman"/>
          <w:i w:val="0"/>
          <w:iCs w:val="0"/>
          <w:noProof w:val="0"/>
          <w:sz w:val="24"/>
          <w:szCs w:val="24"/>
          <w:lang w:val="pt-BR"/>
          <w:rPrChange w:author="GUSTAVO DE OLIVEIRA REGO MORAIS" w:date="2025-08-08T20:33:16.977Z" w:id="1475678719">
            <w:rPr>
              <w:ins w:author="GUSTAVO DE OLIVEIRA REGO MORAIS" w:date="2025-08-08T20:32:42.207Z" w16du:dateUtc="2025-08-08T20:32:42.207Z" w:id="175051523"/>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069257398">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3Z" w:id="185106708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612129422">
              <w:rPr>
                <w:rFonts w:ascii="Consolas" w:hAnsi="Consolas" w:eastAsia="Consolas" w:cs="Consolas"/>
                <w:b w:val="1"/>
                <w:bCs w:val="1"/>
                <w:noProof w:val="0"/>
                <w:sz w:val="24"/>
                <w:szCs w:val="24"/>
                <w:lang w:val="pt-BR"/>
              </w:rPr>
            </w:rPrChange>
          </w:rPr>
          <w:t>ProntoParaProcessar</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1408991076">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8Z" w:id="397012357">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274874050">
              <w:rPr>
                <w:rFonts w:ascii="Aptos" w:hAnsi="Aptos" w:eastAsia="Aptos" w:cs="Aptos"/>
                <w:noProof w:val="0"/>
                <w:sz w:val="24"/>
                <w:szCs w:val="24"/>
                <w:lang w:val="pt-BR"/>
              </w:rPr>
            </w:rPrChange>
          </w:rPr>
          <w:t xml:space="preserve"> Este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1004611046">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1386800984">
              <w:rPr>
                <w:rFonts w:ascii="Aptos" w:hAnsi="Aptos" w:eastAsia="Aptos" w:cs="Aptos"/>
                <w:noProof w:val="0"/>
                <w:sz w:val="24"/>
                <w:szCs w:val="24"/>
                <w:lang w:val="pt-BR"/>
              </w:rPr>
            </w:rPrChange>
          </w:rPr>
          <w:t xml:space="preserve"> é o ponto de saída do estado composto.</w:t>
        </w:r>
      </w:ins>
    </w:p>
    <w:p w:rsidR="4375199C" w:rsidP="79ED5846" w:rsidRDefault="4375199C" w14:paraId="39988189" w14:textId="39CEA6F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1433345155"/>
          <w:rFonts w:ascii="Times New Roman" w:hAnsi="Times New Roman" w:eastAsia="Times New Roman" w:cs="Times New Roman"/>
          <w:b w:val="1"/>
          <w:bCs w:val="1"/>
          <w:i w:val="0"/>
          <w:iCs w:val="0"/>
          <w:noProof w:val="0"/>
          <w:sz w:val="24"/>
          <w:szCs w:val="24"/>
          <w:lang w:val="pt-BR"/>
          <w:rPrChange w:author="GUSTAVO DE OLIVEIRA REGO MORAIS" w:date="2025-08-08T20:33:16.98Z" w:id="1064090875">
            <w:rPr>
              <w:ins w:author="GUSTAVO DE OLIVEIRA REGO MORAIS" w:date="2025-08-08T20:32:42.207Z" w16du:dateUtc="2025-08-08T20:32:42.207Z" w:id="1519881766"/>
              <w:rFonts w:ascii="Consolas" w:hAnsi="Consolas" w:eastAsia="Consolas" w:cs="Consolas"/>
              <w:b w:val="1"/>
              <w:bCs w:val="1"/>
              <w:noProof w:val="0"/>
              <w:sz w:val="24"/>
              <w:szCs w:val="24"/>
              <w:lang w:val="pt-BR"/>
            </w:rPr>
          </w:rPrChange>
        </w:rPr>
        <w:pPrChange w:author="GUSTAVO DE OLIVEIRA REGO MORAIS" w:date="2025-08-08T20:34:27.936Z">
          <w:pPr>
            <w:numPr>
              <w:ilvl w:val="0"/>
              <w:numId w:val="101"/>
            </w:numPr>
            <w:bidi w:val="0"/>
          </w:pPr>
        </w:pPrChange>
      </w:pPr>
      <w:bookmarkStart w:name="_Toc259685078" w:id="1379481355"/>
      <w:ins w:author="GUSTAVO DE OLIVEIRA REGO MORAIS" w:date="2025-08-08T20:32:42.207Z" w:id="510795627">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8Z" w:id="936004848">
              <w:rPr>
                <w:rFonts w:ascii="Aptos" w:hAnsi="Aptos" w:eastAsia="Aptos" w:cs="Aptos"/>
                <w:b w:val="1"/>
                <w:bCs w:val="1"/>
                <w:noProof w:val="0"/>
                <w:sz w:val="24"/>
                <w:szCs w:val="24"/>
                <w:lang w:val="pt-BR"/>
              </w:rPr>
            </w:rPrChange>
          </w:rPr>
          <w:t xml:space="preserve">Detalhamento do Estado Composto </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1332526446">
              <w:rPr>
                <w:rFonts w:ascii="Consolas" w:hAnsi="Consolas" w:eastAsia="Consolas" w:cs="Consolas"/>
                <w:b w:val="1"/>
                <w:bCs w:val="1"/>
                <w:noProof w:val="0"/>
                <w:sz w:val="24"/>
                <w:szCs w:val="24"/>
                <w:lang w:val="pt-BR"/>
              </w:rPr>
            </w:rPrChange>
          </w:rPr>
          <w:t>"</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330333005">
              <w:rPr>
                <w:rFonts w:ascii="Consolas" w:hAnsi="Consolas" w:eastAsia="Consolas" w:cs="Consolas"/>
                <w:b w:val="1"/>
                <w:bCs w:val="1"/>
                <w:noProof w:val="0"/>
                <w:sz w:val="24"/>
                <w:szCs w:val="24"/>
                <w:lang w:val="pt-BR"/>
              </w:rPr>
            </w:rPrChange>
          </w:rPr>
          <w:t>avaliandoOrcamento</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240509916">
              <w:rPr>
                <w:rFonts w:ascii="Consolas" w:hAnsi="Consolas" w:eastAsia="Consolas" w:cs="Consolas"/>
                <w:b w:val="1"/>
                <w:bCs w:val="1"/>
                <w:noProof w:val="0"/>
                <w:sz w:val="24"/>
                <w:szCs w:val="24"/>
                <w:lang w:val="pt-BR"/>
              </w:rPr>
            </w:rPrChange>
          </w:rPr>
          <w:t>"</w:t>
        </w:r>
      </w:ins>
      <w:bookmarkEnd w:id="1379481355"/>
    </w:p>
    <w:p w:rsidR="4375199C" w:rsidP="320543F7" w:rsidRDefault="4375199C" w14:paraId="3D0D531F" w14:textId="0EB3F5E2">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971855788"/>
          <w:rFonts w:ascii="Times New Roman" w:hAnsi="Times New Roman" w:eastAsia="Times New Roman" w:cs="Times New Roman"/>
          <w:i w:val="0"/>
          <w:iCs w:val="0"/>
          <w:noProof w:val="0"/>
          <w:sz w:val="24"/>
          <w:szCs w:val="24"/>
          <w:lang w:val="pt-BR"/>
          <w:rPrChange w:author="GUSTAVO DE OLIVEIRA REGO MORAIS" w:date="2025-08-08T20:33:16.98Z" w:id="1800973863">
            <w:rPr>
              <w:ins w:author="GUSTAVO DE OLIVEIRA REGO MORAIS" w:date="2025-08-08T20:32:42.207Z" w16du:dateUtc="2025-08-08T20:32:42.207Z" w:id="181490719"/>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342354513">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Z" w:id="1380561827">
              <w:rPr>
                <w:rFonts w:ascii="Aptos" w:hAnsi="Aptos" w:eastAsia="Aptos" w:cs="Aptos"/>
                <w:noProof w:val="0"/>
                <w:sz w:val="24"/>
                <w:szCs w:val="24"/>
                <w:lang w:val="pt-BR"/>
              </w:rPr>
            </w:rPrChange>
          </w:rPr>
          <w:t>Este estado lida com a avaliação do orçamento e a interação com o usuário sobre as sugestões:</w:t>
        </w:r>
      </w:ins>
    </w:p>
    <w:p w:rsidR="4375199C" w:rsidP="320543F7" w:rsidRDefault="4375199C" w14:paraId="1DCFF90F" w14:textId="039FC6C8">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7Z" w16du:dateUtc="2025-08-08T20:32:42.207Z" w:id="1293763820"/>
          <w:rFonts w:ascii="Times New Roman" w:hAnsi="Times New Roman" w:eastAsia="Times New Roman" w:cs="Times New Roman"/>
          <w:i w:val="0"/>
          <w:iCs w:val="0"/>
          <w:noProof w:val="0"/>
          <w:sz w:val="24"/>
          <w:szCs w:val="24"/>
          <w:lang w:val="pt-BR"/>
          <w:rPrChange w:author="GUSTAVO DE OLIVEIRA REGO MORAIS" w:date="2025-08-08T20:33:16.988Z" w:id="430758771">
            <w:rPr>
              <w:ins w:author="GUSTAVO DE OLIVEIRA REGO MORAIS" w:date="2025-08-08T20:32:42.207Z" w16du:dateUtc="2025-08-08T20:32:42.207Z" w:id="1747454642"/>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645100443">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1Z" w:id="1883507114">
              <w:rPr>
                <w:rFonts w:ascii="Aptos" w:hAnsi="Aptos" w:eastAsia="Aptos" w:cs="Aptos"/>
                <w:noProof w:val="0"/>
                <w:sz w:val="24"/>
                <w:szCs w:val="24"/>
                <w:lang w:val="pt-BR"/>
              </w:rPr>
            </w:rPrChange>
          </w:rPr>
          <w:t xml:space="preserve">O fluxo começa no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2Z" w:id="839566276">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2Z" w:id="1321509856">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71075309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2056350921">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196902268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1224290470">
              <w:rPr>
                <w:rFonts w:ascii="Aptos" w:hAnsi="Aptos" w:eastAsia="Aptos" w:cs="Aptos"/>
                <w:noProof w:val="0"/>
                <w:sz w:val="24"/>
                <w:szCs w:val="24"/>
                <w:lang w:val="pt-BR"/>
              </w:rPr>
            </w:rPrChange>
          </w:rPr>
          <w:t xml:space="preserve">, acionado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4Z" w:id="1736363874">
              <w:rPr>
                <w:rFonts w:ascii="Consolas" w:hAnsi="Consolas" w:eastAsia="Consolas" w:cs="Consolas"/>
                <w:noProof w:val="0"/>
                <w:sz w:val="24"/>
                <w:szCs w:val="24"/>
                <w:lang w:val="pt-BR"/>
              </w:rPr>
            </w:rPrChange>
          </w:rPr>
          <w:t>"Sugestão gerada"</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5Z" w:id="174837014">
              <w:rPr>
                <w:rFonts w:ascii="Aptos" w:hAnsi="Aptos" w:eastAsia="Aptos" w:cs="Aptos"/>
                <w:noProof w:val="0"/>
                <w:sz w:val="24"/>
                <w:szCs w:val="24"/>
                <w:lang w:val="pt-BR"/>
              </w:rPr>
            </w:rPrChange>
          </w:rPr>
          <w:t>.</w:t>
        </w:r>
      </w:ins>
    </w:p>
    <w:p w:rsidR="4375199C" w:rsidP="320543F7" w:rsidRDefault="4375199C" w14:paraId="60C0A68D" w14:textId="14F240DD">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8Z" w16du:dateUtc="2025-08-08T20:32:42.208Z" w:id="1613399169"/>
          <w:rFonts w:ascii="Times New Roman" w:hAnsi="Times New Roman" w:eastAsia="Times New Roman" w:cs="Times New Roman"/>
          <w:i w:val="0"/>
          <w:iCs w:val="0"/>
          <w:noProof w:val="0"/>
          <w:sz w:val="24"/>
          <w:szCs w:val="24"/>
          <w:lang w:val="pt-BR"/>
          <w:rPrChange w:author="GUSTAVO DE OLIVEIRA REGO MORAIS" w:date="2025-08-08T20:33:16.996Z" w:id="556365339">
            <w:rPr>
              <w:ins w:author="GUSTAVO DE OLIVEIRA REGO MORAIS" w:date="2025-08-08T20:32:42.208Z" w16du:dateUtc="2025-08-08T20:32:42.208Z" w:id="1796626880"/>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54727480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9Z" w:id="542276270">
              <w:rPr>
                <w:rFonts w:ascii="Aptos" w:hAnsi="Aptos" w:eastAsia="Aptos" w:cs="Aptos"/>
                <w:noProof w:val="0"/>
                <w:sz w:val="24"/>
                <w:szCs w:val="24"/>
                <w:lang w:val="pt-BR"/>
              </w:rPr>
            </w:rPrChange>
          </w:rPr>
          <w:t xml:space="preserve">A partir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83238607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642157148">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34723538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562370771">
              <w:rPr>
                <w:rFonts w:ascii="Aptos" w:hAnsi="Aptos" w:eastAsia="Aptos" w:cs="Aptos"/>
                <w:noProof w:val="0"/>
                <w:sz w:val="24"/>
                <w:szCs w:val="24"/>
                <w:lang w:val="pt-BR"/>
              </w:rPr>
            </w:rPrChange>
          </w:rPr>
          <w:t xml:space="preserve">, duas transições são possíveis, com base na condição do orçamento ser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8Z" w:id="273744831">
              <w:rPr>
                <w:rFonts w:ascii="Consolas" w:hAnsi="Consolas" w:eastAsia="Consolas" w:cs="Consolas"/>
                <w:noProof w:val="0"/>
                <w:sz w:val="24"/>
                <w:szCs w:val="24"/>
                <w:lang w:val="pt-BR"/>
              </w:rPr>
            </w:rPrChange>
          </w:rPr>
          <w:t>"Dentro do orçamento"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9Z" w:id="1534363479">
              <w:rPr>
                <w:rFonts w:ascii="Aptos" w:hAnsi="Aptos" w:eastAsia="Aptos" w:cs="Aptos"/>
                <w:noProof w:val="0"/>
                <w:sz w:val="24"/>
                <w:szCs w:val="24"/>
                <w:lang w:val="pt-BR"/>
              </w:rPr>
            </w:rPrChange>
          </w:rPr>
          <w:t xml:space="preserve"> ou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9Z" w:id="307011397">
              <w:rPr>
                <w:rFonts w:ascii="Consolas" w:hAnsi="Consolas" w:eastAsia="Consolas" w:cs="Consolas"/>
                <w:noProof w:val="0"/>
                <w:sz w:val="24"/>
                <w:szCs w:val="24"/>
                <w:lang w:val="pt-BR"/>
              </w:rPr>
            </w:rPrChange>
          </w:rPr>
          <w:t>"Fora do orçamento"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Z" w:id="911782416">
              <w:rPr>
                <w:rFonts w:ascii="Aptos" w:hAnsi="Aptos" w:eastAsia="Aptos" w:cs="Aptos"/>
                <w:noProof w:val="0"/>
                <w:sz w:val="24"/>
                <w:szCs w:val="24"/>
                <w:lang w:val="pt-BR"/>
              </w:rPr>
            </w:rPrChange>
          </w:rPr>
          <w:t>.</w:t>
        </w:r>
      </w:ins>
    </w:p>
    <w:p w:rsidR="4375199C" w:rsidP="320543F7" w:rsidRDefault="4375199C" w14:paraId="6DAAE58B" w14:textId="06360F26">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1866309857"/>
          <w:rFonts w:ascii="Times New Roman" w:hAnsi="Times New Roman" w:eastAsia="Times New Roman" w:cs="Times New Roman"/>
          <w:i w:val="0"/>
          <w:iCs w:val="0"/>
          <w:noProof w:val="0"/>
          <w:sz w:val="24"/>
          <w:szCs w:val="24"/>
          <w:lang w:val="pt-BR"/>
          <w:rPrChange w:author="GUSTAVO DE OLIVEIRA REGO MORAIS" w:date="2025-08-08T20:33:16.999Z" w:id="1522974675">
            <w:rPr>
              <w:ins w:author="GUSTAVO DE OLIVEIRA REGO MORAIS" w:date="2025-08-08T20:32:42.208Z" w16du:dateUtc="2025-08-08T20:32:42.208Z" w:id="1865334618"/>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003075633">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97Z" w:id="157948871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144511127">
              <w:rPr>
                <w:rFonts w:ascii="Consolas" w:hAnsi="Consolas" w:eastAsia="Consolas" w:cs="Consolas"/>
                <w:b w:val="1"/>
                <w:bCs w:val="1"/>
                <w:noProof w:val="0"/>
                <w:sz w:val="24"/>
                <w:szCs w:val="24"/>
                <w:lang w:val="pt-BR"/>
              </w:rPr>
            </w:rPrChange>
          </w:rPr>
          <w:t>OrcamentoSuficiente</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2001181869">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2Z" w:id="1633322887">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3Z" w:id="653776034">
              <w:rPr>
                <w:rFonts w:ascii="Aptos" w:hAnsi="Aptos" w:eastAsia="Aptos" w:cs="Aptos"/>
                <w:noProof w:val="0"/>
                <w:sz w:val="24"/>
                <w:szCs w:val="24"/>
                <w:lang w:val="pt-BR"/>
              </w:rPr>
            </w:rPrChange>
          </w:rPr>
          <w:t xml:space="preserve"> A transição para este estado ocorre se o orçamento for suficiente.</w:t>
        </w:r>
      </w:ins>
    </w:p>
    <w:p w:rsidR="4375199C" w:rsidP="320543F7" w:rsidRDefault="4375199C" w14:paraId="4B9085E6" w14:textId="21F47538">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1624140962"/>
          <w:rFonts w:ascii="Times New Roman" w:hAnsi="Times New Roman" w:eastAsia="Times New Roman" w:cs="Times New Roman"/>
          <w:i w:val="0"/>
          <w:iCs w:val="0"/>
          <w:noProof w:val="0"/>
          <w:sz w:val="24"/>
          <w:szCs w:val="24"/>
          <w:lang w:val="pt-BR"/>
          <w:rPrChange w:author="GUSTAVO DE OLIVEIRA REGO MORAIS" w:date="2025-08-08T20:33:17.039Z" w:id="1565396541">
            <w:rPr>
              <w:ins w:author="GUSTAVO DE OLIVEIRA REGO MORAIS" w:date="2025-08-08T20:32:42.208Z" w16du:dateUtc="2025-08-08T20:32:42.208Z" w:id="1022692052"/>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348808606">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01Z" w:id="493393092">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935558360">
              <w:rPr>
                <w:rFonts w:ascii="Consolas" w:hAnsi="Consolas" w:eastAsia="Consolas" w:cs="Consolas"/>
                <w:b w:val="1"/>
                <w:bCs w:val="1"/>
                <w:noProof w:val="0"/>
                <w:sz w:val="24"/>
                <w:szCs w:val="24"/>
                <w:lang w:val="pt-BR"/>
              </w:rPr>
            </w:rPrChange>
          </w:rPr>
          <w:t>OrcamentoInsuficiente</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272733061">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1387401942">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1379224823">
              <w:rPr>
                <w:rFonts w:ascii="Aptos" w:hAnsi="Aptos" w:eastAsia="Aptos" w:cs="Aptos"/>
                <w:noProof w:val="0"/>
                <w:sz w:val="24"/>
                <w:szCs w:val="24"/>
                <w:lang w:val="pt-BR"/>
              </w:rPr>
            </w:rPrChange>
          </w:rPr>
          <w:t xml:space="preserve"> Se o orçamento for insuficiente, o sistema oferece alternativas nos estados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100855131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594351522">
              <w:rPr>
                <w:rFonts w:ascii="Consolas" w:hAnsi="Consolas" w:eastAsia="Consolas" w:cs="Consolas"/>
                <w:noProof w:val="0"/>
                <w:sz w:val="24"/>
                <w:szCs w:val="24"/>
                <w:lang w:val="pt-BR"/>
              </w:rPr>
            </w:rPrChange>
          </w:rPr>
          <w:t>ExibindoSugestaoUpgrade</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82844114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6Z" w:id="1109471359">
              <w:rPr>
                <w:rFonts w:ascii="Aptos" w:hAnsi="Aptos" w:eastAsia="Aptos" w:cs="Aptos"/>
                <w:noProof w:val="0"/>
                <w:sz w:val="24"/>
                <w:szCs w:val="24"/>
                <w:lang w:val="pt-BR"/>
              </w:rPr>
            </w:rPrChange>
          </w:rPr>
          <w:t xml:space="preserve">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7Z" w:id="1757420015">
              <w:rPr>
                <w:rFonts w:ascii="Consolas" w:hAnsi="Consolas" w:eastAsia="Consolas" w:cs="Consolas"/>
                <w:noProof w:val="0"/>
                <w:sz w:val="24"/>
                <w:szCs w:val="24"/>
                <w:lang w:val="pt-BR"/>
              </w:rPr>
            </w:rPrChange>
          </w:rPr>
          <w:t>"Sugere aumento (RF-08)"</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8Z" w:id="721246269">
              <w:rPr>
                <w:rFonts w:ascii="Aptos" w:hAnsi="Aptos" w:eastAsia="Aptos" w:cs="Aptos"/>
                <w:noProof w:val="0"/>
                <w:sz w:val="24"/>
                <w:szCs w:val="24"/>
                <w:lang w:val="pt-BR"/>
              </w:rPr>
            </w:rPrChange>
          </w:rPr>
          <w:t xml:space="preserve">) ou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29661534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2092525101">
              <w:rPr>
                <w:rFonts w:ascii="Consolas" w:hAnsi="Consolas" w:eastAsia="Consolas" w:cs="Consolas"/>
                <w:noProof w:val="0"/>
                <w:sz w:val="24"/>
                <w:szCs w:val="24"/>
                <w:lang w:val="pt-BR"/>
              </w:rPr>
            </w:rPrChange>
          </w:rPr>
          <w:t>ExibindoSugestaoAlternativa</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165259792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Z" w:id="482496649">
              <w:rPr>
                <w:rFonts w:ascii="Aptos" w:hAnsi="Aptos" w:eastAsia="Aptos" w:cs="Aptos"/>
                <w:noProof w:val="0"/>
                <w:sz w:val="24"/>
                <w:szCs w:val="24"/>
                <w:lang w:val="pt-BR"/>
              </w:rPr>
            </w:rPrChange>
          </w:rPr>
          <w:t xml:space="preserve">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1Z" w:id="1166417202">
              <w:rPr>
                <w:rFonts w:ascii="Consolas" w:hAnsi="Consolas" w:eastAsia="Consolas" w:cs="Consolas"/>
                <w:noProof w:val="0"/>
                <w:sz w:val="24"/>
                <w:szCs w:val="24"/>
                <w:lang w:val="pt-BR"/>
              </w:rPr>
            </w:rPrChange>
          </w:rPr>
          <w:t>"Sugere build inferior (RF-09)"</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2Z" w:id="1943347660">
              <w:rPr>
                <w:rFonts w:ascii="Aptos" w:hAnsi="Aptos" w:eastAsia="Aptos" w:cs="Aptos"/>
                <w:noProof w:val="0"/>
                <w:sz w:val="24"/>
                <w:szCs w:val="24"/>
                <w:lang w:val="pt-BR"/>
              </w:rPr>
            </w:rPrChange>
          </w:rPr>
          <w:t xml:space="preserve">). Esses fluxos podem retornar 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105016375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1893981677">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320299912">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5Z" w:id="1710204411">
              <w:rPr>
                <w:rFonts w:ascii="Aptos" w:hAnsi="Aptos" w:eastAsia="Aptos" w:cs="Aptos"/>
                <w:noProof w:val="0"/>
                <w:sz w:val="24"/>
                <w:szCs w:val="24"/>
                <w:lang w:val="pt-BR"/>
              </w:rPr>
            </w:rPrChange>
          </w:rPr>
          <w:t>, criando um ciclo de sugestão e avaliação.</w:t>
        </w:r>
      </w:ins>
    </w:p>
    <w:p w:rsidR="4375199C" w:rsidP="79ED5846" w:rsidRDefault="4375199C" w14:paraId="10C0A3A3" w14:textId="189EB025">
      <w:pPr>
        <w:pStyle w:val="Heading4"/>
        <w:keepNext w:val="0"/>
        <w:keepLines w:val="0"/>
        <w:bidi w:val="0"/>
        <w:spacing w:before="120" w:beforeAutospacing="off" w:after="120" w:afterAutospacing="off" w:line="360" w:lineRule="auto"/>
        <w:jc w:val="both"/>
        <w:rPr>
          <w:ins w:author="GUSTAVO DE OLIVEIRA REGO MORAIS" w:date="2025-08-08T20:32:42.208Z" w16du:dateUtc="2025-08-08T20:32:42.208Z" w:id="477268375"/>
          <w:rFonts w:ascii="Times New Roman" w:hAnsi="Times New Roman" w:eastAsia="Times New Roman" w:cs="Times New Roman"/>
          <w:b w:val="1"/>
          <w:bCs w:val="1"/>
          <w:i w:val="0"/>
          <w:iCs w:val="0"/>
          <w:noProof w:val="0"/>
          <w:sz w:val="24"/>
          <w:szCs w:val="24"/>
          <w:lang w:val="pt-BR"/>
          <w:rPrChange w:author="GUSTAVO DE OLIVEIRA REGO MORAIS" w:date="2025-08-08T20:33:17.041Z" w:id="1363567749">
            <w:rPr>
              <w:ins w:author="GUSTAVO DE OLIVEIRA REGO MORAIS" w:date="2025-08-08T20:32:42.208Z" w16du:dateUtc="2025-08-08T20:32:42.208Z" w:id="708083339"/>
              <w:rFonts w:ascii="Consolas" w:hAnsi="Consolas" w:eastAsia="Consolas" w:cs="Consolas"/>
              <w:b w:val="1"/>
              <w:bCs w:val="1"/>
              <w:noProof w:val="0"/>
              <w:sz w:val="24"/>
              <w:szCs w:val="24"/>
              <w:lang w:val="pt-BR"/>
            </w:rPr>
          </w:rPrChange>
        </w:rPr>
        <w:pPrChange w:author="GUSTAVO DE OLIVEIRA REGO MORAIS" w:date="2025-08-08T20:34:27.937Z">
          <w:pPr>
            <w:numPr>
              <w:ilvl w:val="1"/>
              <w:numId w:val="102"/>
            </w:numPr>
            <w:bidi w:val="0"/>
          </w:pPr>
        </w:pPrChange>
      </w:pPr>
      <w:bookmarkStart w:name="_Toc1670459005" w:id="1909662849"/>
      <w:ins w:author="GUSTAVO DE OLIVEIRA REGO MORAIS" w:date="2025-08-08T20:32:42.208Z" w:id="1113700159">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39Z" w:id="871399692">
              <w:rPr>
                <w:rFonts w:ascii="Aptos" w:hAnsi="Aptos" w:eastAsia="Aptos" w:cs="Aptos"/>
                <w:b w:val="1"/>
                <w:bCs w:val="1"/>
                <w:noProof w:val="0"/>
                <w:sz w:val="24"/>
                <w:szCs w:val="24"/>
                <w:lang w:val="pt-BR"/>
              </w:rPr>
            </w:rPrChange>
          </w:rPr>
          <w:t xml:space="preserve">Detalhamento do Estado Composto </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748309167">
              <w:rPr>
                <w:rFonts w:ascii="Consolas" w:hAnsi="Consolas" w:eastAsia="Consolas" w:cs="Consolas"/>
                <w:b w:val="1"/>
                <w:bCs w:val="1"/>
                <w:noProof w:val="0"/>
                <w:sz w:val="24"/>
                <w:szCs w:val="24"/>
                <w:lang w:val="pt-BR"/>
              </w:rPr>
            </w:rPrChange>
          </w:rPr>
          <w:t>"</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1642026297">
              <w:rPr>
                <w:rFonts w:ascii="Consolas" w:hAnsi="Consolas" w:eastAsia="Consolas" w:cs="Consolas"/>
                <w:b w:val="1"/>
                <w:bCs w:val="1"/>
                <w:noProof w:val="0"/>
                <w:sz w:val="24"/>
                <w:szCs w:val="24"/>
                <w:lang w:val="pt-BR"/>
              </w:rPr>
            </w:rPrChange>
          </w:rPr>
          <w:t>MostrandoBuild</w:t>
        </w:r>
        <w:r w:rsidRPr="79ED5846"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718870881">
              <w:rPr>
                <w:rFonts w:ascii="Consolas" w:hAnsi="Consolas" w:eastAsia="Consolas" w:cs="Consolas"/>
                <w:b w:val="1"/>
                <w:bCs w:val="1"/>
                <w:noProof w:val="0"/>
                <w:sz w:val="24"/>
                <w:szCs w:val="24"/>
                <w:lang w:val="pt-BR"/>
              </w:rPr>
            </w:rPrChange>
          </w:rPr>
          <w:t>"</w:t>
        </w:r>
      </w:ins>
      <w:bookmarkEnd w:id="1909662849"/>
    </w:p>
    <w:p w:rsidR="4375199C" w:rsidP="320543F7" w:rsidRDefault="4375199C" w14:paraId="0088ACC9" w14:textId="3D51E93A">
      <w:pPr>
        <w:keepNext w:val="0"/>
        <w:keepLines w:val="0"/>
        <w:bidi w:val="0"/>
        <w:spacing w:before="120" w:beforeAutospacing="off" w:after="120" w:afterAutospacing="off" w:line="360" w:lineRule="auto"/>
        <w:ind w:firstLine="708"/>
        <w:jc w:val="both"/>
        <w:rPr>
          <w:ins w:author="GUSTAVO DE OLIVEIRA REGO MORAIS" w:date="2025-08-08T20:32:42.208Z" w16du:dateUtc="2025-08-08T20:32:42.208Z" w:id="769905345"/>
          <w:rFonts w:ascii="Times New Roman" w:hAnsi="Times New Roman" w:eastAsia="Times New Roman" w:cs="Times New Roman"/>
          <w:i w:val="0"/>
          <w:iCs w:val="0"/>
          <w:noProof w:val="0"/>
          <w:sz w:val="24"/>
          <w:szCs w:val="24"/>
          <w:lang w:val="pt-BR"/>
          <w:rPrChange w:author="GUSTAVO DE OLIVEIRA REGO MORAIS" w:date="2025-08-08T20:33:17.042Z" w:id="1773310465">
            <w:rPr>
              <w:ins w:author="GUSTAVO DE OLIVEIRA REGO MORAIS" w:date="2025-08-08T20:32:42.208Z" w16du:dateUtc="2025-08-08T20:32:42.208Z" w:id="896078897"/>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360018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1Z" w:id="875120913">
              <w:rPr>
                <w:rFonts w:ascii="Aptos" w:hAnsi="Aptos" w:eastAsia="Aptos" w:cs="Aptos"/>
                <w:noProof w:val="0"/>
                <w:sz w:val="24"/>
                <w:szCs w:val="24"/>
                <w:lang w:val="pt-BR"/>
              </w:rPr>
            </w:rPrChange>
          </w:rPr>
          <w:t>Neste estado, o usuário interage com a configuração proposta:</w:t>
        </w:r>
      </w:ins>
    </w:p>
    <w:p w:rsidR="4375199C" w:rsidP="320543F7" w:rsidRDefault="4375199C" w14:paraId="095E33AF" w14:textId="6326B97D">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91186482"/>
          <w:rFonts w:ascii="Times New Roman" w:hAnsi="Times New Roman" w:eastAsia="Times New Roman" w:cs="Times New Roman"/>
          <w:i w:val="0"/>
          <w:iCs w:val="0"/>
          <w:noProof w:val="0"/>
          <w:sz w:val="24"/>
          <w:szCs w:val="24"/>
          <w:lang w:val="pt-BR"/>
          <w:rPrChange w:author="GUSTAVO DE OLIVEIRA REGO MORAIS" w:date="2025-08-08T20:33:17.045Z" w:id="1420321418">
            <w:rPr>
              <w:ins w:author="GUSTAVO DE OLIVEIRA REGO MORAIS" w:date="2025-08-08T20:32:42.208Z" w16du:dateUtc="2025-08-08T20:32:42.208Z" w:id="1692487263"/>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61800411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2Z" w:id="672083853">
              <w:rPr>
                <w:rFonts w:ascii="Aptos" w:hAnsi="Aptos" w:eastAsia="Aptos" w:cs="Aptos"/>
                <w:noProof w:val="0"/>
                <w:sz w:val="24"/>
                <w:szCs w:val="24"/>
                <w:lang w:val="pt-BR"/>
              </w:rPr>
            </w:rPrChange>
          </w:rPr>
          <w:t xml:space="preserve">O fluxo começa em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70309253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289681477">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28105418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113217197">
              <w:rPr>
                <w:rFonts w:ascii="Aptos" w:hAnsi="Aptos" w:eastAsia="Aptos" w:cs="Aptos"/>
                <w:noProof w:val="0"/>
                <w:sz w:val="24"/>
                <w:szCs w:val="24"/>
                <w:lang w:val="pt-BR"/>
              </w:rPr>
            </w:rPrChange>
          </w:rPr>
          <w:t>, onde o build é exibido.</w:t>
        </w:r>
      </w:ins>
    </w:p>
    <w:p w:rsidR="4375199C" w:rsidP="320543F7" w:rsidRDefault="4375199C" w14:paraId="055FB874" w14:textId="19727464">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329247700"/>
          <w:rFonts w:ascii="Times New Roman" w:hAnsi="Times New Roman" w:eastAsia="Times New Roman" w:cs="Times New Roman"/>
          <w:i w:val="0"/>
          <w:iCs w:val="0"/>
          <w:noProof w:val="0"/>
          <w:sz w:val="24"/>
          <w:szCs w:val="24"/>
          <w:lang w:val="pt-BR"/>
          <w:rPrChange w:author="GUSTAVO DE OLIVEIRA REGO MORAIS" w:date="2025-08-08T20:33:17.048Z" w:id="417753390">
            <w:rPr>
              <w:ins w:author="GUSTAVO DE OLIVEIRA REGO MORAIS" w:date="2025-08-08T20:32:42.208Z" w16du:dateUtc="2025-08-08T20:32:42.208Z" w:id="823139063"/>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68114592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5Z" w:id="1103759833">
              <w:rPr>
                <w:rFonts w:ascii="Aptos" w:hAnsi="Aptos" w:eastAsia="Aptos" w:cs="Aptos"/>
                <w:noProof w:val="0"/>
                <w:sz w:val="24"/>
                <w:szCs w:val="24"/>
                <w:lang w:val="pt-BR"/>
              </w:rPr>
            </w:rPrChange>
          </w:rPr>
          <w:t xml:space="preserve">A partir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1589678845">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778059762">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64136671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134274792">
              <w:rPr>
                <w:rFonts w:ascii="Aptos" w:hAnsi="Aptos" w:eastAsia="Aptos" w:cs="Aptos"/>
                <w:noProof w:val="0"/>
                <w:sz w:val="24"/>
                <w:szCs w:val="24"/>
                <w:lang w:val="pt-BR"/>
              </w:rPr>
            </w:rPrChange>
          </w:rPr>
          <w:t>, o usuário pode optar por:</w:t>
        </w:r>
      </w:ins>
    </w:p>
    <w:p w:rsidR="4375199C" w:rsidP="320543F7" w:rsidRDefault="4375199C" w14:paraId="2780DC57" w14:textId="5BD2A893">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1261582546"/>
          <w:rFonts w:ascii="Times New Roman" w:hAnsi="Times New Roman" w:eastAsia="Times New Roman" w:cs="Times New Roman"/>
          <w:i w:val="0"/>
          <w:iCs w:val="0"/>
          <w:noProof w:val="0"/>
          <w:sz w:val="24"/>
          <w:szCs w:val="24"/>
          <w:lang w:val="pt-BR"/>
          <w:rPrChange w:author="GUSTAVO DE OLIVEIRA REGO MORAIS" w:date="2025-08-08T20:33:17.056Z" w:id="1296124194">
            <w:rPr>
              <w:ins w:author="GUSTAVO DE OLIVEIRA REGO MORAIS" w:date="2025-08-08T20:32:42.208Z" w16du:dateUtc="2025-08-08T20:32:42.208Z" w:id="2119216531"/>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38314554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9Z" w:id="2018728401">
              <w:rPr>
                <w:rFonts w:ascii="Aptos" w:hAnsi="Aptos" w:eastAsia="Aptos" w:cs="Aptos"/>
                <w:noProof w:val="0"/>
                <w:sz w:val="24"/>
                <w:szCs w:val="24"/>
                <w:lang w:val="pt-BR"/>
              </w:rPr>
            </w:rPrChange>
          </w:rPr>
          <w:t xml:space="preserve">Salvar o build, transicionando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96668390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662856086">
              <w:rPr>
                <w:rFonts w:ascii="Consolas" w:hAnsi="Consolas" w:eastAsia="Consolas" w:cs="Consolas"/>
                <w:noProof w:val="0"/>
                <w:sz w:val="24"/>
                <w:szCs w:val="24"/>
                <w:lang w:val="pt-BR"/>
              </w:rPr>
            </w:rPrChange>
          </w:rPr>
          <w:t>SalvandoBuild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213572850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855728585">
              <w:rPr>
                <w:rFonts w:ascii="Aptos" w:hAnsi="Aptos" w:eastAsia="Aptos" w:cs="Aptos"/>
                <w:noProof w:val="0"/>
                <w:sz w:val="24"/>
                <w:szCs w:val="24"/>
                <w:lang w:val="pt-BR"/>
              </w:rPr>
            </w:rPrChange>
          </w:rPr>
          <w:t xml:space="preserv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57206437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1581363302">
              <w:rPr>
                <w:rFonts w:ascii="Consolas" w:hAnsi="Consolas" w:eastAsia="Consolas" w:cs="Consolas"/>
                <w:noProof w:val="0"/>
                <w:sz w:val="24"/>
                <w:szCs w:val="24"/>
                <w:lang w:val="pt-BR"/>
              </w:rPr>
            </w:rPrChange>
          </w:rPr>
          <w:t>Usuario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1555117799">
              <w:rPr>
                <w:rFonts w:ascii="Consolas" w:hAnsi="Consolas" w:eastAsia="Consolas" w:cs="Consolas"/>
                <w:noProof w:val="0"/>
                <w:sz w:val="24"/>
                <w:szCs w:val="24"/>
                <w:lang w:val="pt-BR"/>
              </w:rPr>
            </w:rPrChange>
          </w:rPr>
          <w:t xml:space="preserve"> decide salvar / exportar (CU1)"</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6Z" w:id="336329433">
              <w:rPr>
                <w:rFonts w:ascii="Aptos" w:hAnsi="Aptos" w:eastAsia="Aptos" w:cs="Aptos"/>
                <w:noProof w:val="0"/>
                <w:sz w:val="24"/>
                <w:szCs w:val="24"/>
                <w:lang w:val="pt-BR"/>
              </w:rPr>
            </w:rPrChange>
          </w:rPr>
          <w:t>.</w:t>
        </w:r>
      </w:ins>
    </w:p>
    <w:p w:rsidR="4375199C" w:rsidP="320543F7" w:rsidRDefault="4375199C" w14:paraId="1D349828" w14:textId="169431A1">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1882230103"/>
          <w:rFonts w:ascii="Times New Roman" w:hAnsi="Times New Roman" w:eastAsia="Times New Roman" w:cs="Times New Roman"/>
          <w:i w:val="0"/>
          <w:iCs w:val="0"/>
          <w:noProof w:val="0"/>
          <w:sz w:val="24"/>
          <w:szCs w:val="24"/>
          <w:lang w:val="pt-BR"/>
          <w:rPrChange w:author="GUSTAVO DE OLIVEIRA REGO MORAIS" w:date="2025-08-08T20:33:17.063Z" w:id="1537116846">
            <w:rPr>
              <w:ins w:author="GUSTAVO DE OLIVEIRA REGO MORAIS" w:date="2025-08-08T20:32:42.208Z" w16du:dateUtc="2025-08-08T20:32:42.208Z" w:id="381772694"/>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23520477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57Z" w:id="1221800991">
              <w:rPr>
                <w:rFonts w:ascii="Aptos" w:hAnsi="Aptos" w:eastAsia="Aptos" w:cs="Aptos"/>
                <w:noProof w:val="0"/>
                <w:sz w:val="24"/>
                <w:szCs w:val="24"/>
                <w:lang w:val="pt-BR"/>
              </w:rPr>
            </w:rPrChange>
          </w:rPr>
          <w:t xml:space="preserve">Editar o build, transicionando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85549502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99229209">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124742582">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1727596099">
              <w:rPr>
                <w:rFonts w:ascii="Aptos" w:hAnsi="Aptos" w:eastAsia="Aptos" w:cs="Aptos"/>
                <w:noProof w:val="0"/>
                <w:sz w:val="24"/>
                <w:szCs w:val="24"/>
                <w:lang w:val="pt-BR"/>
              </w:rPr>
            </w:rPrChange>
          </w:rPr>
          <w:t xml:space="preserv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34640741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821901618">
              <w:rPr>
                <w:rFonts w:ascii="Consolas" w:hAnsi="Consolas" w:eastAsia="Consolas" w:cs="Consolas"/>
                <w:noProof w:val="0"/>
                <w:sz w:val="24"/>
                <w:szCs w:val="24"/>
                <w:lang w:val="pt-BR"/>
              </w:rPr>
            </w:rPrChange>
          </w:rPr>
          <w:t>Usuario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313356686">
              <w:rPr>
                <w:rFonts w:ascii="Consolas" w:hAnsi="Consolas" w:eastAsia="Consolas" w:cs="Consolas"/>
                <w:noProof w:val="0"/>
                <w:sz w:val="24"/>
                <w:szCs w:val="24"/>
                <w:lang w:val="pt-BR"/>
              </w:rPr>
            </w:rPrChange>
          </w:rPr>
          <w:t xml:space="preserve"> decide editar (CU4)"</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Z" w:id="1253949739">
              <w:rPr>
                <w:rFonts w:ascii="Aptos" w:hAnsi="Aptos" w:eastAsia="Aptos" w:cs="Aptos"/>
                <w:noProof w:val="0"/>
                <w:sz w:val="24"/>
                <w:szCs w:val="24"/>
                <w:lang w:val="pt-BR"/>
              </w:rPr>
            </w:rPrChange>
          </w:rPr>
          <w:t>.</w:t>
        </w:r>
      </w:ins>
    </w:p>
    <w:p w:rsidR="4375199C" w:rsidP="320543F7" w:rsidRDefault="4375199C" w14:paraId="649956FC" w14:textId="60E53F18">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823744473"/>
          <w:rFonts w:ascii="Times New Roman" w:hAnsi="Times New Roman" w:eastAsia="Times New Roman" w:cs="Times New Roman"/>
          <w:i w:val="0"/>
          <w:iCs w:val="0"/>
          <w:noProof w:val="0"/>
          <w:sz w:val="24"/>
          <w:szCs w:val="24"/>
          <w:lang w:val="pt-BR"/>
          <w:rPrChange w:author="GUSTAVO DE OLIVEIRA REGO MORAIS" w:date="2025-08-08T20:33:17.075Z" w:id="1013399740">
            <w:rPr>
              <w:ins w:author="GUSTAVO DE OLIVEIRA REGO MORAIS" w:date="2025-08-08T20:32:42.208Z" w16du:dateUtc="2025-08-08T20:32:42.208Z" w:id="1572601085"/>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889839732">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65Z" w:id="1841787050">
              <w:rPr>
                <w:rFonts w:ascii="Aptos" w:hAnsi="Aptos" w:eastAsia="Aptos" w:cs="Aptos"/>
                <w:noProof w:val="0"/>
                <w:sz w:val="24"/>
                <w:szCs w:val="24"/>
                <w:lang w:val="pt-BR"/>
              </w:rPr>
            </w:rPrChange>
          </w:rPr>
          <w:t xml:space="preserve">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29756743">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564783347">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75709131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2059834133">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128624138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1037828670">
              <w:rPr>
                <w:rFonts w:ascii="Aptos" w:hAnsi="Aptos" w:eastAsia="Aptos" w:cs="Aptos"/>
                <w:noProof w:val="0"/>
                <w:sz w:val="24"/>
                <w:szCs w:val="24"/>
                <w:lang w:val="pt-BR"/>
              </w:rPr>
            </w:rPrChange>
          </w:rPr>
          <w:t xml:space="preserve"> possui um loop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422969816">
              <w:rPr>
                <w:rFonts w:ascii="Aptos" w:hAnsi="Aptos" w:eastAsia="Aptos" w:cs="Aptos"/>
                <w:noProof w:val="0"/>
                <w:sz w:val="24"/>
                <w:szCs w:val="24"/>
                <w:lang w:val="pt-BR"/>
              </w:rPr>
            </w:rPrChange>
          </w:rPr>
          <w:t>auto-retorno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903511145">
              <w:rPr>
                <w:rFonts w:ascii="Aptos" w:hAnsi="Aptos" w:eastAsia="Aptos" w:cs="Aptos"/>
                <w:noProof w:val="0"/>
                <w:sz w:val="24"/>
                <w:szCs w:val="24"/>
                <w:lang w:val="pt-BR"/>
              </w:rPr>
            </w:rPrChange>
          </w:rPr>
          <w:t xml:space="preserve"> até que 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3Z" w:id="1552632803">
              <w:rPr>
                <w:rFonts w:ascii="Consolas" w:hAnsi="Consolas" w:eastAsia="Consolas" w:cs="Consolas"/>
                <w:noProof w:val="0"/>
                <w:sz w:val="24"/>
                <w:szCs w:val="24"/>
                <w:lang w:val="pt-BR"/>
              </w:rPr>
            </w:rPrChange>
          </w:rPr>
          <w:t>"Ajuste concluído"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4Z" w:id="1618892470">
              <w:rPr>
                <w:rFonts w:ascii="Aptos" w:hAnsi="Aptos" w:eastAsia="Aptos" w:cs="Aptos"/>
                <w:noProof w:val="0"/>
                <w:sz w:val="24"/>
                <w:szCs w:val="24"/>
                <w:lang w:val="pt-BR"/>
              </w:rPr>
            </w:rPrChange>
          </w:rPr>
          <w:t>.</w:t>
        </w:r>
      </w:ins>
    </w:p>
    <w:p w:rsidR="4375199C" w:rsidP="320543F7" w:rsidRDefault="4375199C" w14:paraId="496953D8" w14:textId="1646B485">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939348003"/>
          <w:rFonts w:ascii="Times New Roman" w:hAnsi="Times New Roman" w:eastAsia="Times New Roman" w:cs="Times New Roman"/>
          <w:i w:val="0"/>
          <w:iCs w:val="0"/>
          <w:noProof w:val="0"/>
          <w:sz w:val="24"/>
          <w:szCs w:val="24"/>
          <w:lang w:val="pt-BR"/>
          <w:rPrChange w:author="GUSTAVO DE OLIVEIRA REGO MORAIS" w:date="2025-08-08T20:33:17.086Z" w:id="1132685112">
            <w:rPr>
              <w:ins w:author="GUSTAVO DE OLIVEIRA REGO MORAIS" w:date="2025-08-08T20:32:42.208Z" w16du:dateUtc="2025-08-08T20:32:42.208Z" w:id="910560327"/>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605339687">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76Z" w:id="1891541951">
              <w:rPr>
                <w:rFonts w:ascii="Aptos" w:hAnsi="Aptos" w:eastAsia="Aptos" w:cs="Aptos"/>
                <w:noProof w:val="0"/>
                <w:sz w:val="24"/>
                <w:szCs w:val="24"/>
                <w:lang w:val="pt-BR"/>
              </w:rPr>
            </w:rPrChange>
          </w:rPr>
          <w:t xml:space="preserve">Os estados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62881084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569166936">
              <w:rPr>
                <w:rFonts w:ascii="Consolas" w:hAnsi="Consolas" w:eastAsia="Consolas" w:cs="Consolas"/>
                <w:noProof w:val="0"/>
                <w:sz w:val="24"/>
                <w:szCs w:val="24"/>
                <w:lang w:val="pt-BR"/>
              </w:rPr>
            </w:rPrChange>
          </w:rPr>
          <w:t>SalvandoBuild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68524698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1133046356">
              <w:rPr>
                <w:rFonts w:ascii="Aptos" w:hAnsi="Aptos" w:eastAsia="Aptos" w:cs="Aptos"/>
                <w:noProof w:val="0"/>
                <w:sz w:val="24"/>
                <w:szCs w:val="24"/>
                <w:lang w:val="pt-BR"/>
              </w:rPr>
            </w:rPrChange>
          </w:rPr>
          <w:t xml:space="preserve"> 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22419458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763312811">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91804550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8Z" w:id="1881591746">
              <w:rPr>
                <w:rFonts w:ascii="Aptos" w:hAnsi="Aptos" w:eastAsia="Aptos" w:cs="Aptos"/>
                <w:noProof w:val="0"/>
                <w:sz w:val="24"/>
                <w:szCs w:val="24"/>
                <w:lang w:val="pt-BR"/>
              </w:rPr>
            </w:rPrChange>
          </w:rPr>
          <w:t xml:space="preserve"> convergem para o estado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9Z" w:id="1961830580">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Z" w:id="1263960696">
              <w:rPr>
                <w:rFonts w:ascii="Aptos" w:hAnsi="Aptos" w:eastAsia="Aptos" w:cs="Aptos"/>
                <w:noProof w:val="0"/>
                <w:sz w:val="24"/>
                <w:szCs w:val="24"/>
                <w:lang w:val="pt-BR"/>
              </w:rPr>
            </w:rPrChange>
          </w:rPr>
          <w:t>, que representa o encerramento da interação com o build.</w:t>
        </w:r>
      </w:ins>
    </w:p>
    <w:p w:rsidR="4375199C" w:rsidP="320543F7" w:rsidRDefault="4375199C" w14:paraId="2E13B07A" w14:textId="0A81FBA9">
      <w:pPr>
        <w:keepNext w:val="0"/>
        <w:keepLines w:val="0"/>
        <w:bidi w:val="0"/>
        <w:spacing w:before="120" w:beforeAutospacing="off" w:after="120" w:afterAutospacing="off" w:line="360" w:lineRule="auto"/>
        <w:ind w:firstLine="708"/>
        <w:jc w:val="both"/>
        <w:rPr>
          <w:ins w:author="GUSTAVO DE OLIVEIRA REGO MORAIS" w:date="2025-08-08T20:31:20.49Z" w16du:dateUtc="2025-08-08T20:31:20.49Z" w:id="2055172234"/>
          <w:rFonts w:ascii="Times New Roman" w:hAnsi="Times New Roman" w:eastAsia="Times New Roman" w:cs="Times New Roman"/>
          <w:i w:val="0"/>
          <w:iCs w:val="0"/>
          <w:noProof w:val="0"/>
          <w:sz w:val="24"/>
          <w:szCs w:val="24"/>
          <w:lang w:val="pt-BR"/>
          <w:rPrChange w:author="GUSTAVO DE OLIVEIRA REGO MORAIS" w:date="2025-08-08T20:33:17.089Z" w:id="139233652">
            <w:rPr>
              <w:ins w:author="GUSTAVO DE OLIVEIRA REGO MORAIS" w:date="2025-08-08T20:31:20.49Z" w16du:dateUtc="2025-08-08T20:31:20.49Z" w:id="973711131"/>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4:27.938Z">
          <w:pPr>
            <w:numPr>
              <w:ilvl w:val="0"/>
              <w:numId w:val="103"/>
            </w:numPr>
            <w:bidi w:val="0"/>
          </w:pPr>
        </w:pPrChange>
      </w:pPr>
      <w:ins w:author="GUSTAVO DE OLIVEIRA REGO MORAIS" w:date="2025-08-08T20:32:42.209Z" w:id="1639963658">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87Z" w:id="1549158268">
              <w:rPr>
                <w:rFonts w:ascii="Aptos" w:hAnsi="Aptos" w:eastAsia="Aptos" w:cs="Aptos"/>
                <w:noProof w:val="0"/>
                <w:sz w:val="24"/>
                <w:szCs w:val="24"/>
                <w:lang w:val="pt-BR"/>
              </w:rPr>
            </w:rPrChange>
          </w:rPr>
          <w:t xml:space="preserve">A transição final para o nó final do diagrama ocorre a partir 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1Z" w:id="1515360149">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1Z" w:id="459211805">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2Z" w:id="1998272413">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2Z" w:id="1123406900">
              <w:rPr>
                <w:rFonts w:ascii="Aptos" w:hAnsi="Aptos" w:eastAsia="Aptos" w:cs="Aptos"/>
                <w:noProof w:val="0"/>
                <w:sz w:val="24"/>
                <w:szCs w:val="24"/>
                <w:lang w:val="pt-BR"/>
              </w:rPr>
            </w:rPrChange>
          </w:rPr>
          <w:t>.</w:t>
        </w:r>
      </w:ins>
    </w:p>
    <w:p w:rsidR="4375199C" w:rsidP="79ED5846" w:rsidRDefault="4375199C" w14:paraId="08D7BEDC" w14:textId="548D4014">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7:30.975Z" w16du:dateUtc="2025-08-08T20:37:30.975Z" w:id="1435668545"/>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29.306Z">
          <w:pPr>
            <w:pStyle w:val="Heading3"/>
            <w:keepNext w:val="1"/>
            <w:keepLines w:val="1"/>
            <w:bidi w:val="0"/>
          </w:pPr>
        </w:pPrChange>
      </w:pPr>
      <w:bookmarkStart w:name="_Toc682065782" w:id="1861906543"/>
      <w:ins w:author="GUSTAVO DE OLIVEIRA REGO MORAIS" w:date="2025-08-08T20:31:33.711Z" w:id="856043694">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32:04.932Z" w:id="23344611">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4</w:t>
        </w:r>
      </w:ins>
      <w:ins w:author="GUSTAVO DE OLIVEIRA REGO MORAIS" w:date="2025-08-08T20:31:33.711Z" w:id="1631739679">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w:t>
        </w:r>
        <w:r w:rsidRPr="79ED5846" w:rsidR="4375199C">
          <w:rPr>
            <w:rFonts w:ascii="Times New Roman" w:hAnsi="Times New Roman" w:eastAsia="Times New Roman" w:cs="Times New Roman"/>
            <w:b w:val="1"/>
            <w:bCs w:val="1"/>
            <w:i w:val="0"/>
            <w:iCs w:val="0"/>
            <w:noProof w:val="0"/>
            <w:sz w:val="24"/>
            <w:szCs w:val="24"/>
            <w:lang w:val="pt-BR"/>
          </w:rPr>
          <w:t xml:space="preserve"> do Diagrama de Estados </w:t>
        </w:r>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Sistema de Refrigeração</w:t>
        </w:r>
      </w:ins>
      <w:bookmarkEnd w:id="1861906543"/>
    </w:p>
    <w:p w:rsidR="3489CF41" w:rsidP="320543F7" w:rsidRDefault="3489CF41" w14:paraId="4373C2E0" w14:textId="266AB744">
      <w:pPr>
        <w:bidi w:val="0"/>
        <w:spacing w:before="240" w:beforeAutospacing="off" w:after="240" w:afterAutospacing="off" w:line="360" w:lineRule="auto"/>
        <w:ind w:firstLine="708"/>
        <w:jc w:val="both"/>
        <w:rPr>
          <w:ins w:author="GUSTAVO DE OLIVEIRA REGO MORAIS" w:date="2025-08-08T20:38:31.976Z" w16du:dateUtc="2025-08-08T20:38:31.976Z" w:id="544053791"/>
          <w:rFonts w:ascii="Times New Roman" w:hAnsi="Times New Roman" w:eastAsia="Times New Roman" w:cs="Times New Roman"/>
          <w:i w:val="0"/>
          <w:iCs w:val="0"/>
          <w:noProof w:val="0"/>
          <w:sz w:val="24"/>
          <w:szCs w:val="24"/>
          <w:lang w:val="pt-BR"/>
          <w:rPrChange w:author="GUSTAVO DE OLIVEIRA REGO MORAIS" w:date="2025-08-08T20:38:55.427Z" w:id="1566258784">
            <w:rPr>
              <w:ins w:author="GUSTAVO DE OLIVEIRA REGO MORAIS" w:date="2025-08-08T20:38:31.976Z" w16du:dateUtc="2025-08-08T20:38:31.976Z" w:id="1181052791"/>
              <w:rFonts w:ascii="Aptos" w:hAnsi="Aptos" w:eastAsia="Aptos" w:cs="Aptos"/>
              <w:noProof w:val="0"/>
              <w:sz w:val="24"/>
              <w:szCs w:val="24"/>
              <w:lang w:val="pt-BR"/>
            </w:rPr>
          </w:rPrChange>
        </w:rPr>
        <w:pPrChange w:author="GUSTAVO DE OLIVEIRA REGO MORAIS" w:date="2025-08-08T20:39:03.041Z">
          <w:pPr>
            <w:bidi w:val="0"/>
          </w:pPr>
        </w:pPrChange>
      </w:pPr>
      <w:ins w:author="GUSTAVO DE OLIVEIRA REGO MORAIS" w:date="2025-08-08T20:38:31.976Z" w:id="1184759500">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26Z" w:id="911429291">
              <w:rPr>
                <w:rFonts w:ascii="Aptos" w:hAnsi="Aptos" w:eastAsia="Aptos" w:cs="Aptos"/>
                <w:noProof w:val="0"/>
                <w:sz w:val="24"/>
                <w:szCs w:val="24"/>
                <w:lang w:val="pt-BR"/>
              </w:rPr>
            </w:rPrChange>
          </w:rPr>
          <w:t>O diagrama de estados modela o comportamento de um sistema de recomendação de soluções térmicas, desde a solicitação inicial do usuário até a finalização do processo. Ele detalha as transições entre os estados, incluindo ciclos de validação e feedback.</w:t>
        </w:r>
      </w:ins>
    </w:p>
    <w:p w:rsidR="3489CF41" w:rsidP="79ED5846" w:rsidRDefault="3489CF41" w14:paraId="68BFAD0D" w14:textId="40A91044">
      <w:pPr>
        <w:pStyle w:val="Heading4"/>
        <w:bidi w:val="0"/>
        <w:spacing w:before="319" w:beforeAutospacing="off" w:after="319" w:afterAutospacing="off" w:line="360" w:lineRule="auto"/>
        <w:jc w:val="both"/>
        <w:rPr>
          <w:ins w:author="GUSTAVO DE OLIVEIRA REGO MORAIS" w:date="2025-08-08T20:38:31.976Z" w16du:dateUtc="2025-08-08T20:38:31.976Z" w:id="999965594"/>
          <w:rFonts w:ascii="Times New Roman" w:hAnsi="Times New Roman" w:eastAsia="Times New Roman" w:cs="Times New Roman"/>
          <w:b w:val="1"/>
          <w:bCs w:val="1"/>
          <w:i w:val="0"/>
          <w:iCs w:val="0"/>
          <w:noProof w:val="0"/>
          <w:sz w:val="24"/>
          <w:szCs w:val="24"/>
          <w:lang w:val="pt-BR"/>
          <w:rPrChange w:author="GUSTAVO DE OLIVEIRA REGO MORAIS" w:date="2025-08-08T20:38:55.428Z" w:id="825315293">
            <w:rPr>
              <w:ins w:author="GUSTAVO DE OLIVEIRA REGO MORAIS" w:date="2025-08-08T20:38:31.976Z" w16du:dateUtc="2025-08-08T20:38:31.976Z" w:id="614879002"/>
              <w:rFonts w:ascii="Aptos" w:hAnsi="Aptos" w:eastAsia="Aptos" w:cs="Aptos"/>
              <w:b w:val="1"/>
              <w:bCs w:val="1"/>
              <w:noProof w:val="0"/>
              <w:sz w:val="24"/>
              <w:szCs w:val="24"/>
              <w:lang w:val="pt-BR"/>
            </w:rPr>
          </w:rPrChange>
        </w:rPr>
        <w:pPrChange w:author="GUSTAVO DE OLIVEIRA REGO MORAIS" w:date="2025-08-08T20:38:53.357Z">
          <w:pPr>
            <w:bidi w:val="0"/>
          </w:pPr>
        </w:pPrChange>
      </w:pPr>
      <w:bookmarkStart w:name="_Toc1735635522" w:id="2039436768"/>
      <w:ins w:author="GUSTAVO DE OLIVEIRA REGO MORAIS" w:date="2025-08-08T20:38:31.976Z" w:id="105813207">
        <w:r w:rsidRPr="79ED5846"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27Z" w:id="1622266761">
              <w:rPr>
                <w:rFonts w:ascii="Aptos" w:hAnsi="Aptos" w:eastAsia="Aptos" w:cs="Aptos"/>
                <w:b w:val="1"/>
                <w:bCs w:val="1"/>
                <w:noProof w:val="0"/>
                <w:sz w:val="24"/>
                <w:szCs w:val="24"/>
                <w:lang w:val="pt-BR"/>
              </w:rPr>
            </w:rPrChange>
          </w:rPr>
          <w:t>Estados e Transições Principais</w:t>
        </w:r>
      </w:ins>
      <w:bookmarkEnd w:id="2039436768"/>
    </w:p>
    <w:p w:rsidR="3489CF41" w:rsidP="320543F7" w:rsidRDefault="3489CF41" w14:paraId="01A4C0D4" w14:textId="3CD6AF22">
      <w:pPr>
        <w:bidi w:val="0"/>
        <w:spacing w:before="240" w:beforeAutospacing="off" w:after="240" w:afterAutospacing="off" w:line="360" w:lineRule="auto"/>
        <w:ind w:firstLine="708"/>
        <w:jc w:val="both"/>
        <w:rPr>
          <w:ins w:author="GUSTAVO DE OLIVEIRA REGO MORAIS" w:date="2025-08-08T20:38:31.976Z" w16du:dateUtc="2025-08-08T20:38:31.976Z" w:id="788977531"/>
          <w:rFonts w:ascii="Times New Roman" w:hAnsi="Times New Roman" w:eastAsia="Times New Roman" w:cs="Times New Roman"/>
          <w:i w:val="0"/>
          <w:iCs w:val="0"/>
          <w:noProof w:val="0"/>
          <w:sz w:val="24"/>
          <w:szCs w:val="24"/>
          <w:lang w:val="pt-BR"/>
          <w:rPrChange w:author="GUSTAVO DE OLIVEIRA REGO MORAIS" w:date="2025-08-08T20:38:55.44Z" w:id="525581777">
            <w:rPr>
              <w:ins w:author="GUSTAVO DE OLIVEIRA REGO MORAIS" w:date="2025-08-08T20:38:31.976Z" w16du:dateUtc="2025-08-08T20:38:31.976Z" w:id="598127325"/>
              <w:rFonts w:ascii="Aptos" w:hAnsi="Aptos" w:eastAsia="Aptos" w:cs="Aptos"/>
              <w:noProof w:val="0"/>
              <w:sz w:val="24"/>
              <w:szCs w:val="24"/>
              <w:lang w:val="pt-BR"/>
            </w:rPr>
          </w:rPrChange>
        </w:rPr>
        <w:pPrChange w:author="GUSTAVO DE OLIVEIRA REGO MORAIS" w:date="2025-08-08T20:39:04.513Z">
          <w:pPr>
            <w:bidi w:val="0"/>
          </w:pPr>
        </w:pPrChange>
      </w:pPr>
      <w:ins w:author="GUSTAVO DE OLIVEIRA REGO MORAIS" w:date="2025-08-08T20:38:31.976Z" w:id="83414755">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29Z" w:id="1427145657">
              <w:rPr>
                <w:rFonts w:ascii="Aptos" w:hAnsi="Aptos" w:eastAsia="Aptos" w:cs="Aptos"/>
                <w:noProof w:val="0"/>
                <w:sz w:val="24"/>
                <w:szCs w:val="24"/>
                <w:lang w:val="pt-BR"/>
              </w:rPr>
            </w:rPrChange>
          </w:rPr>
          <w:t xml:space="preserve">O processo se inicia no nó inicial, levando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478953099">
              <w:rPr>
                <w:rFonts w:ascii="Consolas" w:hAnsi="Consolas" w:eastAsia="Consolas" w:cs="Consolas"/>
                <w:noProof w:val="0"/>
                <w:sz w:val="24"/>
                <w:szCs w:val="24"/>
                <w:lang w:val="pt-BR"/>
              </w:rPr>
            </w:rPrChange>
          </w:rPr>
          <w:t xml:space="preserve">"Aguardando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859557098">
              <w:rPr>
                <w:rFonts w:ascii="Consolas" w:hAnsi="Consolas" w:eastAsia="Consolas" w:cs="Consolas"/>
                <w:noProof w:val="0"/>
                <w:sz w:val="24"/>
                <w:szCs w:val="24"/>
                <w:lang w:val="pt-BR"/>
              </w:rPr>
            </w:rPrChange>
          </w:rPr>
          <w:t>solicitacao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1354821725">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4Z" w:id="123651771">
              <w:rPr>
                <w:rFonts w:ascii="Aptos" w:hAnsi="Aptos" w:eastAsia="Aptos" w:cs="Aptos"/>
                <w:noProof w:val="0"/>
                <w:sz w:val="24"/>
                <w:szCs w:val="24"/>
                <w:lang w:val="pt-BR"/>
              </w:rPr>
            </w:rPrChange>
          </w:rPr>
          <w:t xml:space="preserve">. A transição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4Z" w:id="1189874331">
              <w:rPr>
                <w:rFonts w:ascii="Consolas" w:hAnsi="Consolas" w:eastAsia="Consolas" w:cs="Consolas"/>
                <w:noProof w:val="0"/>
                <w:sz w:val="24"/>
                <w:szCs w:val="24"/>
                <w:lang w:val="pt-BR"/>
              </w:rPr>
            </w:rPrChange>
          </w:rPr>
          <w:t>"Coletando dados"</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5Z" w:id="1698669235">
              <w:rPr>
                <w:rFonts w:ascii="Aptos" w:hAnsi="Aptos" w:eastAsia="Aptos" w:cs="Aptos"/>
                <w:noProof w:val="0"/>
                <w:sz w:val="24"/>
                <w:szCs w:val="24"/>
                <w:lang w:val="pt-BR"/>
              </w:rPr>
            </w:rPrChange>
          </w:rPr>
          <w:t xml:space="preserve"> é disparada pelo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2078732860">
              <w:rPr>
                <w:rFonts w:ascii="Consolas" w:hAnsi="Consolas" w:eastAsia="Consolas" w:cs="Consolas"/>
                <w:noProof w:val="0"/>
                <w:sz w:val="24"/>
                <w:szCs w:val="24"/>
                <w:lang w:val="pt-BR"/>
              </w:rPr>
            </w:rPrChange>
          </w:rPr>
          <w:t xml:space="preserve">"Solicita 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57648555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1569868937">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7Z" w:id="33535326">
              <w:rPr>
                <w:rFonts w:ascii="Aptos" w:hAnsi="Aptos" w:eastAsia="Aptos" w:cs="Aptos"/>
                <w:noProof w:val="0"/>
                <w:sz w:val="24"/>
                <w:szCs w:val="24"/>
                <w:lang w:val="pt-BR"/>
              </w:rPr>
            </w:rPrChange>
          </w:rPr>
          <w:t>. A partir daí, o fluxo segue uma sequência de processamento e validação:</w:t>
        </w:r>
      </w:ins>
    </w:p>
    <w:p w:rsidR="3489CF41" w:rsidP="320543F7" w:rsidRDefault="3489CF41" w14:paraId="51AC63F3" w14:textId="65212779">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795767664"/>
          <w:rFonts w:ascii="Times New Roman" w:hAnsi="Times New Roman" w:eastAsia="Times New Roman" w:cs="Times New Roman"/>
          <w:i w:val="0"/>
          <w:iCs w:val="0"/>
          <w:noProof w:val="0"/>
          <w:sz w:val="24"/>
          <w:szCs w:val="24"/>
          <w:lang w:val="pt-BR"/>
          <w:rPrChange w:author="GUSTAVO DE OLIVEIRA REGO MORAIS" w:date="2025-08-08T20:38:55.45Z" w:id="882592326">
            <w:rPr>
              <w:ins w:author="GUSTAVO DE OLIVEIRA REGO MORAIS" w:date="2025-08-08T20:38:31.976Z" w16du:dateUtc="2025-08-08T20:38:31.976Z" w:id="1771802651"/>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60750949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42Z" w:id="1025559425">
              <w:rPr>
                <w:rFonts w:ascii="Aptos" w:hAnsi="Aptos" w:eastAsia="Aptos" w:cs="Aptos"/>
                <w:b w:val="1"/>
                <w:bCs w:val="1"/>
                <w:noProof w:val="0"/>
                <w:sz w:val="24"/>
                <w:szCs w:val="24"/>
                <w:lang w:val="pt-BR"/>
              </w:rPr>
            </w:rPrChange>
          </w:rPr>
          <w:t>Coleta e Processamento: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8Z" w:id="516301588">
              <w:rPr>
                <w:rFonts w:ascii="Aptos" w:hAnsi="Aptos" w:eastAsia="Aptos" w:cs="Aptos"/>
                <w:noProof w:val="0"/>
                <w:sz w:val="24"/>
                <w:szCs w:val="24"/>
                <w:lang w:val="pt-BR"/>
              </w:rPr>
            </w:rPrChange>
          </w:rPr>
          <w:t xml:space="preserve"> Após os dados serem validados, o sistema passa pelos estados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9Z" w:id="1194681014">
              <w:rPr>
                <w:rFonts w:ascii="Consolas" w:hAnsi="Consolas" w:eastAsia="Consolas" w:cs="Consolas"/>
                <w:noProof w:val="0"/>
                <w:sz w:val="24"/>
                <w:szCs w:val="24"/>
                <w:lang w:val="pt-BR"/>
              </w:rPr>
            </w:rPrChange>
          </w:rPr>
          <w:t>"Interpretando ambiente"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Z" w:id="2039855665">
              <w:rPr>
                <w:rFonts w:ascii="Aptos" w:hAnsi="Aptos" w:eastAsia="Aptos" w:cs="Aptos"/>
                <w:noProof w:val="0"/>
                <w:sz w:val="24"/>
                <w:szCs w:val="24"/>
                <w:lang w:val="pt-BR"/>
              </w:rPr>
            </w:rPrChange>
          </w:rPr>
          <w:t xml:space="preserv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Z" w:id="1178463322">
              <w:rPr>
                <w:rFonts w:ascii="Consolas" w:hAnsi="Consolas" w:eastAsia="Consolas" w:cs="Consolas"/>
                <w:noProof w:val="0"/>
                <w:sz w:val="24"/>
                <w:szCs w:val="24"/>
                <w:lang w:val="pt-BR"/>
              </w:rPr>
            </w:rPrChange>
          </w:rPr>
          <w:t>"Calculando TDP"</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1Z" w:id="1691445286">
              <w:rPr>
                <w:rFonts w:ascii="Aptos" w:hAnsi="Aptos" w:eastAsia="Aptos" w:cs="Aptos"/>
                <w:noProof w:val="0"/>
                <w:sz w:val="24"/>
                <w:szCs w:val="24"/>
                <w:lang w:val="pt-BR"/>
              </w:rPr>
            </w:rPrChange>
          </w:rPr>
          <w:t xml:space="preserve"> 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974665180">
              <w:rPr>
                <w:rFonts w:ascii="Consolas" w:hAnsi="Consolas" w:eastAsia="Consolas" w:cs="Consolas"/>
                <w:noProof w:val="0"/>
                <w:sz w:val="24"/>
                <w:szCs w:val="24"/>
                <w:lang w:val="pt-BR"/>
              </w:rPr>
            </w:rPrChange>
          </w:rPr>
          <w:t xml:space="preserve">"Gerando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1980318853">
              <w:rPr>
                <w:rFonts w:ascii="Consolas" w:hAnsi="Consolas" w:eastAsia="Consolas" w:cs="Consolas"/>
                <w:noProof w:val="0"/>
                <w:sz w:val="24"/>
                <w:szCs w:val="24"/>
                <w:lang w:val="pt-BR"/>
              </w:rPr>
            </w:rPrChange>
          </w:rPr>
          <w:t>Recomendacoes</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142920281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3Z" w:id="1347649348">
              <w:rPr>
                <w:rFonts w:ascii="Aptos" w:hAnsi="Aptos" w:eastAsia="Aptos" w:cs="Aptos"/>
                <w:noProof w:val="0"/>
                <w:sz w:val="24"/>
                <w:szCs w:val="24"/>
                <w:lang w:val="pt-BR"/>
              </w:rPr>
            </w:rPrChange>
          </w:rPr>
          <w:t>, cada um representando uma etapa de análise e processamento da solicitação do usuário.</w:t>
        </w:r>
      </w:ins>
    </w:p>
    <w:p w:rsidR="3489CF41" w:rsidP="320543F7" w:rsidRDefault="3489CF41" w14:paraId="7E30BF55" w14:textId="5628EB98">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1157350937"/>
          <w:rFonts w:ascii="Times New Roman" w:hAnsi="Times New Roman" w:eastAsia="Times New Roman" w:cs="Times New Roman"/>
          <w:i w:val="0"/>
          <w:iCs w:val="0"/>
          <w:noProof w:val="0"/>
          <w:sz w:val="24"/>
          <w:szCs w:val="24"/>
          <w:lang w:val="pt-BR"/>
          <w:rPrChange w:author="GUSTAVO DE OLIVEIRA REGO MORAIS" w:date="2025-08-08T20:38:55.46Z" w:id="1715117513">
            <w:rPr>
              <w:ins w:author="GUSTAVO DE OLIVEIRA REGO MORAIS" w:date="2025-08-08T20:38:31.976Z" w16du:dateUtc="2025-08-08T20:38:31.976Z" w:id="789356611"/>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127087076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51Z" w:id="2111816255">
              <w:rPr>
                <w:rFonts w:ascii="Aptos" w:hAnsi="Aptos" w:eastAsia="Aptos" w:cs="Aptos"/>
                <w:b w:val="1"/>
                <w:bCs w:val="1"/>
                <w:noProof w:val="0"/>
                <w:sz w:val="24"/>
                <w:szCs w:val="24"/>
                <w:lang w:val="pt-BR"/>
              </w:rPr>
            </w:rPrChange>
          </w:rPr>
          <w:t>Validação: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186371152">
              <w:rPr>
                <w:rFonts w:ascii="Aptos" w:hAnsi="Aptos" w:eastAsia="Aptos" w:cs="Aptos"/>
                <w:noProof w:val="0"/>
                <w:sz w:val="24"/>
                <w:szCs w:val="24"/>
                <w:lang w:val="pt-BR"/>
              </w:rPr>
            </w:rPrChange>
          </w:rPr>
          <w:t xml:space="preserve"> A transição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2114018235">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63962273">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88235187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6Z" w:id="1912233280">
              <w:rPr>
                <w:rFonts w:ascii="Aptos" w:hAnsi="Aptos" w:eastAsia="Aptos" w:cs="Aptos"/>
                <w:noProof w:val="0"/>
                <w:sz w:val="24"/>
                <w:szCs w:val="24"/>
                <w:lang w:val="pt-BR"/>
              </w:rPr>
            </w:rPrChange>
          </w:rPr>
          <w:t xml:space="preserve"> é disparada pelo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845450358">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439268048">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266327690">
              <w:rPr>
                <w:rFonts w:ascii="Consolas" w:hAnsi="Consolas" w:eastAsia="Consolas" w:cs="Consolas"/>
                <w:noProof w:val="0"/>
                <w:sz w:val="24"/>
                <w:szCs w:val="24"/>
                <w:lang w:val="pt-BR"/>
              </w:rPr>
            </w:rPrChange>
          </w:rPr>
          <w:t xml:space="preserve"> gerada"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433368372">
              <w:rPr>
                <w:rFonts w:ascii="Aptos" w:hAnsi="Aptos" w:eastAsia="Aptos" w:cs="Aptos"/>
                <w:noProof w:val="0"/>
                <w:sz w:val="24"/>
                <w:szCs w:val="24"/>
                <w:lang w:val="pt-BR"/>
              </w:rPr>
            </w:rPrChange>
          </w:rPr>
          <w:t>. Este estado é um ponto de controle crucial do fluxo.</w:t>
        </w:r>
      </w:ins>
    </w:p>
    <w:p w:rsidR="3489CF41" w:rsidP="79ED5846" w:rsidRDefault="3489CF41" w14:paraId="1A752546" w14:textId="5F435D80">
      <w:pPr>
        <w:pStyle w:val="Heading4"/>
        <w:bidi w:val="0"/>
        <w:spacing w:before="319" w:beforeAutospacing="off" w:after="319" w:afterAutospacing="off" w:line="360" w:lineRule="auto"/>
        <w:jc w:val="both"/>
        <w:rPr>
          <w:ins w:author="GUSTAVO DE OLIVEIRA REGO MORAIS" w:date="2025-08-08T20:38:31.976Z" w16du:dateUtc="2025-08-08T20:38:31.976Z" w:id="1322063642"/>
          <w:rFonts w:ascii="Times New Roman" w:hAnsi="Times New Roman" w:eastAsia="Times New Roman" w:cs="Times New Roman"/>
          <w:b w:val="1"/>
          <w:bCs w:val="1"/>
          <w:i w:val="0"/>
          <w:iCs w:val="0"/>
          <w:noProof w:val="0"/>
          <w:sz w:val="24"/>
          <w:szCs w:val="24"/>
          <w:lang w:val="pt-BR"/>
          <w:rPrChange w:author="GUSTAVO DE OLIVEIRA REGO MORAIS" w:date="2025-08-08T20:38:55.461Z" w:id="1775031227">
            <w:rPr>
              <w:ins w:author="GUSTAVO DE OLIVEIRA REGO MORAIS" w:date="2025-08-08T20:38:31.976Z" w16du:dateUtc="2025-08-08T20:38:31.976Z" w:id="1501733785"/>
              <w:rFonts w:ascii="Aptos" w:hAnsi="Aptos" w:eastAsia="Aptos" w:cs="Aptos"/>
              <w:b w:val="1"/>
              <w:bCs w:val="1"/>
              <w:noProof w:val="0"/>
              <w:sz w:val="24"/>
              <w:szCs w:val="24"/>
              <w:lang w:val="pt-BR"/>
            </w:rPr>
          </w:rPrChange>
        </w:rPr>
        <w:pPrChange w:author="GUSTAVO DE OLIVEIRA REGO MORAIS" w:date="2025-08-08T20:38:53.357Z">
          <w:pPr>
            <w:numPr>
              <w:ilvl w:val="0"/>
              <w:numId w:val="104"/>
            </w:numPr>
            <w:bidi w:val="0"/>
          </w:pPr>
        </w:pPrChange>
      </w:pPr>
      <w:bookmarkStart w:name="_Toc1472356242" w:id="1980146352"/>
      <w:ins w:author="GUSTAVO DE OLIVEIRA REGO MORAIS" w:date="2025-08-08T20:38:31.976Z" w:id="1611345155">
        <w:r w:rsidRPr="79ED5846"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1Z" w:id="2147129395">
              <w:rPr>
                <w:rFonts w:ascii="Aptos" w:hAnsi="Aptos" w:eastAsia="Aptos" w:cs="Aptos"/>
                <w:b w:val="1"/>
                <w:bCs w:val="1"/>
                <w:noProof w:val="0"/>
                <w:sz w:val="24"/>
                <w:szCs w:val="24"/>
                <w:lang w:val="pt-BR"/>
              </w:rPr>
            </w:rPrChange>
          </w:rPr>
          <w:t>Fluxos Condicionais e Ciclos de Validação</w:t>
        </w:r>
      </w:ins>
      <w:bookmarkEnd w:id="1980146352"/>
    </w:p>
    <w:p w:rsidR="3489CF41" w:rsidP="320543F7" w:rsidRDefault="3489CF41" w14:paraId="1F588C77" w14:textId="5D75AC08">
      <w:pPr>
        <w:bidi w:val="0"/>
        <w:spacing w:before="240" w:beforeAutospacing="off" w:after="240" w:afterAutospacing="off" w:line="360" w:lineRule="auto"/>
        <w:ind w:firstLine="708"/>
        <w:jc w:val="both"/>
        <w:rPr>
          <w:ins w:author="GUSTAVO DE OLIVEIRA REGO MORAIS" w:date="2025-08-08T20:38:31.976Z" w16du:dateUtc="2025-08-08T20:38:31.976Z" w:id="2070035159"/>
          <w:rFonts w:ascii="Times New Roman" w:hAnsi="Times New Roman" w:eastAsia="Times New Roman" w:cs="Times New Roman"/>
          <w:i w:val="0"/>
          <w:iCs w:val="0"/>
          <w:noProof w:val="0"/>
          <w:sz w:val="24"/>
          <w:szCs w:val="24"/>
          <w:lang w:val="pt-BR"/>
          <w:rPrChange w:author="GUSTAVO DE OLIVEIRA REGO MORAIS" w:date="2025-08-08T20:38:55.464Z" w:id="406129805">
            <w:rPr>
              <w:ins w:author="GUSTAVO DE OLIVEIRA REGO MORAIS" w:date="2025-08-08T20:38:31.976Z" w16du:dateUtc="2025-08-08T20:38:31.976Z" w:id="1964239431"/>
              <w:rFonts w:ascii="Aptos" w:hAnsi="Aptos" w:eastAsia="Aptos" w:cs="Aptos"/>
              <w:noProof w:val="0"/>
              <w:sz w:val="24"/>
              <w:szCs w:val="24"/>
              <w:lang w:val="pt-BR"/>
            </w:rPr>
          </w:rPrChange>
        </w:rPr>
        <w:pPrChange w:author="GUSTAVO DE OLIVEIRA REGO MORAIS" w:date="2025-08-08T20:39:06.305Z">
          <w:pPr>
            <w:bidi w:val="0"/>
          </w:pPr>
        </w:pPrChange>
      </w:pPr>
      <w:ins w:author="GUSTAVO DE OLIVEIRA REGO MORAIS" w:date="2025-08-08T20:38:31.976Z" w:id="1636905622">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62Z" w:id="1583172210">
              <w:rPr>
                <w:rFonts w:ascii="Aptos" w:hAnsi="Aptos" w:eastAsia="Aptos" w:cs="Aptos"/>
                <w:noProof w:val="0"/>
                <w:sz w:val="24"/>
                <w:szCs w:val="24"/>
                <w:lang w:val="pt-BR"/>
              </w:rPr>
            </w:rPrChange>
          </w:rPr>
          <w:t xml:space="preserve">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1777972264">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2037063793">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1705186949">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1Z" w:id="1024827468">
              <w:rPr>
                <w:rFonts w:ascii="Aptos" w:hAnsi="Aptos" w:eastAsia="Aptos" w:cs="Aptos"/>
                <w:noProof w:val="0"/>
                <w:sz w:val="24"/>
                <w:szCs w:val="24"/>
                <w:lang w:val="pt-BR"/>
              </w:rPr>
            </w:rPrChange>
          </w:rPr>
          <w:t xml:space="preserve"> determina o próximo passo com base na validade da proposta:</w:t>
        </w:r>
      </w:ins>
    </w:p>
    <w:p w:rsidR="3489CF41" w:rsidP="320543F7" w:rsidRDefault="3489CF41" w14:paraId="18534665" w14:textId="2BB4D47D">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950408743"/>
          <w:rFonts w:ascii="Times New Roman" w:hAnsi="Times New Roman" w:eastAsia="Times New Roman" w:cs="Times New Roman"/>
          <w:i w:val="0"/>
          <w:iCs w:val="0"/>
          <w:noProof w:val="0"/>
          <w:sz w:val="24"/>
          <w:szCs w:val="24"/>
          <w:lang w:val="pt-BR"/>
          <w:rPrChange w:author="GUSTAVO DE OLIVEIRA REGO MORAIS" w:date="2025-08-08T20:38:55.471Z" w:id="832604834">
            <w:rPr>
              <w:ins w:author="GUSTAVO DE OLIVEIRA REGO MORAIS" w:date="2025-08-08T20:38:31.977Z" w16du:dateUtc="2025-08-08T20:38:31.977Z" w:id="1907342468"/>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109418476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5Z" w:id="1266445543">
              <w:rPr>
                <w:rFonts w:ascii="Aptos" w:hAnsi="Aptos" w:eastAsia="Aptos" w:cs="Aptos"/>
                <w:b w:val="1"/>
                <w:bCs w:val="1"/>
                <w:noProof w:val="0"/>
                <w:sz w:val="24"/>
                <w:szCs w:val="24"/>
                <w:lang w:val="pt-BR"/>
              </w:rPr>
            </w:rPrChange>
          </w:rPr>
          <w:t>Proposta Válida: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6Z" w:id="996236278">
              <w:rPr>
                <w:rFonts w:ascii="Aptos" w:hAnsi="Aptos" w:eastAsia="Aptos" w:cs="Aptos"/>
                <w:noProof w:val="0"/>
                <w:sz w:val="24"/>
                <w:szCs w:val="24"/>
                <w:lang w:val="pt-BR"/>
              </w:rPr>
            </w:rPrChange>
          </w:rPr>
          <w:t xml:space="preserve"> Se a proposta for válida,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6Z" w:id="1264353106">
              <w:rPr>
                <w:rFonts w:ascii="Consolas" w:hAnsi="Consolas" w:eastAsia="Consolas" w:cs="Consolas"/>
                <w:noProof w:val="0"/>
                <w:sz w:val="24"/>
                <w:szCs w:val="24"/>
                <w:lang w:val="pt-BR"/>
              </w:rPr>
            </w:rPrChange>
          </w:rPr>
          <w:t>"Proposta valida"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7Z" w:id="1533954760">
              <w:rPr>
                <w:rFonts w:ascii="Aptos" w:hAnsi="Aptos" w:eastAsia="Aptos" w:cs="Aptos"/>
                <w:noProof w:val="0"/>
                <w:sz w:val="24"/>
                <w:szCs w:val="24"/>
                <w:lang w:val="pt-BR"/>
              </w:rPr>
            </w:rPrChange>
          </w:rPr>
          <w:t xml:space="preserve"> leva a sessão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868169651">
              <w:rPr>
                <w:rFonts w:ascii="Consolas" w:hAnsi="Consolas" w:eastAsia="Consolas" w:cs="Consolas"/>
                <w:noProof w:val="0"/>
                <w:sz w:val="24"/>
                <w:szCs w:val="24"/>
                <w:lang w:val="pt-BR"/>
              </w:rPr>
            </w:rPrChange>
          </w:rPr>
          <w:t xml:space="preserve">"Exibindo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68130920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5258250">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9Z" w:id="1221379838">
              <w:rPr>
                <w:rFonts w:ascii="Aptos" w:hAnsi="Aptos" w:eastAsia="Aptos" w:cs="Aptos"/>
                <w:noProof w:val="0"/>
                <w:sz w:val="24"/>
                <w:szCs w:val="24"/>
                <w:lang w:val="pt-BR"/>
              </w:rPr>
            </w:rPrChange>
          </w:rPr>
          <w:t>.</w:t>
        </w:r>
      </w:ins>
    </w:p>
    <w:p w:rsidR="3489CF41" w:rsidP="320543F7" w:rsidRDefault="3489CF41" w14:paraId="7E1F2A94" w14:textId="6D19DA11">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366958508"/>
          <w:rFonts w:ascii="Times New Roman" w:hAnsi="Times New Roman" w:eastAsia="Times New Roman" w:cs="Times New Roman"/>
          <w:i w:val="0"/>
          <w:iCs w:val="0"/>
          <w:noProof w:val="0"/>
          <w:sz w:val="24"/>
          <w:szCs w:val="24"/>
          <w:lang w:val="pt-BR"/>
          <w:rPrChange w:author="GUSTAVO DE OLIVEIRA REGO MORAIS" w:date="2025-08-08T20:38:55.475Z" w:id="1846936519">
            <w:rPr>
              <w:ins w:author="GUSTAVO DE OLIVEIRA REGO MORAIS" w:date="2025-08-08T20:38:31.977Z" w16du:dateUtc="2025-08-08T20:38:31.977Z" w:id="718160061"/>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796180092">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72Z" w:id="1015307339">
              <w:rPr>
                <w:rFonts w:ascii="Aptos" w:hAnsi="Aptos" w:eastAsia="Aptos" w:cs="Aptos"/>
                <w:b w:val="1"/>
                <w:bCs w:val="1"/>
                <w:noProof w:val="0"/>
                <w:sz w:val="24"/>
                <w:szCs w:val="24"/>
                <w:lang w:val="pt-BR"/>
              </w:rPr>
            </w:rPrChange>
          </w:rPr>
          <w:t>Proposta Inválida: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Z" w:id="773163627">
              <w:rPr>
                <w:rFonts w:ascii="Aptos" w:hAnsi="Aptos" w:eastAsia="Aptos" w:cs="Aptos"/>
                <w:noProof w:val="0"/>
                <w:sz w:val="24"/>
                <w:szCs w:val="24"/>
                <w:lang w:val="pt-BR"/>
              </w:rPr>
            </w:rPrChange>
          </w:rPr>
          <w:t xml:space="preserve"> Se a proposta for inválida,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1Z" w:id="1330619917">
              <w:rPr>
                <w:rFonts w:ascii="Consolas" w:hAnsi="Consolas" w:eastAsia="Consolas" w:cs="Consolas"/>
                <w:noProof w:val="0"/>
                <w:sz w:val="24"/>
                <w:szCs w:val="24"/>
                <w:lang w:val="pt-BR"/>
              </w:rPr>
            </w:rPrChange>
          </w:rPr>
          <w:t>"Proposta invalida"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1Z" w:id="1854459119">
              <w:rPr>
                <w:rFonts w:ascii="Aptos" w:hAnsi="Aptos" w:eastAsia="Aptos" w:cs="Aptos"/>
                <w:noProof w:val="0"/>
                <w:sz w:val="24"/>
                <w:szCs w:val="24"/>
                <w:lang w:val="pt-BR"/>
              </w:rPr>
            </w:rPrChange>
          </w:rPr>
          <w:t xml:space="preserve"> leva a sessão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2Z" w:id="770997706">
              <w:rPr>
                <w:rFonts w:ascii="Consolas" w:hAnsi="Consolas" w:eastAsia="Consolas" w:cs="Consolas"/>
                <w:noProof w:val="0"/>
                <w:sz w:val="24"/>
                <w:szCs w:val="24"/>
                <w:lang w:val="pt-BR"/>
              </w:rPr>
            </w:rPrChange>
          </w:rPr>
          <w:t>"Gerando novamente Ajuste"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3Z" w:id="246554381">
              <w:rPr>
                <w:rFonts w:ascii="Aptos" w:hAnsi="Aptos" w:eastAsia="Aptos" w:cs="Aptos"/>
                <w:noProof w:val="0"/>
                <w:sz w:val="24"/>
                <w:szCs w:val="24"/>
                <w:lang w:val="pt-BR"/>
              </w:rPr>
            </w:rPrChange>
          </w:rPr>
          <w:t>.</w:t>
        </w:r>
      </w:ins>
    </w:p>
    <w:p w:rsidR="3489CF41" w:rsidP="320543F7" w:rsidRDefault="3489CF41" w14:paraId="24F07B2B" w14:textId="3D844A67">
      <w:pPr>
        <w:pStyle w:val="ListParagraph"/>
        <w:numPr>
          <w:ilvl w:val="1"/>
          <w:numId w:val="105"/>
        </w:numPr>
        <w:bidi w:val="0"/>
        <w:spacing w:before="240" w:beforeAutospacing="off" w:after="240" w:afterAutospacing="off" w:line="360" w:lineRule="auto"/>
        <w:jc w:val="both"/>
        <w:rPr>
          <w:ins w:author="GUSTAVO DE OLIVEIRA REGO MORAIS" w:date="2025-08-08T20:38:31.977Z" w16du:dateUtc="2025-08-08T20:38:31.977Z" w:id="275987623"/>
          <w:rFonts w:ascii="Times New Roman" w:hAnsi="Times New Roman" w:eastAsia="Times New Roman" w:cs="Times New Roman"/>
          <w:i w:val="0"/>
          <w:iCs w:val="0"/>
          <w:noProof w:val="0"/>
          <w:sz w:val="24"/>
          <w:szCs w:val="24"/>
          <w:lang w:val="pt-BR"/>
          <w:rPrChange w:author="GUSTAVO DE OLIVEIRA REGO MORAIS" w:date="2025-08-08T20:38:55.491Z" w:id="145889616">
            <w:rPr>
              <w:ins w:author="GUSTAVO DE OLIVEIRA REGO MORAIS" w:date="2025-08-08T20:38:31.977Z" w16du:dateUtc="2025-08-08T20:38:31.977Z" w:id="1253801855"/>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858778594">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77Z" w:id="626763895">
              <w:rPr>
                <w:rFonts w:ascii="Aptos" w:hAnsi="Aptos" w:eastAsia="Aptos" w:cs="Aptos"/>
                <w:noProof w:val="0"/>
                <w:sz w:val="24"/>
                <w:szCs w:val="24"/>
                <w:lang w:val="pt-BR"/>
              </w:rPr>
            </w:rPrChange>
          </w:rPr>
          <w:t xml:space="preserve">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4Z" w:id="559657859">
              <w:rPr>
                <w:rFonts w:ascii="Consolas" w:hAnsi="Consolas" w:eastAsia="Consolas" w:cs="Consolas"/>
                <w:noProof w:val="0"/>
                <w:sz w:val="24"/>
                <w:szCs w:val="24"/>
                <w:lang w:val="pt-BR"/>
              </w:rPr>
            </w:rPrChange>
          </w:rPr>
          <w:t>"Gerando novamente Ajuste"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5Z" w:id="1431810562">
              <w:rPr>
                <w:rFonts w:ascii="Aptos" w:hAnsi="Aptos" w:eastAsia="Aptos" w:cs="Aptos"/>
                <w:noProof w:val="0"/>
                <w:sz w:val="24"/>
                <w:szCs w:val="24"/>
                <w:lang w:val="pt-BR"/>
              </w:rPr>
            </w:rPrChange>
          </w:rPr>
          <w:t xml:space="preserve"> tem um ciclo de feedback: se o ajuste for válido, a transição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6Z" w:id="1230993792">
              <w:rPr>
                <w:rFonts w:ascii="Consolas" w:hAnsi="Consolas" w:eastAsia="Consolas" w:cs="Consolas"/>
                <w:noProof w:val="0"/>
                <w:sz w:val="24"/>
                <w:szCs w:val="24"/>
                <w:lang w:val="pt-BR"/>
              </w:rPr>
            </w:rPrChange>
          </w:rPr>
          <w:t>"Ajuste valido"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6Z" w:id="1989338300">
              <w:rPr>
                <w:rFonts w:ascii="Aptos" w:hAnsi="Aptos" w:eastAsia="Aptos" w:cs="Aptos"/>
                <w:noProof w:val="0"/>
                <w:sz w:val="24"/>
                <w:szCs w:val="24"/>
                <w:lang w:val="pt-BR"/>
              </w:rPr>
            </w:rPrChange>
          </w:rPr>
          <w:t xml:space="preserve"> retorna a sessão para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787812892">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1312707686">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89075229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8Z" w:id="928722137">
              <w:rPr>
                <w:rFonts w:ascii="Aptos" w:hAnsi="Aptos" w:eastAsia="Aptos" w:cs="Aptos"/>
                <w:noProof w:val="0"/>
                <w:sz w:val="24"/>
                <w:szCs w:val="24"/>
                <w:lang w:val="pt-BR"/>
              </w:rPr>
            </w:rPrChange>
          </w:rPr>
          <w:t xml:space="preserve">. Se o ajuste falhar,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9Z" w:id="412841701">
              <w:rPr>
                <w:rFonts w:ascii="Consolas" w:hAnsi="Consolas" w:eastAsia="Consolas" w:cs="Consolas"/>
                <w:noProof w:val="0"/>
                <w:sz w:val="24"/>
                <w:szCs w:val="24"/>
                <w:lang w:val="pt-BR"/>
              </w:rPr>
            </w:rPrChange>
          </w:rPr>
          <w:t>"Ajuste falhou"</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Z" w:id="1912653274">
              <w:rPr>
                <w:rFonts w:ascii="Aptos" w:hAnsi="Aptos" w:eastAsia="Aptos" w:cs="Aptos"/>
                <w:noProof w:val="0"/>
                <w:sz w:val="24"/>
                <w:szCs w:val="24"/>
                <w:lang w:val="pt-BR"/>
              </w:rPr>
            </w:rPrChange>
          </w:rPr>
          <w:t xml:space="preserve"> leva ao estado terminal de erro,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2Z" w:id="416781263">
              <w:rPr>
                <w:rFonts w:ascii="Consolas" w:hAnsi="Consolas" w:eastAsia="Consolas" w:cs="Consolas"/>
                <w:noProof w:val="0"/>
                <w:sz w:val="24"/>
                <w:szCs w:val="24"/>
                <w:lang w:val="pt-BR"/>
              </w:rPr>
            </w:rPrChange>
          </w:rPr>
          <w:t>"Estado Erro"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3Z" w:id="1256298279">
              <w:rPr>
                <w:rFonts w:ascii="Aptos" w:hAnsi="Aptos" w:eastAsia="Aptos" w:cs="Aptos"/>
                <w:noProof w:val="0"/>
                <w:sz w:val="24"/>
                <w:szCs w:val="24"/>
                <w:lang w:val="pt-BR"/>
              </w:rPr>
            </w:rPrChange>
          </w:rPr>
          <w:t>.</w:t>
        </w:r>
      </w:ins>
    </w:p>
    <w:p w:rsidR="3489CF41" w:rsidP="79ED5846" w:rsidRDefault="3489CF41" w14:paraId="6DEF0EE0" w14:textId="45273F18">
      <w:pPr>
        <w:pStyle w:val="Heading4"/>
        <w:bidi w:val="0"/>
        <w:spacing w:before="319" w:beforeAutospacing="off" w:after="319" w:afterAutospacing="off" w:line="360" w:lineRule="auto"/>
        <w:jc w:val="both"/>
        <w:rPr>
          <w:ins w:author="GUSTAVO DE OLIVEIRA REGO MORAIS" w:date="2025-08-08T20:38:31.977Z" w16du:dateUtc="2025-08-08T20:38:31.977Z" w:id="190188062"/>
          <w:rFonts w:ascii="Times New Roman" w:hAnsi="Times New Roman" w:eastAsia="Times New Roman" w:cs="Times New Roman"/>
          <w:b w:val="1"/>
          <w:bCs w:val="1"/>
          <w:i w:val="0"/>
          <w:iCs w:val="0"/>
          <w:noProof w:val="0"/>
          <w:sz w:val="24"/>
          <w:szCs w:val="24"/>
          <w:lang w:val="pt-BR"/>
          <w:rPrChange w:author="GUSTAVO DE OLIVEIRA REGO MORAIS" w:date="2025-08-08T20:38:55.491Z" w:id="1058634109">
            <w:rPr>
              <w:ins w:author="GUSTAVO DE OLIVEIRA REGO MORAIS" w:date="2025-08-08T20:38:31.977Z" w16du:dateUtc="2025-08-08T20:38:31.977Z" w:id="438685635"/>
              <w:rFonts w:ascii="Aptos" w:hAnsi="Aptos" w:eastAsia="Aptos" w:cs="Aptos"/>
              <w:b w:val="1"/>
              <w:bCs w:val="1"/>
              <w:noProof w:val="0"/>
              <w:sz w:val="24"/>
              <w:szCs w:val="24"/>
              <w:lang w:val="pt-BR"/>
            </w:rPr>
          </w:rPrChange>
        </w:rPr>
        <w:pPrChange w:author="GUSTAVO DE OLIVEIRA REGO MORAIS" w:date="2025-08-08T20:38:53.358Z">
          <w:pPr>
            <w:numPr>
              <w:ilvl w:val="1"/>
              <w:numId w:val="105"/>
            </w:numPr>
            <w:bidi w:val="0"/>
          </w:pPr>
        </w:pPrChange>
      </w:pPr>
      <w:bookmarkStart w:name="_Toc389555822" w:id="2080044341"/>
      <w:ins w:author="GUSTAVO DE OLIVEIRA REGO MORAIS" w:date="2025-08-08T20:38:31.977Z" w:id="538354550">
        <w:r w:rsidRPr="79ED5846"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1Z" w:id="1480430302">
              <w:rPr>
                <w:rFonts w:ascii="Aptos" w:hAnsi="Aptos" w:eastAsia="Aptos" w:cs="Aptos"/>
                <w:b w:val="1"/>
                <w:bCs w:val="1"/>
                <w:noProof w:val="0"/>
                <w:sz w:val="24"/>
                <w:szCs w:val="24"/>
                <w:lang w:val="pt-BR"/>
              </w:rPr>
            </w:rPrChange>
          </w:rPr>
          <w:t>Interação com o Usuário e Finalização</w:t>
        </w:r>
      </w:ins>
      <w:bookmarkEnd w:id="2080044341"/>
    </w:p>
    <w:p w:rsidR="3489CF41" w:rsidP="320543F7" w:rsidRDefault="3489CF41" w14:paraId="49D6C3C8" w14:textId="1B411CF8">
      <w:pPr>
        <w:bidi w:val="0"/>
        <w:spacing w:before="240" w:beforeAutospacing="off" w:after="240" w:afterAutospacing="off" w:line="360" w:lineRule="auto"/>
        <w:ind w:firstLine="708"/>
        <w:jc w:val="both"/>
        <w:rPr>
          <w:ins w:author="GUSTAVO DE OLIVEIRA REGO MORAIS" w:date="2025-08-08T20:38:31.977Z" w16du:dateUtc="2025-08-08T20:38:31.977Z" w:id="809074353"/>
          <w:rFonts w:ascii="Times New Roman" w:hAnsi="Times New Roman" w:eastAsia="Times New Roman" w:cs="Times New Roman"/>
          <w:i w:val="0"/>
          <w:iCs w:val="0"/>
          <w:noProof w:val="0"/>
          <w:sz w:val="24"/>
          <w:szCs w:val="24"/>
          <w:lang w:val="pt-BR"/>
          <w:rPrChange w:author="GUSTAVO DE OLIVEIRA REGO MORAIS" w:date="2025-08-08T20:38:55.494Z" w:id="1690927054">
            <w:rPr>
              <w:ins w:author="GUSTAVO DE OLIVEIRA REGO MORAIS" w:date="2025-08-08T20:38:31.977Z" w16du:dateUtc="2025-08-08T20:38:31.977Z" w:id="1301485864"/>
              <w:rFonts w:ascii="Aptos" w:hAnsi="Aptos" w:eastAsia="Aptos" w:cs="Aptos"/>
              <w:noProof w:val="0"/>
              <w:sz w:val="24"/>
              <w:szCs w:val="24"/>
              <w:lang w:val="pt-BR"/>
            </w:rPr>
          </w:rPrChange>
        </w:rPr>
        <w:pPrChange w:author="GUSTAVO DE OLIVEIRA REGO MORAIS" w:date="2025-08-08T20:39:10.513Z">
          <w:pPr>
            <w:bidi w:val="0"/>
          </w:pPr>
        </w:pPrChange>
      </w:pPr>
      <w:ins w:author="GUSTAVO DE OLIVEIRA REGO MORAIS" w:date="2025-08-08T20:38:31.977Z" w:id="151821659">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92Z" w:id="1617850578">
              <w:rPr>
                <w:rFonts w:ascii="Aptos" w:hAnsi="Aptos" w:eastAsia="Aptos" w:cs="Aptos"/>
                <w:noProof w:val="0"/>
                <w:sz w:val="24"/>
                <w:szCs w:val="24"/>
                <w:lang w:val="pt-BR"/>
              </w:rPr>
            </w:rPrChange>
          </w:rPr>
          <w:t xml:space="preserve">Após a exibição de uma recomendação válida, o sistema transita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948964219">
              <w:rPr>
                <w:rFonts w:ascii="Consolas" w:hAnsi="Consolas" w:eastAsia="Consolas" w:cs="Consolas"/>
                <w:noProof w:val="0"/>
                <w:sz w:val="24"/>
                <w:szCs w:val="24"/>
                <w:lang w:val="pt-BR"/>
              </w:rPr>
            </w:rPrChange>
          </w:rPr>
          <w:t xml:space="preserve">"Aguardando Resposta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220350424">
              <w:rPr>
                <w:rFonts w:ascii="Consolas" w:hAnsi="Consolas" w:eastAsia="Consolas" w:cs="Consolas"/>
                <w:noProof w:val="0"/>
                <w:sz w:val="24"/>
                <w:szCs w:val="24"/>
                <w:lang w:val="pt-BR"/>
              </w:rPr>
            </w:rPrChange>
          </w:rPr>
          <w:t>Usuario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1111587016">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8Z" w:id="623565770">
              <w:rPr>
                <w:rFonts w:ascii="Aptos" w:hAnsi="Aptos" w:eastAsia="Aptos" w:cs="Aptos"/>
                <w:noProof w:val="0"/>
                <w:sz w:val="24"/>
                <w:szCs w:val="24"/>
                <w:lang w:val="pt-BR"/>
              </w:rPr>
            </w:rPrChange>
          </w:rPr>
          <w:t>, onde espera a decisão do usuário:</w:t>
        </w:r>
      </w:ins>
    </w:p>
    <w:p w:rsidR="3489CF41" w:rsidP="320543F7" w:rsidRDefault="3489CF41" w14:paraId="237BEC15" w14:textId="4261D263">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1000803408"/>
          <w:rFonts w:ascii="Times New Roman" w:hAnsi="Times New Roman" w:eastAsia="Times New Roman" w:cs="Times New Roman"/>
          <w:i w:val="0"/>
          <w:iCs w:val="0"/>
          <w:noProof w:val="0"/>
          <w:sz w:val="24"/>
          <w:szCs w:val="24"/>
          <w:lang w:val="pt-BR"/>
          <w:rPrChange w:author="GUSTAVO DE OLIVEIRA REGO MORAIS" w:date="2025-08-08T20:38:55.505Z" w:id="364430781">
            <w:rPr>
              <w:ins w:author="GUSTAVO DE OLIVEIRA REGO MORAIS" w:date="2025-08-08T20:38:31.977Z" w16du:dateUtc="2025-08-08T20:38:31.977Z" w:id="1958585517"/>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45020705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5Z" w:id="1874911940">
              <w:rPr>
                <w:rFonts w:ascii="Aptos" w:hAnsi="Aptos" w:eastAsia="Aptos" w:cs="Aptos"/>
                <w:b w:val="1"/>
                <w:bCs w:val="1"/>
                <w:noProof w:val="0"/>
                <w:sz w:val="24"/>
                <w:szCs w:val="24"/>
                <w:lang w:val="pt-BR"/>
              </w:rPr>
            </w:rPrChange>
          </w:rPr>
          <w:t>Aceitação: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9Z" w:id="1548100368">
              <w:rPr>
                <w:rFonts w:ascii="Aptos" w:hAnsi="Aptos" w:eastAsia="Aptos" w:cs="Aptos"/>
                <w:noProof w:val="0"/>
                <w:sz w:val="24"/>
                <w:szCs w:val="24"/>
                <w:lang w:val="pt-BR"/>
              </w:rPr>
            </w:rPrChange>
          </w:rPr>
          <w:t xml:space="preserve"> Se o usuário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125531725">
              <w:rPr>
                <w:rFonts w:ascii="Consolas" w:hAnsi="Consolas" w:eastAsia="Consolas" w:cs="Consolas"/>
                <w:noProof w:val="0"/>
                <w:sz w:val="24"/>
                <w:szCs w:val="24"/>
                <w:lang w:val="pt-BR"/>
              </w:rPr>
            </w:rPrChange>
          </w:rPr>
          <w:t xml:space="preserve">"Aceita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326791625">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293101671">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847122447">
              <w:rPr>
                <w:rFonts w:ascii="Aptos" w:hAnsi="Aptos" w:eastAsia="Aptos" w:cs="Aptos"/>
                <w:noProof w:val="0"/>
                <w:sz w:val="24"/>
                <w:szCs w:val="24"/>
                <w:lang w:val="pt-BR"/>
              </w:rPr>
            </w:rPrChange>
          </w:rPr>
          <w:t xml:space="preserve">, o fluxo segue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1Z" w:id="1332853205">
              <w:rPr>
                <w:rFonts w:ascii="Consolas" w:hAnsi="Consolas" w:eastAsia="Consolas" w:cs="Consolas"/>
                <w:noProof w:val="0"/>
                <w:sz w:val="24"/>
                <w:szCs w:val="24"/>
                <w:lang w:val="pt-BR"/>
              </w:rPr>
            </w:rPrChange>
          </w:rPr>
          <w:t>"Confirmado"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2Z" w:id="817188249">
              <w:rPr>
                <w:rFonts w:ascii="Aptos" w:hAnsi="Aptos" w:eastAsia="Aptos" w:cs="Aptos"/>
                <w:noProof w:val="0"/>
                <w:sz w:val="24"/>
                <w:szCs w:val="24"/>
                <w:lang w:val="pt-BR"/>
              </w:rPr>
            </w:rPrChange>
          </w:rPr>
          <w:t>.</w:t>
        </w:r>
      </w:ins>
    </w:p>
    <w:p w:rsidR="3489CF41" w:rsidP="320543F7" w:rsidRDefault="3489CF41" w14:paraId="1B26671F" w14:textId="22D49C59">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28077160"/>
          <w:rFonts w:ascii="Times New Roman" w:hAnsi="Times New Roman" w:eastAsia="Times New Roman" w:cs="Times New Roman"/>
          <w:i w:val="0"/>
          <w:iCs w:val="0"/>
          <w:noProof w:val="0"/>
          <w:sz w:val="24"/>
          <w:szCs w:val="24"/>
          <w:lang w:val="pt-BR"/>
          <w:rPrChange w:author="GUSTAVO DE OLIVEIRA REGO MORAIS" w:date="2025-08-08T20:38:55.512Z" w:id="835909701">
            <w:rPr>
              <w:ins w:author="GUSTAVO DE OLIVEIRA REGO MORAIS" w:date="2025-08-08T20:38:31.977Z" w16du:dateUtc="2025-08-08T20:38:31.977Z" w:id="139204651"/>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421786335">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506Z" w:id="955601485">
              <w:rPr>
                <w:rFonts w:ascii="Aptos" w:hAnsi="Aptos" w:eastAsia="Aptos" w:cs="Aptos"/>
                <w:b w:val="1"/>
                <w:bCs w:val="1"/>
                <w:noProof w:val="0"/>
                <w:sz w:val="24"/>
                <w:szCs w:val="24"/>
                <w:lang w:val="pt-BR"/>
              </w:rPr>
            </w:rPrChange>
          </w:rPr>
          <w:t>Rejeição: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435021202">
              <w:rPr>
                <w:rFonts w:ascii="Aptos" w:hAnsi="Aptos" w:eastAsia="Aptos" w:cs="Aptos"/>
                <w:noProof w:val="0"/>
                <w:sz w:val="24"/>
                <w:szCs w:val="24"/>
                <w:lang w:val="pt-BR"/>
              </w:rPr>
            </w:rPrChange>
          </w:rPr>
          <w:t xml:space="preserve"> Se o usuário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438092197">
              <w:rPr>
                <w:rFonts w:ascii="Consolas" w:hAnsi="Consolas" w:eastAsia="Consolas" w:cs="Consolas"/>
                <w:noProof w:val="0"/>
                <w:sz w:val="24"/>
                <w:szCs w:val="24"/>
                <w:lang w:val="pt-BR"/>
              </w:rPr>
            </w:rPrChange>
          </w:rPr>
          <w:t xml:space="preserve">"Rejeita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99070075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1832973120">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5Z" w:id="740800930">
              <w:rPr>
                <w:rFonts w:ascii="Aptos" w:hAnsi="Aptos" w:eastAsia="Aptos" w:cs="Aptos"/>
                <w:noProof w:val="0"/>
                <w:sz w:val="24"/>
                <w:szCs w:val="24"/>
                <w:lang w:val="pt-BR"/>
              </w:rPr>
            </w:rPrChange>
          </w:rPr>
          <w:t xml:space="preserve">, o fluxo segue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6Z" w:id="1404852093">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6Z" w:id="729028826">
              <w:rPr>
                <w:rFonts w:ascii="Aptos" w:hAnsi="Aptos" w:eastAsia="Aptos" w:cs="Aptos"/>
                <w:noProof w:val="0"/>
                <w:sz w:val="24"/>
                <w:szCs w:val="24"/>
                <w:lang w:val="pt-BR"/>
              </w:rPr>
            </w:rPrChange>
          </w:rPr>
          <w:t>.</w:t>
        </w:r>
      </w:ins>
    </w:p>
    <w:p w:rsidR="3489CF41" w:rsidP="320543F7" w:rsidRDefault="3489CF41" w14:paraId="334AC77D" w14:textId="2B952E9F">
      <w:pPr>
        <w:bidi w:val="0"/>
        <w:spacing w:before="240" w:beforeAutospacing="off" w:after="240" w:afterAutospacing="off" w:line="360" w:lineRule="auto"/>
        <w:ind w:firstLine="708"/>
        <w:jc w:val="both"/>
        <w:rPr>
          <w:ins w:author="GUSTAVO DE OLIVEIRA REGO MORAIS" w:date="2025-08-08T20:31:45.411Z" w16du:dateUtc="2025-08-08T20:31:45.411Z" w:id="2048432260"/>
          <w:rFonts w:ascii="Times New Roman" w:hAnsi="Times New Roman" w:eastAsia="Times New Roman" w:cs="Times New Roman"/>
          <w:i w:val="0"/>
          <w:iCs w:val="0"/>
          <w:noProof w:val="0"/>
          <w:sz w:val="24"/>
          <w:szCs w:val="24"/>
          <w:lang w:val="pt-BR"/>
          <w:rPrChange w:author="GUSTAVO DE OLIVEIRA REGO MORAIS" w:date="2025-08-08T20:37:30.976Z" w:id="438174779">
            <w:rPr>
              <w:ins w:author="GUSTAVO DE OLIVEIRA REGO MORAIS" w:date="2025-08-08T20:31:45.411Z" w16du:dateUtc="2025-08-08T20:31:45.411Z" w:id="300933012"/>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9:12.08Z">
          <w:pPr>
            <w:numPr>
              <w:ilvl w:val="0"/>
              <w:numId w:val="106"/>
            </w:numPr>
            <w:bidi w:val="0"/>
          </w:pPr>
        </w:pPrChange>
      </w:pPr>
      <w:ins w:author="GUSTAVO DE OLIVEIRA REGO MORAIS" w:date="2025-08-08T20:38:31.977Z" w:id="597378562">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513Z" w:id="81488140">
              <w:rPr>
                <w:rFonts w:ascii="Aptos" w:hAnsi="Aptos" w:eastAsia="Aptos" w:cs="Aptos"/>
                <w:noProof w:val="0"/>
                <w:sz w:val="24"/>
                <w:szCs w:val="24"/>
                <w:lang w:val="pt-BR"/>
              </w:rPr>
            </w:rPrChange>
          </w:rPr>
          <w:t xml:space="preserve">O estado de erro,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9Z" w:id="115864132">
              <w:rPr>
                <w:rFonts w:ascii="Consolas" w:hAnsi="Consolas" w:eastAsia="Consolas" w:cs="Consolas"/>
                <w:noProof w:val="0"/>
                <w:sz w:val="24"/>
                <w:szCs w:val="24"/>
                <w:lang w:val="pt-BR"/>
              </w:rPr>
            </w:rPrChange>
          </w:rPr>
          <w:t>"Estado Erro"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9Z" w:id="338003073">
              <w:rPr>
                <w:rFonts w:ascii="Aptos" w:hAnsi="Aptos" w:eastAsia="Aptos" w:cs="Aptos"/>
                <w:noProof w:val="0"/>
                <w:sz w:val="24"/>
                <w:szCs w:val="24"/>
                <w:lang w:val="pt-BR"/>
              </w:rPr>
            </w:rPrChange>
          </w:rPr>
          <w:t xml:space="preserve">, também leva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Z" w:id="1598330464">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Z" w:id="252122632">
              <w:rPr>
                <w:rFonts w:ascii="Aptos" w:hAnsi="Aptos" w:eastAsia="Aptos" w:cs="Aptos"/>
                <w:noProof w:val="0"/>
                <w:sz w:val="24"/>
                <w:szCs w:val="24"/>
                <w:lang w:val="pt-BR"/>
              </w:rPr>
            </w:rPrChange>
          </w:rPr>
          <w:t xml:space="preserve"> através do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238294618">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1376966362">
              <w:rPr>
                <w:rFonts w:ascii="Consolas" w:hAnsi="Consolas" w:eastAsia="Consolas" w:cs="Consolas"/>
                <w:noProof w:val="0"/>
                <w:sz w:val="24"/>
                <w:szCs w:val="24"/>
                <w:lang w:val="pt-BR"/>
              </w:rPr>
            </w:rPrChange>
          </w:rPr>
          <w:t>Usuario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1705046313">
              <w:rPr>
                <w:rFonts w:ascii="Consolas" w:hAnsi="Consolas" w:eastAsia="Consolas" w:cs="Consolas"/>
                <w:noProof w:val="0"/>
                <w:sz w:val="24"/>
                <w:szCs w:val="24"/>
                <w:lang w:val="pt-BR"/>
              </w:rPr>
            </w:rPrChange>
          </w:rPr>
          <w:t xml:space="preserve"> encerra"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2Z" w:id="1961190049">
              <w:rPr>
                <w:rFonts w:ascii="Aptos" w:hAnsi="Aptos" w:eastAsia="Aptos" w:cs="Aptos"/>
                <w:noProof w:val="0"/>
                <w:sz w:val="24"/>
                <w:szCs w:val="24"/>
                <w:lang w:val="pt-BR"/>
              </w:rPr>
            </w:rPrChange>
          </w:rPr>
          <w:t xml:space="preserve">, garantindo uma finalização controlada mesmo em caso de falha. </w:t>
        </w:r>
      </w:ins>
      <w:ins w:author="GUSTAVO DE OLIVEIRA REGO MORAIS" w:date="2025-08-08T20:39:14.019Z" w:id="1429395759">
        <w:r>
          <w:tab/>
        </w:r>
      </w:ins>
      <w:ins w:author="GUSTAVO DE OLIVEIRA REGO MORAIS" w:date="2025-08-08T20:38:31.977Z" w:id="183942615">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2Z" w:id="1077254625">
              <w:rPr>
                <w:rFonts w:ascii="Aptos" w:hAnsi="Aptos" w:eastAsia="Aptos" w:cs="Aptos"/>
                <w:noProof w:val="0"/>
                <w:sz w:val="24"/>
                <w:szCs w:val="24"/>
                <w:lang w:val="pt-BR"/>
              </w:rPr>
            </w:rPrChange>
          </w:rPr>
          <w:t xml:space="preserve">Os estados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3Z" w:id="1015613146">
              <w:rPr>
                <w:rFonts w:ascii="Consolas" w:hAnsi="Consolas" w:eastAsia="Consolas" w:cs="Consolas"/>
                <w:noProof w:val="0"/>
                <w:sz w:val="24"/>
                <w:szCs w:val="24"/>
                <w:lang w:val="pt-BR"/>
              </w:rPr>
            </w:rPrChange>
          </w:rPr>
          <w:t>"Confirmado"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4Z" w:id="758784103">
              <w:rPr>
                <w:rFonts w:ascii="Aptos" w:hAnsi="Aptos" w:eastAsia="Aptos" w:cs="Aptos"/>
                <w:noProof w:val="0"/>
                <w:sz w:val="24"/>
                <w:szCs w:val="24"/>
                <w:lang w:val="pt-BR"/>
              </w:rPr>
            </w:rPrChange>
          </w:rPr>
          <w:t xml:space="preserve"> 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5Z" w:id="1188254142">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6Z" w:id="1046311848">
              <w:rPr>
                <w:rFonts w:ascii="Aptos" w:hAnsi="Aptos" w:eastAsia="Aptos" w:cs="Aptos"/>
                <w:noProof w:val="0"/>
                <w:sz w:val="24"/>
                <w:szCs w:val="24"/>
                <w:lang w:val="pt-BR"/>
              </w:rPr>
            </w:rPrChange>
          </w:rPr>
          <w:t xml:space="preserve"> representam os dois pontos finais do fluxo, cada um levando ao nó final do diagrama.</w:t>
        </w:r>
      </w:ins>
    </w:p>
    <w:p w:rsidR="4375199C" w:rsidP="79ED5846" w:rsidRDefault="4375199C" w14:paraId="3B3F0B5F" w14:textId="1F56AC8B">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00.476Z" w16du:dateUtc="2025-08-08T20:32:00.476Z" w:id="64936297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bookmarkStart w:name="_Toc847829181" w:id="1059176941"/>
      <w:ins w:author="GUSTAVO DE OLIVEIRA REGO MORAIS" w:date="2025-08-08T20:32:00.476Z" w:id="1496863129">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6.1.5. Descrição</w:t>
        </w:r>
        <w:r w:rsidRPr="79ED5846" w:rsidR="4375199C">
          <w:rPr>
            <w:rFonts w:ascii="Times New Roman" w:hAnsi="Times New Roman" w:eastAsia="Times New Roman" w:cs="Times New Roman"/>
            <w:b w:val="1"/>
            <w:bCs w:val="1"/>
            <w:i w:val="0"/>
            <w:iCs w:val="0"/>
            <w:noProof w:val="0"/>
            <w:sz w:val="24"/>
            <w:szCs w:val="24"/>
            <w:lang w:val="pt-BR"/>
          </w:rPr>
          <w:t xml:space="preserve"> do Diagrama de Estados </w:t>
        </w:r>
        <w:r w:rsidRPr="79ED5846"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Montagem Manual</w:t>
        </w:r>
      </w:ins>
      <w:bookmarkEnd w:id="1059176941"/>
    </w:p>
    <w:p w:rsidR="71775870" w:rsidP="320543F7" w:rsidRDefault="71775870" w14:paraId="05D5BFAD" w14:textId="2BB92717">
      <w:pPr>
        <w:bidi w:val="0"/>
        <w:spacing w:before="240" w:beforeAutospacing="off" w:after="240" w:afterAutospacing="off" w:line="360" w:lineRule="auto"/>
        <w:ind w:firstLine="708"/>
        <w:jc w:val="both"/>
        <w:rPr>
          <w:ins w:author="GUSTAVO DE OLIVEIRA REGO MORAIS" w:date="2025-08-08T20:40:39.506Z" w16du:dateUtc="2025-08-08T20:40:39.506Z" w:id="1593764853"/>
          <w:rFonts w:ascii="Times New Roman" w:hAnsi="Times New Roman" w:eastAsia="Times New Roman" w:cs="Times New Roman"/>
          <w:i w:val="0"/>
          <w:iCs w:val="0"/>
          <w:noProof w:val="0"/>
          <w:sz w:val="24"/>
          <w:szCs w:val="24"/>
          <w:lang w:val="pt-BR"/>
          <w:rPrChange w:author="GUSTAVO DE OLIVEIRA REGO MORAIS" w:date="2025-08-08T20:41:03.55Z" w:id="698083686">
            <w:rPr>
              <w:ins w:author="GUSTAVO DE OLIVEIRA REGO MORAIS" w:date="2025-08-08T20:40:39.506Z" w16du:dateUtc="2025-08-08T20:40:39.506Z" w:id="1944564646"/>
              <w:rFonts w:ascii="Aptos" w:hAnsi="Aptos" w:eastAsia="Aptos" w:cs="Aptos"/>
              <w:noProof w:val="0"/>
              <w:sz w:val="24"/>
              <w:szCs w:val="24"/>
              <w:lang w:val="pt-BR"/>
            </w:rPr>
          </w:rPrChange>
        </w:rPr>
        <w:pPrChange w:author="GUSTAVO DE OLIVEIRA REGO MORAIS" w:date="2025-08-08T20:41:09.141Z">
          <w:pPr>
            <w:bidi w:val="0"/>
          </w:pPr>
        </w:pPrChange>
      </w:pPr>
      <w:ins w:author="GUSTAVO DE OLIVEIRA REGO MORAIS" w:date="2025-08-08T20:40:39.506Z" w:id="692985126">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49Z" w:id="449145193">
              <w:rPr>
                <w:rFonts w:ascii="Aptos" w:hAnsi="Aptos" w:eastAsia="Aptos" w:cs="Aptos"/>
                <w:noProof w:val="0"/>
                <w:sz w:val="24"/>
                <w:szCs w:val="24"/>
                <w:lang w:val="pt-BR"/>
              </w:rPr>
            </w:rPrChange>
          </w:rPr>
          <w:t>O diagrama de estados modela o ciclo de vida de uma sessão de montagem manual de PC, onde o usuário é guiado por um sistema de validação em tempo real. O processo é focado na seleção e confirmação da compatibilidade dos componentes, incluindo a escolha do gabinete, antes da finalização do build.</w:t>
        </w:r>
      </w:ins>
    </w:p>
    <w:p w:rsidR="71775870" w:rsidP="79ED5846" w:rsidRDefault="71775870" w14:paraId="10588C6D" w14:textId="21D43304">
      <w:pPr>
        <w:pStyle w:val="Heading4"/>
        <w:bidi w:val="0"/>
        <w:spacing w:before="319" w:beforeAutospacing="off" w:after="319" w:afterAutospacing="off" w:line="360" w:lineRule="auto"/>
        <w:jc w:val="both"/>
        <w:rPr>
          <w:ins w:author="GUSTAVO DE OLIVEIRA REGO MORAIS" w:date="2025-08-08T20:40:39.506Z" w16du:dateUtc="2025-08-08T20:40:39.506Z" w:id="1603876724"/>
          <w:rFonts w:ascii="Times New Roman" w:hAnsi="Times New Roman" w:eastAsia="Times New Roman" w:cs="Times New Roman"/>
          <w:b w:val="1"/>
          <w:bCs w:val="1"/>
          <w:i w:val="0"/>
          <w:iCs w:val="0"/>
          <w:noProof w:val="0"/>
          <w:sz w:val="24"/>
          <w:szCs w:val="24"/>
          <w:lang w:val="pt-BR"/>
          <w:rPrChange w:author="GUSTAVO DE OLIVEIRA REGO MORAIS" w:date="2025-08-08T20:41:03.551Z" w:id="2105005675">
            <w:rPr>
              <w:ins w:author="GUSTAVO DE OLIVEIRA REGO MORAIS" w:date="2025-08-08T20:40:39.506Z" w16du:dateUtc="2025-08-08T20:40:39.506Z" w:id="1913250927"/>
              <w:rFonts w:ascii="Aptos" w:hAnsi="Aptos" w:eastAsia="Aptos" w:cs="Aptos"/>
              <w:b w:val="1"/>
              <w:bCs w:val="1"/>
              <w:noProof w:val="0"/>
              <w:sz w:val="24"/>
              <w:szCs w:val="24"/>
              <w:lang w:val="pt-BR"/>
            </w:rPr>
          </w:rPrChange>
        </w:rPr>
        <w:pPrChange w:author="GUSTAVO DE OLIVEIRA REGO MORAIS" w:date="2025-08-08T20:41:07.099Z">
          <w:pPr>
            <w:bidi w:val="0"/>
          </w:pPr>
        </w:pPrChange>
      </w:pPr>
      <w:bookmarkStart w:name="_Toc501805089" w:id="857182756"/>
      <w:ins w:author="GUSTAVO DE OLIVEIRA REGO MORAIS" w:date="2025-08-08T20:40:39.506Z" w:id="1700935070">
        <w:r w:rsidRPr="79ED5846"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5Z" w:id="124661608">
              <w:rPr>
                <w:rFonts w:ascii="Aptos" w:hAnsi="Aptos" w:eastAsia="Aptos" w:cs="Aptos"/>
                <w:b w:val="1"/>
                <w:bCs w:val="1"/>
                <w:noProof w:val="0"/>
                <w:sz w:val="24"/>
                <w:szCs w:val="24"/>
                <w:lang w:val="pt-BR"/>
              </w:rPr>
            </w:rPrChange>
          </w:rPr>
          <w:t>Fluxo de Seleção de Componentes</w:t>
        </w:r>
      </w:ins>
      <w:bookmarkEnd w:id="857182756"/>
    </w:p>
    <w:p w:rsidR="71775870" w:rsidP="320543F7" w:rsidRDefault="71775870" w14:paraId="7FECF4EC" w14:textId="3BD8310C">
      <w:pPr>
        <w:bidi w:val="0"/>
        <w:spacing w:before="240" w:beforeAutospacing="off" w:after="240" w:afterAutospacing="off" w:line="360" w:lineRule="auto"/>
        <w:ind w:firstLine="708"/>
        <w:jc w:val="both"/>
        <w:rPr>
          <w:ins w:author="GUSTAVO DE OLIVEIRA REGO MORAIS" w:date="2025-08-08T20:40:39.507Z" w16du:dateUtc="2025-08-08T20:40:39.507Z" w:id="1804100193"/>
          <w:rFonts w:ascii="Times New Roman" w:hAnsi="Times New Roman" w:eastAsia="Times New Roman" w:cs="Times New Roman"/>
          <w:i w:val="0"/>
          <w:iCs w:val="0"/>
          <w:noProof w:val="0"/>
          <w:sz w:val="24"/>
          <w:szCs w:val="24"/>
          <w:lang w:val="pt-BR"/>
          <w:rPrChange w:author="GUSTAVO DE OLIVEIRA REGO MORAIS" w:date="2025-08-08T20:41:03.561Z" w:id="2046212397">
            <w:rPr>
              <w:ins w:author="GUSTAVO DE OLIVEIRA REGO MORAIS" w:date="2025-08-08T20:40:39.507Z" w16du:dateUtc="2025-08-08T20:40:39.507Z" w:id="1861770010"/>
              <w:rFonts w:ascii="Aptos" w:hAnsi="Aptos" w:eastAsia="Aptos" w:cs="Aptos"/>
              <w:noProof w:val="0"/>
              <w:sz w:val="24"/>
              <w:szCs w:val="24"/>
              <w:lang w:val="pt-BR"/>
            </w:rPr>
          </w:rPrChange>
        </w:rPr>
        <w:pPrChange w:author="GUSTAVO DE OLIVEIRA REGO MORAIS" w:date="2025-08-08T20:41:10.717Z">
          <w:pPr>
            <w:bidi w:val="0"/>
          </w:pPr>
        </w:pPrChange>
      </w:pPr>
      <w:ins w:author="GUSTAVO DE OLIVEIRA REGO MORAIS" w:date="2025-08-08T20:40:39.507Z" w:id="1457525723">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52Z" w:id="565459057">
              <w:rPr>
                <w:rFonts w:ascii="Aptos" w:hAnsi="Aptos" w:eastAsia="Aptos" w:cs="Aptos"/>
                <w:noProof w:val="0"/>
                <w:sz w:val="24"/>
                <w:szCs w:val="24"/>
                <w:lang w:val="pt-BR"/>
              </w:rPr>
            </w:rPrChange>
          </w:rPr>
          <w:t xml:space="preserve">O fluxo se inicia após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Z" w:id="210053652">
              <w:rPr>
                <w:rFonts w:ascii="Consolas" w:hAnsi="Consolas" w:eastAsia="Consolas" w:cs="Consolas"/>
                <w:noProof w:val="0"/>
                <w:sz w:val="24"/>
                <w:szCs w:val="24"/>
                <w:lang w:val="pt-BR"/>
              </w:rPr>
            </w:rPrChange>
          </w:rPr>
          <w:t xml:space="preserve">"Selecionar build gerada pela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Z" w:id="737244824">
              <w:rPr>
                <w:rFonts w:ascii="Consolas" w:hAnsi="Consolas" w:eastAsia="Consolas" w:cs="Consolas"/>
                <w:noProof w:val="0"/>
                <w:sz w:val="24"/>
                <w:szCs w:val="24"/>
                <w:lang w:val="pt-BR"/>
              </w:rPr>
            </w:rPrChange>
          </w:rPr>
          <w:t>IA"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1Z" w:id="1880578863">
              <w:rPr>
                <w:rFonts w:ascii="Aptos" w:hAnsi="Aptos" w:eastAsia="Aptos" w:cs="Aptos"/>
                <w:noProof w:val="0"/>
                <w:sz w:val="24"/>
                <w:szCs w:val="24"/>
                <w:lang w:val="pt-BR"/>
              </w:rPr>
            </w:rPrChange>
          </w:rPr>
          <w:t>, levando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1Z" w:id="462719551">
              <w:rPr>
                <w:rFonts w:ascii="Aptos" w:hAnsi="Aptos" w:eastAsia="Aptos" w:cs="Aptos"/>
                <w:noProof w:val="0"/>
                <w:sz w:val="24"/>
                <w:szCs w:val="24"/>
                <w:lang w:val="pt-BR"/>
              </w:rPr>
            </w:rPrChange>
          </w:rPr>
          <w:t xml:space="preserve">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866592258">
              <w:rPr>
                <w:rFonts w:ascii="Consolas" w:hAnsi="Consolas" w:eastAsia="Consolas" w:cs="Consolas"/>
                <w:noProof w:val="0"/>
                <w:sz w:val="24"/>
                <w:szCs w:val="24"/>
                <w:lang w:val="pt-BR"/>
              </w:rPr>
            </w:rPrChange>
          </w:rPr>
          <w:t xml:space="preserve">"Edita build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674899589">
              <w:rPr>
                <w:rFonts w:ascii="Consolas" w:hAnsi="Consolas" w:eastAsia="Consolas" w:cs="Consolas"/>
                <w:noProof w:val="0"/>
                <w:sz w:val="24"/>
                <w:szCs w:val="24"/>
                <w:lang w:val="pt-BR"/>
              </w:rPr>
            </w:rPrChange>
          </w:rPr>
          <w:t>automatica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129205674">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861213727">
              <w:rPr>
                <w:rFonts w:ascii="Aptos" w:hAnsi="Aptos" w:eastAsia="Aptos" w:cs="Aptos"/>
                <w:noProof w:val="0"/>
                <w:sz w:val="24"/>
                <w:szCs w:val="24"/>
                <w:lang w:val="pt-BR"/>
              </w:rPr>
            </w:rPrChange>
          </w:rPr>
          <w:t>. O usuário então segue uma sequência de seleção de componentes:</w:t>
        </w:r>
      </w:ins>
    </w:p>
    <w:p w:rsidR="71775870" w:rsidP="320543F7" w:rsidRDefault="71775870" w14:paraId="36A27B60" w14:textId="1EED39BB">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530259654"/>
          <w:rFonts w:ascii="Times New Roman" w:hAnsi="Times New Roman" w:eastAsia="Times New Roman" w:cs="Times New Roman"/>
          <w:i w:val="0"/>
          <w:iCs w:val="0"/>
          <w:noProof w:val="0"/>
          <w:sz w:val="24"/>
          <w:szCs w:val="24"/>
          <w:lang w:val="pt-BR"/>
          <w:rPrChange w:author="GUSTAVO DE OLIVEIRA REGO MORAIS" w:date="2025-08-08T20:41:03.565Z" w:id="1033846040">
            <w:rPr>
              <w:ins w:author="GUSTAVO DE OLIVEIRA REGO MORAIS" w:date="2025-08-08T20:40:39.507Z" w16du:dateUtc="2025-08-08T20:40:39.507Z" w:id="1232400313"/>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44152187">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62Z" w:id="1318711980">
              <w:rPr>
                <w:rFonts w:ascii="Aptos" w:hAnsi="Aptos" w:eastAsia="Aptos" w:cs="Aptos"/>
                <w:b w:val="1"/>
                <w:bCs w:val="1"/>
                <w:noProof w:val="0"/>
                <w:sz w:val="24"/>
                <w:szCs w:val="24"/>
                <w:lang w:val="pt-BR"/>
              </w:rPr>
            </w:rPrChange>
          </w:rPr>
          <w:t>Seleção de Categoria: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4Z" w:id="1928271334">
              <w:rPr>
                <w:rFonts w:ascii="Aptos" w:hAnsi="Aptos" w:eastAsia="Aptos" w:cs="Aptos"/>
                <w:noProof w:val="0"/>
                <w:sz w:val="24"/>
                <w:szCs w:val="24"/>
                <w:lang w:val="pt-BR"/>
              </w:rPr>
            </w:rPrChange>
          </w:rPr>
          <w:t xml:space="preserve"> O estado inicial é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120499296">
              <w:rPr>
                <w:rFonts w:ascii="Consolas" w:hAnsi="Consolas" w:eastAsia="Consolas" w:cs="Consolas"/>
                <w:noProof w:val="0"/>
                <w:sz w:val="24"/>
                <w:szCs w:val="24"/>
                <w:lang w:val="pt-BR"/>
              </w:rPr>
            </w:rPrChange>
          </w:rPr>
          <w:t xml:space="preserve">"Seleciona categoria de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1873279447">
              <w:rPr>
                <w:rFonts w:ascii="Consolas" w:hAnsi="Consolas" w:eastAsia="Consolas" w:cs="Consolas"/>
                <w:noProof w:val="0"/>
                <w:sz w:val="24"/>
                <w:szCs w:val="24"/>
                <w:lang w:val="pt-BR"/>
              </w:rPr>
            </w:rPrChange>
          </w:rPr>
          <w:t>Componete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55643577">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6Z" w:id="1135366826">
              <w:rPr>
                <w:rFonts w:ascii="Aptos" w:hAnsi="Aptos" w:eastAsia="Aptos" w:cs="Aptos"/>
                <w:noProof w:val="0"/>
                <w:sz w:val="24"/>
                <w:szCs w:val="24"/>
                <w:lang w:val="pt-BR"/>
              </w:rPr>
            </w:rPrChange>
          </w:rPr>
          <w:t>, que representa a escolha do tipo de peça a ser alterada.</w:t>
        </w:r>
      </w:ins>
    </w:p>
    <w:p w:rsidR="71775870" w:rsidP="320543F7" w:rsidRDefault="71775870" w14:paraId="28AECD10" w14:textId="07AF98D7">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1048250749"/>
          <w:rFonts w:ascii="Times New Roman" w:hAnsi="Times New Roman" w:eastAsia="Times New Roman" w:cs="Times New Roman"/>
          <w:i w:val="0"/>
          <w:iCs w:val="0"/>
          <w:noProof w:val="0"/>
          <w:sz w:val="24"/>
          <w:szCs w:val="24"/>
          <w:lang w:val="pt-BR"/>
          <w:rPrChange w:author="GUSTAVO DE OLIVEIRA REGO MORAIS" w:date="2025-08-08T20:41:03.575Z" w:id="1139696847">
            <w:rPr>
              <w:ins w:author="GUSTAVO DE OLIVEIRA REGO MORAIS" w:date="2025-08-08T20:40:39.507Z" w16du:dateUtc="2025-08-08T20:40:39.507Z" w:id="787284867"/>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9421793">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1Z" w:id="2000547080">
              <w:rPr>
                <w:rFonts w:ascii="Aptos" w:hAnsi="Aptos" w:eastAsia="Aptos" w:cs="Aptos"/>
                <w:b w:val="1"/>
                <w:bCs w:val="1"/>
                <w:noProof w:val="0"/>
                <w:sz w:val="24"/>
                <w:szCs w:val="24"/>
                <w:lang w:val="pt-BR"/>
              </w:rPr>
            </w:rPrChange>
          </w:rPr>
          <w:t>Seleção da Peça: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7Z" w:id="1808025303">
              <w:rPr>
                <w:rFonts w:ascii="Aptos" w:hAnsi="Aptos" w:eastAsia="Aptos" w:cs="Aptos"/>
                <w:noProof w:val="0"/>
                <w:sz w:val="24"/>
                <w:szCs w:val="24"/>
                <w:lang w:val="pt-BR"/>
              </w:rPr>
            </w:rPrChange>
          </w:rPr>
          <w:t xml:space="preserve"> Em seguida,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8Z" w:id="1473842333">
              <w:rPr>
                <w:rFonts w:ascii="Consolas" w:hAnsi="Consolas" w:eastAsia="Consolas" w:cs="Consolas"/>
                <w:noProof w:val="0"/>
                <w:sz w:val="24"/>
                <w:szCs w:val="24"/>
                <w:lang w:val="pt-BR"/>
              </w:rPr>
            </w:rPrChange>
          </w:rPr>
          <w:t>"Seleciona Peça"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8Z" w:id="501267381">
              <w:rPr>
                <w:rFonts w:ascii="Aptos" w:hAnsi="Aptos" w:eastAsia="Aptos" w:cs="Aptos"/>
                <w:noProof w:val="0"/>
                <w:sz w:val="24"/>
                <w:szCs w:val="24"/>
                <w:lang w:val="pt-BR"/>
              </w:rPr>
            </w:rPrChange>
          </w:rPr>
          <w:t xml:space="preserve">.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9Z" w:id="1905906190">
              <w:rPr>
                <w:rFonts w:ascii="Consolas" w:hAnsi="Consolas" w:eastAsia="Consolas" w:cs="Consolas"/>
                <w:noProof w:val="0"/>
                <w:sz w:val="24"/>
                <w:szCs w:val="24"/>
                <w:lang w:val="pt-BR"/>
              </w:rPr>
            </w:rPrChange>
          </w:rPr>
          <w:t>"Validação em tempo real"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Z" w:id="649185145">
              <w:rPr>
                <w:rFonts w:ascii="Aptos" w:hAnsi="Aptos" w:eastAsia="Aptos" w:cs="Aptos"/>
                <w:noProof w:val="0"/>
                <w:sz w:val="24"/>
                <w:szCs w:val="24"/>
                <w:lang w:val="pt-BR"/>
              </w:rPr>
            </w:rPrChange>
          </w:rPr>
          <w:t xml:space="preserve"> leva ao estado de validação.</w:t>
        </w:r>
      </w:ins>
    </w:p>
    <w:p w:rsidR="71775870" w:rsidP="79ED5846" w:rsidRDefault="71775870" w14:paraId="3D07D440" w14:textId="48840B3E">
      <w:pPr>
        <w:pStyle w:val="Heading4"/>
        <w:bidi w:val="0"/>
        <w:spacing w:before="319" w:beforeAutospacing="off" w:after="319" w:afterAutospacing="off" w:line="360" w:lineRule="auto"/>
        <w:jc w:val="both"/>
        <w:rPr>
          <w:ins w:author="GUSTAVO DE OLIVEIRA REGO MORAIS" w:date="2025-08-08T20:40:39.507Z" w16du:dateUtc="2025-08-08T20:40:39.507Z" w:id="804699194"/>
          <w:rFonts w:ascii="Times New Roman" w:hAnsi="Times New Roman" w:eastAsia="Times New Roman" w:cs="Times New Roman"/>
          <w:b w:val="1"/>
          <w:bCs w:val="1"/>
          <w:i w:val="0"/>
          <w:iCs w:val="0"/>
          <w:noProof w:val="0"/>
          <w:sz w:val="24"/>
          <w:szCs w:val="24"/>
          <w:lang w:val="pt-BR"/>
          <w:rPrChange w:author="GUSTAVO DE OLIVEIRA REGO MORAIS" w:date="2025-08-08T20:41:03.576Z" w:id="808894640">
            <w:rPr>
              <w:ins w:author="GUSTAVO DE OLIVEIRA REGO MORAIS" w:date="2025-08-08T20:40:39.507Z" w16du:dateUtc="2025-08-08T20:40:39.507Z" w:id="2003714436"/>
              <w:rFonts w:ascii="Aptos" w:hAnsi="Aptos" w:eastAsia="Aptos" w:cs="Aptos"/>
              <w:b w:val="1"/>
              <w:bCs w:val="1"/>
              <w:noProof w:val="0"/>
              <w:sz w:val="24"/>
              <w:szCs w:val="24"/>
              <w:lang w:val="pt-BR"/>
            </w:rPr>
          </w:rPrChange>
        </w:rPr>
        <w:pPrChange w:author="GUSTAVO DE OLIVEIRA REGO MORAIS" w:date="2025-08-08T20:41:07.1Z">
          <w:pPr>
            <w:numPr>
              <w:ilvl w:val="0"/>
              <w:numId w:val="107"/>
            </w:numPr>
            <w:bidi w:val="0"/>
          </w:pPr>
        </w:pPrChange>
      </w:pPr>
      <w:bookmarkStart w:name="_Toc790291972" w:id="888564818"/>
      <w:ins w:author="GUSTAVO DE OLIVEIRA REGO MORAIS" w:date="2025-08-08T20:40:39.507Z" w:id="1431485686">
        <w:r w:rsidRPr="79ED5846"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6Z" w:id="1488507844">
              <w:rPr>
                <w:rFonts w:ascii="Aptos" w:hAnsi="Aptos" w:eastAsia="Aptos" w:cs="Aptos"/>
                <w:b w:val="1"/>
                <w:bCs w:val="1"/>
                <w:noProof w:val="0"/>
                <w:sz w:val="24"/>
                <w:szCs w:val="24"/>
                <w:lang w:val="pt-BR"/>
              </w:rPr>
            </w:rPrChange>
          </w:rPr>
          <w:t>Validação e Sugestão de Alternativas</w:t>
        </w:r>
      </w:ins>
      <w:bookmarkEnd w:id="888564818"/>
    </w:p>
    <w:p w:rsidR="71775870" w:rsidP="320543F7" w:rsidRDefault="71775870" w14:paraId="12607E34" w14:textId="67BD864E">
      <w:pPr>
        <w:bidi w:val="0"/>
        <w:spacing w:before="240" w:beforeAutospacing="off" w:after="240" w:afterAutospacing="off" w:line="360" w:lineRule="auto"/>
        <w:ind w:firstLine="708"/>
        <w:jc w:val="both"/>
        <w:rPr>
          <w:ins w:author="GUSTAVO DE OLIVEIRA REGO MORAIS" w:date="2025-08-08T20:40:39.507Z" w16du:dateUtc="2025-08-08T20:40:39.507Z" w:id="573022287"/>
          <w:rFonts w:ascii="Times New Roman" w:hAnsi="Times New Roman" w:eastAsia="Times New Roman" w:cs="Times New Roman"/>
          <w:i w:val="0"/>
          <w:iCs w:val="0"/>
          <w:noProof w:val="0"/>
          <w:sz w:val="24"/>
          <w:szCs w:val="24"/>
          <w:lang w:val="pt-BR"/>
          <w:rPrChange w:author="GUSTAVO DE OLIVEIRA REGO MORAIS" w:date="2025-08-08T20:41:03.577Z" w:id="552017546">
            <w:rPr>
              <w:ins w:author="GUSTAVO DE OLIVEIRA REGO MORAIS" w:date="2025-08-08T20:40:39.507Z" w16du:dateUtc="2025-08-08T20:40:39.507Z" w:id="1876538029"/>
              <w:rFonts w:ascii="Aptos" w:hAnsi="Aptos" w:eastAsia="Aptos" w:cs="Aptos"/>
              <w:noProof w:val="0"/>
              <w:sz w:val="24"/>
              <w:szCs w:val="24"/>
              <w:lang w:val="pt-BR"/>
            </w:rPr>
          </w:rPrChange>
        </w:rPr>
        <w:pPrChange w:author="GUSTAVO DE OLIVEIRA REGO MORAIS" w:date="2025-08-08T20:41:12.293Z">
          <w:pPr>
            <w:bidi w:val="0"/>
          </w:pPr>
        </w:pPrChange>
      </w:pPr>
      <w:ins w:author="GUSTAVO DE OLIVEIRA REGO MORAIS" w:date="2025-08-08T20:40:39.507Z" w:id="1748748175">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76Z" w:id="158684747">
              <w:rPr>
                <w:rFonts w:ascii="Aptos" w:hAnsi="Aptos" w:eastAsia="Aptos" w:cs="Aptos"/>
                <w:noProof w:val="0"/>
                <w:sz w:val="24"/>
                <w:szCs w:val="24"/>
                <w:lang w:val="pt-BR"/>
              </w:rPr>
            </w:rPrChange>
          </w:rPr>
          <w:t xml:space="preserve">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3Z" w:id="830118657">
              <w:rPr>
                <w:rFonts w:ascii="Consolas" w:hAnsi="Consolas" w:eastAsia="Consolas" w:cs="Consolas"/>
                <w:noProof w:val="0"/>
                <w:sz w:val="24"/>
                <w:szCs w:val="24"/>
                <w:lang w:val="pt-BR"/>
              </w:rPr>
            </w:rPrChange>
          </w:rPr>
          <w:t>"Validando 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3Z" w:id="1792578161">
              <w:rPr>
                <w:rFonts w:ascii="Aptos" w:hAnsi="Aptos" w:eastAsia="Aptos" w:cs="Aptos"/>
                <w:noProof w:val="0"/>
                <w:sz w:val="24"/>
                <w:szCs w:val="24"/>
                <w:lang w:val="pt-BR"/>
              </w:rPr>
            </w:rPrChange>
          </w:rPr>
          <w:t xml:space="preserve"> é um ponto de controle que gera duas transições:</w:t>
        </w:r>
      </w:ins>
    </w:p>
    <w:p w:rsidR="71775870" w:rsidP="320543F7" w:rsidRDefault="71775870" w14:paraId="1A025DFB" w14:textId="32671B91">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1929434633"/>
          <w:rFonts w:ascii="Times New Roman" w:hAnsi="Times New Roman" w:eastAsia="Times New Roman" w:cs="Times New Roman"/>
          <w:i w:val="0"/>
          <w:iCs w:val="0"/>
          <w:noProof w:val="0"/>
          <w:sz w:val="24"/>
          <w:szCs w:val="24"/>
          <w:lang w:val="pt-BR"/>
          <w:rPrChange w:author="GUSTAVO DE OLIVEIRA REGO MORAIS" w:date="2025-08-08T20:41:03.584Z" w:id="714884643">
            <w:rPr>
              <w:ins w:author="GUSTAVO DE OLIVEIRA REGO MORAIS" w:date="2025-08-08T20:40:39.507Z" w16du:dateUtc="2025-08-08T20:40:39.507Z" w:id="614931386"/>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182152579">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8Z" w:id="404535122">
              <w:rPr>
                <w:rFonts w:ascii="Aptos" w:hAnsi="Aptos" w:eastAsia="Aptos" w:cs="Aptos"/>
                <w:b w:val="1"/>
                <w:bCs w:val="1"/>
                <w:noProof w:val="0"/>
                <w:sz w:val="24"/>
                <w:szCs w:val="24"/>
                <w:lang w:val="pt-BR"/>
              </w:rPr>
            </w:rPrChange>
          </w:rPr>
          <w:t>Incompatibilidade: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5Z" w:id="62263203">
              <w:rPr>
                <w:rFonts w:ascii="Aptos" w:hAnsi="Aptos" w:eastAsia="Aptos" w:cs="Aptos"/>
                <w:noProof w:val="0"/>
                <w:sz w:val="24"/>
                <w:szCs w:val="24"/>
                <w:lang w:val="pt-BR"/>
              </w:rPr>
            </w:rPrChange>
          </w:rPr>
          <w:t xml:space="preserve"> Se ocorrer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6Z" w:id="1227422318">
              <w:rPr>
                <w:rFonts w:ascii="Consolas" w:hAnsi="Consolas" w:eastAsia="Consolas" w:cs="Consolas"/>
                <w:noProof w:val="0"/>
                <w:sz w:val="24"/>
                <w:szCs w:val="24"/>
                <w:lang w:val="pt-BR"/>
              </w:rPr>
            </w:rPrChange>
          </w:rPr>
          <w:t>"incompatibilidade detectada"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6Z" w:id="623346681">
              <w:rPr>
                <w:rFonts w:ascii="Aptos" w:hAnsi="Aptos" w:eastAsia="Aptos" w:cs="Aptos"/>
                <w:noProof w:val="0"/>
                <w:sz w:val="24"/>
                <w:szCs w:val="24"/>
                <w:lang w:val="pt-BR"/>
              </w:rPr>
            </w:rPrChange>
          </w:rPr>
          <w:t xml:space="preserve">,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7Z" w:id="518810536">
              <w:rPr>
                <w:rFonts w:ascii="Consolas" w:hAnsi="Consolas" w:eastAsia="Consolas" w:cs="Consolas"/>
                <w:noProof w:val="0"/>
                <w:sz w:val="24"/>
                <w:szCs w:val="24"/>
                <w:lang w:val="pt-BR"/>
              </w:rPr>
            </w:rPrChange>
          </w:rPr>
          <w:t>"Exibindo Mensagem de erro"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8Z" w:id="208131935">
              <w:rPr>
                <w:rFonts w:ascii="Aptos" w:hAnsi="Aptos" w:eastAsia="Aptos" w:cs="Aptos"/>
                <w:noProof w:val="0"/>
                <w:sz w:val="24"/>
                <w:szCs w:val="24"/>
                <w:lang w:val="pt-BR"/>
              </w:rPr>
            </w:rPrChange>
          </w:rPr>
          <w:t xml:space="preserve">, que por sua vez leva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9Z" w:id="29600366">
              <w:rPr>
                <w:rFonts w:ascii="Consolas" w:hAnsi="Consolas" w:eastAsia="Consolas" w:cs="Consolas"/>
                <w:noProof w:val="0"/>
                <w:sz w:val="24"/>
                <w:szCs w:val="24"/>
                <w:lang w:val="pt-BR"/>
              </w:rPr>
            </w:rPrChange>
          </w:rPr>
          <w:t>"Sugerindo peça alternativa"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Z" w:id="1895585311">
              <w:rPr>
                <w:rFonts w:ascii="Aptos" w:hAnsi="Aptos" w:eastAsia="Aptos" w:cs="Aptos"/>
                <w:noProof w:val="0"/>
                <w:sz w:val="24"/>
                <w:szCs w:val="24"/>
                <w:lang w:val="pt-BR"/>
              </w:rPr>
            </w:rPrChange>
          </w:rPr>
          <w:t>. Este estado oferece opções ao usuário, que pode "Selecionar nova peça", retornando ao estado de validação, criando um ciclo de ajuste e verificação.</w:t>
        </w:r>
      </w:ins>
    </w:p>
    <w:p w:rsidR="71775870" w:rsidP="320543F7" w:rsidRDefault="71775870" w14:paraId="380C41E7" w14:textId="3F4534CC">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312808815"/>
          <w:rFonts w:ascii="Times New Roman" w:hAnsi="Times New Roman" w:eastAsia="Times New Roman" w:cs="Times New Roman"/>
          <w:i w:val="0"/>
          <w:iCs w:val="0"/>
          <w:noProof w:val="0"/>
          <w:sz w:val="24"/>
          <w:szCs w:val="24"/>
          <w:lang w:val="pt-BR"/>
          <w:rPrChange w:author="GUSTAVO DE OLIVEIRA REGO MORAIS" w:date="2025-08-08T20:41:03.588Z" w:id="280361680">
            <w:rPr>
              <w:ins w:author="GUSTAVO DE OLIVEIRA REGO MORAIS" w:date="2025-08-08T20:40:39.507Z" w16du:dateUtc="2025-08-08T20:40:39.507Z" w:id="1123004480"/>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838152832">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5Z" w:id="779123225">
              <w:rPr>
                <w:rFonts w:ascii="Aptos" w:hAnsi="Aptos" w:eastAsia="Aptos" w:cs="Aptos"/>
                <w:b w:val="1"/>
                <w:bCs w:val="1"/>
                <w:noProof w:val="0"/>
                <w:sz w:val="24"/>
                <w:szCs w:val="24"/>
                <w:lang w:val="pt-BR"/>
              </w:rPr>
            </w:rPrChange>
          </w:rPr>
          <w:t>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2Z" w:id="1877328039">
              <w:rPr>
                <w:rFonts w:ascii="Aptos" w:hAnsi="Aptos" w:eastAsia="Aptos" w:cs="Aptos"/>
                <w:noProof w:val="0"/>
                <w:sz w:val="24"/>
                <w:szCs w:val="24"/>
                <w:lang w:val="pt-BR"/>
              </w:rPr>
            </w:rPrChange>
          </w:rPr>
          <w:t xml:space="preserve"> Se a condição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3Z" w:id="1830516343">
              <w:rPr>
                <w:rFonts w:ascii="Consolas" w:hAnsi="Consolas" w:eastAsia="Consolas" w:cs="Consolas"/>
                <w:noProof w:val="0"/>
                <w:sz w:val="24"/>
                <w:szCs w:val="24"/>
                <w:lang w:val="pt-BR"/>
              </w:rPr>
            </w:rPrChange>
          </w:rPr>
          <w:t>"Compatibilidade confirmada"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3Z" w:id="17904786">
              <w:rPr>
                <w:rFonts w:ascii="Aptos" w:hAnsi="Aptos" w:eastAsia="Aptos" w:cs="Aptos"/>
                <w:noProof w:val="0"/>
                <w:sz w:val="24"/>
                <w:szCs w:val="24"/>
                <w:lang w:val="pt-BR"/>
              </w:rPr>
            </w:rPrChange>
          </w:rPr>
          <w:t xml:space="preserve"> for atendida, a sessão entra no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4Z" w:id="638660625">
              <w:rPr>
                <w:rFonts w:ascii="Consolas" w:hAnsi="Consolas" w:eastAsia="Consolas" w:cs="Consolas"/>
                <w:noProof w:val="0"/>
                <w:sz w:val="24"/>
                <w:szCs w:val="24"/>
                <w:lang w:val="pt-BR"/>
              </w:rPr>
            </w:rPrChange>
          </w:rPr>
          <w:t>"Peça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5Z" w:id="247612707">
              <w:rPr>
                <w:rFonts w:ascii="Aptos" w:hAnsi="Aptos" w:eastAsia="Aptos" w:cs="Aptos"/>
                <w:noProof w:val="0"/>
                <w:sz w:val="24"/>
                <w:szCs w:val="24"/>
                <w:lang w:val="pt-BR"/>
              </w:rPr>
            </w:rPrChange>
          </w:rPr>
          <w:t>.</w:t>
        </w:r>
      </w:ins>
    </w:p>
    <w:p w:rsidR="71775870" w:rsidP="79ED5846" w:rsidRDefault="71775870" w14:paraId="0D4C5227" w14:textId="4716E297">
      <w:pPr>
        <w:pStyle w:val="Heading4"/>
        <w:bidi w:val="0"/>
        <w:spacing w:before="319" w:beforeAutospacing="off" w:after="319" w:afterAutospacing="off" w:line="360" w:lineRule="auto"/>
        <w:jc w:val="both"/>
        <w:rPr>
          <w:ins w:author="GUSTAVO DE OLIVEIRA REGO MORAIS" w:date="2025-08-08T20:40:39.507Z" w16du:dateUtc="2025-08-08T20:40:39.507Z" w:id="1346135893"/>
          <w:rFonts w:ascii="Times New Roman" w:hAnsi="Times New Roman" w:eastAsia="Times New Roman" w:cs="Times New Roman"/>
          <w:b w:val="1"/>
          <w:bCs w:val="1"/>
          <w:i w:val="0"/>
          <w:iCs w:val="0"/>
          <w:noProof w:val="0"/>
          <w:sz w:val="24"/>
          <w:szCs w:val="24"/>
          <w:lang w:val="pt-BR"/>
          <w:rPrChange w:author="GUSTAVO DE OLIVEIRA REGO MORAIS" w:date="2025-08-08T20:41:03.589Z" w:id="1178333255">
            <w:rPr>
              <w:ins w:author="GUSTAVO DE OLIVEIRA REGO MORAIS" w:date="2025-08-08T20:40:39.507Z" w16du:dateUtc="2025-08-08T20:40:39.507Z" w:id="2068984663"/>
              <w:rFonts w:ascii="Aptos" w:hAnsi="Aptos" w:eastAsia="Aptos" w:cs="Aptos"/>
              <w:b w:val="1"/>
              <w:bCs w:val="1"/>
              <w:noProof w:val="0"/>
              <w:sz w:val="24"/>
              <w:szCs w:val="24"/>
              <w:lang w:val="pt-BR"/>
            </w:rPr>
          </w:rPrChange>
        </w:rPr>
        <w:pPrChange w:author="GUSTAVO DE OLIVEIRA REGO MORAIS" w:date="2025-08-08T20:41:07.102Z">
          <w:pPr>
            <w:numPr>
              <w:ilvl w:val="0"/>
              <w:numId w:val="108"/>
            </w:numPr>
            <w:bidi w:val="0"/>
          </w:pPr>
        </w:pPrChange>
      </w:pPr>
      <w:bookmarkStart w:name="_Toc629302653" w:id="341401099"/>
      <w:ins w:author="GUSTAVO DE OLIVEIRA REGO MORAIS" w:date="2025-08-08T20:40:39.507Z" w:id="48891187">
        <w:r w:rsidRPr="79ED5846"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9Z" w:id="136537848">
              <w:rPr>
                <w:rFonts w:ascii="Aptos" w:hAnsi="Aptos" w:eastAsia="Aptos" w:cs="Aptos"/>
                <w:b w:val="1"/>
                <w:bCs w:val="1"/>
                <w:noProof w:val="0"/>
                <w:sz w:val="24"/>
                <w:szCs w:val="24"/>
                <w:lang w:val="pt-BR"/>
              </w:rPr>
            </w:rPrChange>
          </w:rPr>
          <w:t>Loop de Adição de Componentes</w:t>
        </w:r>
      </w:ins>
      <w:bookmarkEnd w:id="341401099"/>
    </w:p>
    <w:p w:rsidR="71775870" w:rsidP="320543F7" w:rsidRDefault="71775870" w14:paraId="01EF0C7C" w14:textId="19AEB295">
      <w:pPr>
        <w:bidi w:val="0"/>
        <w:spacing w:before="240" w:beforeAutospacing="off" w:after="240" w:afterAutospacing="off" w:line="360" w:lineRule="auto"/>
        <w:ind w:firstLine="708"/>
        <w:jc w:val="both"/>
        <w:rPr>
          <w:ins w:author="GUSTAVO DE OLIVEIRA REGO MORAIS" w:date="2025-08-08T20:40:39.507Z" w16du:dateUtc="2025-08-08T20:40:39.507Z" w:id="1984544625"/>
          <w:rFonts w:ascii="Times New Roman" w:hAnsi="Times New Roman" w:eastAsia="Times New Roman" w:cs="Times New Roman"/>
          <w:i w:val="0"/>
          <w:iCs w:val="0"/>
          <w:noProof w:val="0"/>
          <w:sz w:val="24"/>
          <w:szCs w:val="24"/>
          <w:lang w:val="pt-BR"/>
          <w:rPrChange w:author="GUSTAVO DE OLIVEIRA REGO MORAIS" w:date="2025-08-08T20:41:03.594Z" w:id="1264613971">
            <w:rPr>
              <w:ins w:author="GUSTAVO DE OLIVEIRA REGO MORAIS" w:date="2025-08-08T20:40:39.507Z" w16du:dateUtc="2025-08-08T20:40:39.507Z" w:id="761993762"/>
              <w:rFonts w:ascii="Aptos" w:hAnsi="Aptos" w:eastAsia="Aptos" w:cs="Aptos"/>
              <w:noProof w:val="0"/>
              <w:sz w:val="24"/>
              <w:szCs w:val="24"/>
              <w:lang w:val="pt-BR"/>
            </w:rPr>
          </w:rPrChange>
        </w:rPr>
        <w:pPrChange w:author="GUSTAVO DE OLIVEIRA REGO MORAIS" w:date="2025-08-08T20:41:15.853Z">
          <w:pPr>
            <w:bidi w:val="0"/>
          </w:pPr>
        </w:pPrChange>
      </w:pPr>
      <w:ins w:author="GUSTAVO DE OLIVEIRA REGO MORAIS" w:date="2025-08-08T20:40:39.507Z" w:id="1761145932">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9Z" w:id="1740547493">
              <w:rPr>
                <w:rFonts w:ascii="Aptos" w:hAnsi="Aptos" w:eastAsia="Aptos" w:cs="Aptos"/>
                <w:noProof w:val="0"/>
                <w:sz w:val="24"/>
                <w:szCs w:val="24"/>
                <w:lang w:val="pt-BR"/>
              </w:rPr>
            </w:rPrChange>
          </w:rPr>
          <w:t xml:space="preserve">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2Z" w:id="1649696563">
              <w:rPr>
                <w:rFonts w:ascii="Consolas" w:hAnsi="Consolas" w:eastAsia="Consolas" w:cs="Consolas"/>
                <w:noProof w:val="0"/>
                <w:sz w:val="24"/>
                <w:szCs w:val="24"/>
                <w:lang w:val="pt-BR"/>
              </w:rPr>
            </w:rPrChange>
          </w:rPr>
          <w:t>"Peça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2Z" w:id="564930448">
              <w:rPr>
                <w:rFonts w:ascii="Aptos" w:hAnsi="Aptos" w:eastAsia="Aptos" w:cs="Aptos"/>
                <w:noProof w:val="0"/>
                <w:sz w:val="24"/>
                <w:szCs w:val="24"/>
                <w:lang w:val="pt-BR"/>
              </w:rPr>
            </w:rPrChange>
          </w:rPr>
          <w:t xml:space="preserve"> é o ponto de decisão para continuar a montagem manual. Com base no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280496853">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8215201">
              <w:rPr>
                <w:rFonts w:ascii="Consolas" w:hAnsi="Consolas" w:eastAsia="Consolas" w:cs="Consolas"/>
                <w:noProof w:val="0"/>
                <w:sz w:val="24"/>
                <w:szCs w:val="24"/>
                <w:lang w:val="pt-BR"/>
              </w:rPr>
            </w:rPrChange>
          </w:rPr>
          <w:t>usuario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1242348327">
              <w:rPr>
                <w:rFonts w:ascii="Consolas" w:hAnsi="Consolas" w:eastAsia="Consolas" w:cs="Consolas"/>
                <w:noProof w:val="0"/>
                <w:sz w:val="24"/>
                <w:szCs w:val="24"/>
                <w:lang w:val="pt-BR"/>
              </w:rPr>
            </w:rPrChange>
          </w:rPr>
          <w:t xml:space="preserve"> adiciona mais peças?"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4Z" w:id="756631924">
              <w:rPr>
                <w:rFonts w:ascii="Aptos" w:hAnsi="Aptos" w:eastAsia="Aptos" w:cs="Aptos"/>
                <w:noProof w:val="0"/>
                <w:sz w:val="24"/>
                <w:szCs w:val="24"/>
                <w:lang w:val="pt-BR"/>
              </w:rPr>
            </w:rPrChange>
          </w:rPr>
          <w:t>, a sessão pode:</w:t>
        </w:r>
      </w:ins>
    </w:p>
    <w:p w:rsidR="71775870" w:rsidP="320543F7" w:rsidRDefault="71775870" w14:paraId="4B90C2B0" w14:textId="0803E623">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807495590"/>
          <w:rFonts w:ascii="Times New Roman" w:hAnsi="Times New Roman" w:eastAsia="Times New Roman" w:cs="Times New Roman"/>
          <w:i w:val="0"/>
          <w:iCs w:val="0"/>
          <w:noProof w:val="0"/>
          <w:sz w:val="24"/>
          <w:szCs w:val="24"/>
          <w:lang w:val="pt-BR"/>
          <w:rPrChange w:author="GUSTAVO DE OLIVEIRA REGO MORAIS" w:date="2025-08-08T20:41:03.596Z" w:id="1549026512">
            <w:rPr>
              <w:ins w:author="GUSTAVO DE OLIVEIRA REGO MORAIS" w:date="2025-08-08T20:40:39.507Z" w16du:dateUtc="2025-08-08T20:40:39.507Z" w:id="1552016472"/>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496388819">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5Z" w:id="1138483439">
              <w:rPr>
                <w:rFonts w:ascii="Aptos" w:hAnsi="Aptos" w:eastAsia="Aptos" w:cs="Aptos"/>
                <w:b w:val="1"/>
                <w:bCs w:val="1"/>
                <w:noProof w:val="0"/>
                <w:sz w:val="24"/>
                <w:szCs w:val="24"/>
                <w:lang w:val="pt-BR"/>
              </w:rPr>
            </w:rPrChange>
          </w:rPr>
          <w:t>Adicionar mais peças: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6Z" w:id="1549235553">
              <w:rPr>
                <w:rFonts w:ascii="Aptos" w:hAnsi="Aptos" w:eastAsia="Aptos" w:cs="Aptos"/>
                <w:noProof w:val="0"/>
                <w:sz w:val="24"/>
                <w:szCs w:val="24"/>
                <w:lang w:val="pt-BR"/>
              </w:rPr>
            </w:rPrChange>
          </w:rPr>
          <w:t xml:space="preserve"> Se a resposta for "Sim", a sessão transita para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7Z" w:id="1495277308">
              <w:rPr>
                <w:rFonts w:ascii="Consolas" w:hAnsi="Consolas" w:eastAsia="Consolas" w:cs="Consolas"/>
                <w:noProof w:val="0"/>
                <w:sz w:val="24"/>
                <w:szCs w:val="24"/>
                <w:lang w:val="pt-BR"/>
              </w:rPr>
            </w:rPrChange>
          </w:rPr>
          <w:t>"Seleciona mais componentes"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7Z" w:id="1989692795">
              <w:rPr>
                <w:rFonts w:ascii="Aptos" w:hAnsi="Aptos" w:eastAsia="Aptos" w:cs="Aptos"/>
                <w:noProof w:val="0"/>
                <w:sz w:val="24"/>
                <w:szCs w:val="24"/>
                <w:lang w:val="pt-BR"/>
              </w:rPr>
            </w:rPrChange>
          </w:rPr>
          <w:t>, que retorna ao início do ciclo de seleção de componentes.</w:t>
        </w:r>
      </w:ins>
    </w:p>
    <w:p w:rsidR="71775870" w:rsidP="320543F7" w:rsidRDefault="71775870" w14:paraId="0C5EC4BA" w14:textId="37B30B05">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151781364"/>
          <w:rFonts w:ascii="Times New Roman" w:hAnsi="Times New Roman" w:eastAsia="Times New Roman" w:cs="Times New Roman"/>
          <w:i w:val="0"/>
          <w:iCs w:val="0"/>
          <w:noProof w:val="0"/>
          <w:sz w:val="24"/>
          <w:szCs w:val="24"/>
          <w:lang w:val="pt-BR"/>
          <w:rPrChange w:author="GUSTAVO DE OLIVEIRA REGO MORAIS" w:date="2025-08-08T20:41:03.597Z" w:id="1000454732">
            <w:rPr>
              <w:ins w:author="GUSTAVO DE OLIVEIRA REGO MORAIS" w:date="2025-08-08T20:40:39.507Z" w16du:dateUtc="2025-08-08T20:40:39.507Z" w:id="31148786"/>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366596591">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1249233738">
              <w:rPr>
                <w:rFonts w:ascii="Aptos" w:hAnsi="Aptos" w:eastAsia="Aptos" w:cs="Aptos"/>
                <w:b w:val="1"/>
                <w:bCs w:val="1"/>
                <w:noProof w:val="0"/>
                <w:sz w:val="24"/>
                <w:szCs w:val="24"/>
                <w:lang w:val="pt-BR"/>
              </w:rPr>
            </w:rPrChange>
          </w:rPr>
          <w:t>Prosseguir:</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9Z" w:id="1610884809">
              <w:rPr>
                <w:rFonts w:ascii="Aptos" w:hAnsi="Aptos" w:eastAsia="Aptos" w:cs="Aptos"/>
                <w:noProof w:val="0"/>
                <w:sz w:val="24"/>
                <w:szCs w:val="24"/>
                <w:lang w:val="pt-BR"/>
              </w:rPr>
            </w:rPrChange>
          </w:rPr>
          <w:t xml:space="preserve"> Se a resposta for "Não", a sessão avança para o fluxo de verificação do gabinete.</w:t>
        </w:r>
      </w:ins>
    </w:p>
    <w:p w:rsidR="71775870" w:rsidP="79ED5846" w:rsidRDefault="71775870" w14:paraId="1BBBCD86" w14:textId="4FF5F6DE">
      <w:pPr>
        <w:pStyle w:val="Heading4"/>
        <w:bidi w:val="0"/>
        <w:spacing w:before="319" w:beforeAutospacing="off" w:after="319" w:afterAutospacing="off" w:line="360" w:lineRule="auto"/>
        <w:jc w:val="both"/>
        <w:rPr>
          <w:ins w:author="GUSTAVO DE OLIVEIRA REGO MORAIS" w:date="2025-08-08T20:40:39.508Z" w16du:dateUtc="2025-08-08T20:40:39.508Z" w:id="100946890"/>
          <w:rFonts w:ascii="Times New Roman" w:hAnsi="Times New Roman" w:eastAsia="Times New Roman" w:cs="Times New Roman"/>
          <w:b w:val="1"/>
          <w:bCs w:val="1"/>
          <w:i w:val="0"/>
          <w:iCs w:val="0"/>
          <w:noProof w:val="0"/>
          <w:sz w:val="24"/>
          <w:szCs w:val="24"/>
          <w:lang w:val="pt-BR"/>
          <w:rPrChange w:author="GUSTAVO DE OLIVEIRA REGO MORAIS" w:date="2025-08-08T20:41:03.598Z" w:id="815224242">
            <w:rPr>
              <w:ins w:author="GUSTAVO DE OLIVEIRA REGO MORAIS" w:date="2025-08-08T20:40:39.508Z" w16du:dateUtc="2025-08-08T20:40:39.508Z" w:id="2048236834"/>
              <w:rFonts w:ascii="Aptos" w:hAnsi="Aptos" w:eastAsia="Aptos" w:cs="Aptos"/>
              <w:b w:val="1"/>
              <w:bCs w:val="1"/>
              <w:noProof w:val="0"/>
              <w:sz w:val="24"/>
              <w:szCs w:val="24"/>
              <w:lang w:val="pt-BR"/>
            </w:rPr>
          </w:rPrChange>
        </w:rPr>
        <w:pPrChange w:author="GUSTAVO DE OLIVEIRA REGO MORAIS" w:date="2025-08-08T20:41:07.102Z">
          <w:pPr>
            <w:numPr>
              <w:ilvl w:val="0"/>
              <w:numId w:val="109"/>
            </w:numPr>
            <w:bidi w:val="0"/>
          </w:pPr>
        </w:pPrChange>
      </w:pPr>
      <w:bookmarkStart w:name="_Toc2124771998" w:id="1402193011"/>
      <w:ins w:author="GUSTAVO DE OLIVEIRA REGO MORAIS" w:date="2025-08-08T20:40:39.508Z" w:id="1076209419">
        <w:r w:rsidRPr="79ED5846"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1052922471">
              <w:rPr>
                <w:rFonts w:ascii="Aptos" w:hAnsi="Aptos" w:eastAsia="Aptos" w:cs="Aptos"/>
                <w:b w:val="1"/>
                <w:bCs w:val="1"/>
                <w:noProof w:val="0"/>
                <w:sz w:val="24"/>
                <w:szCs w:val="24"/>
                <w:lang w:val="pt-BR"/>
              </w:rPr>
            </w:rPrChange>
          </w:rPr>
          <w:t>Verificação do Gabinete</w:t>
        </w:r>
      </w:ins>
      <w:bookmarkEnd w:id="1402193011"/>
    </w:p>
    <w:p w:rsidR="71775870" w:rsidP="320543F7" w:rsidRDefault="71775870" w14:paraId="72AB1A5E" w14:textId="6F7AFECA">
      <w:pPr>
        <w:bidi w:val="0"/>
        <w:spacing w:before="240" w:beforeAutospacing="off" w:after="240" w:afterAutospacing="off" w:line="360" w:lineRule="auto"/>
        <w:ind w:firstLine="708"/>
        <w:jc w:val="both"/>
        <w:rPr>
          <w:ins w:author="GUSTAVO DE OLIVEIRA REGO MORAIS" w:date="2025-08-08T20:40:39.508Z" w16du:dateUtc="2025-08-08T20:40:39.508Z" w:id="295454032"/>
          <w:rFonts w:ascii="Times New Roman" w:hAnsi="Times New Roman" w:eastAsia="Times New Roman" w:cs="Times New Roman"/>
          <w:i w:val="0"/>
          <w:iCs w:val="0"/>
          <w:noProof w:val="0"/>
          <w:sz w:val="24"/>
          <w:szCs w:val="24"/>
          <w:lang w:val="pt-BR"/>
          <w:rPrChange w:author="GUSTAVO DE OLIVEIRA REGO MORAIS" w:date="2025-08-08T20:41:03.603Z" w:id="1238246680">
            <w:rPr>
              <w:ins w:author="GUSTAVO DE OLIVEIRA REGO MORAIS" w:date="2025-08-08T20:40:39.508Z" w16du:dateUtc="2025-08-08T20:40:39.508Z" w:id="258757907"/>
              <w:rFonts w:ascii="Aptos" w:hAnsi="Aptos" w:eastAsia="Aptos" w:cs="Aptos"/>
              <w:noProof w:val="0"/>
              <w:sz w:val="24"/>
              <w:szCs w:val="24"/>
              <w:lang w:val="pt-BR"/>
            </w:rPr>
          </w:rPrChange>
        </w:rPr>
        <w:pPrChange w:author="GUSTAVO DE OLIVEIRA REGO MORAIS" w:date="2025-08-08T20:41:17.79Z">
          <w:pPr>
            <w:bidi w:val="0"/>
          </w:pPr>
        </w:pPrChange>
      </w:pPr>
      <w:ins w:author="GUSTAVO DE OLIVEIRA REGO MORAIS" w:date="2025-08-08T20:40:39.508Z" w:id="1910925559">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98Z" w:id="334872338">
              <w:rPr>
                <w:rFonts w:ascii="Aptos" w:hAnsi="Aptos" w:eastAsia="Aptos" w:cs="Aptos"/>
                <w:noProof w:val="0"/>
                <w:sz w:val="24"/>
                <w:szCs w:val="24"/>
                <w:lang w:val="pt-BR"/>
              </w:rPr>
            </w:rPrChange>
          </w:rPr>
          <w:t xml:space="preserve">O diagrama apresenta um fluxo de validação específico para o gabinete, que pode ser acessado de diferentes maneiras, como a transição do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2Z" w:id="1428459420">
              <w:rPr>
                <w:rFonts w:ascii="Consolas" w:hAnsi="Consolas" w:eastAsia="Consolas" w:cs="Consolas"/>
                <w:noProof w:val="0"/>
                <w:sz w:val="24"/>
                <w:szCs w:val="24"/>
                <w:lang w:val="pt-BR"/>
              </w:rPr>
            </w:rPrChange>
          </w:rPr>
          <w:t>"Seleciona mais componentes"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2Z" w:id="1578058458">
              <w:rPr>
                <w:rFonts w:ascii="Aptos" w:hAnsi="Aptos" w:eastAsia="Aptos" w:cs="Aptos"/>
                <w:noProof w:val="0"/>
                <w:sz w:val="24"/>
                <w:szCs w:val="24"/>
                <w:lang w:val="pt-BR"/>
              </w:rPr>
            </w:rPrChange>
          </w:rPr>
          <w:t xml:space="preserve"> ou a partir do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3Z" w:id="1768068276">
              <w:rPr>
                <w:rFonts w:ascii="Consolas" w:hAnsi="Consolas" w:eastAsia="Consolas" w:cs="Consolas"/>
                <w:noProof w:val="0"/>
                <w:sz w:val="24"/>
                <w:szCs w:val="24"/>
                <w:lang w:val="pt-BR"/>
              </w:rPr>
            </w:rPrChange>
          </w:rPr>
          <w:t>"Altera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4Z" w:id="1196513072">
              <w:rPr>
                <w:rFonts w:ascii="Aptos" w:hAnsi="Aptos" w:eastAsia="Aptos" w:cs="Aptos"/>
                <w:noProof w:val="0"/>
                <w:sz w:val="24"/>
                <w:szCs w:val="24"/>
                <w:lang w:val="pt-BR"/>
              </w:rPr>
            </w:rPrChange>
          </w:rPr>
          <w:t xml:space="preserve">.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4Z" w:id="1091726141">
              <w:rPr>
                <w:rFonts w:ascii="Consolas" w:hAnsi="Consolas" w:eastAsia="Consolas" w:cs="Consolas"/>
                <w:noProof w:val="0"/>
                <w:sz w:val="24"/>
                <w:szCs w:val="24"/>
                <w:lang w:val="pt-BR"/>
              </w:rPr>
            </w:rPrChange>
          </w:rPr>
          <w:t>"Valida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5Z" w:id="871299904">
              <w:rPr>
                <w:rFonts w:ascii="Aptos" w:hAnsi="Aptos" w:eastAsia="Aptos" w:cs="Aptos"/>
                <w:noProof w:val="0"/>
                <w:sz w:val="24"/>
                <w:szCs w:val="24"/>
                <w:lang w:val="pt-BR"/>
              </w:rPr>
            </w:rPrChange>
          </w:rPr>
          <w:t xml:space="preserve"> é central, verificando a compatibilidade do gabinete com as demais peças.</w:t>
        </w:r>
      </w:ins>
    </w:p>
    <w:p w:rsidR="71775870" w:rsidP="320543F7" w:rsidRDefault="71775870" w14:paraId="2B879501" w14:textId="61193DB0">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723235301"/>
          <w:rFonts w:ascii="Times New Roman" w:hAnsi="Times New Roman" w:eastAsia="Times New Roman" w:cs="Times New Roman"/>
          <w:i w:val="0"/>
          <w:iCs w:val="0"/>
          <w:noProof w:val="0"/>
          <w:sz w:val="24"/>
          <w:szCs w:val="24"/>
          <w:lang w:val="pt-BR"/>
          <w:rPrChange w:author="GUSTAVO DE OLIVEIRA REGO MORAIS" w:date="2025-08-08T20:41:03.607Z" w:id="533206622">
            <w:rPr>
              <w:ins w:author="GUSTAVO DE OLIVEIRA REGO MORAIS" w:date="2025-08-08T20:40:39.508Z" w16du:dateUtc="2025-08-08T20:40:39.508Z" w:id="38494635"/>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946050131">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4Z" w:id="2123676955">
              <w:rPr>
                <w:rFonts w:ascii="Aptos" w:hAnsi="Aptos" w:eastAsia="Aptos" w:cs="Aptos"/>
                <w:b w:val="1"/>
                <w:bCs w:val="1"/>
                <w:noProof w:val="0"/>
                <w:sz w:val="24"/>
                <w:szCs w:val="24"/>
                <w:lang w:val="pt-BR"/>
              </w:rPr>
            </w:rPrChange>
          </w:rPr>
          <w:t>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1679507197">
              <w:rPr>
                <w:rFonts w:ascii="Aptos" w:hAnsi="Aptos" w:eastAsia="Aptos" w:cs="Aptos"/>
                <w:noProof w:val="0"/>
                <w:sz w:val="24"/>
                <w:szCs w:val="24"/>
                <w:lang w:val="pt-BR"/>
              </w:rPr>
            </w:rPrChange>
          </w:rPr>
          <w:t xml:space="preserve"> Se a condição for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795154379">
              <w:rPr>
                <w:rFonts w:ascii="Aptos" w:hAnsi="Aptos" w:eastAsia="Aptos" w:cs="Aptos"/>
                <w:noProof w:val="0"/>
                <w:sz w:val="24"/>
                <w:szCs w:val="24"/>
                <w:lang w:val="pt-BR"/>
              </w:rPr>
            </w:rPrChange>
          </w:rPr>
          <w:t>Validacao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1148973145">
              <w:rPr>
                <w:rFonts w:ascii="Aptos" w:hAnsi="Aptos" w:eastAsia="Aptos" w:cs="Aptos"/>
                <w:noProof w:val="0"/>
                <w:sz w:val="24"/>
                <w:szCs w:val="24"/>
                <w:lang w:val="pt-BR"/>
              </w:rPr>
            </w:rPrChange>
          </w:rPr>
          <w:t xml:space="preserve"> OK", a sessão entra no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8Z" w:id="599996355">
              <w:rPr>
                <w:rFonts w:ascii="Consolas" w:hAnsi="Consolas" w:eastAsia="Consolas" w:cs="Consolas"/>
                <w:noProof w:val="0"/>
                <w:sz w:val="24"/>
                <w:szCs w:val="24"/>
                <w:lang w:val="pt-BR"/>
              </w:rPr>
            </w:rPrChange>
          </w:rPr>
          <w:t>"Gabinete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8Z" w:id="1214674801">
              <w:rPr>
                <w:rFonts w:ascii="Aptos" w:hAnsi="Aptos" w:eastAsia="Aptos" w:cs="Aptos"/>
                <w:noProof w:val="0"/>
                <w:sz w:val="24"/>
                <w:szCs w:val="24"/>
                <w:lang w:val="pt-BR"/>
              </w:rPr>
            </w:rPrChange>
          </w:rPr>
          <w:t>.</w:t>
        </w:r>
      </w:ins>
    </w:p>
    <w:p w:rsidR="71775870" w:rsidP="320543F7" w:rsidRDefault="71775870" w14:paraId="715B4F42" w14:textId="05FCD87E">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913459100"/>
          <w:rFonts w:ascii="Times New Roman" w:hAnsi="Times New Roman" w:eastAsia="Times New Roman" w:cs="Times New Roman"/>
          <w:i w:val="0"/>
          <w:iCs w:val="0"/>
          <w:noProof w:val="0"/>
          <w:sz w:val="24"/>
          <w:szCs w:val="24"/>
          <w:lang w:val="pt-BR"/>
          <w:rPrChange w:author="GUSTAVO DE OLIVEIRA REGO MORAIS" w:date="2025-08-08T20:41:03.611Z" w:id="624246664">
            <w:rPr>
              <w:ins w:author="GUSTAVO DE OLIVEIRA REGO MORAIS" w:date="2025-08-08T20:40:39.508Z" w16du:dateUtc="2025-08-08T20:40:39.508Z" w:id="476406314"/>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565633422">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8Z" w:id="1685143063">
              <w:rPr>
                <w:rFonts w:ascii="Aptos" w:hAnsi="Aptos" w:eastAsia="Aptos" w:cs="Aptos"/>
                <w:b w:val="1"/>
                <w:bCs w:val="1"/>
                <w:noProof w:val="0"/>
                <w:sz w:val="24"/>
                <w:szCs w:val="24"/>
                <w:lang w:val="pt-BR"/>
              </w:rPr>
            </w:rPrChange>
          </w:rPr>
          <w:t>Incompatível: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Z" w:id="362164584">
              <w:rPr>
                <w:rFonts w:ascii="Aptos" w:hAnsi="Aptos" w:eastAsia="Aptos" w:cs="Aptos"/>
                <w:noProof w:val="0"/>
                <w:sz w:val="24"/>
                <w:szCs w:val="24"/>
                <w:lang w:val="pt-BR"/>
              </w:rPr>
            </w:rPrChange>
          </w:rPr>
          <w:t xml:space="preserve"> Se a condição "Validação falhou" ocorrer,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1Z" w:id="1189515238">
              <w:rPr>
                <w:rFonts w:ascii="Consolas" w:hAnsi="Consolas" w:eastAsia="Consolas" w:cs="Consolas"/>
                <w:noProof w:val="0"/>
                <w:sz w:val="24"/>
                <w:szCs w:val="24"/>
                <w:lang w:val="pt-BR"/>
              </w:rPr>
            </w:rPrChange>
          </w:rPr>
          <w:t>"Exibindo mensagem de erro"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2Z" w:id="1758739724">
              <w:rPr>
                <w:rFonts w:ascii="Aptos" w:hAnsi="Aptos" w:eastAsia="Aptos" w:cs="Aptos"/>
                <w:noProof w:val="0"/>
                <w:sz w:val="24"/>
                <w:szCs w:val="24"/>
                <w:lang w:val="pt-BR"/>
              </w:rPr>
            </w:rPrChange>
          </w:rPr>
          <w:t xml:space="preserve"> e, em seguida,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2Z" w:id="1091007125">
              <w:rPr>
                <w:rFonts w:ascii="Consolas" w:hAnsi="Consolas" w:eastAsia="Consolas" w:cs="Consolas"/>
                <w:noProof w:val="0"/>
                <w:sz w:val="24"/>
                <w:szCs w:val="24"/>
                <w:lang w:val="pt-BR"/>
              </w:rPr>
            </w:rPrChange>
          </w:rPr>
          <w:t>"Sugerindo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3Z" w:id="799262139">
              <w:rPr>
                <w:rFonts w:ascii="Aptos" w:hAnsi="Aptos" w:eastAsia="Aptos" w:cs="Aptos"/>
                <w:noProof w:val="0"/>
                <w:sz w:val="24"/>
                <w:szCs w:val="24"/>
                <w:lang w:val="pt-BR"/>
              </w:rPr>
            </w:rPrChange>
          </w:rPr>
          <w:t>, onde um ciclo de ajuste se inicia.</w:t>
        </w:r>
      </w:ins>
    </w:p>
    <w:p w:rsidR="71775870" w:rsidP="79ED5846" w:rsidRDefault="71775870" w14:paraId="2DC07768" w14:textId="3DAB4B3D">
      <w:pPr>
        <w:pStyle w:val="Heading4"/>
        <w:bidi w:val="0"/>
        <w:spacing w:before="319" w:beforeAutospacing="off" w:after="319" w:afterAutospacing="off" w:line="360" w:lineRule="auto"/>
        <w:jc w:val="both"/>
        <w:rPr>
          <w:ins w:author="GUSTAVO DE OLIVEIRA REGO MORAIS" w:date="2025-08-08T20:40:39.508Z" w16du:dateUtc="2025-08-08T20:40:39.508Z" w:id="1046209185"/>
          <w:rFonts w:ascii="Times New Roman" w:hAnsi="Times New Roman" w:eastAsia="Times New Roman" w:cs="Times New Roman"/>
          <w:b w:val="1"/>
          <w:bCs w:val="1"/>
          <w:i w:val="0"/>
          <w:iCs w:val="0"/>
          <w:noProof w:val="0"/>
          <w:sz w:val="24"/>
          <w:szCs w:val="24"/>
          <w:lang w:val="pt-BR"/>
          <w:rPrChange w:author="GUSTAVO DE OLIVEIRA REGO MORAIS" w:date="2025-08-08T20:41:03.612Z" w:id="679676635">
            <w:rPr>
              <w:ins w:author="GUSTAVO DE OLIVEIRA REGO MORAIS" w:date="2025-08-08T20:40:39.508Z" w16du:dateUtc="2025-08-08T20:40:39.508Z" w:id="1566572092"/>
              <w:rFonts w:ascii="Aptos" w:hAnsi="Aptos" w:eastAsia="Aptos" w:cs="Aptos"/>
              <w:b w:val="1"/>
              <w:bCs w:val="1"/>
              <w:noProof w:val="0"/>
              <w:sz w:val="24"/>
              <w:szCs w:val="24"/>
              <w:lang w:val="pt-BR"/>
            </w:rPr>
          </w:rPrChange>
        </w:rPr>
        <w:pPrChange w:author="GUSTAVO DE OLIVEIRA REGO MORAIS" w:date="2025-08-08T20:41:07.103Z">
          <w:pPr>
            <w:numPr>
              <w:ilvl w:val="0"/>
              <w:numId w:val="110"/>
            </w:numPr>
            <w:bidi w:val="0"/>
          </w:pPr>
        </w:pPrChange>
      </w:pPr>
      <w:bookmarkStart w:name="_Toc1790684303" w:id="402099294"/>
      <w:ins w:author="GUSTAVO DE OLIVEIRA REGO MORAIS" w:date="2025-08-08T20:40:39.508Z" w:id="1687793651">
        <w:r w:rsidRPr="79ED5846"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12Z" w:id="1460228273">
              <w:rPr>
                <w:rFonts w:ascii="Aptos" w:hAnsi="Aptos" w:eastAsia="Aptos" w:cs="Aptos"/>
                <w:b w:val="1"/>
                <w:bCs w:val="1"/>
                <w:noProof w:val="0"/>
                <w:sz w:val="24"/>
                <w:szCs w:val="24"/>
                <w:lang w:val="pt-BR"/>
              </w:rPr>
            </w:rPrChange>
          </w:rPr>
          <w:t>Finalização da Montagem</w:t>
        </w:r>
      </w:ins>
      <w:bookmarkEnd w:id="402099294"/>
    </w:p>
    <w:p w:rsidR="71775870" w:rsidP="320543F7" w:rsidRDefault="71775870" w14:paraId="37A6F881" w14:textId="03B370AD">
      <w:pPr>
        <w:bidi w:val="0"/>
        <w:spacing w:before="240" w:beforeAutospacing="off" w:after="240" w:afterAutospacing="off" w:line="360" w:lineRule="auto"/>
        <w:ind w:firstLine="708"/>
        <w:jc w:val="both"/>
        <w:rPr>
          <w:ins w:author="GUSTAVO DE OLIVEIRA REGO MORAIS" w:date="2025-08-08T20:40:39.508Z" w16du:dateUtc="2025-08-08T20:40:39.508Z" w:id="2119861985"/>
          <w:rFonts w:ascii="Times New Roman" w:hAnsi="Times New Roman" w:eastAsia="Times New Roman" w:cs="Times New Roman"/>
          <w:i w:val="0"/>
          <w:iCs w:val="0"/>
          <w:noProof w:val="0"/>
          <w:sz w:val="24"/>
          <w:szCs w:val="24"/>
          <w:lang w:val="pt-BR"/>
          <w:rPrChange w:author="GUSTAVO DE OLIVEIRA REGO MORAIS" w:date="2025-08-08T20:41:03.615Z" w:id="756272277">
            <w:rPr>
              <w:ins w:author="GUSTAVO DE OLIVEIRA REGO MORAIS" w:date="2025-08-08T20:40:39.508Z" w16du:dateUtc="2025-08-08T20:40:39.508Z" w:id="1177331895"/>
              <w:rFonts w:ascii="Aptos" w:hAnsi="Aptos" w:eastAsia="Aptos" w:cs="Aptos"/>
              <w:noProof w:val="0"/>
              <w:sz w:val="24"/>
              <w:szCs w:val="24"/>
              <w:lang w:val="pt-BR"/>
            </w:rPr>
          </w:rPrChange>
        </w:rPr>
        <w:pPrChange w:author="GUSTAVO DE OLIVEIRA REGO MORAIS" w:date="2025-08-08T20:41:19.317Z">
          <w:pPr>
            <w:bidi w:val="0"/>
          </w:pPr>
        </w:pPrChange>
      </w:pPr>
      <w:ins w:author="GUSTAVO DE OLIVEIRA REGO MORAIS" w:date="2025-08-08T20:40:39.508Z" w:id="1442298979">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612Z" w:id="583481186">
              <w:rPr>
                <w:rFonts w:ascii="Aptos" w:hAnsi="Aptos" w:eastAsia="Aptos" w:cs="Aptos"/>
                <w:noProof w:val="0"/>
                <w:sz w:val="24"/>
                <w:szCs w:val="24"/>
                <w:lang w:val="pt-BR"/>
              </w:rPr>
            </w:rPrChange>
          </w:rPr>
          <w:t xml:space="preserve">Uma vez que o gabinete é considerado compatível,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7Z" w:id="1547510981">
              <w:rPr>
                <w:rFonts w:ascii="Consolas" w:hAnsi="Consolas" w:eastAsia="Consolas" w:cs="Consolas"/>
                <w:noProof w:val="0"/>
                <w:sz w:val="24"/>
                <w:szCs w:val="24"/>
                <w:lang w:val="pt-BR"/>
              </w:rPr>
            </w:rPrChange>
          </w:rPr>
          <w:t>"Gabinete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7Z" w:id="63926526">
              <w:rPr>
                <w:rFonts w:ascii="Aptos" w:hAnsi="Aptos" w:eastAsia="Aptos" w:cs="Aptos"/>
                <w:noProof w:val="0"/>
                <w:sz w:val="24"/>
                <w:szCs w:val="24"/>
                <w:lang w:val="pt-BR"/>
              </w:rPr>
            </w:rPrChange>
          </w:rPr>
          <w:t xml:space="preserve"> leva a sessão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8Z" w:id="1937516987">
              <w:rPr>
                <w:rFonts w:ascii="Consolas" w:hAnsi="Consolas" w:eastAsia="Consolas" w:cs="Consolas"/>
                <w:noProof w:val="0"/>
                <w:sz w:val="24"/>
                <w:szCs w:val="24"/>
                <w:lang w:val="pt-BR"/>
              </w:rPr>
            </w:rPrChange>
          </w:rPr>
          <w:t>"Finalizando montagem"</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8Z" w:id="1883263162">
              <w:rPr>
                <w:rFonts w:ascii="Aptos" w:hAnsi="Aptos" w:eastAsia="Aptos" w:cs="Aptos"/>
                <w:noProof w:val="0"/>
                <w:sz w:val="24"/>
                <w:szCs w:val="24"/>
                <w:lang w:val="pt-BR"/>
              </w:rPr>
            </w:rPrChange>
          </w:rPr>
          <w:t>. Este estado representa a conclusão do processo de edição manual, e a transição a partir dele leva ao nó final do diagrama, encerrando a atividade.</w:t>
        </w:r>
      </w:ins>
    </w:p>
    <w:p w:rsidR="320543F7" w:rsidP="320543F7" w:rsidRDefault="320543F7" w14:paraId="43BE1AF2" w14:textId="06211EEF">
      <w:pPr>
        <w:pStyle w:val="Normal"/>
        <w:keepNext w:val="1"/>
        <w:keepLines w:val="1"/>
        <w:bidi w:val="0"/>
        <w:rPr>
          <w:del w:author="GUSTAVO DE OLIVEIRA REGO MORAIS" w:date="2025-08-08T20:41:24.482Z" w16du:dateUtc="2025-08-08T20:41:24.482Z" w:id="1475977125"/>
          <w:noProof w:val="0"/>
          <w:lang w:val="pt-BR"/>
          <w:rPrChange w:author="GUSTAVO DE OLIVEIRA REGO MORAIS" w:date="2025-08-08T20:19:16.295Z" w:id="1488323119">
            <w:rPr>
              <w:del w:author="GUSTAVO DE OLIVEIRA REGO MORAIS" w:date="2025-08-08T20:41:24.482Z" w16du:dateUtc="2025-08-08T20:41:24.482Z" w:id="189563426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p>
    <w:p w:rsidR="1AF509E4" w:rsidP="1AF509E4" w:rsidRDefault="1AF509E4" w14:paraId="2B59AC77" w14:textId="5FA95A13">
      <w:pPr>
        <w:bidi w:val="0"/>
        <w:spacing w:line="360" w:lineRule="auto"/>
        <w:rPr>
          <w:rFonts w:ascii="Times New Roman" w:hAnsi="Times New Roman" w:eastAsia="Times New Roman" w:cs="Times New Roman"/>
        </w:rPr>
      </w:pPr>
    </w:p>
    <w:p w:rsidR="7E933464" w:rsidP="320543F7" w:rsidRDefault="7E933464" w14:paraId="293CD8F9" w14:textId="14DC05DC">
      <w:pPr>
        <w:pStyle w:val="Heading1"/>
        <w:bidi w:val="0"/>
        <w:spacing w:before="240" w:beforeAutospacing="off" w:after="240" w:afterAutospacing="off" w:line="360" w:lineRule="auto"/>
        <w:ind w:firstLine="0"/>
        <w:rPr>
          <w:rFonts w:ascii="Times New Roman" w:hAnsi="Times New Roman" w:eastAsia="Times New Roman" w:cs="Times New Roman"/>
          <w:b w:val="1"/>
          <w:bCs w:val="1"/>
          <w:sz w:val="24"/>
          <w:szCs w:val="24"/>
          <w:rPrChange w:author="GUSTAVO DE OLIVEIRA REGO MORAIS" w:date="2025-08-08T20:27:20.608Z" w:id="1708230106">
            <w:rPr>
              <w:rFonts w:ascii="Times New Roman" w:hAnsi="Times New Roman" w:eastAsia="Times New Roman" w:cs="Times New Roman"/>
              <w:sz w:val="24"/>
              <w:szCs w:val="24"/>
            </w:rPr>
          </w:rPrChange>
        </w:rPr>
      </w:pPr>
      <w:bookmarkStart w:name="_Toc1273726829" w:id="648642550"/>
      <w:r w:rsidRPr="79ED5846" w:rsidR="6265BE77">
        <w:rPr>
          <w:rFonts w:ascii="Times New Roman" w:hAnsi="Times New Roman" w:eastAsia="Times New Roman" w:cs="Times New Roman"/>
          <w:b w:val="1"/>
          <w:bCs w:val="1"/>
          <w:sz w:val="24"/>
          <w:szCs w:val="24"/>
          <w:rPrChange w:author="GUSTAVO DE OLIVEIRA REGO MORAIS" w:date="2025-08-08T20:27:20.608Z" w:id="865126223">
            <w:rPr>
              <w:rFonts w:ascii="Times New Roman" w:hAnsi="Times New Roman" w:eastAsia="Times New Roman" w:cs="Times New Roman"/>
              <w:sz w:val="24"/>
              <w:szCs w:val="24"/>
            </w:rPr>
          </w:rPrChange>
        </w:rPr>
        <w:t>7</w:t>
      </w:r>
      <w:r w:rsidRPr="79ED5846" w:rsidR="7C515FA9">
        <w:rPr>
          <w:rFonts w:ascii="Times New Roman" w:hAnsi="Times New Roman" w:eastAsia="Times New Roman" w:cs="Times New Roman"/>
          <w:b w:val="1"/>
          <w:bCs w:val="1"/>
          <w:sz w:val="24"/>
          <w:szCs w:val="24"/>
        </w:rPr>
        <w:t>.</w:t>
      </w:r>
      <w:r w:rsidRPr="79ED5846" w:rsidR="6265BE77">
        <w:rPr>
          <w:rFonts w:ascii="Times New Roman" w:hAnsi="Times New Roman" w:eastAsia="Times New Roman" w:cs="Times New Roman"/>
          <w:b w:val="1"/>
          <w:bCs w:val="1"/>
          <w:sz w:val="24"/>
          <w:szCs w:val="24"/>
          <w:rPrChange w:author="GUSTAVO DE OLIVEIRA REGO MORAIS" w:date="2025-08-08T20:27:20.608Z" w:id="1783687589">
            <w:rPr>
              <w:rFonts w:ascii="Times New Roman" w:hAnsi="Times New Roman" w:eastAsia="Times New Roman" w:cs="Times New Roman"/>
              <w:sz w:val="24"/>
              <w:szCs w:val="24"/>
            </w:rPr>
          </w:rPrChange>
        </w:rPr>
        <w:t xml:space="preserve"> DIAGR</w:t>
      </w:r>
      <w:ins w:author="GUSTAVO DE OLIVEIRA REGO MORAIS" w:date="2025-08-08T20:27:24.655Z" w:id="1561202465">
        <w:r w:rsidRPr="79ED5846" w:rsidR="681EE21E">
          <w:rPr>
            <w:rFonts w:ascii="Times New Roman" w:hAnsi="Times New Roman" w:eastAsia="Times New Roman" w:cs="Times New Roman"/>
            <w:b w:val="1"/>
            <w:bCs w:val="1"/>
            <w:sz w:val="24"/>
            <w:szCs w:val="24"/>
          </w:rPr>
          <w:t>A</w:t>
        </w:r>
      </w:ins>
      <w:r w:rsidRPr="79ED5846" w:rsidR="6265BE77">
        <w:rPr>
          <w:rFonts w:ascii="Times New Roman" w:hAnsi="Times New Roman" w:eastAsia="Times New Roman" w:cs="Times New Roman"/>
          <w:b w:val="1"/>
          <w:bCs w:val="1"/>
          <w:sz w:val="24"/>
          <w:szCs w:val="24"/>
          <w:rPrChange w:author="GUSTAVO DE OLIVEIRA REGO MORAIS" w:date="2025-08-08T20:27:20.608Z" w:id="1337953409">
            <w:rPr>
              <w:rFonts w:ascii="Times New Roman" w:hAnsi="Times New Roman" w:eastAsia="Times New Roman" w:cs="Times New Roman"/>
              <w:sz w:val="24"/>
              <w:szCs w:val="24"/>
            </w:rPr>
          </w:rPrChange>
        </w:rPr>
        <w:t xml:space="preserve">MA DE </w:t>
      </w:r>
      <w:del w:author="GUSTAVO DE OLIVEIRA REGO MORAIS" w:date="2025-08-08T20:27:27.235Z" w:id="598748492">
        <w:r w:rsidRPr="79ED5846" w:rsidDel="7E933464">
          <w:rPr>
            <w:rFonts w:ascii="Times New Roman" w:hAnsi="Times New Roman" w:eastAsia="Times New Roman" w:cs="Times New Roman"/>
            <w:b w:val="1"/>
            <w:bCs w:val="1"/>
            <w:sz w:val="24"/>
            <w:szCs w:val="24"/>
            <w:rPrChange w:author="GUSTAVO DE OLIVEIRA REGO MORAIS" w:date="2025-08-08T20:27:20.608Z" w:id="352783634">
              <w:rPr>
                <w:rFonts w:ascii="Times New Roman" w:hAnsi="Times New Roman" w:eastAsia="Times New Roman" w:cs="Times New Roman"/>
                <w:sz w:val="24"/>
                <w:szCs w:val="24"/>
              </w:rPr>
            </w:rPrChange>
          </w:rPr>
          <w:delText>SEQUENCIA</w:delText>
        </w:r>
      </w:del>
      <w:ins w:author="GUSTAVO DE OLIVEIRA REGO MORAIS" w:date="2025-08-08T20:27:27.236Z" w:id="909856049">
        <w:r w:rsidRPr="79ED5846" w:rsidR="0418DF21">
          <w:rPr>
            <w:rFonts w:ascii="Times New Roman" w:hAnsi="Times New Roman" w:eastAsia="Times New Roman" w:cs="Times New Roman"/>
            <w:b w:val="1"/>
            <w:bCs w:val="1"/>
            <w:sz w:val="24"/>
            <w:szCs w:val="24"/>
          </w:rPr>
          <w:t>SEQUÊNCIA</w:t>
        </w:r>
      </w:ins>
      <w:bookmarkEnd w:id="64864255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64265270" w:rsidP="4B48383A" w:rsidRDefault="64265270" w14:paraId="6900878C" w14:textId="3A446150">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4B48383A" w:rsidP="4B48383A" w:rsidRDefault="4B48383A" w14:paraId="1DB8FB2E" w14:textId="3BF07095">
      <w:pPr>
        <w:bidi w:val="0"/>
        <w:spacing w:line="360" w:lineRule="auto"/>
        <w:rPr>
          <w:rFonts w:ascii="Times New Roman" w:hAnsi="Times New Roman" w:eastAsia="Times New Roman" w:cs="Times New Roman"/>
        </w:rPr>
      </w:pPr>
    </w:p>
    <w:p w:rsidR="4B48383A" w:rsidP="4B48383A" w:rsidRDefault="4B48383A" w14:paraId="259F2906" w14:textId="10E2162A">
      <w:pPr>
        <w:bidi w:val="0"/>
        <w:spacing w:line="360" w:lineRule="auto"/>
        <w:rPr>
          <w:rFonts w:ascii="Times New Roman" w:hAnsi="Times New Roman" w:eastAsia="Times New Roman" w:cs="Times New Roman"/>
        </w:rPr>
      </w:pP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1AF509E4" w:rsidRDefault="7E933464" w14:paraId="2E12F745" w14:textId="0A1F7B78">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7F596E2C">
        <w:rPr>
          <w:rFonts w:ascii="Times New Roman" w:hAnsi="Times New Roman" w:eastAsia="Times New Roman" w:cs="Times New Roman"/>
          <w:noProof w:val="0"/>
          <w:sz w:val="24"/>
          <w:szCs w:val="24"/>
          <w:lang w:val="pt-BR"/>
        </w:rPr>
        <w:t xml:space="preserve">A seguir temos os </w:t>
      </w:r>
      <w:r w:rsidRPr="1AF509E4" w:rsidR="7F596E2C">
        <w:rPr>
          <w:rFonts w:ascii="Times New Roman" w:hAnsi="Times New Roman" w:eastAsia="Times New Roman" w:cs="Times New Roman"/>
          <w:noProof w:val="0"/>
          <w:sz w:val="24"/>
          <w:szCs w:val="24"/>
          <w:lang w:val="pt-BR"/>
        </w:rPr>
        <w:t>di</w:t>
      </w:r>
      <w:r w:rsidRPr="1AF509E4" w:rsidR="5F833CF2">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gram</w:t>
      </w:r>
      <w:r w:rsidRPr="1AF509E4" w:rsidR="222E8F70">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s</w:t>
      </w:r>
      <w:r w:rsidRPr="1AF509E4" w:rsidR="7F596E2C">
        <w:rPr>
          <w:rFonts w:ascii="Times New Roman" w:hAnsi="Times New Roman" w:eastAsia="Times New Roman" w:cs="Times New Roman"/>
          <w:noProof w:val="0"/>
          <w:sz w:val="24"/>
          <w:szCs w:val="24"/>
          <w:lang w:val="pt-BR"/>
        </w:rPr>
        <w:t xml:space="preserve"> de </w:t>
      </w:r>
      <w:r w:rsidRPr="1AF509E4" w:rsidR="5DF09BA3">
        <w:rPr>
          <w:rFonts w:ascii="Times New Roman" w:hAnsi="Times New Roman" w:eastAsia="Times New Roman" w:cs="Times New Roman"/>
          <w:noProof w:val="0"/>
          <w:sz w:val="24"/>
          <w:szCs w:val="24"/>
          <w:lang w:val="pt-BR"/>
        </w:rPr>
        <w:t>sequência</w:t>
      </w:r>
    </w:p>
    <w:p w:rsidR="7E933464" w:rsidP="320543F7" w:rsidRDefault="7E933464" w14:paraId="71E2A92A" w14:textId="393953F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B203FD9" w14:textId="3C97F3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D491F5" w14:textId="5441A92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41D5A2B" w14:textId="3299A59A">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7487B058" w14:textId="0D8C8EF4">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0A283" w14:textId="0CB7C4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1547C62" w14:textId="54B88B0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87BA772" w14:textId="7D2650DE">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B0E5103" w14:textId="1F927E80">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72EC5A69" w14:textId="704C6758">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75ECB14" w14:textId="2A85B8DE">
      <w:pPr>
        <w:pStyle w:val="Normal"/>
        <w:bidi w:val="0"/>
        <w:spacing w:before="240" w:beforeAutospacing="off" w:after="240" w:afterAutospacing="off" w:line="360" w:lineRule="auto"/>
        <w:ind w:firstLine="0"/>
        <w:jc w:val="center"/>
      </w:pPr>
      <w:r w:rsidR="37682456">
        <w:rPr/>
        <w:t>Figura 18 – Cadastro e Login</w:t>
      </w:r>
    </w:p>
    <w:p w:rsidR="028F1DC3" w:rsidP="320543F7" w:rsidRDefault="028F1DC3" w14:paraId="2FBAE5B6" w14:textId="7EA89709">
      <w:pPr>
        <w:pStyle w:val="Normal"/>
        <w:spacing w:before="240" w:beforeAutospacing="off" w:after="240" w:afterAutospacing="off" w:line="360" w:lineRule="auto"/>
        <w:ind w:firstLine="0"/>
        <w:jc w:val="center"/>
      </w:pPr>
      <w:r w:rsidR="028F1DC3">
        <w:drawing>
          <wp:inline wp14:editId="502D9688" wp14:anchorId="0663B756">
            <wp:extent cx="2921782" cy="8129586"/>
            <wp:effectExtent l="0" t="0" r="0" b="0"/>
            <wp:docPr id="1519434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e4f8b088a6054b8a">
                      <a:extLst>
                        <a:ext xmlns:a="http://schemas.openxmlformats.org/drawingml/2006/main" uri="{28A0092B-C50C-407E-A947-70E740481C1C}">
                          <a14:useLocalDpi xmlns:a14="http://schemas.microsoft.com/office/drawing/2010/main" val="0"/>
                        </a:ext>
                      </a:extLst>
                    </a:blip>
                    <a:stretch>
                      <a:fillRect/>
                    </a:stretch>
                  </pic:blipFill>
                  <pic:spPr>
                    <a:xfrm>
                      <a:off x="0" y="0"/>
                      <a:ext cx="2921782" cy="8129586"/>
                    </a:xfrm>
                    <a:prstGeom prst="rect">
                      <a:avLst/>
                    </a:prstGeom>
                  </pic:spPr>
                </pic:pic>
              </a:graphicData>
            </a:graphic>
          </wp:inline>
        </w:drawing>
      </w:r>
      <w:r w:rsidR="607D16E2">
        <w:rPr/>
        <w:t xml:space="preserve"> </w:t>
      </w:r>
    </w:p>
    <w:p w:rsidR="7E933464" w:rsidP="320543F7" w:rsidRDefault="7E933464" w14:paraId="2D285109" w14:textId="5629273D">
      <w:pPr>
        <w:bidi w:val="0"/>
        <w:spacing w:before="240" w:beforeAutospacing="off" w:after="240" w:afterAutospacing="off" w:line="360" w:lineRule="auto"/>
        <w:ind w:firstLine="0"/>
        <w:jc w:val="center"/>
      </w:pPr>
      <w:r w:rsidR="607D16E2">
        <w:rPr/>
        <w:t>Figura 1</w:t>
      </w:r>
      <w:r w:rsidR="451AB82A">
        <w:rPr/>
        <w:t>9</w:t>
      </w:r>
      <w:r w:rsidR="607D16E2">
        <w:rPr/>
        <w:t xml:space="preserve"> – Coleta de requisitos</w:t>
      </w:r>
    </w:p>
    <w:p w:rsidR="7E933464" w:rsidP="320543F7" w:rsidRDefault="7E933464" w14:paraId="47D315E5" w14:textId="5F0D7A9C">
      <w:pPr>
        <w:bidi w:val="0"/>
        <w:spacing w:before="240" w:beforeAutospacing="off" w:after="240" w:afterAutospacing="off" w:line="360" w:lineRule="auto"/>
        <w:ind w:firstLine="0"/>
        <w:jc w:val="center"/>
      </w:pPr>
      <w:r w:rsidR="281EFA5E">
        <w:drawing>
          <wp:inline wp14:editId="4A5DCAAA" wp14:anchorId="4EEF806B">
            <wp:extent cx="5724524" cy="5238748"/>
            <wp:effectExtent l="0" t="0" r="0" b="0"/>
            <wp:docPr id="10793876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81029d9b1724946">
                      <a:extLst>
                        <a:ext xmlns:a="http://schemas.openxmlformats.org/drawingml/2006/main" uri="{28A0092B-C50C-407E-A947-70E740481C1C}">
                          <a14:useLocalDpi xmlns:a14="http://schemas.microsoft.com/office/drawing/2010/main" val="0"/>
                        </a:ext>
                      </a:extLst>
                    </a:blip>
                    <a:stretch>
                      <a:fillRect/>
                    </a:stretch>
                  </pic:blipFill>
                  <pic:spPr>
                    <a:xfrm>
                      <a:off x="0" y="0"/>
                      <a:ext cx="5724524" cy="5238748"/>
                    </a:xfrm>
                    <a:prstGeom prst="rect">
                      <a:avLst/>
                    </a:prstGeom>
                  </pic:spPr>
                </pic:pic>
              </a:graphicData>
            </a:graphic>
          </wp:inline>
        </w:drawing>
      </w:r>
    </w:p>
    <w:p w:rsidR="7E933464" w:rsidP="320543F7" w:rsidRDefault="7E933464" w14:paraId="1E9BE668" w14:textId="7AB3D8D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6774FEF" w14:textId="2F5AE2E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DBA07AA" w14:textId="1968C25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C93CAF5" w14:textId="04352C3B">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20543F7" w:rsidR="607D16E2">
        <w:rPr>
          <w:rFonts w:ascii="Times New Roman" w:hAnsi="Times New Roman" w:eastAsia="Times New Roman" w:cs="Times New Roman"/>
          <w:noProof w:val="0"/>
          <w:sz w:val="24"/>
          <w:szCs w:val="24"/>
          <w:lang w:val="pt-BR"/>
        </w:rPr>
        <w:t xml:space="preserve">Figura </w:t>
      </w:r>
      <w:r w:rsidRPr="320543F7" w:rsidR="51BF73C3">
        <w:rPr>
          <w:rFonts w:ascii="Times New Roman" w:hAnsi="Times New Roman" w:eastAsia="Times New Roman" w:cs="Times New Roman"/>
          <w:noProof w:val="0"/>
          <w:sz w:val="24"/>
          <w:szCs w:val="24"/>
          <w:lang w:val="pt-BR"/>
        </w:rPr>
        <w:t>20</w:t>
      </w:r>
      <w:r w:rsidRPr="320543F7" w:rsidR="607D16E2">
        <w:rPr>
          <w:rFonts w:ascii="Times New Roman" w:hAnsi="Times New Roman" w:eastAsia="Times New Roman" w:cs="Times New Roman"/>
          <w:noProof w:val="0"/>
          <w:sz w:val="24"/>
          <w:szCs w:val="24"/>
          <w:lang w:val="pt-BR"/>
        </w:rPr>
        <w:t xml:space="preserve"> - Configuração automatizada</w:t>
      </w:r>
      <w:r w:rsidR="65CDDF65">
        <w:drawing>
          <wp:inline wp14:editId="35F4C59C" wp14:anchorId="5F5ACD7A">
            <wp:extent cx="5724524" cy="3657600"/>
            <wp:effectExtent l="0" t="0" r="0" b="0"/>
            <wp:docPr id="136384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f86333b51874906">
                      <a:extLst>
                        <a:ext xmlns:a="http://schemas.openxmlformats.org/drawingml/2006/main"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p>
    <w:p w:rsidR="7E933464" w:rsidP="320543F7" w:rsidRDefault="7E933464" w14:paraId="2D8F8ECF" w14:textId="28FB9F7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4579D63D" w14:textId="2683691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374030" w14:textId="322BE2B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67CB5" w14:textId="7E1DF9BD">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7E83B9" w14:textId="3CF8383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1C7D4BA1" w14:textId="367269E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607D16E2">
        <w:drawing>
          <wp:inline wp14:editId="20C59F31" wp14:anchorId="098CA2BA">
            <wp:extent cx="5724524" cy="5695948"/>
            <wp:effectExtent l="0" t="0" r="0" b="0"/>
            <wp:docPr id="2126963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87f2a3ddd8b455d">
                      <a:extLst>
                        <a:ext xmlns:a="http://schemas.openxmlformats.org/drawingml/2006/main" uri="{28A0092B-C50C-407E-A947-70E740481C1C}">
                          <a14:useLocalDpi xmlns:a14="http://schemas.microsoft.com/office/drawing/2010/main" val="0"/>
                        </a:ext>
                      </a:extLst>
                    </a:blip>
                    <a:stretch>
                      <a:fillRect/>
                    </a:stretch>
                  </pic:blipFill>
                  <pic:spPr>
                    <a:xfrm>
                      <a:off x="0" y="0"/>
                      <a:ext cx="5724524" cy="5695948"/>
                    </a:xfrm>
                    <a:prstGeom prst="rect">
                      <a:avLst/>
                    </a:prstGeom>
                  </pic:spPr>
                </pic:pic>
              </a:graphicData>
            </a:graphic>
          </wp:inline>
        </w:drawing>
      </w:r>
      <w:r w:rsidRPr="320543F7" w:rsidR="607D16E2">
        <w:rPr>
          <w:rFonts w:ascii="Times New Roman" w:hAnsi="Times New Roman" w:eastAsia="Times New Roman" w:cs="Times New Roman"/>
          <w:noProof w:val="0"/>
          <w:sz w:val="24"/>
          <w:szCs w:val="24"/>
          <w:lang w:val="pt-BR"/>
        </w:rPr>
        <w:t>Figura 2</w:t>
      </w:r>
      <w:r w:rsidRPr="320543F7" w:rsidR="2A922BF2">
        <w:rPr>
          <w:rFonts w:ascii="Times New Roman" w:hAnsi="Times New Roman" w:eastAsia="Times New Roman" w:cs="Times New Roman"/>
          <w:noProof w:val="0"/>
          <w:sz w:val="24"/>
          <w:szCs w:val="24"/>
          <w:lang w:val="pt-BR"/>
        </w:rPr>
        <w:t>1</w:t>
      </w:r>
      <w:r w:rsidRPr="320543F7" w:rsidR="607D16E2">
        <w:rPr>
          <w:rFonts w:ascii="Times New Roman" w:hAnsi="Times New Roman" w:eastAsia="Times New Roman" w:cs="Times New Roman"/>
          <w:noProof w:val="0"/>
          <w:sz w:val="24"/>
          <w:szCs w:val="24"/>
          <w:lang w:val="pt-BR"/>
        </w:rPr>
        <w:t xml:space="preserve"> – Montagem manual</w:t>
      </w:r>
    </w:p>
    <w:p w:rsidR="7E933464" w:rsidP="320543F7" w:rsidRDefault="7E933464" w14:paraId="37B9011F" w14:textId="40FA8B8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77D956BC" w14:textId="7ABAE4C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76061E1" w14:textId="4A3B4385">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6DF2070" w14:textId="6ECF480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6CC0EC7" w14:textId="3C223BB9">
      <w:pPr>
        <w:pStyle w:val="Normal"/>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50F26F6" w14:textId="36369A9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20543F7" w:rsidR="607D16E2">
        <w:rPr>
          <w:rFonts w:ascii="Times New Roman" w:hAnsi="Times New Roman" w:eastAsia="Times New Roman" w:cs="Times New Roman"/>
          <w:noProof w:val="0"/>
          <w:sz w:val="24"/>
          <w:szCs w:val="24"/>
          <w:lang w:val="pt-BR"/>
        </w:rPr>
        <w:t>Figura 2</w:t>
      </w:r>
      <w:r w:rsidRPr="320543F7" w:rsidR="12CFBF0F">
        <w:rPr>
          <w:rFonts w:ascii="Times New Roman" w:hAnsi="Times New Roman" w:eastAsia="Times New Roman" w:cs="Times New Roman"/>
          <w:noProof w:val="0"/>
          <w:sz w:val="24"/>
          <w:szCs w:val="24"/>
          <w:lang w:val="pt-BR"/>
        </w:rPr>
        <w:t>2</w:t>
      </w:r>
      <w:r w:rsidRPr="320543F7" w:rsidR="607D16E2">
        <w:rPr>
          <w:rFonts w:ascii="Times New Roman" w:hAnsi="Times New Roman" w:eastAsia="Times New Roman" w:cs="Times New Roman"/>
          <w:noProof w:val="0"/>
          <w:sz w:val="24"/>
          <w:szCs w:val="24"/>
          <w:lang w:val="pt-BR"/>
        </w:rPr>
        <w:t xml:space="preserve"> – Sistema de Refrigeração</w:t>
      </w:r>
    </w:p>
    <w:p w:rsidR="74587C59" w:rsidP="320543F7" w:rsidRDefault="74587C59" w14:paraId="110DB8F1" w14:textId="381BD67A">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74587C59">
        <w:drawing>
          <wp:inline wp14:editId="4A3FEA5C" wp14:anchorId="7F72B5AB">
            <wp:extent cx="4381500" cy="5724524"/>
            <wp:effectExtent l="0" t="0" r="0" b="0"/>
            <wp:docPr id="1993680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78014e2b69849dc">
                      <a:extLst>
                        <a:ext xmlns:a="http://schemas.openxmlformats.org/drawingml/2006/main" uri="{28A0092B-C50C-407E-A947-70E740481C1C}">
                          <a14:useLocalDpi xmlns:a14="http://schemas.microsoft.com/office/drawing/2010/main" val="0"/>
                        </a:ext>
                      </a:extLst>
                    </a:blip>
                    <a:stretch>
                      <a:fillRect/>
                    </a:stretch>
                  </pic:blipFill>
                  <pic:spPr>
                    <a:xfrm>
                      <a:off x="0" y="0"/>
                      <a:ext cx="4381500" cy="5724524"/>
                    </a:xfrm>
                    <a:prstGeom prst="rect">
                      <a:avLst/>
                    </a:prstGeom>
                  </pic:spPr>
                </pic:pic>
              </a:graphicData>
            </a:graphic>
          </wp:inline>
        </w:drawing>
      </w:r>
    </w:p>
    <w:p w:rsidR="7B429EFB" w:rsidP="320543F7" w:rsidRDefault="7B429EFB" w14:paraId="534A711B" w14:textId="621A1EA1">
      <w:pPr>
        <w:pStyle w:val="Heading2"/>
        <w:spacing w:line="360" w:lineRule="auto"/>
        <w:rPr>
          <w:rFonts w:ascii="Times New Roman" w:hAnsi="Times New Roman" w:eastAsia="Times New Roman" w:cs="Times New Roman"/>
          <w:b w:val="1"/>
          <w:bCs w:val="1"/>
          <w:sz w:val="24"/>
          <w:szCs w:val="24"/>
        </w:rPr>
      </w:pPr>
      <w:bookmarkStart w:name="_Toc1976372785" w:id="216684992"/>
      <w:r w:rsidRPr="79ED5846" w:rsidR="7B429EFB">
        <w:rPr>
          <w:rFonts w:ascii="Times New Roman" w:hAnsi="Times New Roman" w:eastAsia="Times New Roman" w:cs="Times New Roman"/>
          <w:b w:val="1"/>
          <w:bCs w:val="1"/>
          <w:sz w:val="24"/>
          <w:szCs w:val="24"/>
        </w:rPr>
        <w:t>7</w:t>
      </w:r>
      <w:r w:rsidRPr="79ED5846" w:rsidR="5E8BE053">
        <w:rPr>
          <w:rFonts w:ascii="Times New Roman" w:hAnsi="Times New Roman" w:eastAsia="Times New Roman" w:cs="Times New Roman"/>
          <w:b w:val="1"/>
          <w:bCs w:val="1"/>
          <w:sz w:val="24"/>
          <w:szCs w:val="24"/>
        </w:rPr>
        <w:t>.</w:t>
      </w:r>
      <w:r w:rsidRPr="79ED5846" w:rsidR="6E0C5A56">
        <w:rPr>
          <w:rFonts w:ascii="Times New Roman" w:hAnsi="Times New Roman" w:eastAsia="Times New Roman" w:cs="Times New Roman"/>
          <w:b w:val="1"/>
          <w:bCs w:val="1"/>
          <w:sz w:val="24"/>
          <w:szCs w:val="24"/>
        </w:rPr>
        <w:t>1</w:t>
      </w:r>
      <w:r w:rsidRPr="79ED5846" w:rsidR="5E8BE053">
        <w:rPr>
          <w:rFonts w:ascii="Times New Roman" w:hAnsi="Times New Roman" w:eastAsia="Times New Roman" w:cs="Times New Roman"/>
          <w:b w:val="1"/>
          <w:bCs w:val="1"/>
          <w:sz w:val="24"/>
          <w:szCs w:val="24"/>
        </w:rPr>
        <w:t xml:space="preserve"> </w:t>
      </w:r>
      <w:r w:rsidRPr="79ED5846" w:rsidR="5E8BE053">
        <w:rPr>
          <w:rFonts w:ascii="Times New Roman" w:hAnsi="Times New Roman" w:eastAsia="Times New Roman" w:cs="Times New Roman"/>
          <w:b w:val="1"/>
          <w:bCs w:val="1"/>
          <w:sz w:val="24"/>
          <w:szCs w:val="24"/>
        </w:rPr>
        <w:t>Descrição</w:t>
      </w:r>
      <w:r w:rsidRPr="79ED5846" w:rsidR="5E8BE053">
        <w:rPr>
          <w:rFonts w:ascii="Times New Roman" w:hAnsi="Times New Roman" w:eastAsia="Times New Roman" w:cs="Times New Roman"/>
          <w:b w:val="1"/>
          <w:bCs w:val="1"/>
          <w:sz w:val="24"/>
          <w:szCs w:val="24"/>
        </w:rPr>
        <w:t xml:space="preserve"> dos Diagramas de Sequência</w:t>
      </w:r>
      <w:bookmarkEnd w:id="216684992"/>
    </w:p>
    <w:p w:rsidR="2C01C487" w:rsidP="320543F7" w:rsidRDefault="2C01C487" w14:paraId="3BFC58B4" w14:textId="068A3746">
      <w:pPr>
        <w:spacing w:line="360" w:lineRule="auto"/>
        <w:ind w:firstLine="708"/>
        <w:jc w:val="both"/>
        <w:rPr>
          <w:rFonts w:ascii="Times New Roman" w:hAnsi="Times New Roman" w:eastAsia="Times New Roman" w:cs="Times New Roman"/>
          <w:noProof w:val="0"/>
          <w:sz w:val="24"/>
          <w:szCs w:val="24"/>
          <w:lang w:val="pt-BR"/>
        </w:rPr>
      </w:pPr>
      <w:r w:rsidRPr="320543F7" w:rsidR="2C01C487">
        <w:rPr>
          <w:rFonts w:ascii="Times New Roman" w:hAnsi="Times New Roman" w:eastAsia="Times New Roman" w:cs="Times New Roman"/>
          <w:noProof w:val="0"/>
          <w:sz w:val="24"/>
          <w:szCs w:val="24"/>
          <w:lang w:val="pt-BR"/>
        </w:rPr>
        <w:t>A descrição do diagrama de sequência é uma documentação que modela o comportamento dinâmico de um sistema, focando na interação entre objetos. Ela detalha a sequência de mensagens trocadas, a ordem temporal em que ocorrem e as linhas de vida que representam a existência de cada objeto ao longo do tempo. O diagrama de sequência é fundamental para visualizar a colaboração entre os objetos para a realização de um caso de uso, sendo capaz de representar a ordem exata das chamadas e das respostas, além de fluxos alternativos e laços de interação.</w:t>
      </w:r>
    </w:p>
    <w:p w:rsidR="2C01C487" w:rsidP="320543F7" w:rsidRDefault="2C01C487" w14:paraId="055D7754" w14:textId="3F10C6A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bookmarkStart w:name="_Toc1457727071" w:id="1024419534"/>
      <w:r w:rsidRPr="79ED5846" w:rsidR="2C01C487">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7.1.1. Descrição Detalhada d</w:t>
      </w:r>
      <w:r w:rsidRPr="79ED5846" w:rsidR="16FBE4E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e Cadastro e Login:</w:t>
      </w:r>
      <w:bookmarkEnd w:id="1024419534"/>
    </w:p>
    <w:p w:rsidR="6C93CFA6" w:rsidP="320543F7" w:rsidRDefault="6C93CFA6" w14:paraId="73003D06" w14:textId="4A11DEB3">
      <w:pPr>
        <w:bidi w:val="0"/>
        <w:spacing w:before="240" w:beforeAutospacing="off" w:after="240" w:afterAutospacing="off" w:line="360" w:lineRule="auto"/>
        <w:ind w:firstLine="708"/>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i w:val="0"/>
          <w:iCs w:val="0"/>
          <w:noProof w:val="0"/>
          <w:sz w:val="24"/>
          <w:szCs w:val="24"/>
          <w:lang w:val="pt-BR"/>
        </w:rPr>
        <w:t>O diagrama de sequência modela as interações dinâmicas entre os objetos "Usuário", "Sistema", "Serviço de Autenticação" e "Banco de Dados" para todos os processos de gerenciamento de conta, organizados em fluxos distintos.</w:t>
      </w:r>
    </w:p>
    <w:p w:rsidR="6C93CFA6" w:rsidP="79ED5846" w:rsidRDefault="6C93CFA6" w14:paraId="67980EBB" w14:textId="0C3F7636">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bookmarkStart w:name="_Toc327629553" w:id="780896256"/>
      <w:r w:rsidRPr="79ED5846" w:rsidR="6C93CFA6">
        <w:rPr>
          <w:rFonts w:ascii="Times New Roman" w:hAnsi="Times New Roman" w:eastAsia="Times New Roman" w:cs="Times New Roman"/>
          <w:b w:val="1"/>
          <w:bCs w:val="1"/>
          <w:i w:val="0"/>
          <w:iCs w:val="0"/>
          <w:noProof w:val="0"/>
          <w:sz w:val="24"/>
          <w:szCs w:val="24"/>
          <w:lang w:val="pt-BR"/>
        </w:rPr>
        <w:t>Fluxo de Cadastro Manual</w:t>
      </w:r>
      <w:bookmarkEnd w:id="780896256"/>
    </w:p>
    <w:p w:rsidR="6C93CFA6" w:rsidP="320543F7" w:rsidRDefault="6C93CFA6" w14:paraId="16CC3F5E" w14:textId="0DA5C7B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"Solicita cadastro" ao "Sistema".</w:t>
      </w:r>
    </w:p>
    <w:p w:rsidR="6C93CFA6" w:rsidP="320543F7" w:rsidRDefault="6C93CFA6" w14:paraId="35933736" w14:textId="4D090E5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Exibição:</w:t>
      </w:r>
      <w:r w:rsidRPr="320543F7" w:rsidR="6C93CFA6">
        <w:rPr>
          <w:rFonts w:ascii="Times New Roman" w:hAnsi="Times New Roman" w:eastAsia="Times New Roman" w:cs="Times New Roman"/>
          <w:i w:val="0"/>
          <w:iCs w:val="0"/>
          <w:noProof w:val="0"/>
          <w:sz w:val="24"/>
          <w:szCs w:val="24"/>
          <w:lang w:val="pt-BR"/>
        </w:rPr>
        <w:t xml:space="preserve"> O "Sistema" exibe um "Exibe </w:t>
      </w:r>
      <w:r w:rsidRPr="320543F7" w:rsidR="6C93CFA6">
        <w:rPr>
          <w:rFonts w:ascii="Times New Roman" w:hAnsi="Times New Roman" w:eastAsia="Times New Roman" w:cs="Times New Roman"/>
          <w:i w:val="0"/>
          <w:iCs w:val="0"/>
          <w:noProof w:val="0"/>
          <w:sz w:val="24"/>
          <w:szCs w:val="24"/>
          <w:lang w:val="pt-BR"/>
        </w:rPr>
        <w:t>formulario</w:t>
      </w:r>
      <w:r w:rsidRPr="320543F7" w:rsidR="6C93CFA6">
        <w:rPr>
          <w:rFonts w:ascii="Times New Roman" w:hAnsi="Times New Roman" w:eastAsia="Times New Roman" w:cs="Times New Roman"/>
          <w:i w:val="0"/>
          <w:iCs w:val="0"/>
          <w:noProof w:val="0"/>
          <w:sz w:val="24"/>
          <w:szCs w:val="24"/>
          <w:lang w:val="pt-BR"/>
        </w:rPr>
        <w:t>" para o "Usuário".</w:t>
      </w:r>
    </w:p>
    <w:p w:rsidR="6C93CFA6" w:rsidP="320543F7" w:rsidRDefault="6C93CFA6" w14:paraId="65B7DA2F" w14:textId="64B56D2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Criação de Conta:</w:t>
      </w:r>
      <w:r w:rsidRPr="320543F7" w:rsidR="6C93CFA6">
        <w:rPr>
          <w:rFonts w:ascii="Times New Roman" w:hAnsi="Times New Roman" w:eastAsia="Times New Roman" w:cs="Times New Roman"/>
          <w:i w:val="0"/>
          <w:iCs w:val="0"/>
          <w:noProof w:val="0"/>
          <w:sz w:val="24"/>
          <w:szCs w:val="24"/>
          <w:lang w:val="pt-BR"/>
        </w:rPr>
        <w:t xml:space="preserve"> O "Usuário" envia os "Envia dados" ao "Sistema".</w:t>
      </w:r>
    </w:p>
    <w:p w:rsidR="6C93CFA6" w:rsidP="320543F7" w:rsidRDefault="6C93CFA6" w14:paraId="5AD452C9" w14:textId="4FA3623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Validação:</w:t>
      </w:r>
      <w:r w:rsidRPr="320543F7" w:rsidR="6C93CFA6">
        <w:rPr>
          <w:rFonts w:ascii="Times New Roman" w:hAnsi="Times New Roman" w:eastAsia="Times New Roman" w:cs="Times New Roman"/>
          <w:i w:val="0"/>
          <w:iCs w:val="0"/>
          <w:noProof w:val="0"/>
          <w:sz w:val="24"/>
          <w:szCs w:val="24"/>
          <w:lang w:val="pt-BR"/>
        </w:rPr>
        <w:t xml:space="preserve"> O "Sistema" envia a mensagem "Validar e criar conta" para o "Serviço de Autenticação".</w:t>
      </w:r>
    </w:p>
    <w:p w:rsidR="6C93CFA6" w:rsidP="320543F7" w:rsidRDefault="6C93CFA6" w14:paraId="6BC9438B" w14:textId="45FA3184">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Persistência:</w:t>
      </w:r>
      <w:r w:rsidRPr="320543F7" w:rsidR="6C93CFA6">
        <w:rPr>
          <w:rFonts w:ascii="Times New Roman" w:hAnsi="Times New Roman" w:eastAsia="Times New Roman" w:cs="Times New Roman"/>
          <w:i w:val="0"/>
          <w:iCs w:val="0"/>
          <w:noProof w:val="0"/>
          <w:sz w:val="24"/>
          <w:szCs w:val="24"/>
          <w:lang w:val="pt-BR"/>
        </w:rPr>
        <w:t xml:space="preserve"> O "Serviço de Autenticação" envia a mensagem "Armazena </w:t>
      </w:r>
      <w:r w:rsidRPr="320543F7" w:rsidR="6C93CFA6">
        <w:rPr>
          <w:rFonts w:ascii="Times New Roman" w:hAnsi="Times New Roman" w:eastAsia="Times New Roman" w:cs="Times New Roman"/>
          <w:i w:val="0"/>
          <w:iCs w:val="0"/>
          <w:noProof w:val="0"/>
          <w:sz w:val="24"/>
          <w:szCs w:val="24"/>
          <w:lang w:val="pt-BR"/>
        </w:rPr>
        <w:t>usuario</w:t>
      </w:r>
      <w:r w:rsidRPr="320543F7" w:rsidR="6C93CFA6">
        <w:rPr>
          <w:rFonts w:ascii="Times New Roman" w:hAnsi="Times New Roman" w:eastAsia="Times New Roman" w:cs="Times New Roman"/>
          <w:i w:val="0"/>
          <w:iCs w:val="0"/>
          <w:noProof w:val="0"/>
          <w:sz w:val="24"/>
          <w:szCs w:val="24"/>
          <w:lang w:val="pt-BR"/>
        </w:rPr>
        <w:t>" ao "Banco de Dados".</w:t>
      </w:r>
    </w:p>
    <w:p w:rsidR="6C93CFA6" w:rsidP="320543F7" w:rsidRDefault="6C93CFA6" w14:paraId="11F14843" w14:textId="6B57AEA5">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6. Confirmação:</w:t>
      </w:r>
      <w:r w:rsidRPr="320543F7" w:rsidR="6C93CFA6">
        <w:rPr>
          <w:rFonts w:ascii="Times New Roman" w:hAnsi="Times New Roman" w:eastAsia="Times New Roman" w:cs="Times New Roman"/>
          <w:i w:val="0"/>
          <w:iCs w:val="0"/>
          <w:noProof w:val="0"/>
          <w:sz w:val="24"/>
          <w:szCs w:val="24"/>
          <w:lang w:val="pt-BR"/>
        </w:rPr>
        <w:t xml:space="preserve"> O "Banco de Dados" retorna "OK" para o "Serviço de Autenticação", que responde com "Cadastro OK" ao "Sistema".</w:t>
      </w:r>
    </w:p>
    <w:p w:rsidR="6C93CFA6" w:rsidP="320543F7" w:rsidRDefault="6C93CFA6" w14:paraId="14F91FB7" w14:textId="2FE4A691">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7. Notificação:</w:t>
      </w:r>
      <w:r w:rsidRPr="320543F7" w:rsidR="6C93CFA6">
        <w:rPr>
          <w:rFonts w:ascii="Times New Roman" w:hAnsi="Times New Roman" w:eastAsia="Times New Roman" w:cs="Times New Roman"/>
          <w:i w:val="0"/>
          <w:iCs w:val="0"/>
          <w:noProof w:val="0"/>
          <w:sz w:val="24"/>
          <w:szCs w:val="24"/>
          <w:lang w:val="pt-BR"/>
        </w:rPr>
        <w:t xml:space="preserve"> O "Sistema" envia uma "Confirmação de sucesso" para o "Usuário".</w:t>
      </w:r>
    </w:p>
    <w:p w:rsidR="6C93CFA6" w:rsidP="79ED5846" w:rsidRDefault="6C93CFA6" w14:paraId="77610973" w14:textId="0E4F32C1">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bookmarkStart w:name="_Toc1413451474" w:id="536554699"/>
      <w:r w:rsidRPr="79ED5846" w:rsidR="6C93CFA6">
        <w:rPr>
          <w:rFonts w:ascii="Times New Roman" w:hAnsi="Times New Roman" w:eastAsia="Times New Roman" w:cs="Times New Roman"/>
          <w:b w:val="1"/>
          <w:bCs w:val="1"/>
          <w:i w:val="0"/>
          <w:iCs w:val="0"/>
          <w:noProof w:val="0"/>
          <w:sz w:val="24"/>
          <w:szCs w:val="24"/>
          <w:lang w:val="pt-BR"/>
        </w:rPr>
        <w:t>Fluxo de Cadastro com Google</w:t>
      </w:r>
      <w:bookmarkEnd w:id="536554699"/>
    </w:p>
    <w:p w:rsidR="6C93CFA6" w:rsidP="320543F7" w:rsidRDefault="6C93CFA6" w14:paraId="4B6C3A24" w14:textId="08DF38A4">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"Solicita cadastro com Google" para o "Sistema".</w:t>
      </w:r>
    </w:p>
    <w:p w:rsidR="6C93CFA6" w:rsidP="320543F7" w:rsidRDefault="6C93CFA6" w14:paraId="2C3EAE14" w14:textId="77453F91">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Redirecionamento:</w:t>
      </w:r>
      <w:r w:rsidRPr="320543F7" w:rsidR="6C93CFA6">
        <w:rPr>
          <w:rFonts w:ascii="Times New Roman" w:hAnsi="Times New Roman" w:eastAsia="Times New Roman" w:cs="Times New Roman"/>
          <w:i w:val="0"/>
          <w:iCs w:val="0"/>
          <w:noProof w:val="0"/>
          <w:sz w:val="24"/>
          <w:szCs w:val="24"/>
          <w:lang w:val="pt-BR"/>
        </w:rPr>
        <w:t xml:space="preserve"> O "Sistema" responde com "Redireciona para Google".</w:t>
      </w:r>
    </w:p>
    <w:p w:rsidR="6C93CFA6" w:rsidP="320543F7" w:rsidRDefault="6C93CFA6" w14:paraId="7690E3A3" w14:textId="29A5C107">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Autenticação:</w:t>
      </w:r>
      <w:r w:rsidRPr="320543F7" w:rsidR="6C93CFA6">
        <w:rPr>
          <w:rFonts w:ascii="Times New Roman" w:hAnsi="Times New Roman" w:eastAsia="Times New Roman" w:cs="Times New Roman"/>
          <w:i w:val="0"/>
          <w:iCs w:val="0"/>
          <w:noProof w:val="0"/>
          <w:sz w:val="24"/>
          <w:szCs w:val="24"/>
          <w:lang w:val="pt-BR"/>
        </w:rPr>
        <w:t xml:space="preserve"> Após o "Usuário" realizar o login, o "Sistema" envia "Cria/</w:t>
      </w:r>
      <w:r w:rsidRPr="320543F7" w:rsidR="6C93CFA6">
        <w:rPr>
          <w:rFonts w:ascii="Times New Roman" w:hAnsi="Times New Roman" w:eastAsia="Times New Roman" w:cs="Times New Roman"/>
          <w:i w:val="0"/>
          <w:iCs w:val="0"/>
          <w:noProof w:val="0"/>
          <w:sz w:val="24"/>
          <w:szCs w:val="24"/>
          <w:lang w:val="pt-BR"/>
        </w:rPr>
        <w:t>valida</w:t>
      </w:r>
      <w:r w:rsidRPr="320543F7" w:rsidR="6C93CFA6">
        <w:rPr>
          <w:rFonts w:ascii="Times New Roman" w:hAnsi="Times New Roman" w:eastAsia="Times New Roman" w:cs="Times New Roman"/>
          <w:i w:val="0"/>
          <w:iCs w:val="0"/>
          <w:noProof w:val="0"/>
          <w:sz w:val="24"/>
          <w:szCs w:val="24"/>
          <w:lang w:val="pt-BR"/>
        </w:rPr>
        <w:t xml:space="preserve"> conta" ao "Serviço de Autenticação".</w:t>
      </w:r>
    </w:p>
    <w:p w:rsidR="6C93CFA6" w:rsidP="320543F7" w:rsidRDefault="6C93CFA6" w14:paraId="6704C8DE" w14:textId="43C477DC">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Confirmação:</w:t>
      </w:r>
      <w:r w:rsidRPr="320543F7" w:rsidR="6C93CFA6">
        <w:rPr>
          <w:rFonts w:ascii="Times New Roman" w:hAnsi="Times New Roman" w:eastAsia="Times New Roman" w:cs="Times New Roman"/>
          <w:i w:val="0"/>
          <w:iCs w:val="0"/>
          <w:noProof w:val="0"/>
          <w:sz w:val="24"/>
          <w:szCs w:val="24"/>
          <w:lang w:val="pt-BR"/>
        </w:rPr>
        <w:t xml:space="preserve"> O "Serviço de Autenticação" retorna "Autenticação OK" ao "Sistema".</w:t>
      </w:r>
    </w:p>
    <w:p w:rsidR="6C93CFA6" w:rsidP="320543F7" w:rsidRDefault="6C93CFA6" w14:paraId="437F280F" w14:textId="486D21B3">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Notificação:</w:t>
      </w:r>
      <w:r w:rsidRPr="320543F7" w:rsidR="6C93CFA6">
        <w:rPr>
          <w:rFonts w:ascii="Times New Roman" w:hAnsi="Times New Roman" w:eastAsia="Times New Roman" w:cs="Times New Roman"/>
          <w:i w:val="0"/>
          <w:iCs w:val="0"/>
          <w:noProof w:val="0"/>
          <w:sz w:val="24"/>
          <w:szCs w:val="24"/>
          <w:lang w:val="pt-BR"/>
        </w:rPr>
        <w:t xml:space="preserve"> O "Sistema" envia a mensagem "Cadastro </w:t>
      </w:r>
      <w:r w:rsidRPr="320543F7" w:rsidR="6C93CFA6">
        <w:rPr>
          <w:rFonts w:ascii="Times New Roman" w:hAnsi="Times New Roman" w:eastAsia="Times New Roman" w:cs="Times New Roman"/>
          <w:i w:val="0"/>
          <w:iCs w:val="0"/>
          <w:noProof w:val="0"/>
          <w:sz w:val="24"/>
          <w:szCs w:val="24"/>
          <w:lang w:val="pt-BR"/>
        </w:rPr>
        <w:t>concluido</w:t>
      </w:r>
      <w:r w:rsidRPr="320543F7" w:rsidR="6C93CFA6">
        <w:rPr>
          <w:rFonts w:ascii="Times New Roman" w:hAnsi="Times New Roman" w:eastAsia="Times New Roman" w:cs="Times New Roman"/>
          <w:i w:val="0"/>
          <w:iCs w:val="0"/>
          <w:noProof w:val="0"/>
          <w:sz w:val="24"/>
          <w:szCs w:val="24"/>
          <w:lang w:val="pt-BR"/>
        </w:rPr>
        <w:t>" para o "Usuário".</w:t>
      </w:r>
    </w:p>
    <w:p w:rsidR="6C93CFA6" w:rsidP="79ED5846" w:rsidRDefault="6C93CFA6" w14:paraId="6F1B0D79" w14:textId="71256168">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bookmarkStart w:name="_Toc758327502" w:id="1070422554"/>
      <w:r w:rsidRPr="79ED5846" w:rsidR="6C93CFA6">
        <w:rPr>
          <w:rFonts w:ascii="Times New Roman" w:hAnsi="Times New Roman" w:eastAsia="Times New Roman" w:cs="Times New Roman"/>
          <w:b w:val="1"/>
          <w:bCs w:val="1"/>
          <w:i w:val="0"/>
          <w:iCs w:val="0"/>
          <w:noProof w:val="0"/>
          <w:sz w:val="24"/>
          <w:szCs w:val="24"/>
          <w:lang w:val="pt-BR"/>
        </w:rPr>
        <w:t xml:space="preserve">Fluxo de Login Tradicional (Bloco </w:t>
      </w:r>
      <w:r w:rsidRPr="79ED5846" w:rsidR="6C93CFA6">
        <w:rPr>
          <w:rFonts w:ascii="Times New Roman" w:hAnsi="Times New Roman" w:eastAsia="Times New Roman" w:cs="Times New Roman"/>
          <w:b w:val="1"/>
          <w:bCs w:val="1"/>
          <w:i w:val="0"/>
          <w:iCs w:val="0"/>
          <w:noProof w:val="0"/>
          <w:sz w:val="24"/>
          <w:szCs w:val="24"/>
          <w:lang w:val="pt-BR"/>
        </w:rPr>
        <w:t>alt</w:t>
      </w:r>
      <w:r w:rsidRPr="79ED5846" w:rsidR="6C93CFA6">
        <w:rPr>
          <w:rFonts w:ascii="Times New Roman" w:hAnsi="Times New Roman" w:eastAsia="Times New Roman" w:cs="Times New Roman"/>
          <w:b w:val="1"/>
          <w:bCs w:val="1"/>
          <w:i w:val="0"/>
          <w:iCs w:val="0"/>
          <w:noProof w:val="0"/>
          <w:sz w:val="24"/>
          <w:szCs w:val="24"/>
          <w:lang w:val="pt-BR"/>
        </w:rPr>
        <w:t>)</w:t>
      </w:r>
      <w:bookmarkEnd w:id="1070422554"/>
    </w:p>
    <w:p w:rsidR="6C93CFA6" w:rsidP="320543F7" w:rsidRDefault="6C93CFA6" w14:paraId="1D4D9216" w14:textId="7C6E8228">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"Acessa login" ao "Sistema", que responde com "Solicita e-mail/senha".</w:t>
      </w:r>
    </w:p>
    <w:p w:rsidR="6C93CFA6" w:rsidP="320543F7" w:rsidRDefault="6C93CFA6" w14:paraId="7A6737C6" w14:textId="26D4FD81">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Validação:</w:t>
      </w:r>
      <w:r w:rsidRPr="320543F7" w:rsidR="6C93CFA6">
        <w:rPr>
          <w:rFonts w:ascii="Times New Roman" w:hAnsi="Times New Roman" w:eastAsia="Times New Roman" w:cs="Times New Roman"/>
          <w:i w:val="0"/>
          <w:iCs w:val="0"/>
          <w:noProof w:val="0"/>
          <w:sz w:val="24"/>
          <w:szCs w:val="24"/>
          <w:lang w:val="pt-BR"/>
        </w:rPr>
        <w:t xml:space="preserve"> O "Usuário" envia "Envia credenciais" e o "Sistema" envia "Valida credenciais" ao "Serviço de Autenticação".</w:t>
      </w:r>
    </w:p>
    <w:p w:rsidR="6C93CFA6" w:rsidP="320543F7" w:rsidRDefault="6C93CFA6" w14:paraId="6223982C" w14:textId="758F9399">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de Sucesso:</w:t>
      </w:r>
    </w:p>
    <w:p w:rsidR="6C93CFA6" w:rsidP="320543F7" w:rsidRDefault="6C93CFA6" w14:paraId="3669D4CF" w14:textId="2007E09E">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Confirmação:</w:t>
      </w:r>
      <w:r w:rsidRPr="320543F7" w:rsidR="6C93CFA6">
        <w:rPr>
          <w:rFonts w:ascii="Times New Roman" w:hAnsi="Times New Roman" w:eastAsia="Times New Roman" w:cs="Times New Roman"/>
          <w:i w:val="0"/>
          <w:iCs w:val="0"/>
          <w:noProof w:val="0"/>
          <w:sz w:val="24"/>
          <w:szCs w:val="24"/>
          <w:lang w:val="pt-BR"/>
        </w:rPr>
        <w:t xml:space="preserve"> O "Serviço de Autenticação" responde "Sucesso".</w:t>
      </w:r>
    </w:p>
    <w:p w:rsidR="6C93CFA6" w:rsidP="320543F7" w:rsidRDefault="6C93CFA6" w14:paraId="66B7DB09" w14:textId="7698595C">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Conclusão:</w:t>
      </w:r>
      <w:r w:rsidRPr="320543F7" w:rsidR="6C93CFA6">
        <w:rPr>
          <w:rFonts w:ascii="Times New Roman" w:hAnsi="Times New Roman" w:eastAsia="Times New Roman" w:cs="Times New Roman"/>
          <w:i w:val="0"/>
          <w:iCs w:val="0"/>
          <w:noProof w:val="0"/>
          <w:sz w:val="24"/>
          <w:szCs w:val="24"/>
          <w:lang w:val="pt-BR"/>
        </w:rPr>
        <w:t xml:space="preserve"> O "Sistema" informa "Acesso concedido" ao "Usuário".</w:t>
      </w:r>
    </w:p>
    <w:p w:rsidR="6C93CFA6" w:rsidP="320543F7" w:rsidRDefault="6C93CFA6" w14:paraId="6DB96E74" w14:textId="7EC83105">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de Falha:</w:t>
      </w:r>
    </w:p>
    <w:p w:rsidR="6C93CFA6" w:rsidP="320543F7" w:rsidRDefault="6C93CFA6" w14:paraId="183523F6" w14:textId="3117C617">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Erro:</w:t>
      </w:r>
      <w:r w:rsidRPr="320543F7" w:rsidR="6C93CFA6">
        <w:rPr>
          <w:rFonts w:ascii="Times New Roman" w:hAnsi="Times New Roman" w:eastAsia="Times New Roman" w:cs="Times New Roman"/>
          <w:i w:val="0"/>
          <w:iCs w:val="0"/>
          <w:noProof w:val="0"/>
          <w:sz w:val="24"/>
          <w:szCs w:val="24"/>
          <w:lang w:val="pt-BR"/>
        </w:rPr>
        <w:t xml:space="preserve"> O "Serviço de Autenticação" responde "Falha" ao "Sistema".</w:t>
      </w:r>
    </w:p>
    <w:p w:rsidR="6C93CFA6" w:rsidP="320543F7" w:rsidRDefault="6C93CFA6" w14:paraId="0C9C4EE2" w14:textId="45B4A0DD">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Notificação:</w:t>
      </w:r>
      <w:r w:rsidRPr="320543F7" w:rsidR="6C93CFA6">
        <w:rPr>
          <w:rFonts w:ascii="Times New Roman" w:hAnsi="Times New Roman" w:eastAsia="Times New Roman" w:cs="Times New Roman"/>
          <w:i w:val="0"/>
          <w:iCs w:val="0"/>
          <w:noProof w:val="0"/>
          <w:sz w:val="24"/>
          <w:szCs w:val="24"/>
          <w:lang w:val="pt-BR"/>
        </w:rPr>
        <w:t xml:space="preserve"> O "Sistema" informa "Login falhou" ao "Usuário".</w:t>
      </w:r>
    </w:p>
    <w:p w:rsidR="6C93CFA6" w:rsidP="79ED5846" w:rsidRDefault="6C93CFA6" w14:paraId="0450F656" w14:textId="13ABFFD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bookmarkStart w:name="_Toc619188588" w:id="272773655"/>
      <w:r w:rsidRPr="79ED5846" w:rsidR="6C93CFA6">
        <w:rPr>
          <w:rFonts w:ascii="Times New Roman" w:hAnsi="Times New Roman" w:eastAsia="Times New Roman" w:cs="Times New Roman"/>
          <w:b w:val="1"/>
          <w:bCs w:val="1"/>
          <w:i w:val="0"/>
          <w:iCs w:val="0"/>
          <w:noProof w:val="0"/>
          <w:sz w:val="24"/>
          <w:szCs w:val="24"/>
          <w:lang w:val="pt-BR"/>
        </w:rPr>
        <w:t>Fluxo de Recuperação de Senha</w:t>
      </w:r>
      <w:bookmarkEnd w:id="272773655"/>
    </w:p>
    <w:p w:rsidR="6C93CFA6" w:rsidP="320543F7" w:rsidRDefault="6C93CFA6" w14:paraId="2BF232CA" w14:textId="1D74482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"Esqueceu a senha", e o "Sistema" solicita "Solicita e-mail".</w:t>
      </w:r>
    </w:p>
    <w:p w:rsidR="6C93CFA6" w:rsidP="320543F7" w:rsidRDefault="6C93CFA6" w14:paraId="3B990210" w14:textId="43BE51F3">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Verificação:</w:t>
      </w:r>
      <w:r w:rsidRPr="320543F7" w:rsidR="6C93CFA6">
        <w:rPr>
          <w:rFonts w:ascii="Times New Roman" w:hAnsi="Times New Roman" w:eastAsia="Times New Roman" w:cs="Times New Roman"/>
          <w:i w:val="0"/>
          <w:iCs w:val="0"/>
          <w:noProof w:val="0"/>
          <w:sz w:val="24"/>
          <w:szCs w:val="24"/>
          <w:lang w:val="pt-BR"/>
        </w:rPr>
        <w:t xml:space="preserve"> O "Usuário" envia o e-mail, e o "Sistema" aciona o "Serviço de Autenticação" para "Verifica e-mail" no "Banco de Dados".</w:t>
      </w:r>
    </w:p>
    <w:p w:rsidR="6C93CFA6" w:rsidP="320543F7" w:rsidRDefault="6C93CFA6" w14:paraId="656A41BC" w14:textId="77357E6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Envio:</w:t>
      </w:r>
      <w:r w:rsidRPr="320543F7" w:rsidR="6C93CFA6">
        <w:rPr>
          <w:rFonts w:ascii="Times New Roman" w:hAnsi="Times New Roman" w:eastAsia="Times New Roman" w:cs="Times New Roman"/>
          <w:i w:val="0"/>
          <w:iCs w:val="0"/>
          <w:noProof w:val="0"/>
          <w:sz w:val="24"/>
          <w:szCs w:val="24"/>
          <w:lang w:val="pt-BR"/>
        </w:rPr>
        <w:t xml:space="preserve"> O "Serviço de Autenticação" envia um "link redefinição" ao "Sistema", que o envia ao "Usuário".</w:t>
      </w:r>
    </w:p>
    <w:p w:rsidR="6C93CFA6" w:rsidP="320543F7" w:rsidRDefault="6C93CFA6" w14:paraId="0F6D803A" w14:textId="0E0AD44F">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Redefinição:</w:t>
      </w:r>
      <w:r w:rsidRPr="320543F7" w:rsidR="6C93CFA6">
        <w:rPr>
          <w:rFonts w:ascii="Times New Roman" w:hAnsi="Times New Roman" w:eastAsia="Times New Roman" w:cs="Times New Roman"/>
          <w:i w:val="0"/>
          <w:iCs w:val="0"/>
          <w:noProof w:val="0"/>
          <w:sz w:val="24"/>
          <w:szCs w:val="24"/>
          <w:lang w:val="pt-BR"/>
        </w:rPr>
        <w:t xml:space="preserve"> O "Usuário" acessa o "Envia link" e "Redefine senha", e o "Sistema" envia "Atualiza senha" ao "Serviço de Autenticação".</w:t>
      </w:r>
    </w:p>
    <w:p w:rsidR="6C93CFA6" w:rsidP="320543F7" w:rsidRDefault="6C93CFA6" w14:paraId="7AD72EE1" w14:textId="04160071">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Confirmação:</w:t>
      </w:r>
      <w:r w:rsidRPr="320543F7" w:rsidR="6C93CFA6">
        <w:rPr>
          <w:rFonts w:ascii="Times New Roman" w:hAnsi="Times New Roman" w:eastAsia="Times New Roman" w:cs="Times New Roman"/>
          <w:i w:val="0"/>
          <w:iCs w:val="0"/>
          <w:noProof w:val="0"/>
          <w:sz w:val="24"/>
          <w:szCs w:val="24"/>
          <w:lang w:val="pt-BR"/>
        </w:rPr>
        <w:t xml:space="preserve"> O serviço atualiza o registro no "Banco de Dados" e retorna "OK" ao "Sistema".</w:t>
      </w:r>
    </w:p>
    <w:p w:rsidR="6C93CFA6" w:rsidP="320543F7" w:rsidRDefault="6C93CFA6" w14:paraId="6D755FD6" w14:textId="09845EA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6. Notificação:</w:t>
      </w:r>
      <w:r w:rsidRPr="320543F7" w:rsidR="6C93CFA6">
        <w:rPr>
          <w:rFonts w:ascii="Times New Roman" w:hAnsi="Times New Roman" w:eastAsia="Times New Roman" w:cs="Times New Roman"/>
          <w:i w:val="0"/>
          <w:iCs w:val="0"/>
          <w:noProof w:val="0"/>
          <w:sz w:val="24"/>
          <w:szCs w:val="24"/>
          <w:lang w:val="pt-BR"/>
        </w:rPr>
        <w:t xml:space="preserve"> O "Sistema" informa "Senha redefinida com sucesso" ao "Usuário".</w:t>
      </w:r>
    </w:p>
    <w:p w:rsidR="6C93CFA6" w:rsidP="79ED5846" w:rsidRDefault="6C93CFA6" w14:paraId="69FD22F6" w14:textId="06CD105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bookmarkStart w:name="_Toc1708018594" w:id="698627768"/>
      <w:r w:rsidRPr="79ED5846" w:rsidR="6C93CFA6">
        <w:rPr>
          <w:rFonts w:ascii="Times New Roman" w:hAnsi="Times New Roman" w:eastAsia="Times New Roman" w:cs="Times New Roman"/>
          <w:b w:val="1"/>
          <w:bCs w:val="1"/>
          <w:i w:val="0"/>
          <w:iCs w:val="0"/>
          <w:noProof w:val="0"/>
          <w:sz w:val="24"/>
          <w:szCs w:val="24"/>
          <w:lang w:val="pt-BR"/>
        </w:rPr>
        <w:t xml:space="preserve">Fluxo de Montagem de Build (Bloco </w:t>
      </w:r>
      <w:r w:rsidRPr="79ED5846" w:rsidR="6C93CFA6">
        <w:rPr>
          <w:rFonts w:ascii="Times New Roman" w:hAnsi="Times New Roman" w:eastAsia="Times New Roman" w:cs="Times New Roman"/>
          <w:b w:val="1"/>
          <w:bCs w:val="1"/>
          <w:i w:val="0"/>
          <w:iCs w:val="0"/>
          <w:noProof w:val="0"/>
          <w:sz w:val="24"/>
          <w:szCs w:val="24"/>
          <w:lang w:val="pt-BR"/>
        </w:rPr>
        <w:t>alt</w:t>
      </w:r>
      <w:r w:rsidRPr="79ED5846" w:rsidR="6C93CFA6">
        <w:rPr>
          <w:rFonts w:ascii="Times New Roman" w:hAnsi="Times New Roman" w:eastAsia="Times New Roman" w:cs="Times New Roman"/>
          <w:b w:val="1"/>
          <w:bCs w:val="1"/>
          <w:i w:val="0"/>
          <w:iCs w:val="0"/>
          <w:noProof w:val="0"/>
          <w:sz w:val="24"/>
          <w:szCs w:val="24"/>
          <w:lang w:val="pt-BR"/>
        </w:rPr>
        <w:t>)</w:t>
      </w:r>
      <w:bookmarkEnd w:id="698627768"/>
    </w:p>
    <w:p w:rsidR="6C93CFA6" w:rsidP="320543F7" w:rsidRDefault="6C93CFA6" w14:paraId="5CFEF22F" w14:textId="63F19DB6">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"Inicia montagem" ao "Sistema".</w:t>
      </w:r>
    </w:p>
    <w:p w:rsidR="6C93CFA6" w:rsidP="320543F7" w:rsidRDefault="6C93CFA6" w14:paraId="038FF2F7" w14:textId="33DDC5B0">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Verificação:</w:t>
      </w:r>
      <w:r w:rsidRPr="320543F7" w:rsidR="6C93CFA6">
        <w:rPr>
          <w:rFonts w:ascii="Times New Roman" w:hAnsi="Times New Roman" w:eastAsia="Times New Roman" w:cs="Times New Roman"/>
          <w:i w:val="0"/>
          <w:iCs w:val="0"/>
          <w:noProof w:val="0"/>
          <w:sz w:val="24"/>
          <w:szCs w:val="24"/>
          <w:lang w:val="pt-BR"/>
        </w:rPr>
        <w:t xml:space="preserve"> O "Sistema" verifica a autenticação com o "Serviço de Autenticação".</w:t>
      </w:r>
    </w:p>
    <w:p w:rsidR="6C93CFA6" w:rsidP="320543F7" w:rsidRDefault="6C93CFA6" w14:paraId="1D632E81" w14:textId="5D76EB78">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"Está logado":</w:t>
      </w:r>
    </w:p>
    <w:p w:rsidR="6C93CFA6" w:rsidP="320543F7" w:rsidRDefault="6C93CFA6" w14:paraId="611A83B6" w14:textId="7266F8D7">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Funcionalidade:</w:t>
      </w:r>
      <w:r w:rsidRPr="320543F7" w:rsidR="6C93CFA6">
        <w:rPr>
          <w:rFonts w:ascii="Times New Roman" w:hAnsi="Times New Roman" w:eastAsia="Times New Roman" w:cs="Times New Roman"/>
          <w:i w:val="0"/>
          <w:iCs w:val="0"/>
          <w:noProof w:val="0"/>
          <w:sz w:val="24"/>
          <w:szCs w:val="24"/>
          <w:lang w:val="pt-BR"/>
        </w:rPr>
        <w:t xml:space="preserve"> O "Sistema" responde com "Montagem com privilégios".</w:t>
      </w:r>
    </w:p>
    <w:p w:rsidR="6C93CFA6" w:rsidP="320543F7" w:rsidRDefault="6C93CFA6" w14:paraId="0C3AA633" w14:textId="447A7B93">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"Não logado":</w:t>
      </w:r>
    </w:p>
    <w:p w:rsidR="6C93CFA6" w:rsidP="320543F7" w:rsidRDefault="6C93CFA6" w14:paraId="5D535869" w14:textId="2C416509">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Funcionalidade:</w:t>
      </w:r>
      <w:r w:rsidRPr="320543F7" w:rsidR="6C93CFA6">
        <w:rPr>
          <w:rFonts w:ascii="Times New Roman" w:hAnsi="Times New Roman" w:eastAsia="Times New Roman" w:cs="Times New Roman"/>
          <w:i w:val="0"/>
          <w:iCs w:val="0"/>
          <w:noProof w:val="0"/>
          <w:sz w:val="24"/>
          <w:szCs w:val="24"/>
          <w:lang w:val="pt-BR"/>
        </w:rPr>
        <w:t xml:space="preserve"> O "Sistema" responde com "Montagem limitada + aviso".</w:t>
      </w:r>
    </w:p>
    <w:p w:rsidR="354CD29A" w:rsidP="320543F7" w:rsidRDefault="354CD29A" w14:paraId="3E501A52" w14:textId="6F28101F">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bookmarkStart w:name="_Toc595735520" w:id="293471287"/>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7.1.2. Descrição Detalhada de C</w:t>
      </w:r>
      <w:r w:rsidRPr="79ED5846" w:rsidR="50217C8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oleta de Requisitos</w:t>
      </w:r>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bookmarkEnd w:id="293471287"/>
    </w:p>
    <w:p w:rsidR="2995A78D" w:rsidP="320543F7" w:rsidRDefault="2995A78D" w14:paraId="2AE849F5" w14:textId="2A7CCA0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i w:val="0"/>
          <w:iCs w:val="0"/>
          <w:noProof w:val="0"/>
          <w:sz w:val="24"/>
          <w:szCs w:val="24"/>
          <w:lang w:val="pt-BR"/>
        </w:rPr>
        <w:t>O diagrama de sequência modela as interações entre o "Usuário",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o "Sistema" e os serviços de detecção de localização e clima para coletar todos os requisitos necessários para a montagem de um PC.</w:t>
      </w:r>
    </w:p>
    <w:p w:rsidR="2995A78D" w:rsidP="79ED5846" w:rsidRDefault="2995A78D" w14:paraId="387B6951" w14:textId="7CF1C0A3">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91186800" w:id="245218357"/>
      <w:r w:rsidRPr="79ED5846" w:rsidR="2995A78D">
        <w:rPr>
          <w:rFonts w:ascii="Times New Roman" w:hAnsi="Times New Roman" w:eastAsia="Times New Roman" w:cs="Times New Roman"/>
          <w:b w:val="1"/>
          <w:bCs w:val="1"/>
          <w:i w:val="0"/>
          <w:iCs w:val="0"/>
          <w:noProof w:val="0"/>
          <w:sz w:val="24"/>
          <w:szCs w:val="24"/>
          <w:lang w:val="pt-BR"/>
        </w:rPr>
        <w:t>Fluxo de Coleta de Dados Essenciais (Orçamento e Perfil)</w:t>
      </w:r>
      <w:bookmarkEnd w:id="245218357"/>
    </w:p>
    <w:p w:rsidR="2995A78D" w:rsidP="320543F7" w:rsidRDefault="2995A78D" w14:paraId="37358218" w14:textId="6EC10C26">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 Início:</w:t>
      </w:r>
      <w:r w:rsidRPr="320543F7" w:rsidR="2995A78D">
        <w:rPr>
          <w:rFonts w:ascii="Times New Roman" w:hAnsi="Times New Roman" w:eastAsia="Times New Roman" w:cs="Times New Roman"/>
          <w:i w:val="0"/>
          <w:iCs w:val="0"/>
          <w:noProof w:val="0"/>
          <w:sz w:val="24"/>
          <w:szCs w:val="24"/>
          <w:lang w:val="pt-BR"/>
        </w:rPr>
        <w:t xml:space="preserve"> O "Usuário" envia a mensagem "Acessa a funcionalidade 'Montar PC'".</w:t>
      </w:r>
    </w:p>
    <w:p w:rsidR="2995A78D" w:rsidP="320543F7" w:rsidRDefault="2995A78D" w14:paraId="5ED25E18" w14:textId="73CFE077">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2. Solicitação: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"Solicita Orçamento" para o "Usuário", que responde com "Fornece a informação".</w:t>
      </w:r>
    </w:p>
    <w:p w:rsidR="2995A78D" w:rsidP="320543F7" w:rsidRDefault="2995A78D" w14:paraId="5DDF3712" w14:textId="2C497AED">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3. Processamento: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"Envia Orçamento" para o "Sistema", que responde com uma "Confirma recebimento". Este ciclo se repete para o "Solicita o Perfil de Uso".</w:t>
      </w:r>
    </w:p>
    <w:p w:rsidR="2995A78D" w:rsidP="79ED5846" w:rsidRDefault="2995A78D" w14:paraId="28DA7A82" w14:textId="6847033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251966083" w:id="2131694454"/>
      <w:r w:rsidRPr="79ED5846" w:rsidR="2995A78D">
        <w:rPr>
          <w:rFonts w:ascii="Times New Roman" w:hAnsi="Times New Roman" w:eastAsia="Times New Roman" w:cs="Times New Roman"/>
          <w:b w:val="1"/>
          <w:bCs w:val="1"/>
          <w:i w:val="0"/>
          <w:iCs w:val="0"/>
          <w:noProof w:val="0"/>
          <w:sz w:val="24"/>
          <w:szCs w:val="24"/>
          <w:lang w:val="pt-BR"/>
        </w:rPr>
        <w:t xml:space="preserve">Fluxo de Coleta de Localização (Bloco </w:t>
      </w:r>
      <w:r w:rsidRPr="79ED5846" w:rsidR="2995A78D">
        <w:rPr>
          <w:rFonts w:ascii="Times New Roman" w:hAnsi="Times New Roman" w:eastAsia="Times New Roman" w:cs="Times New Roman"/>
          <w:b w:val="1"/>
          <w:bCs w:val="1"/>
          <w:i w:val="0"/>
          <w:iCs w:val="0"/>
          <w:noProof w:val="0"/>
          <w:sz w:val="24"/>
          <w:szCs w:val="24"/>
          <w:lang w:val="pt-BR"/>
        </w:rPr>
        <w:t>alt</w:t>
      </w:r>
      <w:r w:rsidRPr="79ED5846" w:rsidR="2995A78D">
        <w:rPr>
          <w:rFonts w:ascii="Times New Roman" w:hAnsi="Times New Roman" w:eastAsia="Times New Roman" w:cs="Times New Roman"/>
          <w:b w:val="1"/>
          <w:bCs w:val="1"/>
          <w:i w:val="0"/>
          <w:iCs w:val="0"/>
          <w:noProof w:val="0"/>
          <w:sz w:val="24"/>
          <w:szCs w:val="24"/>
          <w:lang w:val="pt-BR"/>
        </w:rPr>
        <w:t>)</w:t>
      </w:r>
      <w:bookmarkEnd w:id="2131694454"/>
    </w:p>
    <w:p w:rsidR="2995A78D" w:rsidP="320543F7" w:rsidRDefault="2995A78D" w14:paraId="5B47DC6B" w14:textId="04F0F8A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4. Decisão: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"Oferece usar localização para recomendação térmica" para o "Usuário", que deve decidir entre "Permite" ou "Recusa".</w:t>
      </w:r>
    </w:p>
    <w:p w:rsidR="2995A78D" w:rsidP="320543F7" w:rsidRDefault="2995A78D" w14:paraId="553387F8" w14:textId="20E15E16">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Cenário "Usuário permite a localização":</w:t>
      </w:r>
    </w:p>
    <w:p w:rsidR="2995A78D" w:rsidP="320543F7" w:rsidRDefault="2995A78D" w14:paraId="67569EE2" w14:textId="4EB33DF8">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5. Detecção: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SolicitaDeteccaoDeLocalizacao</w:t>
      </w:r>
      <w:r w:rsidRPr="320543F7" w:rsidR="2995A78D">
        <w:rPr>
          <w:rFonts w:ascii="Times New Roman" w:hAnsi="Times New Roman" w:eastAsia="Times New Roman" w:cs="Times New Roman"/>
          <w:i w:val="0"/>
          <w:iCs w:val="0"/>
          <w:noProof w:val="0"/>
          <w:sz w:val="24"/>
          <w:szCs w:val="24"/>
          <w:lang w:val="pt-BR"/>
        </w:rPr>
        <w:t>()" para o "Sistema", que aciona o "Serviço de Detecção de IP" com a mensagem "</w:t>
      </w:r>
      <w:r w:rsidRPr="320543F7" w:rsidR="2995A78D">
        <w:rPr>
          <w:rFonts w:ascii="Times New Roman" w:hAnsi="Times New Roman" w:eastAsia="Times New Roman" w:cs="Times New Roman"/>
          <w:i w:val="0"/>
          <w:iCs w:val="0"/>
          <w:noProof w:val="0"/>
          <w:sz w:val="24"/>
          <w:szCs w:val="24"/>
          <w:lang w:val="pt-BR"/>
        </w:rPr>
        <w:t>GetUserID</w:t>
      </w:r>
      <w:r w:rsidRPr="320543F7" w:rsidR="2995A78D">
        <w:rPr>
          <w:rFonts w:ascii="Times New Roman" w:hAnsi="Times New Roman" w:eastAsia="Times New Roman" w:cs="Times New Roman"/>
          <w:i w:val="0"/>
          <w:iCs w:val="0"/>
          <w:noProof w:val="0"/>
          <w:sz w:val="24"/>
          <w:szCs w:val="24"/>
          <w:lang w:val="pt-BR"/>
        </w:rPr>
        <w:t>()".</w:t>
      </w:r>
    </w:p>
    <w:p w:rsidR="2995A78D" w:rsidP="320543F7" w:rsidRDefault="2995A78D" w14:paraId="68131FE0" w14:textId="3BC3B4F3">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6. Obtenção de Temperatura:</w:t>
      </w:r>
      <w:r w:rsidRPr="320543F7" w:rsidR="2995A78D">
        <w:rPr>
          <w:rFonts w:ascii="Times New Roman" w:hAnsi="Times New Roman" w:eastAsia="Times New Roman" w:cs="Times New Roman"/>
          <w:i w:val="0"/>
          <w:iCs w:val="0"/>
          <w:noProof w:val="0"/>
          <w:sz w:val="24"/>
          <w:szCs w:val="24"/>
          <w:lang w:val="pt-BR"/>
        </w:rPr>
        <w:t xml:space="preserve"> O "Serviço de Detecção de IP" retorna o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IP)", que o "Sistema" usa para enviar a mensagem "</w:t>
      </w:r>
      <w:r w:rsidRPr="320543F7" w:rsidR="2995A78D">
        <w:rPr>
          <w:rFonts w:ascii="Times New Roman" w:hAnsi="Times New Roman" w:eastAsia="Times New Roman" w:cs="Times New Roman"/>
          <w:i w:val="0"/>
          <w:iCs w:val="0"/>
          <w:noProof w:val="0"/>
          <w:sz w:val="24"/>
          <w:szCs w:val="24"/>
          <w:lang w:val="pt-BR"/>
        </w:rPr>
        <w:t>GetTemperaturaPorIP</w:t>
      </w:r>
      <w:r w:rsidRPr="320543F7" w:rsidR="2995A78D">
        <w:rPr>
          <w:rFonts w:ascii="Times New Roman" w:hAnsi="Times New Roman" w:eastAsia="Times New Roman" w:cs="Times New Roman"/>
          <w:i w:val="0"/>
          <w:iCs w:val="0"/>
          <w:noProof w:val="0"/>
          <w:sz w:val="24"/>
          <w:szCs w:val="24"/>
          <w:lang w:val="pt-BR"/>
        </w:rPr>
        <w:t>(IP)" para o "Serviço de API de Clima".</w:t>
      </w:r>
    </w:p>
    <w:p w:rsidR="2995A78D" w:rsidP="320543F7" w:rsidRDefault="2995A78D" w14:paraId="417E25F5" w14:textId="35E820B7">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7. Resposta:</w:t>
      </w:r>
      <w:r w:rsidRPr="320543F7" w:rsidR="2995A78D">
        <w:rPr>
          <w:rFonts w:ascii="Times New Roman" w:hAnsi="Times New Roman" w:eastAsia="Times New Roman" w:cs="Times New Roman"/>
          <w:i w:val="0"/>
          <w:iCs w:val="0"/>
          <w:noProof w:val="0"/>
          <w:sz w:val="24"/>
          <w:szCs w:val="24"/>
          <w:lang w:val="pt-BR"/>
        </w:rPr>
        <w:t xml:space="preserve"> O "Serviço de API de Clima" retorna a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Temperatura)" para o "Sistema".</w:t>
      </w:r>
    </w:p>
    <w:p w:rsidR="2995A78D" w:rsidP="320543F7" w:rsidRDefault="2995A78D" w14:paraId="266E2BFE" w14:textId="03021E9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Cenário "Usuário recusa a localização":</w:t>
      </w:r>
    </w:p>
    <w:p w:rsidR="2995A78D" w:rsidP="320543F7" w:rsidRDefault="2995A78D" w14:paraId="4EE3F51A" w14:textId="22CEDBB4">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5. Solicitação Manual:</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xml:space="preserve">)" envia a mensagem "Solicita </w:t>
      </w:r>
      <w:r w:rsidRPr="320543F7" w:rsidR="2995A78D">
        <w:rPr>
          <w:rFonts w:ascii="Times New Roman" w:hAnsi="Times New Roman" w:eastAsia="Times New Roman" w:cs="Times New Roman"/>
          <w:i w:val="0"/>
          <w:iCs w:val="0"/>
          <w:noProof w:val="0"/>
          <w:sz w:val="24"/>
          <w:szCs w:val="24"/>
          <w:lang w:val="pt-BR"/>
        </w:rPr>
        <w:t>insercao</w:t>
      </w:r>
      <w:r w:rsidRPr="320543F7" w:rsidR="2995A78D">
        <w:rPr>
          <w:rFonts w:ascii="Times New Roman" w:hAnsi="Times New Roman" w:eastAsia="Times New Roman" w:cs="Times New Roman"/>
          <w:i w:val="0"/>
          <w:iCs w:val="0"/>
          <w:noProof w:val="0"/>
          <w:sz w:val="24"/>
          <w:szCs w:val="24"/>
          <w:lang w:val="pt-BR"/>
        </w:rPr>
        <w:t xml:space="preserve"> manual da temperatura" para o "Usuário".</w:t>
      </w:r>
    </w:p>
    <w:p w:rsidR="2995A78D" w:rsidP="320543F7" w:rsidRDefault="2995A78D" w14:paraId="5E95A431" w14:textId="5A4F8FD2">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6. Resposta Manual:</w:t>
      </w:r>
      <w:r w:rsidRPr="320543F7" w:rsidR="2995A78D">
        <w:rPr>
          <w:rFonts w:ascii="Times New Roman" w:hAnsi="Times New Roman" w:eastAsia="Times New Roman" w:cs="Times New Roman"/>
          <w:i w:val="0"/>
          <w:iCs w:val="0"/>
          <w:noProof w:val="0"/>
          <w:sz w:val="24"/>
          <w:szCs w:val="24"/>
          <w:lang w:val="pt-BR"/>
        </w:rPr>
        <w:t xml:space="preserve"> O "Usuário" responde com "</w:t>
      </w:r>
      <w:r w:rsidRPr="320543F7" w:rsidR="2995A78D">
        <w:rPr>
          <w:rFonts w:ascii="Times New Roman" w:hAnsi="Times New Roman" w:eastAsia="Times New Roman" w:cs="Times New Roman"/>
          <w:i w:val="0"/>
          <w:iCs w:val="0"/>
          <w:noProof w:val="0"/>
          <w:sz w:val="24"/>
          <w:szCs w:val="24"/>
          <w:lang w:val="pt-BR"/>
        </w:rPr>
        <w:t>Insere(</w:t>
      </w:r>
      <w:r w:rsidRPr="320543F7" w:rsidR="2995A78D">
        <w:rPr>
          <w:rFonts w:ascii="Times New Roman" w:hAnsi="Times New Roman" w:eastAsia="Times New Roman" w:cs="Times New Roman"/>
          <w:i w:val="0"/>
          <w:iCs w:val="0"/>
          <w:noProof w:val="0"/>
          <w:sz w:val="24"/>
          <w:szCs w:val="24"/>
          <w:lang w:val="pt-BR"/>
        </w:rPr>
        <w:t>Temperatura)", 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Envia(</w:t>
      </w:r>
      <w:r w:rsidRPr="320543F7" w:rsidR="2995A78D">
        <w:rPr>
          <w:rFonts w:ascii="Times New Roman" w:hAnsi="Times New Roman" w:eastAsia="Times New Roman" w:cs="Times New Roman"/>
          <w:i w:val="0"/>
          <w:iCs w:val="0"/>
          <w:noProof w:val="0"/>
          <w:sz w:val="24"/>
          <w:szCs w:val="24"/>
          <w:lang w:val="pt-BR"/>
        </w:rPr>
        <w:t>TemperaturaManual</w:t>
      </w:r>
      <w:r w:rsidRPr="320543F7" w:rsidR="2995A78D">
        <w:rPr>
          <w:rFonts w:ascii="Times New Roman" w:hAnsi="Times New Roman" w:eastAsia="Times New Roman" w:cs="Times New Roman"/>
          <w:i w:val="0"/>
          <w:iCs w:val="0"/>
          <w:noProof w:val="0"/>
          <w:sz w:val="24"/>
          <w:szCs w:val="24"/>
          <w:lang w:val="pt-BR"/>
        </w:rPr>
        <w:t>)" para o "Sistema".</w:t>
      </w:r>
    </w:p>
    <w:p w:rsidR="2995A78D" w:rsidP="320543F7" w:rsidRDefault="2995A78D" w14:paraId="1E2521DF" w14:textId="56426EAB">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7. Confirmação:</w:t>
      </w:r>
      <w:r w:rsidRPr="320543F7" w:rsidR="2995A78D">
        <w:rPr>
          <w:rFonts w:ascii="Times New Roman" w:hAnsi="Times New Roman" w:eastAsia="Times New Roman" w:cs="Times New Roman"/>
          <w:i w:val="0"/>
          <w:iCs w:val="0"/>
          <w:noProof w:val="0"/>
          <w:sz w:val="24"/>
          <w:szCs w:val="24"/>
          <w:lang w:val="pt-BR"/>
        </w:rPr>
        <w:t xml:space="preserve"> O "Sistema" retorna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TemperaturaOK</w:t>
      </w:r>
      <w:r w:rsidRPr="320543F7" w:rsidR="2995A78D">
        <w:rPr>
          <w:rFonts w:ascii="Times New Roman" w:hAnsi="Times New Roman" w:eastAsia="Times New Roman" w:cs="Times New Roman"/>
          <w:i w:val="0"/>
          <w:iCs w:val="0"/>
          <w:noProof w:val="0"/>
          <w:sz w:val="24"/>
          <w:szCs w:val="24"/>
          <w:lang w:val="pt-BR"/>
        </w:rPr>
        <w:t>)" para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w:t>
      </w:r>
    </w:p>
    <w:p w:rsidR="2995A78D" w:rsidP="79ED5846" w:rsidRDefault="2995A78D" w14:paraId="0EF64261" w14:textId="5C45499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05688180" w:id="984389524"/>
      <w:r w:rsidRPr="79ED5846" w:rsidR="2995A78D">
        <w:rPr>
          <w:rFonts w:ascii="Times New Roman" w:hAnsi="Times New Roman" w:eastAsia="Times New Roman" w:cs="Times New Roman"/>
          <w:b w:val="1"/>
          <w:bCs w:val="1"/>
          <w:i w:val="0"/>
          <w:iCs w:val="0"/>
          <w:noProof w:val="0"/>
          <w:sz w:val="24"/>
          <w:szCs w:val="24"/>
          <w:lang w:val="pt-BR"/>
        </w:rPr>
        <w:t xml:space="preserve">Fluxo de Coleta de Requisitos Adicionais (Bloco </w:t>
      </w:r>
      <w:r w:rsidRPr="79ED5846" w:rsidR="2995A78D">
        <w:rPr>
          <w:rFonts w:ascii="Times New Roman" w:hAnsi="Times New Roman" w:eastAsia="Times New Roman" w:cs="Times New Roman"/>
          <w:b w:val="1"/>
          <w:bCs w:val="1"/>
          <w:i w:val="0"/>
          <w:iCs w:val="0"/>
          <w:noProof w:val="0"/>
          <w:sz w:val="24"/>
          <w:szCs w:val="24"/>
          <w:lang w:val="pt-BR"/>
        </w:rPr>
        <w:t>loop</w:t>
      </w:r>
      <w:r w:rsidRPr="79ED5846" w:rsidR="2995A78D">
        <w:rPr>
          <w:rFonts w:ascii="Times New Roman" w:hAnsi="Times New Roman" w:eastAsia="Times New Roman" w:cs="Times New Roman"/>
          <w:b w:val="1"/>
          <w:bCs w:val="1"/>
          <w:i w:val="0"/>
          <w:iCs w:val="0"/>
          <w:noProof w:val="0"/>
          <w:sz w:val="24"/>
          <w:szCs w:val="24"/>
          <w:lang w:val="pt-BR"/>
        </w:rPr>
        <w:t>)</w:t>
      </w:r>
      <w:bookmarkEnd w:id="984389524"/>
    </w:p>
    <w:p w:rsidR="2995A78D" w:rsidP="320543F7" w:rsidRDefault="2995A78D" w14:paraId="17F34182" w14:textId="1D561C0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8. Loop de Coleta:</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inicia um loop que dura "até que os requisitos para o perfil sejam suficientes". Dentro do loop, o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"Solicita próximo requisito" e o "Usuário" responde com "</w:t>
      </w:r>
      <w:r w:rsidRPr="320543F7" w:rsidR="2995A78D">
        <w:rPr>
          <w:rFonts w:ascii="Times New Roman" w:hAnsi="Times New Roman" w:eastAsia="Times New Roman" w:cs="Times New Roman"/>
          <w:i w:val="0"/>
          <w:iCs w:val="0"/>
          <w:noProof w:val="0"/>
          <w:sz w:val="24"/>
          <w:szCs w:val="24"/>
          <w:lang w:val="pt-BR"/>
        </w:rPr>
        <w:t>Fornece(</w:t>
      </w:r>
      <w:r w:rsidRPr="320543F7" w:rsidR="2995A78D">
        <w:rPr>
          <w:rFonts w:ascii="Times New Roman" w:hAnsi="Times New Roman" w:eastAsia="Times New Roman" w:cs="Times New Roman"/>
          <w:i w:val="0"/>
          <w:iCs w:val="0"/>
          <w:noProof w:val="0"/>
          <w:sz w:val="24"/>
          <w:szCs w:val="24"/>
          <w:lang w:val="pt-BR"/>
        </w:rPr>
        <w:t>Requisito)".</w:t>
      </w:r>
    </w:p>
    <w:p w:rsidR="2995A78D" w:rsidP="320543F7" w:rsidRDefault="2995A78D" w14:paraId="499A774E" w14:textId="307E3A9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9. Processamento Interno: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Envia(</w:t>
      </w:r>
      <w:r w:rsidRPr="320543F7" w:rsidR="2995A78D">
        <w:rPr>
          <w:rFonts w:ascii="Times New Roman" w:hAnsi="Times New Roman" w:eastAsia="Times New Roman" w:cs="Times New Roman"/>
          <w:i w:val="0"/>
          <w:iCs w:val="0"/>
          <w:noProof w:val="0"/>
          <w:sz w:val="24"/>
          <w:szCs w:val="24"/>
          <w:lang w:val="pt-BR"/>
        </w:rPr>
        <w:t>Requisito)" para o "Sistema", que retorna uma "Confirmação". Este ciclo se repete até que a condição do loop seja satisfeita.</w:t>
      </w:r>
    </w:p>
    <w:p w:rsidR="2995A78D" w:rsidP="79ED5846" w:rsidRDefault="2995A78D" w14:paraId="24E03836" w14:textId="286D7FC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87350396" w:id="689677105"/>
      <w:r w:rsidRPr="79ED5846" w:rsidR="2995A78D">
        <w:rPr>
          <w:rFonts w:ascii="Times New Roman" w:hAnsi="Times New Roman" w:eastAsia="Times New Roman" w:cs="Times New Roman"/>
          <w:b w:val="1"/>
          <w:bCs w:val="1"/>
          <w:i w:val="0"/>
          <w:iCs w:val="0"/>
          <w:noProof w:val="0"/>
          <w:sz w:val="24"/>
          <w:szCs w:val="24"/>
          <w:lang w:val="pt-BR"/>
        </w:rPr>
        <w:t>Finalização do Fluxo</w:t>
      </w:r>
      <w:bookmarkEnd w:id="689677105"/>
    </w:p>
    <w:p w:rsidR="2995A78D" w:rsidP="320543F7" w:rsidRDefault="2995A78D" w14:paraId="3CDB3707" w14:textId="177D17B0">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10. Conclusão:</w:t>
      </w:r>
      <w:r w:rsidRPr="320543F7" w:rsidR="2995A78D">
        <w:rPr>
          <w:rFonts w:ascii="Times New Roman" w:hAnsi="Times New Roman" w:eastAsia="Times New Roman" w:cs="Times New Roman"/>
          <w:i w:val="0"/>
          <w:iCs w:val="0"/>
          <w:noProof w:val="0"/>
          <w:sz w:val="24"/>
          <w:szCs w:val="24"/>
          <w:lang w:val="pt-BR"/>
        </w:rPr>
        <w:t xml:space="preserve"> Após o loop, o "Sistema" executa a mensagem "</w:t>
      </w:r>
      <w:r w:rsidRPr="320543F7" w:rsidR="2995A78D">
        <w:rPr>
          <w:rFonts w:ascii="Times New Roman" w:hAnsi="Times New Roman" w:eastAsia="Times New Roman" w:cs="Times New Roman"/>
          <w:i w:val="0"/>
          <w:iCs w:val="0"/>
          <w:noProof w:val="0"/>
          <w:sz w:val="24"/>
          <w:szCs w:val="24"/>
          <w:lang w:val="pt-BR"/>
        </w:rPr>
        <w:t>FinalizarColetaDeDados</w:t>
      </w:r>
      <w:r w:rsidRPr="320543F7" w:rsidR="2995A78D">
        <w:rPr>
          <w:rFonts w:ascii="Times New Roman" w:hAnsi="Times New Roman" w:eastAsia="Times New Roman" w:cs="Times New Roman"/>
          <w:i w:val="0"/>
          <w:iCs w:val="0"/>
          <w:noProof w:val="0"/>
          <w:sz w:val="24"/>
          <w:szCs w:val="24"/>
          <w:lang w:val="pt-BR"/>
        </w:rPr>
        <w:t>()" e, em seguida, a mensagem "</w:t>
      </w:r>
      <w:r w:rsidRPr="320543F7" w:rsidR="2995A78D">
        <w:rPr>
          <w:rFonts w:ascii="Times New Roman" w:hAnsi="Times New Roman" w:eastAsia="Times New Roman" w:cs="Times New Roman"/>
          <w:i w:val="0"/>
          <w:iCs w:val="0"/>
          <w:noProof w:val="0"/>
          <w:sz w:val="24"/>
          <w:szCs w:val="24"/>
          <w:lang w:val="pt-BR"/>
        </w:rPr>
        <w:t>ArmazenaPreferencias</w:t>
      </w:r>
      <w:r w:rsidRPr="320543F7" w:rsidR="2995A78D">
        <w:rPr>
          <w:rFonts w:ascii="Times New Roman" w:hAnsi="Times New Roman" w:eastAsia="Times New Roman" w:cs="Times New Roman"/>
          <w:i w:val="0"/>
          <w:iCs w:val="0"/>
          <w:noProof w:val="0"/>
          <w:sz w:val="24"/>
          <w:szCs w:val="24"/>
          <w:lang w:val="pt-BR"/>
        </w:rPr>
        <w:t>(</w:t>
      </w:r>
      <w:r w:rsidRPr="320543F7" w:rsidR="2995A78D">
        <w:rPr>
          <w:rFonts w:ascii="Times New Roman" w:hAnsi="Times New Roman" w:eastAsia="Times New Roman" w:cs="Times New Roman"/>
          <w:i w:val="0"/>
          <w:iCs w:val="0"/>
          <w:noProof w:val="0"/>
          <w:sz w:val="24"/>
          <w:szCs w:val="24"/>
          <w:lang w:val="pt-BR"/>
        </w:rPr>
        <w:t>TodosOsDados</w:t>
      </w:r>
      <w:r w:rsidRPr="320543F7" w:rsidR="2995A78D">
        <w:rPr>
          <w:rFonts w:ascii="Times New Roman" w:hAnsi="Times New Roman" w:eastAsia="Times New Roman" w:cs="Times New Roman"/>
          <w:i w:val="0"/>
          <w:iCs w:val="0"/>
          <w:noProof w:val="0"/>
          <w:sz w:val="24"/>
          <w:szCs w:val="24"/>
          <w:lang w:val="pt-BR"/>
        </w:rPr>
        <w:t>)" em si mesmo, para persistir as informações.</w:t>
      </w:r>
    </w:p>
    <w:p w:rsidR="2995A78D" w:rsidP="320543F7" w:rsidRDefault="2995A78D" w14:paraId="0AE4AA04" w14:textId="33EEA9E1">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11. Notificação Final:</w:t>
      </w:r>
      <w:r w:rsidRPr="320543F7" w:rsidR="2995A78D">
        <w:rPr>
          <w:rFonts w:ascii="Times New Roman" w:hAnsi="Times New Roman" w:eastAsia="Times New Roman" w:cs="Times New Roman"/>
          <w:i w:val="0"/>
          <w:iCs w:val="0"/>
          <w:noProof w:val="0"/>
          <w:sz w:val="24"/>
          <w:szCs w:val="24"/>
          <w:lang w:val="pt-BR"/>
        </w:rPr>
        <w:t xml:space="preserve"> O "Sistema" retorna uma "</w:t>
      </w:r>
      <w:r w:rsidRPr="320543F7" w:rsidR="2995A78D">
        <w:rPr>
          <w:rFonts w:ascii="Times New Roman" w:hAnsi="Times New Roman" w:eastAsia="Times New Roman" w:cs="Times New Roman"/>
          <w:i w:val="0"/>
          <w:iCs w:val="0"/>
          <w:noProof w:val="0"/>
          <w:sz w:val="24"/>
          <w:szCs w:val="24"/>
          <w:lang w:val="pt-BR"/>
        </w:rPr>
        <w:t>ConfirmaçãoFinal</w:t>
      </w:r>
      <w:r w:rsidRPr="320543F7" w:rsidR="2995A78D">
        <w:rPr>
          <w:rFonts w:ascii="Times New Roman" w:hAnsi="Times New Roman" w:eastAsia="Times New Roman" w:cs="Times New Roman"/>
          <w:i w:val="0"/>
          <w:iCs w:val="0"/>
          <w:noProof w:val="0"/>
          <w:sz w:val="24"/>
          <w:szCs w:val="24"/>
          <w:lang w:val="pt-BR"/>
        </w:rPr>
        <w:t>" para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que exibe a mensagem "Exibe confirmação e avança para a próxima etapa" para o "Usuário".</w:t>
      </w:r>
    </w:p>
    <w:p w:rsidR="354CD29A" w:rsidP="320543F7" w:rsidRDefault="354CD29A" w14:paraId="12CF03E0" w14:textId="222C7FFD">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bookmarkStart w:name="_Toc1309376728" w:id="1195074112"/>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7.1.3. Descrição Detalhada de </w:t>
      </w:r>
      <w:r w:rsidRPr="79ED5846" w:rsidR="1C3965C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bookmarkEnd w:id="1195074112"/>
    </w:p>
    <w:p w:rsidR="03229EAB" w:rsidP="320543F7" w:rsidRDefault="03229EAB" w14:paraId="537B992D" w14:textId="00236003">
      <w:p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i w:val="0"/>
          <w:iCs w:val="0"/>
          <w:noProof w:val="0"/>
          <w:sz w:val="24"/>
          <w:szCs w:val="24"/>
          <w:lang w:val="pt-BR"/>
        </w:rPr>
        <w:t>O diagrama de sequência detalha o fluxo de interações entre os objetos "Usuário", "Interface", "Sistema" e diversos serviços (IA, Validador, API de Preços e Geolocalização) para a funcionalidade de configuração automatizada de um PC. O processo é dividido em três fases principais: coleta de dados, geração da sugestão e a decisão do usuário.</w:t>
      </w:r>
    </w:p>
    <w:p w:rsidR="03229EAB" w:rsidP="79ED5846" w:rsidRDefault="03229EAB" w14:paraId="7B947678" w14:textId="133377E8">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333130124" w:id="302608949"/>
      <w:r w:rsidRPr="79ED5846" w:rsidR="03229EAB">
        <w:rPr>
          <w:rFonts w:ascii="Times New Roman" w:hAnsi="Times New Roman" w:eastAsia="Times New Roman" w:cs="Times New Roman"/>
          <w:b w:val="1"/>
          <w:bCs w:val="1"/>
          <w:i w:val="0"/>
          <w:iCs w:val="0"/>
          <w:noProof w:val="0"/>
          <w:sz w:val="24"/>
          <w:szCs w:val="24"/>
          <w:lang w:val="pt-BR"/>
        </w:rPr>
        <w:t>Fluxo de Coleta de Dados</w:t>
      </w:r>
      <w:bookmarkEnd w:id="302608949"/>
    </w:p>
    <w:p w:rsidR="03229EAB" w:rsidP="320543F7" w:rsidRDefault="03229EAB" w14:paraId="45DE1755" w14:textId="7B38CB87">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1. Início e Solicitação:</w:t>
      </w:r>
      <w:r w:rsidRPr="320543F7" w:rsidR="03229EAB">
        <w:rPr>
          <w:rFonts w:ascii="Times New Roman" w:hAnsi="Times New Roman" w:eastAsia="Times New Roman" w:cs="Times New Roman"/>
          <w:i w:val="0"/>
          <w:iCs w:val="0"/>
          <w:noProof w:val="0"/>
          <w:sz w:val="24"/>
          <w:szCs w:val="24"/>
          <w:lang w:val="pt-BR"/>
        </w:rPr>
        <w:t xml:space="preserve"> O "Usuário" envia a mensagem "Acessa 'Montar PC'", e a "Interface" responde com a mensagem "Solicita orçamento, perfil e ambiente".</w:t>
      </w:r>
    </w:p>
    <w:p w:rsidR="03229EAB" w:rsidP="320543F7" w:rsidRDefault="03229EAB" w14:paraId="2CF24B32" w14:textId="364A4E96">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2. Envio de Dados:</w:t>
      </w:r>
      <w:r w:rsidRPr="320543F7" w:rsidR="03229EAB">
        <w:rPr>
          <w:rFonts w:ascii="Times New Roman" w:hAnsi="Times New Roman" w:eastAsia="Times New Roman" w:cs="Times New Roman"/>
          <w:i w:val="0"/>
          <w:iCs w:val="0"/>
          <w:noProof w:val="0"/>
          <w:sz w:val="24"/>
          <w:szCs w:val="24"/>
          <w:lang w:val="pt-BR"/>
        </w:rPr>
        <w:t xml:space="preserve"> O "Usuário" envia a mensagem "Informa dados" para a "Interface", que a repassa para o "Sistema" com "Envia dados do usuário".</w:t>
      </w:r>
    </w:p>
    <w:p w:rsidR="03229EAB" w:rsidP="320543F7" w:rsidRDefault="03229EAB" w14:paraId="6EB5663B" w14:textId="22209AA4">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 xml:space="preserve">3. Coleta de Localização (Bloco </w:t>
      </w:r>
      <w:r w:rsidRPr="320543F7" w:rsidR="03229EAB">
        <w:rPr>
          <w:rFonts w:ascii="Times New Roman" w:hAnsi="Times New Roman" w:eastAsia="Times New Roman" w:cs="Times New Roman"/>
          <w:b w:val="1"/>
          <w:bCs w:val="1"/>
          <w:i w:val="0"/>
          <w:iCs w:val="0"/>
          <w:noProof w:val="0"/>
          <w:sz w:val="24"/>
          <w:szCs w:val="24"/>
          <w:lang w:val="pt-BR"/>
        </w:rPr>
        <w:t>alt</w:t>
      </w:r>
      <w:r w:rsidRPr="320543F7" w:rsidR="03229EAB">
        <w:rPr>
          <w:rFonts w:ascii="Times New Roman" w:hAnsi="Times New Roman" w:eastAsia="Times New Roman" w:cs="Times New Roman"/>
          <w:b w:val="1"/>
          <w:bCs w:val="1"/>
          <w:i w:val="0"/>
          <w:iCs w:val="0"/>
          <w:noProof w:val="0"/>
          <w:sz w:val="24"/>
          <w:szCs w:val="24"/>
          <w:lang w:val="pt-BR"/>
        </w:rPr>
        <w:t>):</w:t>
      </w:r>
      <w:r w:rsidRPr="320543F7" w:rsidR="03229EAB">
        <w:rPr>
          <w:rFonts w:ascii="Times New Roman" w:hAnsi="Times New Roman" w:eastAsia="Times New Roman" w:cs="Times New Roman"/>
          <w:i w:val="0"/>
          <w:iCs w:val="0"/>
          <w:noProof w:val="0"/>
          <w:sz w:val="24"/>
          <w:szCs w:val="24"/>
          <w:lang w:val="pt-BR"/>
        </w:rPr>
        <w:t xml:space="preserve"> O "Sistema" solicita a temperatura do ambiente.</w:t>
      </w:r>
    </w:p>
    <w:p w:rsidR="03229EAB" w:rsidP="320543F7" w:rsidRDefault="03229EAB" w14:paraId="4853497C" w14:textId="07B39029">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Permissão Concedida:</w:t>
      </w:r>
      <w:r w:rsidRPr="320543F7" w:rsidR="03229EAB">
        <w:rPr>
          <w:rFonts w:ascii="Times New Roman" w:hAnsi="Times New Roman" w:eastAsia="Times New Roman" w:cs="Times New Roman"/>
          <w:i w:val="0"/>
          <w:iCs w:val="0"/>
          <w:noProof w:val="0"/>
          <w:sz w:val="24"/>
          <w:szCs w:val="24"/>
          <w:lang w:val="pt-BR"/>
        </w:rPr>
        <w:t xml:space="preserve"> O "Sistema" envia a mensagem "Solicita cidade/IP" para o "Serviço de Geolocalização", que retorna a "Retorna temperatura".</w:t>
      </w:r>
    </w:p>
    <w:p w:rsidR="03229EAB" w:rsidP="320543F7" w:rsidRDefault="03229EAB" w14:paraId="71EA2275" w14:textId="66E47CC0">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Permissão Negada:</w:t>
      </w:r>
      <w:r w:rsidRPr="320543F7" w:rsidR="03229EAB">
        <w:rPr>
          <w:rFonts w:ascii="Times New Roman" w:hAnsi="Times New Roman" w:eastAsia="Times New Roman" w:cs="Times New Roman"/>
          <w:i w:val="0"/>
          <w:iCs w:val="0"/>
          <w:noProof w:val="0"/>
          <w:sz w:val="24"/>
          <w:szCs w:val="24"/>
          <w:lang w:val="pt-BR"/>
        </w:rPr>
        <w:t xml:space="preserve"> O "Usuário" fornece a "Informa temperatura manualmente".</w:t>
      </w:r>
    </w:p>
    <w:p w:rsidR="03229EAB" w:rsidP="79ED5846" w:rsidRDefault="03229EAB" w14:paraId="4A7654C3" w14:textId="3440FF5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229847970" w:id="1554514310"/>
      <w:r w:rsidRPr="79ED5846" w:rsidR="03229EAB">
        <w:rPr>
          <w:rFonts w:ascii="Times New Roman" w:hAnsi="Times New Roman" w:eastAsia="Times New Roman" w:cs="Times New Roman"/>
          <w:b w:val="1"/>
          <w:bCs w:val="1"/>
          <w:i w:val="0"/>
          <w:iCs w:val="0"/>
          <w:noProof w:val="0"/>
          <w:sz w:val="24"/>
          <w:szCs w:val="24"/>
          <w:lang w:val="pt-BR"/>
        </w:rPr>
        <w:t>Fluxo de Geração da Sugestão</w:t>
      </w:r>
      <w:bookmarkEnd w:id="1554514310"/>
    </w:p>
    <w:p w:rsidR="03229EAB" w:rsidP="320543F7" w:rsidRDefault="03229EAB" w14:paraId="1CCBCCDC" w14:textId="3CE24DF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4. Processamento da IA:</w:t>
      </w:r>
      <w:r w:rsidRPr="320543F7" w:rsidR="03229EAB">
        <w:rPr>
          <w:rFonts w:ascii="Times New Roman" w:hAnsi="Times New Roman" w:eastAsia="Times New Roman" w:cs="Times New Roman"/>
          <w:i w:val="0"/>
          <w:iCs w:val="0"/>
          <w:noProof w:val="0"/>
          <w:sz w:val="24"/>
          <w:szCs w:val="24"/>
          <w:lang w:val="pt-BR"/>
        </w:rPr>
        <w:t xml:space="preserve"> O "Sistema" envia a mensagem "Processar dados e gerar sugestão de peças" para a "IA de Recomendação", que retorna a "Retorna build sugerida".</w:t>
      </w:r>
    </w:p>
    <w:p w:rsidR="03229EAB" w:rsidP="320543F7" w:rsidRDefault="03229EAB" w14:paraId="48D93837" w14:textId="064FF80E">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5. Validação:</w:t>
      </w:r>
      <w:r w:rsidRPr="320543F7" w:rsidR="03229EAB">
        <w:rPr>
          <w:rFonts w:ascii="Times New Roman" w:hAnsi="Times New Roman" w:eastAsia="Times New Roman" w:cs="Times New Roman"/>
          <w:i w:val="0"/>
          <w:iCs w:val="0"/>
          <w:noProof w:val="0"/>
          <w:sz w:val="24"/>
          <w:szCs w:val="24"/>
          <w:lang w:val="pt-BR"/>
        </w:rPr>
        <w:t xml:space="preserve"> O "Sistema" envia a mensagem "Verificar compatibilidade das peças" para o "Validador de Compatibilidade", que retorna "Compatível / Incompatível".</w:t>
      </w:r>
    </w:p>
    <w:p w:rsidR="03229EAB" w:rsidP="320543F7" w:rsidRDefault="03229EAB" w14:paraId="68D983E5" w14:textId="2132271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6. Busca de Preços:</w:t>
      </w:r>
      <w:r w:rsidRPr="320543F7" w:rsidR="03229EAB">
        <w:rPr>
          <w:rFonts w:ascii="Times New Roman" w:hAnsi="Times New Roman" w:eastAsia="Times New Roman" w:cs="Times New Roman"/>
          <w:i w:val="0"/>
          <w:iCs w:val="0"/>
          <w:noProof w:val="0"/>
          <w:sz w:val="24"/>
          <w:szCs w:val="24"/>
          <w:lang w:val="pt-BR"/>
        </w:rPr>
        <w:t xml:space="preserve"> O "Sistema" envia a mensagem "Buscar links e valores atualizados" para a "API de Preços", que responde com "Retorna links de compra".</w:t>
      </w:r>
    </w:p>
    <w:p w:rsidR="03229EAB" w:rsidP="320543F7" w:rsidRDefault="03229EAB" w14:paraId="08571E8C" w14:textId="0DDB0E89">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7. Exibição:</w:t>
      </w:r>
      <w:r w:rsidRPr="320543F7" w:rsidR="03229EAB">
        <w:rPr>
          <w:rFonts w:ascii="Times New Roman" w:hAnsi="Times New Roman" w:eastAsia="Times New Roman" w:cs="Times New Roman"/>
          <w:i w:val="0"/>
          <w:iCs w:val="0"/>
          <w:noProof w:val="0"/>
          <w:sz w:val="24"/>
          <w:szCs w:val="24"/>
          <w:lang w:val="pt-BR"/>
        </w:rPr>
        <w:t xml:space="preserve"> O "Sistema" exibe a "Exibe build sugerida + preços + justificativas" na "Interface" para o "Usuário".</w:t>
      </w:r>
    </w:p>
    <w:p w:rsidR="03229EAB" w:rsidP="79ED5846" w:rsidRDefault="03229EAB" w14:paraId="30A2013B" w14:textId="20FD557A">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57697957" w:id="2039071820"/>
      <w:r w:rsidRPr="79ED5846" w:rsidR="03229EAB">
        <w:rPr>
          <w:rFonts w:ascii="Times New Roman" w:hAnsi="Times New Roman" w:eastAsia="Times New Roman" w:cs="Times New Roman"/>
          <w:b w:val="1"/>
          <w:bCs w:val="1"/>
          <w:i w:val="0"/>
          <w:iCs w:val="0"/>
          <w:noProof w:val="0"/>
          <w:sz w:val="24"/>
          <w:szCs w:val="24"/>
          <w:lang w:val="pt-BR"/>
        </w:rPr>
        <w:t xml:space="preserve">Fluxo de Decisão do Usuário (Bloco </w:t>
      </w:r>
      <w:r w:rsidRPr="79ED5846" w:rsidR="03229EAB">
        <w:rPr>
          <w:rFonts w:ascii="Times New Roman" w:hAnsi="Times New Roman" w:eastAsia="Times New Roman" w:cs="Times New Roman"/>
          <w:b w:val="1"/>
          <w:bCs w:val="1"/>
          <w:i w:val="0"/>
          <w:iCs w:val="0"/>
          <w:noProof w:val="0"/>
          <w:sz w:val="24"/>
          <w:szCs w:val="24"/>
          <w:lang w:val="pt-BR"/>
        </w:rPr>
        <w:t>alt</w:t>
      </w:r>
      <w:r w:rsidRPr="79ED5846" w:rsidR="03229EAB">
        <w:rPr>
          <w:rFonts w:ascii="Times New Roman" w:hAnsi="Times New Roman" w:eastAsia="Times New Roman" w:cs="Times New Roman"/>
          <w:b w:val="1"/>
          <w:bCs w:val="1"/>
          <w:i w:val="0"/>
          <w:iCs w:val="0"/>
          <w:noProof w:val="0"/>
          <w:sz w:val="24"/>
          <w:szCs w:val="24"/>
          <w:lang w:val="pt-BR"/>
        </w:rPr>
        <w:t>)</w:t>
      </w:r>
      <w:bookmarkEnd w:id="2039071820"/>
    </w:p>
    <w:p w:rsidR="03229EAB" w:rsidP="320543F7" w:rsidRDefault="03229EAB" w14:paraId="05307746" w14:textId="560F56B9">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8. Decisão do Usuário:</w:t>
      </w:r>
      <w:r w:rsidRPr="320543F7" w:rsidR="03229EAB">
        <w:rPr>
          <w:rFonts w:ascii="Times New Roman" w:hAnsi="Times New Roman" w:eastAsia="Times New Roman" w:cs="Times New Roman"/>
          <w:i w:val="0"/>
          <w:iCs w:val="0"/>
          <w:noProof w:val="0"/>
          <w:sz w:val="24"/>
          <w:szCs w:val="24"/>
          <w:lang w:val="pt-BR"/>
        </w:rPr>
        <w:t xml:space="preserve"> O processo aguarda a decisão do "Usuário" com a mensagem "Aceita ou rejeita sugestão".</w:t>
      </w:r>
    </w:p>
    <w:p w:rsidR="03229EAB" w:rsidP="320543F7" w:rsidRDefault="03229EAB" w14:paraId="6A69D4CD" w14:textId="62A47AAC">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 xml:space="preserve">Cenário de Aceitação (Bloco </w:t>
      </w:r>
      <w:r w:rsidRPr="320543F7" w:rsidR="03229EAB">
        <w:rPr>
          <w:rFonts w:ascii="Times New Roman" w:hAnsi="Times New Roman" w:eastAsia="Times New Roman" w:cs="Times New Roman"/>
          <w:b w:val="1"/>
          <w:bCs w:val="1"/>
          <w:i w:val="0"/>
          <w:iCs w:val="0"/>
          <w:noProof w:val="0"/>
          <w:sz w:val="24"/>
          <w:szCs w:val="24"/>
          <w:lang w:val="pt-BR"/>
        </w:rPr>
        <w:t>alt</w:t>
      </w:r>
      <w:r w:rsidRPr="320543F7" w:rsidR="03229EAB">
        <w:rPr>
          <w:rFonts w:ascii="Times New Roman" w:hAnsi="Times New Roman" w:eastAsia="Times New Roman" w:cs="Times New Roman"/>
          <w:b w:val="1"/>
          <w:bCs w:val="1"/>
          <w:i w:val="0"/>
          <w:iCs w:val="0"/>
          <w:noProof w:val="0"/>
          <w:sz w:val="24"/>
          <w:szCs w:val="24"/>
          <w:lang w:val="pt-BR"/>
        </w:rPr>
        <w:t xml:space="preserve"> aninhado):</w:t>
      </w:r>
    </w:p>
    <w:p w:rsidR="03229EAB" w:rsidP="320543F7" w:rsidRDefault="03229EAB" w14:paraId="42A9241C" w14:textId="0A197AFA">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"Está logado":</w:t>
      </w:r>
      <w:r w:rsidRPr="320543F7" w:rsidR="03229EAB">
        <w:rPr>
          <w:rFonts w:ascii="Times New Roman" w:hAnsi="Times New Roman" w:eastAsia="Times New Roman" w:cs="Times New Roman"/>
          <w:i w:val="0"/>
          <w:iCs w:val="0"/>
          <w:noProof w:val="0"/>
          <w:sz w:val="24"/>
          <w:szCs w:val="24"/>
          <w:lang w:val="pt-BR"/>
        </w:rPr>
        <w:t xml:space="preserve"> O "Sistema" envia "Salvar/exportar build (CU1)" para o banco de dados e retorna uma "Confirmação de salvamento" para a "Interface".</w:t>
      </w:r>
    </w:p>
    <w:p w:rsidR="03229EAB" w:rsidP="320543F7" w:rsidRDefault="03229EAB" w14:paraId="7D01B758" w14:textId="6ED44966">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"Não logado":</w:t>
      </w:r>
      <w:r w:rsidRPr="320543F7" w:rsidR="03229EAB">
        <w:rPr>
          <w:rFonts w:ascii="Times New Roman" w:hAnsi="Times New Roman" w:eastAsia="Times New Roman" w:cs="Times New Roman"/>
          <w:i w:val="0"/>
          <w:iCs w:val="0"/>
          <w:noProof w:val="0"/>
          <w:sz w:val="24"/>
          <w:szCs w:val="24"/>
          <w:lang w:val="pt-BR"/>
        </w:rPr>
        <w:t xml:space="preserve"> O "Sistema" responde com "Prossegue sem salvar" para a "Interface".</w:t>
      </w:r>
    </w:p>
    <w:p w:rsidR="03229EAB" w:rsidP="320543F7" w:rsidRDefault="03229EAB" w14:paraId="2B424D79" w14:textId="27919FB5">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de Rejeição:</w:t>
      </w:r>
    </w:p>
    <w:p w:rsidR="03229EAB" w:rsidP="320543F7" w:rsidRDefault="03229EAB" w14:paraId="41D860C4" w14:textId="12B1FD4C">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9. Redirecionamento:</w:t>
      </w:r>
      <w:r w:rsidRPr="320543F7" w:rsidR="03229EAB">
        <w:rPr>
          <w:rFonts w:ascii="Times New Roman" w:hAnsi="Times New Roman" w:eastAsia="Times New Roman" w:cs="Times New Roman"/>
          <w:i w:val="0"/>
          <w:iCs w:val="0"/>
          <w:noProof w:val="0"/>
          <w:sz w:val="24"/>
          <w:szCs w:val="24"/>
          <w:lang w:val="pt-BR"/>
        </w:rPr>
        <w:t xml:space="preserve"> O "Sistema" envia a mensagem "Redireciona para montagem manual (CU4)" para a "Interface", que inicia um novo processo.</w:t>
      </w:r>
    </w:p>
    <w:p w:rsidR="354CD29A" w:rsidP="320543F7" w:rsidRDefault="354CD29A" w14:paraId="3C87141A" w14:textId="676A551A">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bookmarkStart w:name="_Toc960398813" w:id="12162276"/>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7.1.4. Descrição Detalhada de </w:t>
      </w:r>
      <w:r w:rsidRPr="79ED5846" w:rsidR="1988C772">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Montagem Manual</w:t>
      </w:r>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bookmarkEnd w:id="12162276"/>
    </w:p>
    <w:p w:rsidR="334D16A0" w:rsidP="320543F7" w:rsidRDefault="334D16A0" w14:paraId="19CCD3D7" w14:textId="192D083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i w:val="0"/>
          <w:iCs w:val="0"/>
          <w:noProof w:val="0"/>
          <w:sz w:val="24"/>
          <w:szCs w:val="24"/>
          <w:lang w:val="pt-BR"/>
        </w:rPr>
        <w:t>O diagrama de sequência detalha as interações entre o "Usuário", o "Sistema (UI)" e os serviços de validação para o processo de montagem e edição manual de um build de PC. O fluxo é segmentado em etapas de seleção, validação e finalização, com validações em tempo real.</w:t>
      </w:r>
    </w:p>
    <w:p w:rsidR="334D16A0" w:rsidP="79ED5846" w:rsidRDefault="334D16A0" w14:paraId="1641DE47" w14:textId="306D170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901070360" w:id="1676814254"/>
      <w:r w:rsidRPr="79ED5846" w:rsidR="334D16A0">
        <w:rPr>
          <w:rFonts w:ascii="Times New Roman" w:hAnsi="Times New Roman" w:eastAsia="Times New Roman" w:cs="Times New Roman"/>
          <w:b w:val="1"/>
          <w:bCs w:val="1"/>
          <w:i w:val="0"/>
          <w:iCs w:val="0"/>
          <w:noProof w:val="0"/>
          <w:sz w:val="24"/>
          <w:szCs w:val="24"/>
          <w:lang w:val="pt-BR"/>
        </w:rPr>
        <w:t>Fluxo de Início da Montagem Manual</w:t>
      </w:r>
      <w:bookmarkEnd w:id="1676814254"/>
    </w:p>
    <w:p w:rsidR="334D16A0" w:rsidP="320543F7" w:rsidRDefault="334D16A0" w14:paraId="41F598B4" w14:textId="2F4088B0">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1. Início:</w:t>
      </w:r>
      <w:r w:rsidRPr="320543F7" w:rsidR="334D16A0">
        <w:rPr>
          <w:rFonts w:ascii="Times New Roman" w:hAnsi="Times New Roman" w:eastAsia="Times New Roman" w:cs="Times New Roman"/>
          <w:i w:val="0"/>
          <w:iCs w:val="0"/>
          <w:noProof w:val="0"/>
          <w:sz w:val="24"/>
          <w:szCs w:val="24"/>
          <w:lang w:val="pt-BR"/>
        </w:rPr>
        <w:t xml:space="preserve"> O "Usuário" envia a mensagem "Acessa montagem manual ou edição de build" para o "Sistema (UI)".</w:t>
      </w:r>
    </w:p>
    <w:p w:rsidR="334D16A0" w:rsidP="320543F7" w:rsidRDefault="334D16A0" w14:paraId="0ABDDA72" w14:textId="01247105">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2. Exibição:</w:t>
      </w:r>
      <w:r w:rsidRPr="320543F7" w:rsidR="334D16A0">
        <w:rPr>
          <w:rFonts w:ascii="Times New Roman" w:hAnsi="Times New Roman" w:eastAsia="Times New Roman" w:cs="Times New Roman"/>
          <w:i w:val="0"/>
          <w:iCs w:val="0"/>
          <w:noProof w:val="0"/>
          <w:sz w:val="24"/>
          <w:szCs w:val="24"/>
          <w:lang w:val="pt-BR"/>
        </w:rPr>
        <w:t xml:space="preserve"> O "Sistema (UI)" responde com a mensagem "Exibir categorias de componentes" para o "Usuário", iniciando o processo de seleção.</w:t>
      </w:r>
    </w:p>
    <w:p w:rsidR="334D16A0" w:rsidP="79ED5846" w:rsidRDefault="334D16A0" w14:paraId="0434CD66" w14:textId="4E2D518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680612350" w:id="232191886"/>
      <w:r w:rsidRPr="79ED5846" w:rsidR="334D16A0">
        <w:rPr>
          <w:rFonts w:ascii="Times New Roman" w:hAnsi="Times New Roman" w:eastAsia="Times New Roman" w:cs="Times New Roman"/>
          <w:b w:val="1"/>
          <w:bCs w:val="1"/>
          <w:i w:val="0"/>
          <w:iCs w:val="0"/>
          <w:noProof w:val="0"/>
          <w:sz w:val="24"/>
          <w:szCs w:val="24"/>
          <w:lang w:val="pt-BR"/>
        </w:rPr>
        <w:t xml:space="preserve">Fluxo de Seleção de Componentes (Bloco </w:t>
      </w:r>
      <w:r w:rsidRPr="79ED5846" w:rsidR="334D16A0">
        <w:rPr>
          <w:rFonts w:ascii="Times New Roman" w:hAnsi="Times New Roman" w:eastAsia="Times New Roman" w:cs="Times New Roman"/>
          <w:b w:val="1"/>
          <w:bCs w:val="1"/>
          <w:i w:val="0"/>
          <w:iCs w:val="0"/>
          <w:noProof w:val="0"/>
          <w:sz w:val="24"/>
          <w:szCs w:val="24"/>
          <w:lang w:val="pt-BR"/>
        </w:rPr>
        <w:t>loop</w:t>
      </w:r>
      <w:r w:rsidRPr="79ED5846" w:rsidR="334D16A0">
        <w:rPr>
          <w:rFonts w:ascii="Times New Roman" w:hAnsi="Times New Roman" w:eastAsia="Times New Roman" w:cs="Times New Roman"/>
          <w:b w:val="1"/>
          <w:bCs w:val="1"/>
          <w:i w:val="0"/>
          <w:iCs w:val="0"/>
          <w:noProof w:val="0"/>
          <w:sz w:val="24"/>
          <w:szCs w:val="24"/>
          <w:lang w:val="pt-BR"/>
        </w:rPr>
        <w:t>)</w:t>
      </w:r>
      <w:bookmarkEnd w:id="232191886"/>
    </w:p>
    <w:p w:rsidR="334D16A0" w:rsidP="320543F7" w:rsidRDefault="334D16A0" w14:paraId="104DC53C" w14:textId="50603E3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3. Seleção:</w:t>
      </w:r>
      <w:r w:rsidRPr="320543F7" w:rsidR="334D16A0">
        <w:rPr>
          <w:rFonts w:ascii="Times New Roman" w:hAnsi="Times New Roman" w:eastAsia="Times New Roman" w:cs="Times New Roman"/>
          <w:i w:val="0"/>
          <w:iCs w:val="0"/>
          <w:noProof w:val="0"/>
          <w:sz w:val="24"/>
          <w:szCs w:val="24"/>
          <w:lang w:val="pt-BR"/>
        </w:rPr>
        <w:t xml:space="preserve"> O "Usuário" envia a mensagem "Seleciona ou altera componente" para o "Sistema (UI)", que aciona o "Validador Compatibilidade" com a mensagem "Validar compatibilidade técnica".</w:t>
      </w:r>
    </w:p>
    <w:p w:rsidR="334D16A0" w:rsidP="320543F7" w:rsidRDefault="334D16A0" w14:paraId="4F3639CA" w14:textId="7607249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4. Validação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processa a resposta de validação técnica.</w:t>
      </w:r>
    </w:p>
    <w:p w:rsidR="334D16A0" w:rsidP="320543F7" w:rsidRDefault="334D16A0" w14:paraId="10F0C161" w14:textId="67DB3A2B">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Cenário </w:t>
      </w:r>
      <w:r w:rsidRPr="320543F7" w:rsidR="334D16A0">
        <w:rPr>
          <w:rFonts w:ascii="Times New Roman" w:hAnsi="Times New Roman" w:eastAsia="Times New Roman" w:cs="Times New Roman"/>
          <w:b w:val="1"/>
          <w:bCs w:val="1"/>
          <w:i w:val="0"/>
          <w:iCs w:val="0"/>
          <w:noProof w:val="0"/>
          <w:sz w:val="24"/>
          <w:szCs w:val="24"/>
          <w:lang w:val="pt-BR"/>
        </w:rPr>
        <w:t>[Compatível</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(UI)" envia uma mensagem para o "Validador Gabinete" para "Validar compatibilidade física (se gabinete)".</w:t>
      </w:r>
    </w:p>
    <w:p w:rsidR="334D16A0" w:rsidP="320543F7" w:rsidRDefault="334D16A0" w14:paraId="0CB67FAB" w14:textId="1123C46B">
      <w:pPr>
        <w:pStyle w:val="ListParagraph"/>
        <w:numPr>
          <w:ilvl w:val="2"/>
          <w:numId w:val="124"/>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Validação Física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 xml:space="preserve"> aninhado):</w:t>
      </w:r>
    </w:p>
    <w:p w:rsidR="334D16A0" w:rsidP="320543F7" w:rsidRDefault="334D16A0" w14:paraId="64A037C2" w14:textId="4865F008">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[Gabinete compatível]:</w:t>
      </w:r>
      <w:r w:rsidRPr="320543F7" w:rsidR="334D16A0">
        <w:rPr>
          <w:rFonts w:ascii="Times New Roman" w:hAnsi="Times New Roman" w:eastAsia="Times New Roman" w:cs="Times New Roman"/>
          <w:i w:val="0"/>
          <w:iCs w:val="0"/>
          <w:noProof w:val="0"/>
          <w:sz w:val="24"/>
          <w:szCs w:val="24"/>
          <w:lang w:val="pt-BR"/>
        </w:rPr>
        <w:t xml:space="preserve"> O processo continua sem interrupções.</w:t>
      </w:r>
    </w:p>
    <w:p w:rsidR="334D16A0" w:rsidP="320543F7" w:rsidRDefault="334D16A0" w14:paraId="505B8924" w14:textId="7481BE67">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[Gabinete incompatível]:</w:t>
      </w:r>
      <w:r w:rsidRPr="320543F7" w:rsidR="334D16A0">
        <w:rPr>
          <w:rFonts w:ascii="Times New Roman" w:hAnsi="Times New Roman" w:eastAsia="Times New Roman" w:cs="Times New Roman"/>
          <w:i w:val="0"/>
          <w:iCs w:val="0"/>
          <w:noProof w:val="0"/>
          <w:sz w:val="24"/>
          <w:szCs w:val="24"/>
          <w:lang w:val="pt-BR"/>
        </w:rPr>
        <w:t xml:space="preserve"> O "Sistema (UI)" exibe "Exibir alerta de incompatibilidade física" para o "Usuário".</w:t>
      </w:r>
    </w:p>
    <w:p w:rsidR="334D16A0" w:rsidP="320543F7" w:rsidRDefault="334D16A0" w14:paraId="5D21BD06" w14:textId="0325C6A5">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Cenário </w:t>
      </w:r>
      <w:r w:rsidRPr="320543F7" w:rsidR="334D16A0">
        <w:rPr>
          <w:rFonts w:ascii="Times New Roman" w:hAnsi="Times New Roman" w:eastAsia="Times New Roman" w:cs="Times New Roman"/>
          <w:b w:val="1"/>
          <w:bCs w:val="1"/>
          <w:i w:val="0"/>
          <w:iCs w:val="0"/>
          <w:noProof w:val="0"/>
          <w:sz w:val="24"/>
          <w:szCs w:val="24"/>
          <w:lang w:val="pt-BR"/>
        </w:rPr>
        <w:t>[Incompatível</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(UI)" exibe "Exibir mensagem de incompatibilidade" para o "Usuário". Este ciclo se repete até que o "Usuário" termine a seleção de componentes.</w:t>
      </w:r>
    </w:p>
    <w:p w:rsidR="334D16A0" w:rsidP="79ED5846" w:rsidRDefault="334D16A0" w14:paraId="1FA99BA4" w14:textId="2543DE4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845019438" w:id="473873736"/>
      <w:r w:rsidRPr="79ED5846" w:rsidR="334D16A0">
        <w:rPr>
          <w:rFonts w:ascii="Times New Roman" w:hAnsi="Times New Roman" w:eastAsia="Times New Roman" w:cs="Times New Roman"/>
          <w:b w:val="1"/>
          <w:bCs w:val="1"/>
          <w:i w:val="0"/>
          <w:iCs w:val="0"/>
          <w:noProof w:val="0"/>
          <w:sz w:val="24"/>
          <w:szCs w:val="24"/>
          <w:lang w:val="pt-BR"/>
        </w:rPr>
        <w:t>Fluxo de Finalização</w:t>
      </w:r>
      <w:bookmarkEnd w:id="473873736"/>
    </w:p>
    <w:p w:rsidR="334D16A0" w:rsidP="320543F7" w:rsidRDefault="334D16A0" w14:paraId="4094068B" w14:textId="4E434465">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5. Finalização:</w:t>
      </w:r>
      <w:r w:rsidRPr="320543F7" w:rsidR="334D16A0">
        <w:rPr>
          <w:rFonts w:ascii="Times New Roman" w:hAnsi="Times New Roman" w:eastAsia="Times New Roman" w:cs="Times New Roman"/>
          <w:i w:val="0"/>
          <w:iCs w:val="0"/>
          <w:noProof w:val="0"/>
          <w:sz w:val="24"/>
          <w:szCs w:val="24"/>
          <w:lang w:val="pt-BR"/>
        </w:rPr>
        <w:t xml:space="preserve"> O "Usuário" envia a mensagem "Finaliza montagem" para o "Sistema (UI)", que solicita ao "Validador Compatibilidade" a mensagem "Verificar se há incompatibilidades críticas".</w:t>
      </w:r>
    </w:p>
    <w:p w:rsidR="334D16A0" w:rsidP="320543F7" w:rsidRDefault="334D16A0" w14:paraId="01CCBE70" w14:textId="55A7E9EF">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6. Verificação Crítica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w:t>
      </w:r>
    </w:p>
    <w:p w:rsidR="334D16A0" w:rsidP="320543F7" w:rsidRDefault="334D16A0" w14:paraId="7809E83E" w14:textId="3E4DE481">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[Build válida]:</w:t>
      </w:r>
      <w:r w:rsidRPr="320543F7" w:rsidR="334D16A0">
        <w:rPr>
          <w:rFonts w:ascii="Times New Roman" w:hAnsi="Times New Roman" w:eastAsia="Times New Roman" w:cs="Times New Roman"/>
          <w:i w:val="0"/>
          <w:iCs w:val="0"/>
          <w:noProof w:val="0"/>
          <w:sz w:val="24"/>
          <w:szCs w:val="24"/>
          <w:lang w:val="pt-BR"/>
        </w:rPr>
        <w:t xml:space="preserve"> O "Validador Compatibilidade" retorna "Build aprovada" para o "Sistema (UI)". O sistema então executa a mensagem "Salvar ou exportar build", finalizando o processo com sucesso.</w:t>
      </w:r>
    </w:p>
    <w:p w:rsidR="334D16A0" w:rsidP="320543F7" w:rsidRDefault="334D16A0" w14:paraId="5261159C" w14:textId="713B67AE">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[Incompatibilidade crítica]:</w:t>
      </w:r>
      <w:r w:rsidRPr="320543F7" w:rsidR="334D16A0">
        <w:rPr>
          <w:rFonts w:ascii="Times New Roman" w:hAnsi="Times New Roman" w:eastAsia="Times New Roman" w:cs="Times New Roman"/>
          <w:i w:val="0"/>
          <w:iCs w:val="0"/>
          <w:noProof w:val="0"/>
          <w:sz w:val="24"/>
          <w:szCs w:val="24"/>
          <w:lang w:val="pt-BR"/>
        </w:rPr>
        <w:t xml:space="preserve"> O "Sistema (UI)" exibe a mensagem "Bloquear finalização, exibir mensagem de erro" para o "Usuário", impedindo a conclusão do processo até que as correções sejam feitas.</w:t>
      </w:r>
    </w:p>
    <w:p w:rsidR="354CD29A" w:rsidP="79ED5846" w:rsidRDefault="354CD29A" w14:paraId="45420F6D" w14:textId="1A8F829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bookmarkStart w:name="_Toc1131066074" w:id="1124610617"/>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7.1.5. Descrição Detalhada de </w:t>
      </w:r>
      <w:r w:rsidRPr="79ED5846" w:rsidR="4A18584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Sistema de Refrigeração</w:t>
      </w:r>
      <w:r w:rsidRPr="79ED5846"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bookmarkEnd w:id="1124610617"/>
    </w:p>
    <w:p w:rsidR="46709E09" w:rsidP="320543F7" w:rsidRDefault="46709E09" w14:paraId="370823A7" w14:textId="1086E95A">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O diagrama de sequência detalha o fluxo de interações entre os objetos "Usuário", "Sistema" e os serviços "Módulo Térmico" e "Módulo de Validação" para gerar e validar uma recomendação de refrigeração. O fluxo inclui a coleta de dados, a geração de sugestões, a validação e a interação com o usuário, com lógicas de ajuste e finalização.</w:t>
      </w:r>
    </w:p>
    <w:p w:rsidR="46709E09" w:rsidP="79ED5846" w:rsidRDefault="46709E09" w14:paraId="12FDF88D" w14:textId="55D4943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782351316" w:id="1560993768"/>
      <w:r w:rsidRPr="79ED5846" w:rsidR="46709E09">
        <w:rPr>
          <w:rFonts w:ascii="Times New Roman" w:hAnsi="Times New Roman" w:eastAsia="Times New Roman" w:cs="Times New Roman"/>
          <w:b w:val="1"/>
          <w:bCs w:val="1"/>
          <w:i w:val="0"/>
          <w:iCs w:val="0"/>
          <w:noProof w:val="0"/>
          <w:sz w:val="24"/>
          <w:szCs w:val="24"/>
          <w:lang w:val="pt-BR"/>
        </w:rPr>
        <w:t>Fluxo de Coleta e Geração da Recomendação</w:t>
      </w:r>
      <w:bookmarkEnd w:id="1560993768"/>
    </w:p>
    <w:p w:rsidR="46709E09" w:rsidP="320543F7" w:rsidRDefault="46709E09" w14:paraId="14128DAD" w14:textId="335185B8">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1. Solicitação:</w:t>
      </w:r>
      <w:r w:rsidRPr="320543F7" w:rsidR="46709E09">
        <w:rPr>
          <w:rFonts w:ascii="Times New Roman" w:hAnsi="Times New Roman" w:eastAsia="Times New Roman" w:cs="Times New Roman"/>
          <w:i w:val="0"/>
          <w:iCs w:val="0"/>
          <w:noProof w:val="0"/>
          <w:sz w:val="24"/>
          <w:szCs w:val="24"/>
          <w:lang w:val="pt-BR"/>
        </w:rPr>
        <w:t xml:space="preserve"> O "Usuário" envia a mensagem "</w:t>
      </w:r>
      <w:r w:rsidRPr="320543F7" w:rsidR="46709E09">
        <w:rPr>
          <w:rFonts w:ascii="Times New Roman" w:hAnsi="Times New Roman" w:eastAsia="Times New Roman" w:cs="Times New Roman"/>
          <w:i w:val="0"/>
          <w:iCs w:val="0"/>
          <w:noProof w:val="0"/>
          <w:sz w:val="24"/>
          <w:szCs w:val="24"/>
          <w:lang w:val="pt-BR"/>
        </w:rPr>
        <w:t>solicitaRecomendacao</w:t>
      </w:r>
      <w:r w:rsidRPr="320543F7" w:rsidR="46709E09">
        <w:rPr>
          <w:rFonts w:ascii="Times New Roman" w:hAnsi="Times New Roman" w:eastAsia="Times New Roman" w:cs="Times New Roman"/>
          <w:i w:val="0"/>
          <w:iCs w:val="0"/>
          <w:noProof w:val="0"/>
          <w:sz w:val="24"/>
          <w:szCs w:val="24"/>
          <w:lang w:val="pt-BR"/>
        </w:rPr>
        <w:t>()" para o "Sistema".</w:t>
      </w:r>
    </w:p>
    <w:p w:rsidR="46709E09" w:rsidP="320543F7" w:rsidRDefault="46709E09" w14:paraId="521AA1A9" w14:textId="41A92FA0">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 xml:space="preserve">2. Verificação de Dados (Bloco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b w:val="1"/>
          <w:bCs w:val="1"/>
          <w:i w:val="0"/>
          <w:iCs w:val="0"/>
          <w:noProof w:val="0"/>
          <w:sz w:val="24"/>
          <w:szCs w:val="24"/>
          <w:lang w:val="pt-BR"/>
        </w:rPr>
        <w:t>):</w:t>
      </w:r>
      <w:r w:rsidRPr="320543F7" w:rsidR="46709E09">
        <w:rPr>
          <w:rFonts w:ascii="Times New Roman" w:hAnsi="Times New Roman" w:eastAsia="Times New Roman" w:cs="Times New Roman"/>
          <w:i w:val="0"/>
          <w:iCs w:val="0"/>
          <w:noProof w:val="0"/>
          <w:sz w:val="24"/>
          <w:szCs w:val="24"/>
          <w:lang w:val="pt-BR"/>
        </w:rPr>
        <w:t xml:space="preserve"> O "Sistema" executa "</w:t>
      </w:r>
      <w:r w:rsidRPr="320543F7" w:rsidR="46709E09">
        <w:rPr>
          <w:rFonts w:ascii="Times New Roman" w:hAnsi="Times New Roman" w:eastAsia="Times New Roman" w:cs="Times New Roman"/>
          <w:i w:val="0"/>
          <w:iCs w:val="0"/>
          <w:noProof w:val="0"/>
          <w:sz w:val="24"/>
          <w:szCs w:val="24"/>
          <w:lang w:val="pt-BR"/>
        </w:rPr>
        <w:t>verificaDados</w:t>
      </w:r>
      <w:r w:rsidRPr="320543F7" w:rsidR="46709E09">
        <w:rPr>
          <w:rFonts w:ascii="Times New Roman" w:hAnsi="Times New Roman" w:eastAsia="Times New Roman" w:cs="Times New Roman"/>
          <w:i w:val="0"/>
          <w:iCs w:val="0"/>
          <w:noProof w:val="0"/>
          <w:sz w:val="24"/>
          <w:szCs w:val="24"/>
          <w:lang w:val="pt-BR"/>
        </w:rPr>
        <w:t>()". Se os dados estiverem incompletos, o "Sistema" envia "</w:t>
      </w:r>
      <w:r w:rsidRPr="320543F7" w:rsidR="46709E09">
        <w:rPr>
          <w:rFonts w:ascii="Times New Roman" w:hAnsi="Times New Roman" w:eastAsia="Times New Roman" w:cs="Times New Roman"/>
          <w:i w:val="0"/>
          <w:iCs w:val="0"/>
          <w:noProof w:val="0"/>
          <w:sz w:val="24"/>
          <w:szCs w:val="24"/>
          <w:lang w:val="pt-BR"/>
        </w:rPr>
        <w:t>solicitaPreenchimento</w:t>
      </w:r>
      <w:r w:rsidRPr="320543F7" w:rsidR="46709E09">
        <w:rPr>
          <w:rFonts w:ascii="Times New Roman" w:hAnsi="Times New Roman" w:eastAsia="Times New Roman" w:cs="Times New Roman"/>
          <w:i w:val="0"/>
          <w:iCs w:val="0"/>
          <w:noProof w:val="0"/>
          <w:sz w:val="24"/>
          <w:szCs w:val="24"/>
          <w:lang w:val="pt-BR"/>
        </w:rPr>
        <w:t>()" e recebe "</w:t>
      </w:r>
      <w:r w:rsidRPr="320543F7" w:rsidR="46709E09">
        <w:rPr>
          <w:rFonts w:ascii="Times New Roman" w:hAnsi="Times New Roman" w:eastAsia="Times New Roman" w:cs="Times New Roman"/>
          <w:i w:val="0"/>
          <w:iCs w:val="0"/>
          <w:noProof w:val="0"/>
          <w:sz w:val="24"/>
          <w:szCs w:val="24"/>
          <w:lang w:val="pt-BR"/>
        </w:rPr>
        <w:t>enviaDadosFaltantes</w:t>
      </w:r>
      <w:r w:rsidRPr="320543F7" w:rsidR="46709E09">
        <w:rPr>
          <w:rFonts w:ascii="Times New Roman" w:hAnsi="Times New Roman" w:eastAsia="Times New Roman" w:cs="Times New Roman"/>
          <w:i w:val="0"/>
          <w:iCs w:val="0"/>
          <w:noProof w:val="0"/>
          <w:sz w:val="24"/>
          <w:szCs w:val="24"/>
          <w:lang w:val="pt-BR"/>
        </w:rPr>
        <w:t>()", criando um loop de coleta.</w:t>
      </w:r>
    </w:p>
    <w:p w:rsidR="46709E09" w:rsidP="320543F7" w:rsidRDefault="46709E09" w14:paraId="491055A8" w14:textId="0D051017">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3. Processamento Térmico:</w:t>
      </w:r>
      <w:r w:rsidRPr="320543F7" w:rsidR="46709E09">
        <w:rPr>
          <w:rFonts w:ascii="Times New Roman" w:hAnsi="Times New Roman" w:eastAsia="Times New Roman" w:cs="Times New Roman"/>
          <w:i w:val="0"/>
          <w:iCs w:val="0"/>
          <w:noProof w:val="0"/>
          <w:sz w:val="24"/>
          <w:szCs w:val="24"/>
          <w:lang w:val="pt-BR"/>
        </w:rPr>
        <w:t xml:space="preserve"> Após a validação dos dados, o "Sistema" envia as mensagens "</w:t>
      </w:r>
      <w:r w:rsidRPr="320543F7" w:rsidR="46709E09">
        <w:rPr>
          <w:rFonts w:ascii="Times New Roman" w:hAnsi="Times New Roman" w:eastAsia="Times New Roman" w:cs="Times New Roman"/>
          <w:i w:val="0"/>
          <w:iCs w:val="0"/>
          <w:noProof w:val="0"/>
          <w:sz w:val="24"/>
          <w:szCs w:val="24"/>
          <w:lang w:val="pt-BR"/>
        </w:rPr>
        <w:t>interpretarAmbiente</w:t>
      </w:r>
      <w:r w:rsidRPr="320543F7" w:rsidR="46709E09">
        <w:rPr>
          <w:rFonts w:ascii="Times New Roman" w:hAnsi="Times New Roman" w:eastAsia="Times New Roman" w:cs="Times New Roman"/>
          <w:i w:val="0"/>
          <w:iCs w:val="0"/>
          <w:noProof w:val="0"/>
          <w:sz w:val="24"/>
          <w:szCs w:val="24"/>
          <w:lang w:val="pt-BR"/>
        </w:rPr>
        <w:t>()", "</w:t>
      </w:r>
      <w:r w:rsidRPr="320543F7" w:rsidR="46709E09">
        <w:rPr>
          <w:rFonts w:ascii="Times New Roman" w:hAnsi="Times New Roman" w:eastAsia="Times New Roman" w:cs="Times New Roman"/>
          <w:i w:val="0"/>
          <w:iCs w:val="0"/>
          <w:noProof w:val="0"/>
          <w:sz w:val="24"/>
          <w:szCs w:val="24"/>
          <w:lang w:val="pt-BR"/>
        </w:rPr>
        <w:t>calcularTDP</w:t>
      </w:r>
      <w:r w:rsidRPr="320543F7" w:rsidR="46709E09">
        <w:rPr>
          <w:rFonts w:ascii="Times New Roman" w:hAnsi="Times New Roman" w:eastAsia="Times New Roman" w:cs="Times New Roman"/>
          <w:i w:val="0"/>
          <w:iCs w:val="0"/>
          <w:noProof w:val="0"/>
          <w:sz w:val="24"/>
          <w:szCs w:val="24"/>
          <w:lang w:val="pt-BR"/>
        </w:rPr>
        <w:t>()" e "</w:t>
      </w:r>
      <w:r w:rsidRPr="320543F7" w:rsidR="46709E09">
        <w:rPr>
          <w:rFonts w:ascii="Times New Roman" w:hAnsi="Times New Roman" w:eastAsia="Times New Roman" w:cs="Times New Roman"/>
          <w:i w:val="0"/>
          <w:iCs w:val="0"/>
          <w:noProof w:val="0"/>
          <w:sz w:val="24"/>
          <w:szCs w:val="24"/>
          <w:lang w:val="pt-BR"/>
        </w:rPr>
        <w:t>gerarRecomendacao</w:t>
      </w:r>
      <w:r w:rsidRPr="320543F7" w:rsidR="46709E09">
        <w:rPr>
          <w:rFonts w:ascii="Times New Roman" w:hAnsi="Times New Roman" w:eastAsia="Times New Roman" w:cs="Times New Roman"/>
          <w:i w:val="0"/>
          <w:iCs w:val="0"/>
          <w:noProof w:val="0"/>
          <w:sz w:val="24"/>
          <w:szCs w:val="24"/>
          <w:lang w:val="pt-BR"/>
        </w:rPr>
        <w:t>()" para o "Módulo Térmico".</w:t>
      </w:r>
    </w:p>
    <w:p w:rsidR="46709E09" w:rsidP="320543F7" w:rsidRDefault="46709E09" w14:paraId="1CC70419" w14:textId="07957326">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4. Validação:</w:t>
      </w:r>
      <w:r w:rsidRPr="320543F7" w:rsidR="46709E09">
        <w:rPr>
          <w:rFonts w:ascii="Times New Roman" w:hAnsi="Times New Roman" w:eastAsia="Times New Roman" w:cs="Times New Roman"/>
          <w:i w:val="0"/>
          <w:iCs w:val="0"/>
          <w:noProof w:val="0"/>
          <w:sz w:val="24"/>
          <w:szCs w:val="24"/>
          <w:lang w:val="pt-BR"/>
        </w:rPr>
        <w:t xml:space="preserve"> O "Módulo Térmico" retorna a "</w:t>
      </w:r>
      <w:r w:rsidRPr="320543F7" w:rsidR="46709E09">
        <w:rPr>
          <w:rFonts w:ascii="Times New Roman" w:hAnsi="Times New Roman" w:eastAsia="Times New Roman" w:cs="Times New Roman"/>
          <w:i w:val="0"/>
          <w:iCs w:val="0"/>
          <w:noProof w:val="0"/>
          <w:sz w:val="24"/>
          <w:szCs w:val="24"/>
          <w:lang w:val="pt-BR"/>
        </w:rPr>
        <w:t>retornaRecomendacao</w:t>
      </w:r>
      <w:r w:rsidRPr="320543F7" w:rsidR="46709E09">
        <w:rPr>
          <w:rFonts w:ascii="Times New Roman" w:hAnsi="Times New Roman" w:eastAsia="Times New Roman" w:cs="Times New Roman"/>
          <w:i w:val="0"/>
          <w:iCs w:val="0"/>
          <w:noProof w:val="0"/>
          <w:sz w:val="24"/>
          <w:szCs w:val="24"/>
          <w:lang w:val="pt-BR"/>
        </w:rPr>
        <w:t>()" para o "Sistema", que envia "</w:t>
      </w:r>
      <w:r w:rsidRPr="320543F7" w:rsidR="46709E09">
        <w:rPr>
          <w:rFonts w:ascii="Times New Roman" w:hAnsi="Times New Roman" w:eastAsia="Times New Roman" w:cs="Times New Roman"/>
          <w:i w:val="0"/>
          <w:iCs w:val="0"/>
          <w:noProof w:val="0"/>
          <w:sz w:val="24"/>
          <w:szCs w:val="24"/>
          <w:lang w:val="pt-BR"/>
        </w:rPr>
        <w:t>validarRecomendacao</w:t>
      </w:r>
      <w:r w:rsidRPr="320543F7" w:rsidR="46709E09">
        <w:rPr>
          <w:rFonts w:ascii="Times New Roman" w:hAnsi="Times New Roman" w:eastAsia="Times New Roman" w:cs="Times New Roman"/>
          <w:i w:val="0"/>
          <w:iCs w:val="0"/>
          <w:noProof w:val="0"/>
          <w:sz w:val="24"/>
          <w:szCs w:val="24"/>
          <w:lang w:val="pt-BR"/>
        </w:rPr>
        <w:t>()" para o "Módulo de Validação". O "Módulo de Validação" verifica a compatibilidade e retorna o "</w:t>
      </w:r>
      <w:r w:rsidRPr="320543F7" w:rsidR="46709E09">
        <w:rPr>
          <w:rFonts w:ascii="Times New Roman" w:hAnsi="Times New Roman" w:eastAsia="Times New Roman" w:cs="Times New Roman"/>
          <w:i w:val="0"/>
          <w:iCs w:val="0"/>
          <w:noProof w:val="0"/>
          <w:sz w:val="24"/>
          <w:szCs w:val="24"/>
          <w:lang w:val="pt-BR"/>
        </w:rPr>
        <w:t>resultadoValidacao</w:t>
      </w:r>
      <w:r w:rsidRPr="320543F7" w:rsidR="46709E09">
        <w:rPr>
          <w:rFonts w:ascii="Times New Roman" w:hAnsi="Times New Roman" w:eastAsia="Times New Roman" w:cs="Times New Roman"/>
          <w:i w:val="0"/>
          <w:iCs w:val="0"/>
          <w:noProof w:val="0"/>
          <w:sz w:val="24"/>
          <w:szCs w:val="24"/>
          <w:lang w:val="pt-BR"/>
        </w:rPr>
        <w:t>()".</w:t>
      </w:r>
    </w:p>
    <w:p w:rsidR="46709E09" w:rsidP="79ED5846" w:rsidRDefault="46709E09" w14:paraId="2701D44B" w14:textId="7F065B1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bookmarkStart w:name="_Toc1277865974" w:id="1872533757"/>
      <w:r w:rsidRPr="79ED5846" w:rsidR="46709E09">
        <w:rPr>
          <w:rFonts w:ascii="Times New Roman" w:hAnsi="Times New Roman" w:eastAsia="Times New Roman" w:cs="Times New Roman"/>
          <w:b w:val="1"/>
          <w:bCs w:val="1"/>
          <w:i w:val="0"/>
          <w:iCs w:val="0"/>
          <w:noProof w:val="0"/>
          <w:sz w:val="24"/>
          <w:szCs w:val="24"/>
          <w:lang w:val="pt-BR"/>
        </w:rPr>
        <w:t xml:space="preserve">Fluxo de Interação com o Usuário e Ajustes (Bloco </w:t>
      </w:r>
      <w:r w:rsidRPr="79ED5846" w:rsidR="46709E09">
        <w:rPr>
          <w:rFonts w:ascii="Times New Roman" w:hAnsi="Times New Roman" w:eastAsia="Times New Roman" w:cs="Times New Roman"/>
          <w:b w:val="1"/>
          <w:bCs w:val="1"/>
          <w:i w:val="0"/>
          <w:iCs w:val="0"/>
          <w:noProof w:val="0"/>
          <w:sz w:val="24"/>
          <w:szCs w:val="24"/>
          <w:lang w:val="pt-BR"/>
        </w:rPr>
        <w:t>alt</w:t>
      </w:r>
      <w:r w:rsidRPr="79ED5846" w:rsidR="46709E09">
        <w:rPr>
          <w:rFonts w:ascii="Times New Roman" w:hAnsi="Times New Roman" w:eastAsia="Times New Roman" w:cs="Times New Roman"/>
          <w:b w:val="1"/>
          <w:bCs w:val="1"/>
          <w:i w:val="0"/>
          <w:iCs w:val="0"/>
          <w:noProof w:val="0"/>
          <w:sz w:val="24"/>
          <w:szCs w:val="24"/>
          <w:lang w:val="pt-BR"/>
        </w:rPr>
        <w:t xml:space="preserve"> principal)</w:t>
      </w:r>
      <w:bookmarkEnd w:id="1872533757"/>
    </w:p>
    <w:p w:rsidR="46709E09" w:rsidP="320543F7" w:rsidRDefault="46709E09" w14:paraId="5417C8C9" w14:textId="46F967BF">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Cenário [Solução válida]:</w:t>
      </w:r>
      <w:r w:rsidRPr="320543F7" w:rsidR="46709E09">
        <w:rPr>
          <w:rFonts w:ascii="Times New Roman" w:hAnsi="Times New Roman" w:eastAsia="Times New Roman" w:cs="Times New Roman"/>
          <w:i w:val="0"/>
          <w:iCs w:val="0"/>
          <w:noProof w:val="0"/>
          <w:sz w:val="24"/>
          <w:szCs w:val="24"/>
          <w:lang w:val="pt-BR"/>
        </w:rPr>
        <w:t xml:space="preserve"> O "Sistema" exibe a recomendação ao "Usuário" com "</w:t>
      </w:r>
      <w:r w:rsidRPr="320543F7" w:rsidR="46709E09">
        <w:rPr>
          <w:rFonts w:ascii="Times New Roman" w:hAnsi="Times New Roman" w:eastAsia="Times New Roman" w:cs="Times New Roman"/>
          <w:i w:val="0"/>
          <w:iCs w:val="0"/>
          <w:noProof w:val="0"/>
          <w:sz w:val="24"/>
          <w:szCs w:val="24"/>
          <w:lang w:val="pt-BR"/>
        </w:rPr>
        <w:t>exibeRecomendacao</w:t>
      </w:r>
      <w:r w:rsidRPr="320543F7" w:rsidR="46709E09">
        <w:rPr>
          <w:rFonts w:ascii="Times New Roman" w:hAnsi="Times New Roman" w:eastAsia="Times New Roman" w:cs="Times New Roman"/>
          <w:i w:val="0"/>
          <w:iCs w:val="0"/>
          <w:noProof w:val="0"/>
          <w:sz w:val="24"/>
          <w:szCs w:val="24"/>
          <w:lang w:val="pt-BR"/>
        </w:rPr>
        <w:t xml:space="preserve">()".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loop</w:t>
      </w:r>
      <w:r w:rsidRPr="320543F7" w:rsidR="46709E09">
        <w:rPr>
          <w:rFonts w:ascii="Times New Roman" w:hAnsi="Times New Roman" w:eastAsia="Times New Roman" w:cs="Times New Roman"/>
          <w:i w:val="0"/>
          <w:iCs w:val="0"/>
          <w:noProof w:val="0"/>
          <w:sz w:val="24"/>
          <w:szCs w:val="24"/>
          <w:lang w:val="pt-BR"/>
        </w:rPr>
        <w:t xml:space="preserve"> para ajustes é iniciado:</w:t>
      </w:r>
    </w:p>
    <w:p w:rsidR="46709E09" w:rsidP="320543F7" w:rsidRDefault="46709E09" w14:paraId="2ACA9A61" w14:textId="6BF67CEF">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O "Usuário" pode enviar uma "</w:t>
      </w:r>
      <w:r w:rsidRPr="320543F7" w:rsidR="46709E09">
        <w:rPr>
          <w:rFonts w:ascii="Times New Roman" w:hAnsi="Times New Roman" w:eastAsia="Times New Roman" w:cs="Times New Roman"/>
          <w:i w:val="0"/>
          <w:iCs w:val="0"/>
          <w:noProof w:val="0"/>
          <w:sz w:val="24"/>
          <w:szCs w:val="24"/>
          <w:lang w:val="pt-BR"/>
        </w:rPr>
        <w:t>sugestao</w:t>
      </w:r>
      <w:r w:rsidRPr="320543F7" w:rsidR="46709E09">
        <w:rPr>
          <w:rFonts w:ascii="Times New Roman" w:hAnsi="Times New Roman" w:eastAsia="Times New Roman" w:cs="Times New Roman"/>
          <w:i w:val="0"/>
          <w:iCs w:val="0"/>
          <w:noProof w:val="0"/>
          <w:sz w:val="24"/>
          <w:szCs w:val="24"/>
          <w:lang w:val="pt-BR"/>
        </w:rPr>
        <w:t>()", que o "Sistema" valida e retorna o "</w:t>
      </w:r>
      <w:r w:rsidRPr="320543F7" w:rsidR="46709E09">
        <w:rPr>
          <w:rFonts w:ascii="Times New Roman" w:hAnsi="Times New Roman" w:eastAsia="Times New Roman" w:cs="Times New Roman"/>
          <w:i w:val="0"/>
          <w:iCs w:val="0"/>
          <w:noProof w:val="0"/>
          <w:sz w:val="24"/>
          <w:szCs w:val="24"/>
          <w:lang w:val="pt-BR"/>
        </w:rPr>
        <w:t>resultadoSugestao</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5E7B9B93" w14:textId="1F218952">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 xml:space="preserve">Dentro do loop,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i w:val="0"/>
          <w:iCs w:val="0"/>
          <w:noProof w:val="0"/>
          <w:sz w:val="24"/>
          <w:szCs w:val="24"/>
          <w:lang w:val="pt-BR"/>
        </w:rPr>
        <w:t xml:space="preserve"> é usado para a decisão final do usuário:</w:t>
      </w:r>
    </w:p>
    <w:p w:rsidR="46709E09" w:rsidP="320543F7" w:rsidRDefault="46709E09" w14:paraId="7A09305D" w14:textId="3D068D69">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Aceitação:</w:t>
      </w:r>
      <w:r w:rsidRPr="320543F7" w:rsidR="46709E09">
        <w:rPr>
          <w:rFonts w:ascii="Times New Roman" w:hAnsi="Times New Roman" w:eastAsia="Times New Roman" w:cs="Times New Roman"/>
          <w:i w:val="0"/>
          <w:iCs w:val="0"/>
          <w:noProof w:val="0"/>
          <w:sz w:val="24"/>
          <w:szCs w:val="24"/>
          <w:lang w:val="pt-BR"/>
        </w:rPr>
        <w:t xml:space="preserve"> Se o "Usuário" "Aceita </w:t>
      </w:r>
      <w:r w:rsidRPr="320543F7" w:rsidR="46709E09">
        <w:rPr>
          <w:rFonts w:ascii="Times New Roman" w:hAnsi="Times New Roman" w:eastAsia="Times New Roman" w:cs="Times New Roman"/>
          <w:i w:val="0"/>
          <w:iCs w:val="0"/>
          <w:noProof w:val="0"/>
          <w:sz w:val="24"/>
          <w:szCs w:val="24"/>
          <w:lang w:val="pt-BR"/>
        </w:rPr>
        <w:t>recomendacao</w:t>
      </w:r>
      <w:r w:rsidRPr="320543F7" w:rsidR="46709E09">
        <w:rPr>
          <w:rFonts w:ascii="Times New Roman" w:hAnsi="Times New Roman" w:eastAsia="Times New Roman" w:cs="Times New Roman"/>
          <w:i w:val="0"/>
          <w:iCs w:val="0"/>
          <w:noProof w:val="0"/>
          <w:sz w:val="24"/>
          <w:szCs w:val="24"/>
          <w:lang w:val="pt-BR"/>
        </w:rPr>
        <w:t>", o "Sistema" "</w:t>
      </w:r>
      <w:r w:rsidRPr="320543F7" w:rsidR="46709E09">
        <w:rPr>
          <w:rFonts w:ascii="Times New Roman" w:hAnsi="Times New Roman" w:eastAsia="Times New Roman" w:cs="Times New Roman"/>
          <w:i w:val="0"/>
          <w:iCs w:val="0"/>
          <w:noProof w:val="0"/>
          <w:sz w:val="24"/>
          <w:szCs w:val="24"/>
          <w:lang w:val="pt-BR"/>
        </w:rPr>
        <w:t>confirmaRecomendacao</w:t>
      </w:r>
      <w:r w:rsidRPr="320543F7" w:rsidR="46709E09">
        <w:rPr>
          <w:rFonts w:ascii="Times New Roman" w:hAnsi="Times New Roman" w:eastAsia="Times New Roman" w:cs="Times New Roman"/>
          <w:i w:val="0"/>
          <w:iCs w:val="0"/>
          <w:noProof w:val="0"/>
          <w:sz w:val="24"/>
          <w:szCs w:val="24"/>
          <w:lang w:val="pt-BR"/>
        </w:rPr>
        <w:t>()" e "</w:t>
      </w:r>
      <w:r w:rsidRPr="320543F7" w:rsidR="46709E09">
        <w:rPr>
          <w:rFonts w:ascii="Times New Roman" w:hAnsi="Times New Roman" w:eastAsia="Times New Roman" w:cs="Times New Roman"/>
          <w:i w:val="0"/>
          <w:iCs w:val="0"/>
          <w:noProof w:val="0"/>
          <w:sz w:val="24"/>
          <w:szCs w:val="24"/>
          <w:lang w:val="pt-BR"/>
        </w:rPr>
        <w:t>finaliza(</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393AE6E8" w14:textId="40A534E8">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Rejeição:</w:t>
      </w:r>
      <w:r w:rsidRPr="320543F7" w:rsidR="46709E09">
        <w:rPr>
          <w:rFonts w:ascii="Times New Roman" w:hAnsi="Times New Roman" w:eastAsia="Times New Roman" w:cs="Times New Roman"/>
          <w:i w:val="0"/>
          <w:iCs w:val="0"/>
          <w:noProof w:val="0"/>
          <w:sz w:val="24"/>
          <w:szCs w:val="24"/>
          <w:lang w:val="pt-BR"/>
        </w:rPr>
        <w:t xml:space="preserve"> Se o "Usuário" "Rejeita </w:t>
      </w:r>
      <w:r w:rsidRPr="320543F7" w:rsidR="46709E09">
        <w:rPr>
          <w:rFonts w:ascii="Times New Roman" w:hAnsi="Times New Roman" w:eastAsia="Times New Roman" w:cs="Times New Roman"/>
          <w:i w:val="0"/>
          <w:iCs w:val="0"/>
          <w:noProof w:val="0"/>
          <w:sz w:val="24"/>
          <w:szCs w:val="24"/>
          <w:lang w:val="pt-BR"/>
        </w:rPr>
        <w:t>recomendacao</w:t>
      </w:r>
      <w:r w:rsidRPr="320543F7" w:rsidR="46709E09">
        <w:rPr>
          <w:rFonts w:ascii="Times New Roman" w:hAnsi="Times New Roman" w:eastAsia="Times New Roman" w:cs="Times New Roman"/>
          <w:i w:val="0"/>
          <w:iCs w:val="0"/>
          <w:noProof w:val="0"/>
          <w:sz w:val="24"/>
          <w:szCs w:val="24"/>
          <w:lang w:val="pt-BR"/>
        </w:rPr>
        <w:t>", o "Sistema" executa "</w:t>
      </w:r>
      <w:r w:rsidRPr="320543F7" w:rsidR="46709E09">
        <w:rPr>
          <w:rFonts w:ascii="Times New Roman" w:hAnsi="Times New Roman" w:eastAsia="Times New Roman" w:cs="Times New Roman"/>
          <w:i w:val="0"/>
          <w:iCs w:val="0"/>
          <w:noProof w:val="0"/>
          <w:sz w:val="24"/>
          <w:szCs w:val="24"/>
          <w:lang w:val="pt-BR"/>
        </w:rPr>
        <w:t>encerraSemSalvar</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566A033A" w14:textId="1B746AEE">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Cenário [Solução inválida]:</w:t>
      </w:r>
      <w:r w:rsidRPr="320543F7" w:rsidR="46709E09">
        <w:rPr>
          <w:rFonts w:ascii="Times New Roman" w:hAnsi="Times New Roman" w:eastAsia="Times New Roman" w:cs="Times New Roman"/>
          <w:i w:val="0"/>
          <w:iCs w:val="0"/>
          <w:noProof w:val="0"/>
          <w:sz w:val="24"/>
          <w:szCs w:val="24"/>
          <w:lang w:val="pt-BR"/>
        </w:rPr>
        <w:t xml:space="preserve"> O "Sistema" tenta um ajuste automático com a mensagem "</w:t>
      </w:r>
      <w:r w:rsidRPr="320543F7" w:rsidR="46709E09">
        <w:rPr>
          <w:rFonts w:ascii="Times New Roman" w:hAnsi="Times New Roman" w:eastAsia="Times New Roman" w:cs="Times New Roman"/>
          <w:i w:val="0"/>
          <w:iCs w:val="0"/>
          <w:noProof w:val="0"/>
          <w:sz w:val="24"/>
          <w:szCs w:val="24"/>
          <w:lang w:val="pt-BR"/>
        </w:rPr>
        <w:t>tentarAjusteAutomatico</w:t>
      </w:r>
      <w:r w:rsidRPr="320543F7" w:rsidR="46709E09">
        <w:rPr>
          <w:rFonts w:ascii="Times New Roman" w:hAnsi="Times New Roman" w:eastAsia="Times New Roman" w:cs="Times New Roman"/>
          <w:i w:val="0"/>
          <w:iCs w:val="0"/>
          <w:noProof w:val="0"/>
          <w:sz w:val="24"/>
          <w:szCs w:val="24"/>
          <w:lang w:val="pt-BR"/>
        </w:rPr>
        <w:t xml:space="preserve">()" para o "Módulo Térmico". O resultado do ajuste é tratado em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b w:val="1"/>
          <w:bCs w:val="1"/>
          <w:i w:val="0"/>
          <w:iCs w:val="0"/>
          <w:noProof w:val="0"/>
          <w:sz w:val="24"/>
          <w:szCs w:val="24"/>
          <w:lang w:val="pt-BR"/>
        </w:rPr>
        <w:t xml:space="preserve"> aninhado</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1556543E" w14:textId="2796FBD9">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Ajuste Válido:</w:t>
      </w:r>
      <w:r w:rsidRPr="320543F7" w:rsidR="46709E09">
        <w:rPr>
          <w:rFonts w:ascii="Times New Roman" w:hAnsi="Times New Roman" w:eastAsia="Times New Roman" w:cs="Times New Roman"/>
          <w:i w:val="0"/>
          <w:iCs w:val="0"/>
          <w:noProof w:val="0"/>
          <w:sz w:val="24"/>
          <w:szCs w:val="24"/>
          <w:lang w:val="pt-BR"/>
        </w:rPr>
        <w:t xml:space="preserve"> Se o resultado for válido, a mensagem "</w:t>
      </w:r>
      <w:r w:rsidRPr="320543F7" w:rsidR="46709E09">
        <w:rPr>
          <w:rFonts w:ascii="Times New Roman" w:hAnsi="Times New Roman" w:eastAsia="Times New Roman" w:cs="Times New Roman"/>
          <w:i w:val="0"/>
          <w:iCs w:val="0"/>
          <w:noProof w:val="0"/>
          <w:sz w:val="24"/>
          <w:szCs w:val="24"/>
          <w:lang w:val="pt-BR"/>
        </w:rPr>
        <w:t>exibeRecomendacaoAjustada</w:t>
      </w:r>
      <w:r w:rsidRPr="320543F7" w:rsidR="46709E09">
        <w:rPr>
          <w:rFonts w:ascii="Times New Roman" w:hAnsi="Times New Roman" w:eastAsia="Times New Roman" w:cs="Times New Roman"/>
          <w:i w:val="0"/>
          <w:iCs w:val="0"/>
          <w:noProof w:val="0"/>
          <w:sz w:val="24"/>
          <w:szCs w:val="24"/>
          <w:lang w:val="pt-BR"/>
        </w:rPr>
        <w:t>()" é enviada.</w:t>
      </w:r>
    </w:p>
    <w:p w:rsidR="46709E09" w:rsidP="320543F7" w:rsidRDefault="46709E09" w14:paraId="49185797" w14:textId="65604691">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Ajuste Inválido:</w:t>
      </w:r>
      <w:r w:rsidRPr="320543F7" w:rsidR="46709E09">
        <w:rPr>
          <w:rFonts w:ascii="Times New Roman" w:hAnsi="Times New Roman" w:eastAsia="Times New Roman" w:cs="Times New Roman"/>
          <w:i w:val="0"/>
          <w:iCs w:val="0"/>
          <w:noProof w:val="0"/>
          <w:sz w:val="24"/>
          <w:szCs w:val="24"/>
          <w:lang w:val="pt-BR"/>
        </w:rPr>
        <w:t xml:space="preserve"> Se o ajuste falhar, o "Sistema" envia a mensagem "</w:t>
      </w:r>
      <w:r w:rsidRPr="320543F7" w:rsidR="46709E09">
        <w:rPr>
          <w:rFonts w:ascii="Times New Roman" w:hAnsi="Times New Roman" w:eastAsia="Times New Roman" w:cs="Times New Roman"/>
          <w:i w:val="0"/>
          <w:iCs w:val="0"/>
          <w:noProof w:val="0"/>
          <w:sz w:val="24"/>
          <w:szCs w:val="24"/>
          <w:lang w:val="pt-BR"/>
        </w:rPr>
        <w:t>informarInviabilidade</w:t>
      </w:r>
      <w:r w:rsidRPr="320543F7" w:rsidR="46709E09">
        <w:rPr>
          <w:rFonts w:ascii="Times New Roman" w:hAnsi="Times New Roman" w:eastAsia="Times New Roman" w:cs="Times New Roman"/>
          <w:i w:val="0"/>
          <w:iCs w:val="0"/>
          <w:noProof w:val="0"/>
          <w:sz w:val="24"/>
          <w:szCs w:val="24"/>
          <w:lang w:val="pt-BR"/>
        </w:rPr>
        <w:t>()" ao "Usuário".</w:t>
      </w:r>
    </w:p>
    <w:p w:rsidR="7E933464" w:rsidP="79ED5846" w:rsidRDefault="7E933464" w14:paraId="253EBEC9" w14:textId="762D200B">
      <w:pPr>
        <w:pStyle w:val="Heading1"/>
        <w:bidi w:val="0"/>
        <w:spacing w:before="240" w:beforeAutospacing="off" w:after="240" w:afterAutospacing="off" w:line="360" w:lineRule="auto"/>
        <w:ind w:firstLine="0"/>
        <w:jc w:val="both"/>
        <w:rPr>
          <w:rFonts w:ascii="Times New Roman" w:hAnsi="Times New Roman" w:eastAsia="Times New Roman" w:cs="Times New Roman"/>
          <w:b w:val="1"/>
          <w:bCs w:val="1"/>
          <w:i w:val="0"/>
          <w:iCs w:val="0"/>
          <w:sz w:val="24"/>
          <w:szCs w:val="24"/>
        </w:rPr>
      </w:pPr>
      <w:bookmarkStart w:name="_Toc746113312" w:id="2108252284"/>
      <w:r w:rsidRPr="79ED5846" w:rsidR="6265BE77">
        <w:rPr>
          <w:rFonts w:ascii="Times New Roman" w:hAnsi="Times New Roman" w:eastAsia="Times New Roman" w:cs="Times New Roman"/>
          <w:b w:val="1"/>
          <w:bCs w:val="1"/>
          <w:i w:val="0"/>
          <w:iCs w:val="0"/>
          <w:sz w:val="24"/>
          <w:szCs w:val="24"/>
        </w:rPr>
        <w:t>8</w:t>
      </w:r>
      <w:r w:rsidRPr="79ED5846" w:rsidR="6F7FCECB">
        <w:rPr>
          <w:rFonts w:ascii="Times New Roman" w:hAnsi="Times New Roman" w:eastAsia="Times New Roman" w:cs="Times New Roman"/>
          <w:b w:val="1"/>
          <w:bCs w:val="1"/>
          <w:i w:val="0"/>
          <w:iCs w:val="0"/>
          <w:sz w:val="24"/>
          <w:szCs w:val="24"/>
        </w:rPr>
        <w:t>.</w:t>
      </w:r>
      <w:r w:rsidRPr="79ED5846" w:rsidR="6265BE77">
        <w:rPr>
          <w:rFonts w:ascii="Times New Roman" w:hAnsi="Times New Roman" w:eastAsia="Times New Roman" w:cs="Times New Roman"/>
          <w:b w:val="1"/>
          <w:bCs w:val="1"/>
          <w:i w:val="0"/>
          <w:iCs w:val="0"/>
          <w:sz w:val="24"/>
          <w:szCs w:val="24"/>
        </w:rPr>
        <w:t xml:space="preserve"> DIAGR</w:t>
      </w:r>
      <w:ins w:author="GUSTAVO DE OLIVEIRA REGO MORAIS" w:date="2025-08-08T21:20:11.175Z" w:id="1781446632">
        <w:r w:rsidRPr="79ED5846" w:rsidR="7FF054FB">
          <w:rPr>
            <w:rFonts w:ascii="Times New Roman" w:hAnsi="Times New Roman" w:eastAsia="Times New Roman" w:cs="Times New Roman"/>
            <w:b w:val="1"/>
            <w:bCs w:val="1"/>
            <w:i w:val="0"/>
            <w:iCs w:val="0"/>
            <w:sz w:val="24"/>
            <w:szCs w:val="24"/>
          </w:rPr>
          <w:t>A</w:t>
        </w:r>
      </w:ins>
      <w:r w:rsidRPr="79ED5846" w:rsidR="6265BE77">
        <w:rPr>
          <w:rFonts w:ascii="Times New Roman" w:hAnsi="Times New Roman" w:eastAsia="Times New Roman" w:cs="Times New Roman"/>
          <w:b w:val="1"/>
          <w:bCs w:val="1"/>
          <w:i w:val="0"/>
          <w:iCs w:val="0"/>
          <w:sz w:val="24"/>
          <w:szCs w:val="24"/>
        </w:rPr>
        <w:t>MA DE CLASSES</w:t>
      </w:r>
      <w:bookmarkEnd w:id="2108252284"/>
    </w:p>
    <w:p w:rsidR="3F54100C" w:rsidP="320543F7" w:rsidRDefault="3F54100C" w14:paraId="40F1B98B" w14:textId="1DFD959E">
      <w:pPr>
        <w:pStyle w:val="Normal"/>
        <w:spacing w:before="240" w:beforeAutospacing="off" w:after="240" w:afterAutospacing="off" w:line="360" w:lineRule="auto"/>
        <w:ind w:firstLine="708"/>
        <w:jc w:val="both"/>
        <w:rPr>
          <w:del w:author="GUSTAVO DE OLIVEIRA REGO MORAIS" w:date="2025-08-08T21:23:55.617Z" w16du:dateUtc="2025-08-08T21:23:55.617Z" w:id="1463704426"/>
          <w:rFonts w:ascii="Times New Roman" w:hAnsi="Times New Roman" w:eastAsia="Times New Roman" w:cs="Times New Roman"/>
          <w:b w:val="0"/>
          <w:bCs w:val="0"/>
          <w:noProof w:val="0"/>
          <w:sz w:val="24"/>
          <w:szCs w:val="24"/>
          <w:lang w:val="pt-BR"/>
          <w:rPrChange w:author="GUSTAVO DE OLIVEIRA REGO MORAIS" w:date="2025-08-08T22:00:04.967Z" w:id="1808954011">
            <w:rPr>
              <w:del w:author="GUSTAVO DE OLIVEIRA REGO MORAIS" w:date="2025-08-08T21:23:55.617Z" w16du:dateUtc="2025-08-08T21:23:55.617Z" w:id="172759766"/>
              <w:rFonts w:ascii="Times New Roman" w:hAnsi="Times New Roman" w:eastAsia="Times New Roman" w:cs="Times New Roman"/>
              <w:b w:val="0"/>
              <w:bCs w:val="0"/>
              <w:noProof w:val="0"/>
              <w:sz w:val="24"/>
              <w:szCs w:val="24"/>
              <w:lang w:val="pt-BR"/>
            </w:rPr>
          </w:rPrChange>
        </w:rPr>
      </w:pPr>
      <w:del w:author="GUSTAVO DE OLIVEIRA REGO MORAIS" w:date="2025-08-08T21:23:55.617Z" w:id="1600027401">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493Z" w:id="1632389034">
              <w:rPr>
                <w:rFonts w:ascii="Times New Roman" w:hAnsi="Times New Roman" w:eastAsia="Times New Roman" w:cs="Times New Roman"/>
                <w:b w:val="0"/>
                <w:bCs w:val="0"/>
                <w:noProof w:val="0"/>
                <w:sz w:val="24"/>
                <w:szCs w:val="24"/>
                <w:lang w:val="pt-BR"/>
              </w:rPr>
            </w:rPrChange>
          </w:rPr>
          <w:delText xml:space="preserve">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4Z" w:id="1148606602">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5Z" w:id="976545142">
              <w:rPr>
                <w:rFonts w:ascii="Times New Roman" w:hAnsi="Times New Roman" w:eastAsia="Times New Roman" w:cs="Times New Roman"/>
                <w:b w:val="0"/>
                <w:bCs w:val="0"/>
                <w:noProof w:val="0"/>
                <w:sz w:val="24"/>
                <w:szCs w:val="24"/>
                <w:lang w:val="pt-BR"/>
              </w:rPr>
            </w:rPrChange>
          </w:rPr>
          <w:delText xml:space="preserve"> é um dos principais diagramas estruturais da UML. Ele representa a estrutura estática do sistema, modelando as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6Z" w:id="2008739280">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6Z" w:id="1706790396">
              <w:rPr>
                <w:rFonts w:ascii="Times New Roman" w:hAnsi="Times New Roman" w:eastAsia="Times New Roman" w:cs="Times New Roman"/>
                <w:b w:val="0"/>
                <w:bCs w:val="0"/>
                <w:noProof w:val="0"/>
                <w:sz w:val="24"/>
                <w:szCs w:val="24"/>
                <w:lang w:val="pt-BR"/>
              </w:rPr>
            </w:rPrChange>
          </w:rPr>
          <w:delText>, seus atributos, métodos e os relacionamentos entre elas. Esse diagrama é essencial para o planejamento da arquitetura do software, auxiliando na identificação dos componentes que formarão a base do código-fonte.</w:delText>
        </w:r>
      </w:del>
    </w:p>
    <w:p w:rsidR="3F54100C" w:rsidP="320543F7" w:rsidRDefault="3F54100C" w14:paraId="4EC4EF05" w14:textId="35452D30">
      <w:pPr>
        <w:spacing w:before="240" w:beforeAutospacing="off" w:after="240" w:afterAutospacing="off" w:line="360" w:lineRule="auto"/>
        <w:ind w:firstLine="708"/>
        <w:jc w:val="both"/>
        <w:rPr>
          <w:del w:author="GUSTAVO DE OLIVEIRA REGO MORAIS" w:date="2025-08-08T21:23:55.617Z" w16du:dateUtc="2025-08-08T21:23:55.617Z" w:id="221838240"/>
          <w:rFonts w:ascii="Times New Roman" w:hAnsi="Times New Roman" w:eastAsia="Times New Roman" w:cs="Times New Roman"/>
          <w:b w:val="0"/>
          <w:bCs w:val="0"/>
          <w:noProof w:val="0"/>
          <w:sz w:val="24"/>
          <w:szCs w:val="24"/>
          <w:lang w:val="pt-BR"/>
          <w:rPrChange w:author="GUSTAVO DE OLIVEIRA REGO MORAIS" w:date="2025-08-08T22:00:04.969Z" w:id="1883614931">
            <w:rPr>
              <w:del w:author="GUSTAVO DE OLIVEIRA REGO MORAIS" w:date="2025-08-08T21:23:55.617Z" w16du:dateUtc="2025-08-08T21:23:55.617Z" w:id="1103950568"/>
              <w:rFonts w:ascii="Times New Roman" w:hAnsi="Times New Roman" w:eastAsia="Times New Roman" w:cs="Times New Roman"/>
              <w:b w:val="0"/>
              <w:bCs w:val="0"/>
              <w:noProof w:val="0"/>
              <w:sz w:val="24"/>
              <w:szCs w:val="24"/>
              <w:lang w:val="pt-BR"/>
            </w:rPr>
          </w:rPrChange>
        </w:rPr>
      </w:pPr>
      <w:del w:author="GUSTAVO DE OLIVEIRA REGO MORAIS" w:date="2025-08-08T21:23:55.617Z" w:id="107836036">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496Z" w:id="1380601580">
              <w:rPr>
                <w:rFonts w:ascii="Times New Roman" w:hAnsi="Times New Roman" w:eastAsia="Times New Roman" w:cs="Times New Roman"/>
                <w:b w:val="0"/>
                <w:bCs w:val="0"/>
                <w:noProof w:val="0"/>
                <w:sz w:val="24"/>
                <w:szCs w:val="24"/>
                <w:lang w:val="pt-BR"/>
              </w:rPr>
            </w:rPrChange>
          </w:rPr>
          <w:delText xml:space="preserve">No projeto Montador de PC Online, 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8Z" w:id="112895274">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9Z" w:id="580036683">
              <w:rPr>
                <w:rFonts w:ascii="Times New Roman" w:hAnsi="Times New Roman" w:eastAsia="Times New Roman" w:cs="Times New Roman"/>
                <w:b w:val="0"/>
                <w:bCs w:val="0"/>
                <w:noProof w:val="0"/>
                <w:sz w:val="24"/>
                <w:szCs w:val="24"/>
                <w:lang w:val="pt-BR"/>
              </w:rPr>
            </w:rPrChange>
          </w:rPr>
          <w:delText xml:space="preserve"> é utilizado para representar os principais objetos do sistema, como usuários, builds, componentes de hardware, perfis de uso e serviços de recomendação.</w:delText>
        </w:r>
      </w:del>
    </w:p>
    <w:p w:rsidR="4B48383A" w:rsidP="320543F7" w:rsidRDefault="4B48383A" w14:paraId="33393789" w14:textId="01A8BF10">
      <w:pPr>
        <w:spacing w:line="360" w:lineRule="auto"/>
        <w:jc w:val="both"/>
        <w:rPr>
          <w:del w:author="GUSTAVO DE OLIVEIRA REGO MORAIS" w:date="2025-08-08T21:23:55.617Z" w16du:dateUtc="2025-08-08T21:23:55.617Z" w:id="1419176677"/>
          <w:rFonts w:ascii="Times New Roman" w:hAnsi="Times New Roman" w:eastAsia="Times New Roman" w:cs="Times New Roman"/>
          <w:b w:val="0"/>
          <w:bCs w:val="0"/>
          <w:sz w:val="24"/>
          <w:szCs w:val="24"/>
          <w:rPrChange w:author="GUSTAVO DE OLIVEIRA REGO MORAIS" w:date="2025-08-08T22:00:09.512Z" w:id="327536917">
            <w:rPr>
              <w:del w:author="GUSTAVO DE OLIVEIRA REGO MORAIS" w:date="2025-08-08T21:23:55.617Z" w16du:dateUtc="2025-08-08T21:23:55.617Z" w:id="1217604984"/>
              <w:rFonts w:ascii="Times New Roman" w:hAnsi="Times New Roman" w:eastAsia="Times New Roman" w:cs="Times New Roman"/>
              <w:b w:val="0"/>
              <w:bCs w:val="0"/>
            </w:rPr>
          </w:rPrChange>
        </w:rPr>
        <w:pPrChange w:author="GUSTAVO DE OLIVEIRA REGO MORAIS" w:date="2025-08-08T22:00:28.727Z">
          <w:pPr>
            <w:spacing w:line="360" w:lineRule="auto"/>
            <w:jc w:val="left"/>
          </w:pPr>
        </w:pPrChange>
      </w:pPr>
    </w:p>
    <w:p w:rsidR="3F54100C" w:rsidP="320543F7" w:rsidRDefault="3F54100C" w14:paraId="1992079B" w14:textId="78398E09">
      <w:pPr>
        <w:pStyle w:val="Normal1"/>
        <w:spacing w:line="360" w:lineRule="auto"/>
        <w:jc w:val="both"/>
        <w:rPr>
          <w:del w:author="GUSTAVO DE OLIVEIRA REGO MORAIS" w:date="2025-08-08T21:23:55.617Z" w16du:dateUtc="2025-08-08T21:23:55.617Z" w:id="755547991"/>
          <w:rFonts w:ascii="Times New Roman" w:hAnsi="Times New Roman" w:eastAsia="Times New Roman" w:cs="Times New Roman"/>
          <w:b w:val="0"/>
          <w:bCs w:val="0"/>
          <w:noProof w:val="0"/>
          <w:sz w:val="24"/>
          <w:szCs w:val="24"/>
          <w:lang w:val="pt-BR"/>
          <w:rPrChange w:author="GUSTAVO DE OLIVEIRA REGO MORAIS" w:date="2025-08-08T22:00:09.513Z" w:id="964691169">
            <w:rPr>
              <w:del w:author="GUSTAVO DE OLIVEIRA REGO MORAIS" w:date="2025-08-08T21:23:55.617Z" w16du:dateUtc="2025-08-08T21:23:55.617Z" w:id="2039581202"/>
              <w:rFonts w:ascii="Times New Roman" w:hAnsi="Times New Roman" w:eastAsia="Times New Roman" w:cs="Times New Roman"/>
              <w:b w:val="0"/>
              <w:bCs w:val="0"/>
              <w:noProof w:val="0"/>
              <w:sz w:val="28"/>
              <w:szCs w:val="28"/>
              <w:lang w:val="pt-BR"/>
            </w:rPr>
          </w:rPrChange>
        </w:rPr>
        <w:pPrChange w:author="GUSTAVO DE OLIVEIRA REGO MORAIS" w:date="2025-08-08T22:00:28.727Z">
          <w:pPr>
            <w:pStyle w:val="Normal1"/>
            <w:spacing w:line="360" w:lineRule="auto"/>
            <w:jc w:val="left"/>
          </w:pPr>
        </w:pPrChange>
      </w:pPr>
      <w:del w:author="GUSTAVO DE OLIVEIRA REGO MORAIS" w:date="2025-08-08T21:23:55.617Z" w:id="1289667105">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3Z" w:id="1680769983">
              <w:rPr>
                <w:rFonts w:ascii="Times New Roman" w:hAnsi="Times New Roman" w:eastAsia="Times New Roman" w:cs="Times New Roman"/>
                <w:b w:val="0"/>
                <w:bCs w:val="0"/>
                <w:noProof w:val="0"/>
                <w:lang w:val="pt-BR"/>
              </w:rPr>
            </w:rPrChange>
          </w:rPr>
          <w:delText>Principais Elementos do Diagrama</w:delText>
        </w:r>
      </w:del>
    </w:p>
    <w:p w:rsidR="4B48383A" w:rsidP="320543F7" w:rsidRDefault="4B48383A" w14:paraId="1DB4731B" w14:textId="2CF73A70">
      <w:pPr>
        <w:pStyle w:val="Normal"/>
        <w:bidi w:val="0"/>
        <w:spacing w:line="360" w:lineRule="auto"/>
        <w:jc w:val="both"/>
        <w:rPr>
          <w:del w:author="GUSTAVO DE OLIVEIRA REGO MORAIS" w:date="2025-08-08T21:23:55.617Z" w16du:dateUtc="2025-08-08T21:23:55.617Z" w:id="1750026602"/>
          <w:rFonts w:ascii="Times New Roman" w:hAnsi="Times New Roman" w:eastAsia="Times New Roman" w:cs="Times New Roman"/>
          <w:sz w:val="24"/>
          <w:szCs w:val="24"/>
          <w:rPrChange w:author="GUSTAVO DE OLIVEIRA REGO MORAIS" w:date="2025-08-08T22:00:09.513Z" w:id="2136067338">
            <w:rPr>
              <w:del w:author="GUSTAVO DE OLIVEIRA REGO MORAIS" w:date="2025-08-08T21:23:55.617Z" w16du:dateUtc="2025-08-08T21:23:55.617Z" w:id="1349137182"/>
              <w:rFonts w:ascii="Times New Roman" w:hAnsi="Times New Roman" w:eastAsia="Times New Roman" w:cs="Times New Roman"/>
            </w:rPr>
          </w:rPrChange>
        </w:rPr>
        <w:pPrChange w:author="GUSTAVO DE OLIVEIRA REGO MORAIS" w:date="2025-08-08T22:00:28.728Z">
          <w:pPr>
            <w:pStyle w:val="Normal"/>
            <w:spacing w:line="360" w:lineRule="auto"/>
            <w:jc w:val="left"/>
          </w:pPr>
        </w:pPrChange>
      </w:pPr>
    </w:p>
    <w:p w:rsidR="3F54100C" w:rsidP="320543F7" w:rsidRDefault="3F54100C" w14:paraId="5201F3FA" w14:textId="48CA3836">
      <w:pPr>
        <w:pStyle w:val="Normal1"/>
        <w:bidi w:val="0"/>
        <w:spacing w:line="360" w:lineRule="auto"/>
        <w:jc w:val="both"/>
        <w:rPr>
          <w:del w:author="GUSTAVO DE OLIVEIRA REGO MORAIS" w:date="2025-08-08T21:23:55.617Z" w16du:dateUtc="2025-08-08T21:23:55.617Z" w:id="1940146471"/>
          <w:rFonts w:ascii="Times New Roman" w:hAnsi="Times New Roman" w:eastAsia="Times New Roman" w:cs="Times New Roman"/>
          <w:b w:val="1"/>
          <w:bCs w:val="1"/>
          <w:noProof w:val="0"/>
          <w:sz w:val="24"/>
          <w:szCs w:val="24"/>
          <w:lang w:val="pt-BR"/>
          <w:rPrChange w:author="GUSTAVO DE OLIVEIRA REGO MORAIS" w:date="2025-08-08T22:00:09.515Z" w:id="85012125">
            <w:rPr>
              <w:del w:author="GUSTAVO DE OLIVEIRA REGO MORAIS" w:date="2025-08-08T21:23:55.617Z" w16du:dateUtc="2025-08-08T21:23:55.617Z" w:id="340368484"/>
              <w:rFonts w:ascii="Times New Roman" w:hAnsi="Times New Roman" w:eastAsia="Times New Roman" w:cs="Times New Roman"/>
              <w:b w:val="1"/>
              <w:bCs w:val="1"/>
              <w:noProof w:val="0"/>
              <w:sz w:val="28"/>
              <w:szCs w:val="28"/>
              <w:lang w:val="pt-BR"/>
            </w:rPr>
          </w:rPrChange>
        </w:rPr>
        <w:pPrChange w:author="GUSTAVO DE OLIVEIRA REGO MORAIS" w:date="2025-08-08T22:00:28.728Z">
          <w:pPr>
            <w:pStyle w:val="Normal1"/>
            <w:spacing w:line="360" w:lineRule="auto"/>
            <w:jc w:val="left"/>
          </w:pPr>
        </w:pPrChange>
      </w:pPr>
      <w:del w:author="GUSTAVO DE OLIVEIRA REGO MORAIS" w:date="2025-08-08T21:23:55.617Z" w:id="2059631187">
        <w:r w:rsidRPr="320543F7" w:rsidDel="43D409C4">
          <w:rPr>
            <w:rFonts w:ascii="Times New Roman" w:hAnsi="Times New Roman" w:eastAsia="Times New Roman" w:cs="Times New Roman"/>
            <w:b w:val="1"/>
            <w:bCs w:val="1"/>
            <w:noProof w:val="0"/>
            <w:sz w:val="24"/>
            <w:szCs w:val="24"/>
            <w:lang w:val="pt-BR"/>
            <w:rPrChange w:author="GUSTAVO DE OLIVEIRA REGO MORAIS" w:date="2025-08-08T22:00:09.514Z" w:id="1157118450">
              <w:rPr>
                <w:rFonts w:ascii="Times New Roman" w:hAnsi="Times New Roman" w:eastAsia="Times New Roman" w:cs="Times New Roman"/>
                <w:b w:val="1"/>
                <w:bCs w:val="1"/>
                <w:noProof w:val="0"/>
                <w:lang w:val="pt-BR"/>
              </w:rPr>
            </w:rPrChange>
          </w:rPr>
          <w:delText>Aplicação no Projeto</w:delText>
        </w:r>
      </w:del>
    </w:p>
    <w:p w:rsidR="3F54100C" w:rsidP="320543F7" w:rsidRDefault="3F54100C" w14:paraId="0F6D9CB6" w14:textId="0AA2B188">
      <w:pPr>
        <w:bidi w:val="0"/>
        <w:spacing w:before="240" w:beforeAutospacing="off" w:after="240" w:afterAutospacing="off" w:line="360" w:lineRule="auto"/>
        <w:ind w:firstLine="708"/>
        <w:jc w:val="both"/>
        <w:rPr>
          <w:del w:author="GUSTAVO DE OLIVEIRA REGO MORAIS" w:date="2025-08-08T21:23:55.617Z" w16du:dateUtc="2025-08-08T21:23:55.617Z" w:id="2114629857"/>
          <w:rFonts w:ascii="Times New Roman" w:hAnsi="Times New Roman" w:eastAsia="Times New Roman" w:cs="Times New Roman"/>
          <w:b w:val="0"/>
          <w:bCs w:val="0"/>
          <w:noProof w:val="0"/>
          <w:sz w:val="24"/>
          <w:szCs w:val="24"/>
          <w:lang w:val="pt-BR"/>
          <w:rPrChange w:author="GUSTAVO DE OLIVEIRA REGO MORAIS" w:date="2025-08-08T22:00:04.981Z" w:id="241916537">
            <w:rPr>
              <w:del w:author="GUSTAVO DE OLIVEIRA REGO MORAIS" w:date="2025-08-08T21:23:55.617Z" w16du:dateUtc="2025-08-08T21:23:55.617Z" w:id="1487908207"/>
              <w:rFonts w:ascii="Times New Roman" w:hAnsi="Times New Roman" w:eastAsia="Times New Roman" w:cs="Times New Roman"/>
              <w:b w:val="0"/>
              <w:bCs w:val="0"/>
              <w:noProof w:val="0"/>
              <w:sz w:val="24"/>
              <w:szCs w:val="24"/>
              <w:lang w:val="pt-BR"/>
            </w:rPr>
          </w:rPrChange>
        </w:rPr>
      </w:pPr>
      <w:del w:author="GUSTAVO DE OLIVEIRA REGO MORAIS" w:date="2025-08-08T21:23:55.617Z" w:id="395780195">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5Z" w:id="1628339752">
              <w:rPr>
                <w:rFonts w:ascii="Times New Roman" w:hAnsi="Times New Roman" w:eastAsia="Times New Roman" w:cs="Times New Roman"/>
                <w:b w:val="0"/>
                <w:bCs w:val="0"/>
                <w:noProof w:val="0"/>
                <w:sz w:val="24"/>
                <w:szCs w:val="24"/>
                <w:lang w:val="pt-BR"/>
              </w:rPr>
            </w:rPrChange>
          </w:rPr>
          <w:delText xml:space="preserve">No sistema Montador de PC Online, 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79Z" w:id="481201074">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Z" w:id="453471452">
              <w:rPr>
                <w:rFonts w:ascii="Times New Roman" w:hAnsi="Times New Roman" w:eastAsia="Times New Roman" w:cs="Times New Roman"/>
                <w:b w:val="0"/>
                <w:bCs w:val="0"/>
                <w:noProof w:val="0"/>
                <w:sz w:val="24"/>
                <w:szCs w:val="24"/>
                <w:lang w:val="pt-BR"/>
              </w:rPr>
            </w:rPrChange>
          </w:rPr>
          <w:delText xml:space="preserve"> modela, por exemplo:</w:delText>
        </w:r>
      </w:del>
    </w:p>
    <w:p w:rsidR="3F54100C" w:rsidP="320543F7" w:rsidRDefault="3F54100C" w14:paraId="5EAB6EC6" w14:textId="09ADF8D2">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32028936"/>
          <w:rFonts w:ascii="Times New Roman" w:hAnsi="Times New Roman" w:eastAsia="Times New Roman" w:cs="Times New Roman"/>
          <w:b w:val="0"/>
          <w:bCs w:val="0"/>
          <w:noProof w:val="0"/>
          <w:sz w:val="24"/>
          <w:szCs w:val="24"/>
          <w:lang w:val="pt-BR"/>
          <w:rPrChange w:author="GUSTAVO DE OLIVEIRA REGO MORAIS" w:date="2025-08-08T22:00:04.984Z" w:id="254205856">
            <w:rPr>
              <w:del w:author="GUSTAVO DE OLIVEIRA REGO MORAIS" w:date="2025-08-08T21:23:55.616Z" w16du:dateUtc="2025-08-08T21:23:55.616Z" w:id="116808402"/>
              <w:rFonts w:ascii="Times New Roman" w:hAnsi="Times New Roman" w:eastAsia="Times New Roman" w:cs="Times New Roman"/>
              <w:b w:val="0"/>
              <w:bCs w:val="0"/>
              <w:noProof w:val="0"/>
              <w:sz w:val="24"/>
              <w:szCs w:val="24"/>
              <w:lang w:val="pt-BR"/>
            </w:rPr>
          </w:rPrChange>
        </w:rPr>
      </w:pPr>
      <w:del w:author="GUSTAVO DE OLIVEIRA REGO MORAIS" w:date="2025-08-08T21:23:55.616Z" w:id="502907617">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7Z" w:id="856290433">
              <w:rPr>
                <w:rFonts w:ascii="Times New Roman" w:hAnsi="Times New Roman" w:eastAsia="Times New Roman" w:cs="Times New Roman"/>
                <w:b w:val="0"/>
                <w:bCs w:val="0"/>
                <w:noProof w:val="0"/>
                <w:sz w:val="24"/>
                <w:szCs w:val="24"/>
                <w:lang w:val="pt-BR"/>
              </w:rPr>
            </w:rPrChange>
          </w:rPr>
          <w:delText xml:space="preserve">A classe </w:delText>
        </w:r>
        <w:r w:rsidRPr="320543F7" w:rsidDel="552BB3CE">
          <w:rPr>
            <w:rFonts w:ascii="Times New Roman" w:hAnsi="Times New Roman" w:eastAsia="Times New Roman" w:cs="Times New Roman"/>
            <w:b w:val="0"/>
            <w:bCs w:val="0"/>
            <w:noProof w:val="0"/>
            <w:sz w:val="24"/>
            <w:szCs w:val="24"/>
            <w:lang w:val="pt-BR"/>
            <w:rPrChange w:author="GUSTAVO DE OLIVEIRA REGO MORAIS" w:date="2025-08-08T22:00:04.982Z" w:id="160932922">
              <w:rPr>
                <w:rFonts w:ascii="Times New Roman" w:hAnsi="Times New Roman" w:eastAsia="Times New Roman" w:cs="Times New Roman"/>
                <w:b w:val="0"/>
                <w:bCs w:val="0"/>
                <w:noProof w:val="0"/>
                <w:sz w:val="24"/>
                <w:szCs w:val="24"/>
                <w:lang w:val="pt-BR"/>
              </w:rPr>
            </w:rPrChange>
          </w:rPr>
          <w:delText>Usuário</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2Z" w:id="354031048">
              <w:rPr>
                <w:rFonts w:ascii="Times New Roman" w:hAnsi="Times New Roman" w:eastAsia="Times New Roman" w:cs="Times New Roman"/>
                <w:b w:val="0"/>
                <w:bCs w:val="0"/>
                <w:noProof w:val="0"/>
                <w:sz w:val="24"/>
                <w:szCs w:val="24"/>
                <w:lang w:val="pt-BR"/>
              </w:rPr>
            </w:rPrChange>
          </w:rPr>
          <w:delText xml:space="preserve">, que pode ter zero ou mais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3Z" w:id="240039773">
              <w:rPr>
                <w:rFonts w:ascii="Times New Roman" w:hAnsi="Times New Roman" w:eastAsia="Times New Roman" w:cs="Times New Roman"/>
                <w:b w:val="0"/>
                <w:bCs w:val="0"/>
                <w:noProof w:val="0"/>
                <w:sz w:val="24"/>
                <w:szCs w:val="24"/>
                <w:lang w:val="pt-BR"/>
              </w:rPr>
            </w:rPrChange>
          </w:rPr>
          <w:delText>builds salvas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4Z" w:id="1579459484">
              <w:rPr>
                <w:rFonts w:ascii="Times New Roman" w:hAnsi="Times New Roman" w:eastAsia="Times New Roman" w:cs="Times New Roman"/>
                <w:b w:val="0"/>
                <w:bCs w:val="0"/>
                <w:noProof w:val="0"/>
                <w:sz w:val="24"/>
                <w:szCs w:val="24"/>
                <w:lang w:val="pt-BR"/>
              </w:rPr>
            </w:rPrChange>
          </w:rPr>
          <w:delText>.</w:delText>
        </w:r>
      </w:del>
    </w:p>
    <w:p w:rsidR="3F54100C" w:rsidP="320543F7" w:rsidRDefault="3F54100C" w14:paraId="19AE4248" w14:textId="0220F73B">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403052873"/>
          <w:rFonts w:ascii="Times New Roman" w:hAnsi="Times New Roman" w:eastAsia="Times New Roman" w:cs="Times New Roman"/>
          <w:b w:val="0"/>
          <w:bCs w:val="0"/>
          <w:noProof w:val="0"/>
          <w:sz w:val="24"/>
          <w:szCs w:val="24"/>
          <w:lang w:val="pt-BR"/>
          <w:rPrChange w:author="GUSTAVO DE OLIVEIRA REGO MORAIS" w:date="2025-08-08T22:00:04.986Z" w:id="1621852201">
            <w:rPr>
              <w:del w:author="GUSTAVO DE OLIVEIRA REGO MORAIS" w:date="2025-08-08T21:23:55.616Z" w16du:dateUtc="2025-08-08T21:23:55.616Z" w:id="1693899614"/>
              <w:rFonts w:ascii="Times New Roman" w:hAnsi="Times New Roman" w:eastAsia="Times New Roman" w:cs="Times New Roman"/>
              <w:b w:val="0"/>
              <w:bCs w:val="0"/>
              <w:noProof w:val="0"/>
              <w:sz w:val="24"/>
              <w:szCs w:val="24"/>
              <w:lang w:val="pt-BR"/>
            </w:rPr>
          </w:rPrChange>
        </w:rPr>
      </w:pPr>
      <w:del w:author="GUSTAVO DE OLIVEIRA REGO MORAIS" w:date="2025-08-08T21:23:55.616Z" w:id="1450204224">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Z" w:id="1306479376">
              <w:rPr>
                <w:rFonts w:ascii="Times New Roman" w:hAnsi="Times New Roman" w:eastAsia="Times New Roman" w:cs="Times New Roman"/>
                <w:b w:val="0"/>
                <w:bCs w:val="0"/>
                <w:noProof w:val="0"/>
                <w:sz w:val="24"/>
                <w:szCs w:val="24"/>
                <w:lang w:val="pt-BR"/>
              </w:rPr>
            </w:rPrChange>
          </w:rPr>
          <w:delText>A classe Build, composta por múltiplos objetos da classe Componente.</w:delText>
        </w:r>
      </w:del>
    </w:p>
    <w:p w:rsidR="3F54100C" w:rsidP="320543F7" w:rsidRDefault="3F54100C" w14:paraId="68E590B1" w14:textId="39D19596">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2121369456"/>
          <w:rFonts w:ascii="Times New Roman" w:hAnsi="Times New Roman" w:eastAsia="Times New Roman" w:cs="Times New Roman"/>
          <w:b w:val="0"/>
          <w:bCs w:val="0"/>
          <w:noProof w:val="0"/>
          <w:sz w:val="24"/>
          <w:szCs w:val="24"/>
          <w:lang w:val="pt-BR"/>
          <w:rPrChange w:author="GUSTAVO DE OLIVEIRA REGO MORAIS" w:date="2025-08-08T22:00:04.987Z" w:id="994174146">
            <w:rPr>
              <w:del w:author="GUSTAVO DE OLIVEIRA REGO MORAIS" w:date="2025-08-08T21:23:55.616Z" w16du:dateUtc="2025-08-08T21:23:55.616Z" w:id="496152140"/>
              <w:rFonts w:ascii="Times New Roman" w:hAnsi="Times New Roman" w:eastAsia="Times New Roman" w:cs="Times New Roman"/>
              <w:b w:val="0"/>
              <w:bCs w:val="0"/>
              <w:noProof w:val="0"/>
              <w:sz w:val="24"/>
              <w:szCs w:val="24"/>
              <w:lang w:val="pt-BR"/>
            </w:rPr>
          </w:rPrChange>
        </w:rPr>
      </w:pPr>
      <w:del w:author="GUSTAVO DE OLIVEIRA REGO MORAIS" w:date="2025-08-08T21:23:55.616Z" w:id="323689559">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Z" w:id="653033034">
              <w:rPr>
                <w:rFonts w:ascii="Times New Roman" w:hAnsi="Times New Roman" w:eastAsia="Times New Roman" w:cs="Times New Roman"/>
                <w:b w:val="0"/>
                <w:bCs w:val="0"/>
                <w:noProof w:val="0"/>
                <w:sz w:val="24"/>
                <w:szCs w:val="24"/>
                <w:lang w:val="pt-BR"/>
              </w:rPr>
            </w:rPrChange>
          </w:rPr>
          <w:delText>A classe Componente, que pode ser especializada em GPU, CPU, RAM, entre outros.</w:delText>
        </w:r>
      </w:del>
    </w:p>
    <w:p w:rsidR="3F54100C" w:rsidP="320543F7" w:rsidRDefault="3F54100C" w14:paraId="5B42BDB8" w14:textId="4C35196D">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980642547"/>
          <w:rFonts w:ascii="Times New Roman" w:hAnsi="Times New Roman" w:eastAsia="Times New Roman" w:cs="Times New Roman"/>
          <w:b w:val="0"/>
          <w:bCs w:val="0"/>
          <w:noProof w:val="0"/>
          <w:sz w:val="24"/>
          <w:szCs w:val="24"/>
          <w:lang w:val="pt-BR"/>
          <w:rPrChange w:author="GUSTAVO DE OLIVEIRA REGO MORAIS" w:date="2025-08-08T22:00:04.99Z" w:id="1341974068">
            <w:rPr>
              <w:del w:author="GUSTAVO DE OLIVEIRA REGO MORAIS" w:date="2025-08-08T21:23:55.616Z" w16du:dateUtc="2025-08-08T21:23:55.616Z" w:id="928272993"/>
              <w:rFonts w:ascii="Times New Roman" w:hAnsi="Times New Roman" w:eastAsia="Times New Roman" w:cs="Times New Roman"/>
              <w:b w:val="0"/>
              <w:bCs w:val="0"/>
              <w:noProof w:val="0"/>
              <w:sz w:val="24"/>
              <w:szCs w:val="24"/>
              <w:lang w:val="pt-BR"/>
            </w:rPr>
          </w:rPrChange>
        </w:rPr>
      </w:pPr>
      <w:del w:author="GUSTAVO DE OLIVEIRA REGO MORAIS" w:date="2025-08-08T21:23:55.616Z" w:id="1900133491">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1Z" w:id="726127069">
              <w:rPr>
                <w:rFonts w:ascii="Times New Roman" w:hAnsi="Times New Roman" w:eastAsia="Times New Roman" w:cs="Times New Roman"/>
                <w:b w:val="0"/>
                <w:bCs w:val="0"/>
                <w:noProof w:val="0"/>
                <w:sz w:val="24"/>
                <w:szCs w:val="24"/>
                <w:lang w:val="pt-BR"/>
              </w:rPr>
            </w:rPrChange>
          </w:rPr>
          <w:delText xml:space="preserve">A classe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9Z" w:id="982781215">
              <w:rPr>
                <w:rFonts w:ascii="Times New Roman" w:hAnsi="Times New Roman" w:eastAsia="Times New Roman" w:cs="Times New Roman"/>
                <w:b w:val="0"/>
                <w:bCs w:val="0"/>
                <w:noProof w:val="0"/>
                <w:sz w:val="24"/>
                <w:szCs w:val="24"/>
                <w:lang w:val="pt-BR"/>
              </w:rPr>
            </w:rPrChange>
          </w:rPr>
          <w:delText>Recomendador</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9Z" w:id="1208002628">
              <w:rPr>
                <w:rFonts w:ascii="Times New Roman" w:hAnsi="Times New Roman" w:eastAsia="Times New Roman" w:cs="Times New Roman"/>
                <w:b w:val="0"/>
                <w:bCs w:val="0"/>
                <w:noProof w:val="0"/>
                <w:sz w:val="24"/>
                <w:szCs w:val="24"/>
                <w:lang w:val="pt-BR"/>
              </w:rPr>
            </w:rPrChange>
          </w:rPr>
          <w:delText>, responsável por gerar sugestões com base nos requisitos do usuário.</w:delText>
        </w:r>
      </w:del>
    </w:p>
    <w:p w:rsidR="3F54100C" w:rsidP="320543F7" w:rsidRDefault="3F54100C" w14:paraId="5719077C" w14:textId="20B40DBF">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728159033"/>
          <w:rFonts w:ascii="Times New Roman" w:hAnsi="Times New Roman" w:eastAsia="Times New Roman" w:cs="Times New Roman"/>
          <w:b w:val="0"/>
          <w:bCs w:val="0"/>
          <w:noProof w:val="0"/>
          <w:sz w:val="24"/>
          <w:szCs w:val="24"/>
          <w:lang w:val="pt-BR"/>
          <w:rPrChange w:author="GUSTAVO DE OLIVEIRA REGO MORAIS" w:date="2025-08-08T22:00:04.992Z" w:id="1942730976">
            <w:rPr>
              <w:del w:author="GUSTAVO DE OLIVEIRA REGO MORAIS" w:date="2025-08-08T21:23:55.616Z" w16du:dateUtc="2025-08-08T21:23:55.616Z" w:id="1171436035"/>
              <w:rFonts w:ascii="Times New Roman" w:hAnsi="Times New Roman" w:eastAsia="Times New Roman" w:cs="Times New Roman"/>
              <w:b w:val="0"/>
              <w:bCs w:val="0"/>
              <w:noProof w:val="0"/>
              <w:sz w:val="24"/>
              <w:szCs w:val="24"/>
              <w:lang w:val="pt-BR"/>
            </w:rPr>
          </w:rPrChange>
        </w:rPr>
      </w:pPr>
      <w:del w:author="GUSTAVO DE OLIVEIRA REGO MORAIS" w:date="2025-08-08T21:23:55.616Z" w:id="1839782890">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2Z" w:id="334767379">
              <w:rPr>
                <w:rFonts w:ascii="Times New Roman" w:hAnsi="Times New Roman" w:eastAsia="Times New Roman" w:cs="Times New Roman"/>
                <w:b w:val="0"/>
                <w:bCs w:val="0"/>
                <w:noProof w:val="0"/>
                <w:sz w:val="24"/>
                <w:szCs w:val="24"/>
                <w:lang w:val="pt-BR"/>
              </w:rPr>
            </w:rPrChange>
          </w:rPr>
          <w:delText xml:space="preserve">A relação entre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91Z" w:id="1425500408">
              <w:rPr>
                <w:rFonts w:ascii="Times New Roman" w:hAnsi="Times New Roman" w:eastAsia="Times New Roman" w:cs="Times New Roman"/>
                <w:b w:val="0"/>
                <w:bCs w:val="0"/>
                <w:noProof w:val="0"/>
                <w:sz w:val="24"/>
                <w:szCs w:val="24"/>
                <w:lang w:val="pt-BR"/>
              </w:rPr>
            </w:rPrChange>
          </w:rPr>
          <w:delText>PerfilDeUso</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91Z" w:id="1085414528">
              <w:rPr>
                <w:rFonts w:ascii="Times New Roman" w:hAnsi="Times New Roman" w:eastAsia="Times New Roman" w:cs="Times New Roman"/>
                <w:b w:val="0"/>
                <w:bCs w:val="0"/>
                <w:noProof w:val="0"/>
                <w:sz w:val="24"/>
                <w:szCs w:val="24"/>
                <w:lang w:val="pt-BR"/>
              </w:rPr>
            </w:rPrChange>
          </w:rPr>
          <w:delText xml:space="preserve"> e Build, influenciando a seleção das peças.</w:delText>
        </w:r>
      </w:del>
    </w:p>
    <w:p w:rsidR="3F54100C" w:rsidP="320543F7" w:rsidRDefault="3F54100C" w14:paraId="38A1DB27" w14:textId="24E5AB81">
      <w:pPr>
        <w:bidi w:val="0"/>
        <w:spacing w:before="240" w:beforeAutospacing="off" w:after="240" w:afterAutospacing="off" w:line="360" w:lineRule="auto"/>
        <w:ind w:firstLine="708"/>
        <w:jc w:val="both"/>
        <w:rPr>
          <w:del w:author="GUSTAVO DE OLIVEIRA REGO MORAIS" w:date="2025-08-08T21:23:55.616Z" w16du:dateUtc="2025-08-08T21:23:55.616Z" w:id="848933179"/>
          <w:rFonts w:ascii="Times New Roman" w:hAnsi="Times New Roman" w:eastAsia="Times New Roman" w:cs="Times New Roman"/>
          <w:b w:val="0"/>
          <w:bCs w:val="0"/>
          <w:noProof w:val="0"/>
          <w:sz w:val="24"/>
          <w:szCs w:val="24"/>
          <w:lang w:val="pt-BR"/>
          <w:rPrChange w:author="GUSTAVO DE OLIVEIRA REGO MORAIS" w:date="2025-08-08T22:00:04.993Z" w:id="1918789530">
            <w:rPr>
              <w:del w:author="GUSTAVO DE OLIVEIRA REGO MORAIS" w:date="2025-08-08T21:23:55.616Z" w16du:dateUtc="2025-08-08T21:23:55.616Z" w:id="1543373595"/>
              <w:rFonts w:ascii="Times New Roman" w:hAnsi="Times New Roman" w:eastAsia="Times New Roman" w:cs="Times New Roman"/>
              <w:b w:val="0"/>
              <w:bCs w:val="0"/>
              <w:noProof w:val="0"/>
              <w:sz w:val="24"/>
              <w:szCs w:val="24"/>
              <w:lang w:val="pt-BR"/>
            </w:rPr>
          </w:rPrChange>
        </w:rPr>
      </w:pPr>
      <w:del w:author="GUSTAVO DE OLIVEIRA REGO MORAIS" w:date="2025-08-08T21:23:55.616Z" w:id="423069694">
        <w:r w:rsidRPr="320543F7" w:rsidDel="375464CA">
          <w:rPr>
            <w:rFonts w:ascii="Times New Roman" w:hAnsi="Times New Roman" w:eastAsia="Times New Roman" w:cs="Times New Roman"/>
            <w:b w:val="0"/>
            <w:bCs w:val="0"/>
            <w:noProof w:val="0"/>
            <w:sz w:val="24"/>
            <w:szCs w:val="24"/>
            <w:lang w:val="pt-BR"/>
            <w:rPrChange w:author="GUSTAVO DE OLIVEIRA REGO MORAIS" w:date="2025-08-08T22:00:09.523Z" w:id="413207364">
              <w:rPr>
                <w:rFonts w:ascii="Times New Roman" w:hAnsi="Times New Roman" w:eastAsia="Times New Roman" w:cs="Times New Roman"/>
                <w:b w:val="0"/>
                <w:bCs w:val="0"/>
                <w:noProof w:val="0"/>
                <w:sz w:val="24"/>
                <w:szCs w:val="24"/>
                <w:lang w:val="pt-BR"/>
              </w:rPr>
            </w:rPrChange>
          </w:rPr>
          <w:delText>Esse diagrama serve como base para o desenvolvimento orientado a objetos, ajudando o time a visualizar responsabilidades, dependências e modularidade do sistema.</w:delText>
        </w:r>
      </w:del>
    </w:p>
    <w:p w:rsidR="4BE94D39" w:rsidP="320543F7" w:rsidRDefault="4BE94D39" w14:paraId="292B8E83" w14:textId="50110495">
      <w:pPr>
        <w:spacing w:before="240" w:beforeAutospacing="off" w:after="240" w:afterAutospacing="off" w:line="360" w:lineRule="auto"/>
        <w:jc w:val="both"/>
        <w:rPr>
          <w:ins w:author="GUSTAVO DE OLIVEIRA REGO MORAIS" w:date="2025-08-08T21:23:55.71Z" w16du:dateUtc="2025-08-08T21:23:55.71Z" w:id="348722900"/>
          <w:rFonts w:ascii="Times New Roman" w:hAnsi="Times New Roman" w:eastAsia="Times New Roman" w:cs="Times New Roman"/>
          <w:noProof w:val="0"/>
          <w:sz w:val="24"/>
          <w:szCs w:val="24"/>
          <w:lang w:val="pt-BR"/>
          <w:rPrChange w:author="GUSTAVO DE OLIVEIRA REGO MORAIS" w:date="2025-08-08T21:24:44.463Z" w:id="310495677">
            <w:rPr>
              <w:ins w:author="GUSTAVO DE OLIVEIRA REGO MORAIS" w:date="2025-08-08T21:23:55.71Z" w16du:dateUtc="2025-08-08T21:23:55.71Z" w:id="460738699"/>
              <w:rFonts w:ascii="Times New Roman" w:hAnsi="Times New Roman" w:eastAsia="Times New Roman" w:cs="Times New Roman"/>
              <w:noProof w:val="0"/>
              <w:sz w:val="24"/>
              <w:szCs w:val="24"/>
              <w:lang w:val="pt-BR"/>
            </w:rPr>
          </w:rPrChange>
        </w:rPr>
        <w:pPrChange w:author="GUSTAVO DE OLIVEIRA REGO MORAIS" w:date="2025-08-08T22:00:28.728Z">
          <w:pPr>
            <w:spacing w:before="240" w:beforeAutospacing="off" w:after="240" w:afterAutospacing="off"/>
            <w:jc w:val="both"/>
          </w:pPr>
        </w:pPrChange>
      </w:pPr>
      <w:del w:author="GUSTAVO DE OLIVEIRA REGO MORAIS" w:date="2025-08-08T21:23:55.616Z" w:id="634431538">
        <w:r w:rsidRPr="320543F7" w:rsidDel="4BE94D39">
          <w:rPr>
            <w:rFonts w:ascii="Times New Roman" w:hAnsi="Times New Roman" w:eastAsia="Times New Roman" w:cs="Times New Roman"/>
            <w:b w:val="0"/>
            <w:bCs w:val="0"/>
            <w:noProof w:val="0"/>
            <w:sz w:val="24"/>
            <w:szCs w:val="24"/>
            <w:lang w:val="pt-BR"/>
            <w:rPrChange w:author="GUSTAVO DE OLIVEIRA REGO MORAIS" w:date="2025-08-08T22:00:09.524Z" w:id="2019421700">
              <w:rPr>
                <w:rFonts w:ascii="Times New Roman" w:hAnsi="Times New Roman" w:eastAsia="Times New Roman" w:cs="Times New Roman"/>
                <w:b w:val="0"/>
                <w:bCs w:val="0"/>
                <w:noProof w:val="0"/>
                <w:sz w:val="24"/>
                <w:szCs w:val="24"/>
                <w:lang w:val="pt-BR"/>
              </w:rPr>
            </w:rPrChange>
          </w:rPr>
          <w:delText>A seguir o diagrama de classe</w:delText>
        </w:r>
      </w:del>
      <w:ins w:author="GUSTAVO DE OLIVEIRA REGO MORAIS" w:date="2025-08-08T21:24:52.159Z" w:id="848119135">
        <w:r>
          <w:tab/>
        </w:r>
      </w:ins>
      <w:ins w:author="GUSTAVO DE OLIVEIRA REGO MORAIS" w:date="2025-08-08T21:23:55.71Z" w:id="713035618">
        <w:r w:rsidRPr="320543F7" w:rsidR="43F7CF23">
          <w:rPr>
            <w:rFonts w:ascii="Times New Roman" w:hAnsi="Times New Roman" w:eastAsia="Times New Roman" w:cs="Times New Roman"/>
            <w:noProof w:val="0"/>
            <w:sz w:val="24"/>
            <w:szCs w:val="24"/>
            <w:lang w:val="pt-BR"/>
            <w:rPrChange w:author="GUSTAVO DE OLIVEIRA REGO MORAIS" w:date="2025-08-08T21:24:44.462Z" w:id="1880340218">
              <w:rPr>
                <w:rFonts w:ascii="Times New Roman" w:hAnsi="Times New Roman" w:eastAsia="Times New Roman" w:cs="Times New Roman"/>
                <w:noProof w:val="0"/>
                <w:sz w:val="24"/>
                <w:szCs w:val="24"/>
                <w:lang w:val="pt-BR"/>
              </w:rPr>
            </w:rPrChange>
          </w:rPr>
          <w:t xml:space="preserve">O Diagrama de </w:t>
        </w:r>
        <w:r w:rsidRPr="320543F7" w:rsidR="43F7CF23">
          <w:rPr>
            <w:rFonts w:ascii="Times New Roman" w:hAnsi="Times New Roman" w:eastAsia="Times New Roman" w:cs="Times New Roman"/>
            <w:noProof w:val="0"/>
            <w:sz w:val="24"/>
            <w:szCs w:val="24"/>
            <w:lang w:val="pt-BR"/>
            <w:rPrChange w:author="GUSTAVO DE OLIVEIRA REGO MORAIS" w:date="2025-08-08T21:24:44.462Z" w:id="1460849726">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2Z" w:id="797448379">
              <w:rPr>
                <w:rFonts w:ascii="Times New Roman" w:hAnsi="Times New Roman" w:eastAsia="Times New Roman" w:cs="Times New Roman"/>
                <w:noProof w:val="0"/>
                <w:sz w:val="24"/>
                <w:szCs w:val="24"/>
                <w:lang w:val="pt-BR"/>
              </w:rPr>
            </w:rPrChange>
          </w:rPr>
          <w:t xml:space="preserve">es é um dos principais diagramas estruturais da UML. Ele representa a estrutura estática do sistema, modelando as </w:t>
        </w:r>
        <w:r w:rsidRPr="320543F7" w:rsidR="43F7CF23">
          <w:rPr>
            <w:rFonts w:ascii="Times New Roman" w:hAnsi="Times New Roman" w:eastAsia="Times New Roman" w:cs="Times New Roman"/>
            <w:noProof w:val="0"/>
            <w:sz w:val="24"/>
            <w:szCs w:val="24"/>
            <w:lang w:val="pt-BR"/>
            <w:rPrChange w:author="GUSTAVO DE OLIVEIRA REGO MORAIS" w:date="2025-08-08T21:24:44.462Z" w:id="1370517647">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2Z" w:id="1779228130">
              <w:rPr>
                <w:rFonts w:ascii="Times New Roman" w:hAnsi="Times New Roman" w:eastAsia="Times New Roman" w:cs="Times New Roman"/>
                <w:noProof w:val="0"/>
                <w:sz w:val="24"/>
                <w:szCs w:val="24"/>
                <w:lang w:val="pt-BR"/>
              </w:rPr>
            </w:rPrChange>
          </w:rPr>
          <w:t>es, seus atributos, métodos e os relacionamentos entre elas. Esse diagrama é essencial para o planejamento da arquitetura do software, auxiliando na identificação dos componentes que formarão a base do código-fonte.</w:t>
        </w:r>
      </w:ins>
    </w:p>
    <w:p w:rsidR="43F7CF23" w:rsidP="320543F7" w:rsidRDefault="43F7CF23" w14:paraId="32935B69" w14:textId="5C716427">
      <w:pPr>
        <w:bidi w:val="0"/>
        <w:spacing w:before="240" w:beforeAutospacing="off" w:after="240" w:afterAutospacing="off" w:line="360" w:lineRule="auto"/>
        <w:ind w:firstLine="708"/>
        <w:jc w:val="both"/>
        <w:rPr>
          <w:ins w:author="GUSTAVO DE OLIVEIRA REGO MORAIS" w:date="2025-08-08T21:23:55.71Z" w16du:dateUtc="2025-08-08T21:23:55.71Z" w:id="289735023"/>
          <w:rFonts w:ascii="Times New Roman" w:hAnsi="Times New Roman" w:eastAsia="Times New Roman" w:cs="Times New Roman"/>
          <w:noProof w:val="0"/>
          <w:sz w:val="24"/>
          <w:szCs w:val="24"/>
          <w:lang w:val="pt-BR"/>
          <w:rPrChange w:author="GUSTAVO DE OLIVEIRA REGO MORAIS" w:date="2025-08-08T21:24:44.464Z" w:id="1907637700">
            <w:rPr>
              <w:ins w:author="GUSTAVO DE OLIVEIRA REGO MORAIS" w:date="2025-08-08T21:23:55.71Z" w16du:dateUtc="2025-08-08T21:23:55.71Z" w:id="1424864600"/>
              <w:rFonts w:ascii="Times New Roman" w:hAnsi="Times New Roman" w:eastAsia="Times New Roman" w:cs="Times New Roman"/>
              <w:noProof w:val="0"/>
              <w:sz w:val="24"/>
              <w:szCs w:val="24"/>
              <w:lang w:val="pt-BR"/>
            </w:rPr>
          </w:rPrChange>
        </w:rPr>
        <w:pPrChange w:author="GUSTAVO DE OLIVEIRA REGO MORAIS" w:date="2025-08-08T22:00:28.728Z">
          <w:pPr>
            <w:bidi w:val="0"/>
          </w:pPr>
        </w:pPrChange>
      </w:pPr>
      <w:ins w:author="GUSTAVO DE OLIVEIRA REGO MORAIS" w:date="2025-08-08T21:23:55.71Z" w:id="204766356">
        <w:r w:rsidRPr="320543F7" w:rsidR="43F7CF23">
          <w:rPr>
            <w:rFonts w:ascii="Times New Roman" w:hAnsi="Times New Roman" w:eastAsia="Times New Roman" w:cs="Times New Roman"/>
            <w:noProof w:val="0"/>
            <w:sz w:val="24"/>
            <w:szCs w:val="24"/>
            <w:lang w:val="pt-BR"/>
            <w:rPrChange w:author="GUSTAVO DE OLIVEIRA REGO MORAIS" w:date="2025-08-08T22:00:09.527Z" w:id="1043779852">
              <w:rPr>
                <w:rFonts w:ascii="Times New Roman" w:hAnsi="Times New Roman" w:eastAsia="Times New Roman" w:cs="Times New Roman"/>
                <w:noProof w:val="0"/>
                <w:sz w:val="24"/>
                <w:szCs w:val="24"/>
                <w:lang w:val="pt-BR"/>
              </w:rPr>
            </w:rPrChange>
          </w:rPr>
          <w:t xml:space="preserve">Os componentes Principais dos diagramas de </w:t>
        </w:r>
        <w:r w:rsidRPr="320543F7" w:rsidR="43F7CF23">
          <w:rPr>
            <w:rFonts w:ascii="Times New Roman" w:hAnsi="Times New Roman" w:eastAsia="Times New Roman" w:cs="Times New Roman"/>
            <w:noProof w:val="0"/>
            <w:sz w:val="24"/>
            <w:szCs w:val="24"/>
            <w:lang w:val="pt-BR"/>
            <w:rPrChange w:author="GUSTAVO DE OLIVEIRA REGO MORAIS" w:date="2025-08-08T22:00:04.997Z" w:id="1050198359">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2:00:04.997Z" w:id="1144046220">
              <w:rPr>
                <w:rFonts w:ascii="Times New Roman" w:hAnsi="Times New Roman" w:eastAsia="Times New Roman" w:cs="Times New Roman"/>
                <w:noProof w:val="0"/>
                <w:sz w:val="24"/>
                <w:szCs w:val="24"/>
                <w:lang w:val="pt-BR"/>
              </w:rPr>
            </w:rPrChange>
          </w:rPr>
          <w:t>e são:</w:t>
        </w:r>
      </w:ins>
    </w:p>
    <w:p w:rsidR="43F7CF23" w:rsidP="320543F7" w:rsidRDefault="43F7CF23" w14:paraId="45FCEDEA" w14:textId="45E60240">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087580316"/>
          <w:rFonts w:ascii="Times New Roman" w:hAnsi="Times New Roman" w:eastAsia="Times New Roman" w:cs="Times New Roman"/>
          <w:noProof w:val="0"/>
          <w:sz w:val="24"/>
          <w:szCs w:val="24"/>
          <w:lang w:val="pt-BR"/>
          <w:rPrChange w:author="GUSTAVO DE OLIVEIRA REGO MORAIS" w:date="2025-08-08T21:24:44.466Z" w:id="973315523">
            <w:rPr>
              <w:ins w:author="GUSTAVO DE OLIVEIRA REGO MORAIS" w:date="2025-08-08T21:23:55.71Z" w16du:dateUtc="2025-08-08T21:23:55.71Z" w:id="1533791147"/>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714442848">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29Z" w:id="484054400">
              <w:rPr>
                <w:rFonts w:ascii="Times New Roman" w:hAnsi="Times New Roman" w:eastAsia="Times New Roman" w:cs="Times New Roman"/>
                <w:b w:val="1"/>
                <w:bCs w:val="1"/>
                <w:noProof w:val="0"/>
                <w:sz w:val="24"/>
                <w:szCs w:val="24"/>
                <w:lang w:val="pt-BR"/>
              </w:rPr>
            </w:rPrChange>
          </w:rPr>
          <w:t>Class</w:t>
        </w:r>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4.998Z" w:id="586463618">
              <w:rPr>
                <w:rFonts w:ascii="Times New Roman" w:hAnsi="Times New Roman" w:eastAsia="Times New Roman" w:cs="Times New Roman"/>
                <w:b w:val="1"/>
                <w:bCs w:val="1"/>
                <w:noProof w:val="0"/>
                <w:sz w:val="24"/>
                <w:szCs w:val="24"/>
                <w:lang w:val="pt-BR"/>
              </w:rPr>
            </w:rPrChange>
          </w:rPr>
          <w:t>es:</w:t>
        </w:r>
        <w:r w:rsidRPr="320543F7" w:rsidR="43F7CF23">
          <w:rPr>
            <w:rFonts w:ascii="Times New Roman" w:hAnsi="Times New Roman" w:eastAsia="Times New Roman" w:cs="Times New Roman"/>
            <w:noProof w:val="0"/>
            <w:sz w:val="24"/>
            <w:szCs w:val="24"/>
            <w:lang w:val="pt-BR"/>
            <w:rPrChange w:author="GUSTAVO DE OLIVEIRA REGO MORAIS" w:date="2025-08-08T21:24:44.465Z" w:id="1244683434">
              <w:rPr>
                <w:rFonts w:ascii="Times New Roman" w:hAnsi="Times New Roman" w:eastAsia="Times New Roman" w:cs="Times New Roman"/>
                <w:noProof w:val="0"/>
                <w:sz w:val="24"/>
                <w:szCs w:val="24"/>
                <w:lang w:val="pt-BR"/>
              </w:rPr>
            </w:rPrChange>
          </w:rPr>
          <w:t xml:space="preserve"> Representam as entidades e os objetos do sistema.</w:t>
        </w:r>
      </w:ins>
    </w:p>
    <w:p w:rsidR="43F7CF23" w:rsidP="320543F7" w:rsidRDefault="43F7CF23" w14:paraId="1C447747" w14:textId="52315FE5">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60187036"/>
          <w:rFonts w:ascii="Times New Roman" w:hAnsi="Times New Roman" w:eastAsia="Times New Roman" w:cs="Times New Roman"/>
          <w:noProof w:val="0"/>
          <w:sz w:val="24"/>
          <w:szCs w:val="24"/>
          <w:lang w:val="pt-BR"/>
          <w:rPrChange w:author="GUSTAVO DE OLIVEIRA REGO MORAIS" w:date="2025-08-08T21:24:44.467Z" w:id="1241191569">
            <w:rPr>
              <w:ins w:author="GUSTAVO DE OLIVEIRA REGO MORAIS" w:date="2025-08-08T21:23:55.71Z" w16du:dateUtc="2025-08-08T21:23:55.71Z" w:id="1837105012"/>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375973902">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Z" w:id="1522439472">
              <w:rPr>
                <w:rFonts w:ascii="Times New Roman" w:hAnsi="Times New Roman" w:eastAsia="Times New Roman" w:cs="Times New Roman"/>
                <w:b w:val="1"/>
                <w:bCs w:val="1"/>
                <w:noProof w:val="0"/>
                <w:sz w:val="24"/>
                <w:szCs w:val="24"/>
                <w:lang w:val="pt-BR"/>
              </w:rPr>
            </w:rPrChange>
          </w:rPr>
          <w:t>Atributos:</w:t>
        </w:r>
        <w:r w:rsidRPr="320543F7" w:rsidR="43F7CF23">
          <w:rPr>
            <w:rFonts w:ascii="Times New Roman" w:hAnsi="Times New Roman" w:eastAsia="Times New Roman" w:cs="Times New Roman"/>
            <w:noProof w:val="0"/>
            <w:sz w:val="24"/>
            <w:szCs w:val="24"/>
            <w:lang w:val="pt-BR"/>
            <w:rPrChange w:author="GUSTAVO DE OLIVEIRA REGO MORAIS" w:date="2025-08-08T21:24:44.467Z" w:id="2021129255">
              <w:rPr>
                <w:rFonts w:ascii="Times New Roman" w:hAnsi="Times New Roman" w:eastAsia="Times New Roman" w:cs="Times New Roman"/>
                <w:noProof w:val="0"/>
                <w:sz w:val="24"/>
                <w:szCs w:val="24"/>
                <w:lang w:val="pt-BR"/>
              </w:rPr>
            </w:rPrChange>
          </w:rPr>
          <w:t xml:space="preserve"> São as propriedades e características das </w:t>
        </w:r>
        <w:r w:rsidRPr="320543F7" w:rsidR="43F7CF23">
          <w:rPr>
            <w:rFonts w:ascii="Times New Roman" w:hAnsi="Times New Roman" w:eastAsia="Times New Roman" w:cs="Times New Roman"/>
            <w:noProof w:val="0"/>
            <w:sz w:val="24"/>
            <w:szCs w:val="24"/>
            <w:lang w:val="pt-BR"/>
            <w:rPrChange w:author="GUSTAVO DE OLIVEIRA REGO MORAIS" w:date="2025-08-08T21:24:44.467Z" w:id="948130790">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7Z" w:id="645865627">
              <w:rPr>
                <w:rFonts w:ascii="Times New Roman" w:hAnsi="Times New Roman" w:eastAsia="Times New Roman" w:cs="Times New Roman"/>
                <w:noProof w:val="0"/>
                <w:sz w:val="24"/>
                <w:szCs w:val="24"/>
                <w:lang w:val="pt-BR"/>
              </w:rPr>
            </w:rPrChange>
          </w:rPr>
          <w:t>es.</w:t>
        </w:r>
      </w:ins>
    </w:p>
    <w:p w:rsidR="43F7CF23" w:rsidP="320543F7" w:rsidRDefault="43F7CF23" w14:paraId="28AEBFA3" w14:textId="499D09DE">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676807053"/>
          <w:rFonts w:ascii="Times New Roman" w:hAnsi="Times New Roman" w:eastAsia="Times New Roman" w:cs="Times New Roman"/>
          <w:noProof w:val="0"/>
          <w:sz w:val="24"/>
          <w:szCs w:val="24"/>
          <w:lang w:val="pt-BR"/>
          <w:rPrChange w:author="GUSTAVO DE OLIVEIRA REGO MORAIS" w:date="2025-08-08T21:24:44.469Z" w:id="2040384530">
            <w:rPr>
              <w:ins w:author="GUSTAVO DE OLIVEIRA REGO MORAIS" w:date="2025-08-08T21:23:55.71Z" w16du:dateUtc="2025-08-08T21:23:55.71Z" w:id="1620855209"/>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144126220">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2Z" w:id="1037089165">
              <w:rPr>
                <w:rFonts w:ascii="Times New Roman" w:hAnsi="Times New Roman" w:eastAsia="Times New Roman" w:cs="Times New Roman"/>
                <w:b w:val="1"/>
                <w:bCs w:val="1"/>
                <w:noProof w:val="0"/>
                <w:sz w:val="24"/>
                <w:szCs w:val="24"/>
                <w:lang w:val="pt-BR"/>
              </w:rPr>
            </w:rPrChange>
          </w:rPr>
          <w:t>Métodos:</w:t>
        </w:r>
        <w:r w:rsidRPr="320543F7" w:rsidR="43F7CF23">
          <w:rPr>
            <w:rFonts w:ascii="Times New Roman" w:hAnsi="Times New Roman" w:eastAsia="Times New Roman" w:cs="Times New Roman"/>
            <w:noProof w:val="0"/>
            <w:sz w:val="24"/>
            <w:szCs w:val="24"/>
            <w:lang w:val="pt-BR"/>
            <w:rPrChange w:author="GUSTAVO DE OLIVEIRA REGO MORAIS" w:date="2025-08-08T21:24:44.468Z" w:id="1765568231">
              <w:rPr>
                <w:rFonts w:ascii="Times New Roman" w:hAnsi="Times New Roman" w:eastAsia="Times New Roman" w:cs="Times New Roman"/>
                <w:noProof w:val="0"/>
                <w:sz w:val="24"/>
                <w:szCs w:val="24"/>
                <w:lang w:val="pt-BR"/>
              </w:rPr>
            </w:rPrChange>
          </w:rPr>
          <w:t xml:space="preserve"> Representam o comportamento e as funcionalidades das </w:t>
        </w:r>
        <w:r w:rsidRPr="320543F7" w:rsidR="43F7CF23">
          <w:rPr>
            <w:rFonts w:ascii="Times New Roman" w:hAnsi="Times New Roman" w:eastAsia="Times New Roman" w:cs="Times New Roman"/>
            <w:noProof w:val="0"/>
            <w:sz w:val="24"/>
            <w:szCs w:val="24"/>
            <w:lang w:val="pt-BR"/>
            <w:rPrChange w:author="GUSTAVO DE OLIVEIRA REGO MORAIS" w:date="2025-08-08T21:24:44.468Z" w:id="814905737">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8Z" w:id="1171793708">
              <w:rPr>
                <w:rFonts w:ascii="Times New Roman" w:hAnsi="Times New Roman" w:eastAsia="Times New Roman" w:cs="Times New Roman"/>
                <w:noProof w:val="0"/>
                <w:sz w:val="24"/>
                <w:szCs w:val="24"/>
                <w:lang w:val="pt-BR"/>
              </w:rPr>
            </w:rPrChange>
          </w:rPr>
          <w:t>es.</w:t>
        </w:r>
      </w:ins>
    </w:p>
    <w:p w:rsidR="43F7CF23" w:rsidP="320543F7" w:rsidRDefault="43F7CF23" w14:paraId="69AAC7DD" w14:textId="35E470B7">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455946164"/>
          <w:rFonts w:ascii="Times New Roman" w:hAnsi="Times New Roman" w:eastAsia="Times New Roman" w:cs="Times New Roman"/>
          <w:noProof w:val="0"/>
          <w:sz w:val="24"/>
          <w:szCs w:val="24"/>
          <w:lang w:val="pt-BR"/>
          <w:rPrChange w:author="GUSTAVO DE OLIVEIRA REGO MORAIS" w:date="2025-08-08T21:24:44.471Z" w:id="19501762">
            <w:rPr>
              <w:ins w:author="GUSTAVO DE OLIVEIRA REGO MORAIS" w:date="2025-08-08T21:23:55.71Z" w16du:dateUtc="2025-08-08T21:23:55.71Z" w:id="997964495"/>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990789228">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4Z" w:id="1932410905">
              <w:rPr>
                <w:rFonts w:ascii="Times New Roman" w:hAnsi="Times New Roman" w:eastAsia="Times New Roman" w:cs="Times New Roman"/>
                <w:b w:val="1"/>
                <w:bCs w:val="1"/>
                <w:noProof w:val="0"/>
                <w:sz w:val="24"/>
                <w:szCs w:val="24"/>
                <w:lang w:val="pt-BR"/>
              </w:rPr>
            </w:rPrChange>
          </w:rPr>
          <w:t>Relacionamentos:</w:t>
        </w:r>
        <w:r w:rsidRPr="320543F7" w:rsidR="43F7CF23">
          <w:rPr>
            <w:rFonts w:ascii="Times New Roman" w:hAnsi="Times New Roman" w:eastAsia="Times New Roman" w:cs="Times New Roman"/>
            <w:noProof w:val="0"/>
            <w:sz w:val="24"/>
            <w:szCs w:val="24"/>
            <w:lang w:val="pt-BR"/>
            <w:rPrChange w:author="GUSTAVO DE OLIVEIRA REGO MORAIS" w:date="2025-08-08T21:24:44.47Z" w:id="2026687751">
              <w:rPr>
                <w:rFonts w:ascii="Times New Roman" w:hAnsi="Times New Roman" w:eastAsia="Times New Roman" w:cs="Times New Roman"/>
                <w:noProof w:val="0"/>
                <w:sz w:val="24"/>
                <w:szCs w:val="24"/>
                <w:lang w:val="pt-BR"/>
              </w:rPr>
            </w:rPrChange>
          </w:rPr>
          <w:t xml:space="preserve"> Mostram as conexões e interações entre as </w:t>
        </w:r>
        <w:r w:rsidRPr="320543F7" w:rsidR="43F7CF23">
          <w:rPr>
            <w:rFonts w:ascii="Times New Roman" w:hAnsi="Times New Roman" w:eastAsia="Times New Roman" w:cs="Times New Roman"/>
            <w:noProof w:val="0"/>
            <w:sz w:val="24"/>
            <w:szCs w:val="24"/>
            <w:lang w:val="pt-BR"/>
            <w:rPrChange w:author="GUSTAVO DE OLIVEIRA REGO MORAIS" w:date="2025-08-08T21:24:44.47Z" w:id="698116021">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7Z" w:id="1809151433">
              <w:rPr>
                <w:rFonts w:ascii="Times New Roman" w:hAnsi="Times New Roman" w:eastAsia="Times New Roman" w:cs="Times New Roman"/>
                <w:noProof w:val="0"/>
                <w:sz w:val="24"/>
                <w:szCs w:val="24"/>
                <w:lang w:val="pt-BR"/>
              </w:rPr>
            </w:rPrChange>
          </w:rPr>
          <w:t>es (como associações, herança e dependências).</w:t>
        </w:r>
      </w:ins>
    </w:p>
    <w:p w:rsidR="43F7CF23" w:rsidP="320543F7" w:rsidRDefault="43F7CF23" w14:paraId="05DBFE8C" w14:textId="42C333B9">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399392350"/>
          <w:rFonts w:ascii="Times New Roman" w:hAnsi="Times New Roman" w:eastAsia="Times New Roman" w:cs="Times New Roman"/>
          <w:noProof w:val="0"/>
          <w:sz w:val="24"/>
          <w:szCs w:val="24"/>
          <w:lang w:val="pt-BR"/>
          <w:rPrChange w:author="GUSTAVO DE OLIVEIRA REGO MORAIS" w:date="2025-08-08T21:24:44.472Z" w:id="982383830">
            <w:rPr>
              <w:ins w:author="GUSTAVO DE OLIVEIRA REGO MORAIS" w:date="2025-08-08T21:23:55.71Z" w16du:dateUtc="2025-08-08T21:23:55.71Z" w:id="1244691222"/>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642127963">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5Z" w:id="1610111062">
              <w:rPr>
                <w:rFonts w:ascii="Times New Roman" w:hAnsi="Times New Roman" w:eastAsia="Times New Roman" w:cs="Times New Roman"/>
                <w:b w:val="1"/>
                <w:bCs w:val="1"/>
                <w:noProof w:val="0"/>
                <w:sz w:val="24"/>
                <w:szCs w:val="24"/>
                <w:lang w:val="pt-BR"/>
              </w:rPr>
            </w:rPrChange>
          </w:rPr>
          <w:t>Multiplicidade:</w:t>
        </w:r>
        <w:r w:rsidRPr="320543F7" w:rsidR="43F7CF23">
          <w:rPr>
            <w:rFonts w:ascii="Times New Roman" w:hAnsi="Times New Roman" w:eastAsia="Times New Roman" w:cs="Times New Roman"/>
            <w:noProof w:val="0"/>
            <w:sz w:val="24"/>
            <w:szCs w:val="24"/>
            <w:lang w:val="pt-BR"/>
            <w:rPrChange w:author="GUSTAVO DE OLIVEIRA REGO MORAIS" w:date="2025-08-08T21:24:44.472Z" w:id="1923224461">
              <w:rPr>
                <w:rFonts w:ascii="Times New Roman" w:hAnsi="Times New Roman" w:eastAsia="Times New Roman" w:cs="Times New Roman"/>
                <w:noProof w:val="0"/>
                <w:sz w:val="24"/>
                <w:szCs w:val="24"/>
                <w:lang w:val="pt-BR"/>
              </w:rPr>
            </w:rPrChange>
          </w:rPr>
          <w:t xml:space="preserve"> Define o número de instâncias de uma </w:t>
        </w:r>
        <w:r w:rsidRPr="320543F7" w:rsidR="43F7CF23">
          <w:rPr>
            <w:rFonts w:ascii="Times New Roman" w:hAnsi="Times New Roman" w:eastAsia="Times New Roman" w:cs="Times New Roman"/>
            <w:noProof w:val="0"/>
            <w:sz w:val="24"/>
            <w:szCs w:val="24"/>
            <w:lang w:val="pt-BR"/>
            <w:rPrChange w:author="GUSTAVO DE OLIVEIRA REGO MORAIS" w:date="2025-08-08T21:24:44.472Z" w:id="558057884">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72Z" w:id="1695393718">
              <w:rPr>
                <w:rFonts w:ascii="Times New Roman" w:hAnsi="Times New Roman" w:eastAsia="Times New Roman" w:cs="Times New Roman"/>
                <w:noProof w:val="0"/>
                <w:sz w:val="24"/>
                <w:szCs w:val="24"/>
                <w:lang w:val="pt-BR"/>
              </w:rPr>
            </w:rPrChange>
          </w:rPr>
          <w:t>e que se relacionam com outra.</w:t>
        </w:r>
      </w:ins>
    </w:p>
    <w:p w:rsidR="43F7CF23" w:rsidP="320543F7" w:rsidRDefault="43F7CF23" w14:paraId="7172A910" w14:textId="69035C4F">
      <w:pPr>
        <w:bidi w:val="0"/>
        <w:spacing w:before="240" w:beforeAutospacing="off" w:after="240" w:afterAutospacing="off" w:line="360" w:lineRule="auto"/>
        <w:ind w:firstLine="708"/>
        <w:jc w:val="both"/>
        <w:rPr>
          <w:ins w:author="GUSTAVO DE OLIVEIRA REGO MORAIS" w:date="2025-08-08T21:23:55.71Z" w16du:dateUtc="2025-08-08T21:23:55.71Z" w:id="631061675"/>
          <w:rFonts w:ascii="Times New Roman" w:hAnsi="Times New Roman" w:eastAsia="Times New Roman" w:cs="Times New Roman"/>
          <w:noProof w:val="0"/>
          <w:sz w:val="24"/>
          <w:szCs w:val="24"/>
          <w:lang w:val="pt-BR"/>
          <w:rPrChange w:author="GUSTAVO DE OLIVEIRA REGO MORAIS" w:date="2025-08-08T21:24:44.473Z" w:id="276854298">
            <w:rPr>
              <w:ins w:author="GUSTAVO DE OLIVEIRA REGO MORAIS" w:date="2025-08-08T21:23:55.71Z" w16du:dateUtc="2025-08-08T21:23:55.71Z" w:id="1285013282"/>
              <w:rFonts w:ascii="Times New Roman" w:hAnsi="Times New Roman" w:eastAsia="Times New Roman" w:cs="Times New Roman"/>
              <w:noProof w:val="0"/>
              <w:sz w:val="24"/>
              <w:szCs w:val="24"/>
              <w:lang w:val="pt-BR"/>
            </w:rPr>
          </w:rPrChange>
        </w:rPr>
        <w:pPrChange w:author="GUSTAVO DE OLIVEIRA REGO MORAIS" w:date="2025-08-08T22:00:28.729Z">
          <w:pPr>
            <w:numPr>
              <w:ilvl w:val="0"/>
              <w:numId w:val="128"/>
            </w:numPr>
            <w:bidi w:val="0"/>
          </w:pPr>
        </w:pPrChange>
      </w:pPr>
      <w:ins w:author="GUSTAVO DE OLIVEIRA REGO MORAIS" w:date="2025-08-08T21:23:55.71Z" w:id="244172038">
        <w:r w:rsidRPr="320543F7" w:rsidR="43F7CF23">
          <w:rPr>
            <w:rFonts w:ascii="Times New Roman" w:hAnsi="Times New Roman" w:eastAsia="Times New Roman" w:cs="Times New Roman"/>
            <w:noProof w:val="0"/>
            <w:sz w:val="24"/>
            <w:szCs w:val="24"/>
            <w:lang w:val="pt-BR"/>
            <w:rPrChange w:author="GUSTAVO DE OLIVEIRA REGO MORAIS" w:date="2025-08-08T22:00:09.537Z" w:id="1895489336">
              <w:rPr>
                <w:rFonts w:ascii="Times New Roman" w:hAnsi="Times New Roman" w:eastAsia="Times New Roman" w:cs="Times New Roman"/>
                <w:noProof w:val="0"/>
                <w:sz w:val="24"/>
                <w:szCs w:val="24"/>
                <w:lang w:val="pt-BR"/>
              </w:rPr>
            </w:rPrChange>
          </w:rPr>
          <w:t xml:space="preserve">A seguir temos o diagrama de </w:t>
        </w:r>
        <w:r w:rsidRPr="320543F7" w:rsidR="43F7CF23">
          <w:rPr>
            <w:rFonts w:ascii="Times New Roman" w:hAnsi="Times New Roman" w:eastAsia="Times New Roman" w:cs="Times New Roman"/>
            <w:noProof w:val="0"/>
            <w:sz w:val="24"/>
            <w:szCs w:val="24"/>
            <w:lang w:val="pt-BR"/>
            <w:rPrChange w:author="GUSTAVO DE OLIVEIRA REGO MORAIS" w:date="2025-08-08T22:00:05.009Z" w:id="1212691216">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2:00:05.009Z" w:id="1449677070">
              <w:rPr>
                <w:rFonts w:ascii="Times New Roman" w:hAnsi="Times New Roman" w:eastAsia="Times New Roman" w:cs="Times New Roman"/>
                <w:noProof w:val="0"/>
                <w:sz w:val="24"/>
                <w:szCs w:val="24"/>
                <w:lang w:val="pt-BR"/>
              </w:rPr>
            </w:rPrChange>
          </w:rPr>
          <w:t>es do sistema:</w:t>
        </w:r>
      </w:ins>
    </w:p>
    <w:p w:rsidR="320543F7" w:rsidP="320543F7" w:rsidRDefault="320543F7" w14:paraId="1EBD6AA7" w14:textId="632CB9B3">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Change w:author="GUSTAVO DE OLIVEIRA REGO MORAIS" w:date="2025-08-08T22:00:05.01Z" w:id="1718579588">
            <w:rPr>
              <w:rFonts w:ascii="Times New Roman" w:hAnsi="Times New Roman" w:eastAsia="Times New Roman" w:cs="Times New Roman"/>
              <w:b w:val="0"/>
              <w:bCs w:val="0"/>
              <w:noProof w:val="0"/>
              <w:sz w:val="24"/>
              <w:szCs w:val="24"/>
              <w:lang w:val="pt-BR"/>
            </w:rPr>
          </w:rPrChange>
        </w:rPr>
      </w:pPr>
    </w:p>
    <w:p w:rsidR="1EC0F5FC" w:rsidP="320543F7" w:rsidRDefault="1EC0F5FC" w14:paraId="07422742" w14:textId="057C7AE9">
      <w:pPr>
        <w:bidi w:val="0"/>
        <w:spacing w:before="240" w:beforeAutospacing="off" w:after="240" w:afterAutospacing="off" w:line="360" w:lineRule="auto"/>
        <w:ind w:firstLine="0"/>
        <w:jc w:val="center"/>
        <w:rPr>
          <w:del w:author="GUSTAVO DE OLIVEIRA REGO MORAIS" w:date="2025-08-08T20:46:53.237Z" w16du:dateUtc="2025-08-08T20:46:53.237Z" w:id="1808058648"/>
          <w:rFonts w:ascii="Times New Roman" w:hAnsi="Times New Roman" w:eastAsia="Times New Roman" w:cs="Times New Roman"/>
          <w:noProof w:val="0"/>
          <w:sz w:val="24"/>
          <w:szCs w:val="24"/>
          <w:lang w:val="pt-BR"/>
          <w:rPrChange w:author="GUSTAVO DE OLIVEIRA REGO MORAIS" w:date="2025-08-08T22:00:09.541Z" w:id="823721520">
            <w:rPr>
              <w:del w:author="GUSTAVO DE OLIVEIRA REGO MORAIS" w:date="2025-08-08T20:46:53.237Z" w16du:dateUtc="2025-08-08T20:46:53.237Z" w:id="1285781654"/>
              <w:rFonts w:ascii="Times New Roman" w:hAnsi="Times New Roman" w:eastAsia="Times New Roman" w:cs="Times New Roman"/>
              <w:b w:val="0"/>
              <w:bCs w:val="0"/>
              <w:noProof w:val="0"/>
              <w:sz w:val="24"/>
              <w:szCs w:val="24"/>
              <w:lang w:val="pt-BR"/>
            </w:rPr>
          </w:rPrChange>
        </w:rPr>
      </w:pPr>
      <w:del w:author="GUSTAVO DE OLIVEIRA REGO MORAIS" w:date="2025-08-08T20:47:53.908Z" w:id="1079337040">
        <w:r w:rsidR="4BE94D39">
          <w:drawing>
            <wp:inline wp14:editId="16BB8AB7" wp14:anchorId="7512F618">
              <wp:extent cx="6306613" cy="4365311"/>
              <wp:effectExtent l="0" t="0" r="0" b="0"/>
              <wp:docPr id="3214451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xmlns:a="http://schemas.openxmlformats.org/drawingml/2006/main" uri="{28A0092B-C50C-407E-A947-70E740481C1C}">
                            <a14:useLocalDpi xmlns:a14="http://schemas.microsoft.com/office/drawing/2010/main" val="0"/>
                          </a:ext>
                        </a:extLst>
                      </a:blip>
                      <a:stretch>
                        <a:fillRect/>
                      </a:stretch>
                    </pic:blipFill>
                    <pic:spPr>
                      <a:xfrm>
                        <a:off x="0" y="0"/>
                        <a:ext cx="6306613" cy="4365311"/>
                      </a:xfrm>
                      <a:prstGeom prst="rect">
                        <a:avLst/>
                      </a:prstGeom>
                    </pic:spPr>
                  </pic:pic>
                </a:graphicData>
              </a:graphic>
            </wp:inline>
          </w:drawing>
        </w:r>
      </w:del>
      <w:r w:rsidRPr="320543F7" w:rsidR="01F747D5">
        <w:rPr>
          <w:rFonts w:ascii="Times New Roman" w:hAnsi="Times New Roman" w:eastAsia="Times New Roman" w:cs="Times New Roman"/>
          <w:sz w:val="24"/>
          <w:szCs w:val="24"/>
          <w:rPrChange w:author="GUSTAVO DE OLIVEIRA REGO MORAIS" w:date="2025-08-08T20:47:14.111Z" w:id="286633062"/>
        </w:rPr>
        <w:t>Figura 2</w:t>
      </w:r>
      <w:r w:rsidRPr="320543F7" w:rsidR="12402645">
        <w:rPr>
          <w:rFonts w:ascii="Times New Roman" w:hAnsi="Times New Roman" w:eastAsia="Times New Roman" w:cs="Times New Roman"/>
          <w:sz w:val="24"/>
          <w:szCs w:val="24"/>
          <w:rPrChange w:author="GUSTAVO DE OLIVEIRA REGO MORAIS" w:date="2025-08-08T20:47:14.111Z" w:id="1256731738"/>
        </w:rPr>
        <w:t>3</w:t>
      </w:r>
      <w:ins w:author="GUSTAVO DE OLIVEIRA REGO MORAIS" w:date="2025-08-08T20:47:36.213Z" w:id="721280581">
        <w:r w:rsidRPr="320543F7" w:rsidR="4E2807AF">
          <w:rPr>
            <w:rFonts w:ascii="Times New Roman" w:hAnsi="Times New Roman" w:eastAsia="Times New Roman" w:cs="Times New Roman"/>
            <w:sz w:val="24"/>
            <w:szCs w:val="24"/>
            <w:rPrChange w:author="GUSTAVO DE OLIVEIRA REGO MORAIS" w:date="2025-08-08T22:00:09.539Z" w:id="1915438801">
              <w:rPr>
                <w:rFonts w:ascii="Times New Roman" w:hAnsi="Times New Roman" w:eastAsia="Times New Roman" w:cs="Times New Roman"/>
              </w:rPr>
            </w:rPrChange>
          </w:rPr>
          <w:t xml:space="preserve">- Diagrama de </w:t>
        </w:r>
        <w:r w:rsidRPr="320543F7" w:rsidR="4E2807AF">
          <w:rPr>
            <w:rFonts w:ascii="Times New Roman" w:hAnsi="Times New Roman" w:eastAsia="Times New Roman" w:cs="Times New Roman"/>
            <w:sz w:val="24"/>
            <w:szCs w:val="24"/>
            <w:rPrChange w:author="GUSTAVO DE OLIVEIRA REGO MORAIS" w:date="2025-08-08T22:00:09.54Z" w:id="1757551696">
              <w:rPr>
                <w:rFonts w:ascii="Times New Roman" w:hAnsi="Times New Roman" w:eastAsia="Times New Roman" w:cs="Times New Roman"/>
              </w:rPr>
            </w:rPrChange>
          </w:rPr>
          <w:t>Class</w:t>
        </w:r>
        <w:r w:rsidRPr="320543F7" w:rsidR="4E2807AF">
          <w:rPr>
            <w:rFonts w:ascii="Times New Roman" w:hAnsi="Times New Roman" w:eastAsia="Times New Roman" w:cs="Times New Roman"/>
            <w:sz w:val="24"/>
            <w:szCs w:val="24"/>
            <w:rPrChange w:author="GUSTAVO DE OLIVEIRA REGO MORAIS" w:date="2025-08-08T22:00:09.54Z" w:id="659673218">
              <w:rPr>
                <w:rFonts w:ascii="Times New Roman" w:hAnsi="Times New Roman" w:eastAsia="Times New Roman" w:cs="Times New Roman"/>
              </w:rPr>
            </w:rPrChange>
          </w:rPr>
          <w:t>e do sistema</w:t>
        </w:r>
      </w:ins>
    </w:p>
    <w:p w:rsidR="1FF5B591" w:rsidP="320543F7" w:rsidRDefault="1FF5B591" w14:paraId="7BA3A1A7" w14:textId="35E2C121">
      <w:pPr>
        <w:bidi w:val="0"/>
        <w:spacing w:before="240" w:beforeAutospacing="off" w:after="240" w:afterAutospacing="off" w:line="360" w:lineRule="auto"/>
        <w:ind w:firstLine="0"/>
        <w:jc w:val="center"/>
        <w:rPr>
          <w:del w:author="GUSTAVO DE OLIVEIRA REGO MORAIS" w:date="2025-08-08T20:47:39.213Z" w16du:dateUtc="2025-08-08T20:47:39.213Z" w:id="1796798976"/>
          <w:rFonts w:ascii="Times New Roman" w:hAnsi="Times New Roman" w:eastAsia="Times New Roman" w:cs="Times New Roman"/>
          <w:b w:val="0"/>
          <w:bCs w:val="0"/>
          <w:noProof w:val="0"/>
          <w:sz w:val="24"/>
          <w:szCs w:val="24"/>
          <w:lang w:val="pt-BR"/>
          <w:rPrChange w:author="GUSTAVO DE OLIVEIRA REGO MORAIS" w:date="2025-08-08T20:47:14.125Z" w:id="213323021">
            <w:rPr>
              <w:del w:author="GUSTAVO DE OLIVEIRA REGO MORAIS" w:date="2025-08-08T20:47:39.213Z" w16du:dateUtc="2025-08-08T20:47:39.213Z" w:id="1202746494"/>
              <w:rFonts w:ascii="Times New Roman" w:hAnsi="Times New Roman" w:eastAsia="Times New Roman" w:cs="Times New Roman"/>
              <w:b w:val="0"/>
              <w:bCs w:val="0"/>
              <w:noProof w:val="0"/>
              <w:sz w:val="24"/>
              <w:szCs w:val="24"/>
              <w:lang w:val="pt-BR"/>
            </w:rPr>
          </w:rPrChange>
        </w:rPr>
      </w:pPr>
      <w:del w:author="GUSTAVO DE OLIVEIRA REGO MORAIS" w:date="2025-08-08T20:47:00.717Z" w:id="2525096">
        <w:r w:rsidRPr="320543F7" w:rsidDel="01F747D5">
          <w:rPr>
            <w:rFonts w:ascii="Times New Roman" w:hAnsi="Times New Roman" w:eastAsia="Times New Roman" w:cs="Times New Roman"/>
            <w:sz w:val="24"/>
            <w:szCs w:val="24"/>
            <w:rPrChange w:author="GUSTAVO DE OLIVEIRA REGO MORAIS" w:date="2025-08-08T22:00:09.541Z" w:id="1485052706"/>
          </w:rPr>
          <w:delText xml:space="preserve"> </w:delText>
        </w:r>
      </w:del>
      <w:del w:author="GUSTAVO DE OLIVEIRA REGO MORAIS" w:date="2025-08-08T20:47:39.214Z" w:id="1157765941">
        <w:r w:rsidRPr="320543F7" w:rsidDel="01F747D5">
          <w:rPr>
            <w:rFonts w:ascii="Times New Roman" w:hAnsi="Times New Roman" w:eastAsia="Times New Roman" w:cs="Times New Roman"/>
            <w:sz w:val="24"/>
            <w:szCs w:val="24"/>
            <w:rPrChange w:author="GUSTAVO DE OLIVEIRA REGO MORAIS" w:date="2025-08-08T20:47:14.124Z" w:id="356840388"/>
          </w:rPr>
          <w:delText>– Diagrama de classe do sistema</w:delText>
        </w:r>
      </w:del>
    </w:p>
    <w:p w:rsidR="1AF509E4" w:rsidP="320543F7" w:rsidRDefault="1AF509E4" w14:paraId="5F7BFEB1" w14:textId="2686B8C0">
      <w:pPr>
        <w:bidi w:val="0"/>
        <w:spacing w:before="240" w:beforeAutospacing="off" w:after="240" w:afterAutospacing="off" w:line="360" w:lineRule="auto"/>
        <w:ind/>
        <w:jc w:val="center"/>
        <w:rPr>
          <w:ins w:author="GUSTAVO DE OLIVEIRA REGO MORAIS" w:date="2025-08-08T20:48:00.424Z" w16du:dateUtc="2025-08-08T20:48:00.424Z" w:id="1992421594"/>
          <w:rFonts w:ascii="Times New Roman" w:hAnsi="Times New Roman" w:eastAsia="Times New Roman" w:cs="Times New Roman"/>
          <w:sz w:val="24"/>
          <w:szCs w:val="24"/>
          <w:rPrChange w:author="GUSTAVO DE OLIVEIRA REGO MORAIS" w:date="2025-08-08T22:00:09.542Z" w:id="707168966">
            <w:rPr>
              <w:ins w:author="GUSTAVO DE OLIVEIRA REGO MORAIS" w:date="2025-08-08T20:48:00.424Z" w16du:dateUtc="2025-08-08T20:48:00.424Z" w:id="1668141593"/>
              <w:rFonts w:ascii="Times New Roman" w:hAnsi="Times New Roman" w:eastAsia="Times New Roman" w:cs="Times New Roman"/>
            </w:rPr>
          </w:rPrChange>
        </w:rPr>
        <w:pPrChange w:author="GUSTAVO DE OLIVEIRA REGO MORAIS" w:date="2025-08-08T22:00:43.563Z">
          <w:pPr>
            <w:jc w:val="left"/>
          </w:pPr>
        </w:pPrChange>
      </w:pPr>
      <w:r w:rsidR="320543F7">
        <w:drawing>
          <wp:inline wp14:editId="0F75CE3F" wp14:anchorId="4C82735F">
            <wp:extent cx="5724525" cy="3962401"/>
            <wp:effectExtent l="0" t="0" r="0" b="0"/>
            <wp:docPr id="6792238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uri="{28A0092B-C50C-407E-A947-70E740481C1C}">
                          <a14:useLocalDpi xmlns:a14="http://schemas.microsoft.com/office/drawing/2010/main"/>
                        </a:ext>
                      </a:extLst>
                    </a:blip>
                    <a:stretch>
                      <a:fillRect/>
                    </a:stretch>
                  </pic:blipFill>
                  <pic:spPr>
                    <a:xfrm rot="0">
                      <a:off x="0" y="0"/>
                      <a:ext cx="5724525" cy="3962401"/>
                    </a:xfrm>
                    <a:prstGeom prst="rect">
                      <a:avLst/>
                    </a:prstGeom>
                  </pic:spPr>
                </pic:pic>
              </a:graphicData>
            </a:graphic>
          </wp:inline>
        </w:drawing>
      </w:r>
    </w:p>
    <w:p w:rsidR="382F51BD" w:rsidP="320543F7" w:rsidRDefault="382F51BD" w14:paraId="74E222DD" w14:textId="7A24DB01">
      <w:pPr>
        <w:bidi w:val="0"/>
        <w:spacing w:line="360" w:lineRule="auto"/>
        <w:jc w:val="center"/>
        <w:rPr>
          <w:ins w:author="GUSTAVO DE OLIVEIRA REGO MORAIS" w:date="2025-08-08T21:59:07.998Z" w16du:dateUtc="2025-08-08T21:59:07.998Z" w:id="1849462549"/>
          <w:rFonts w:ascii="Times New Roman" w:hAnsi="Times New Roman" w:eastAsia="Times New Roman" w:cs="Times New Roman"/>
          <w:sz w:val="24"/>
          <w:szCs w:val="24"/>
          <w:rPrChange w:author="GUSTAVO DE OLIVEIRA REGO MORAIS" w:date="2025-08-08T22:00:09.542Z" w:id="222381961">
            <w:rPr>
              <w:ins w:author="GUSTAVO DE OLIVEIRA REGO MORAIS" w:date="2025-08-08T21:59:07.998Z" w16du:dateUtc="2025-08-08T21:59:07.998Z" w:id="1032838689"/>
              <w:rFonts w:ascii="Times New Roman" w:hAnsi="Times New Roman" w:eastAsia="Times New Roman" w:cs="Times New Roman"/>
            </w:rPr>
          </w:rPrChange>
        </w:rPr>
        <w:pPrChange w:author="GUSTAVO DE OLIVEIRA REGO MORAIS" w:date="2025-08-08T22:00:43.563Z">
          <w:pPr>
            <w:bidi w:val="0"/>
            <w:jc w:val="center"/>
          </w:pPr>
        </w:pPrChange>
      </w:pPr>
      <w:r w:rsidRPr="320543F7" w:rsidR="382F51BD">
        <w:rPr>
          <w:rFonts w:ascii="Times New Roman" w:hAnsi="Times New Roman" w:eastAsia="Times New Roman" w:cs="Times New Roman"/>
          <w:sz w:val="24"/>
          <w:szCs w:val="24"/>
          <w:rPrChange w:author="GUSTAVO DE OLIVEIRA REGO MORAIS" w:date="2025-08-08T22:00:09.542Z" w:id="117000780">
            <w:rPr>
              <w:rFonts w:ascii="Times New Roman" w:hAnsi="Times New Roman" w:eastAsia="Times New Roman" w:cs="Times New Roman"/>
            </w:rPr>
          </w:rPrChange>
        </w:rPr>
        <w:t>Fonte: Autoria Própria.</w:t>
      </w:r>
    </w:p>
    <w:p w:rsidR="6595920C" w:rsidP="79ED5846" w:rsidRDefault="6595920C" w14:paraId="2FC3D62F" w14:textId="2F75A316">
      <w:pPr>
        <w:pStyle w:val="Heading2"/>
        <w:bidi w:val="0"/>
        <w:spacing w:before="299" w:beforeAutospacing="off" w:after="299" w:afterAutospacing="off" w:line="360" w:lineRule="auto"/>
        <w:jc w:val="both"/>
        <w:rPr>
          <w:ins w:author="GUSTAVO DE OLIVEIRA REGO MORAIS" w:date="2025-08-08T21:59:15.828Z" w16du:dateUtc="2025-08-08T21:59:15.828Z" w:id="1886400399"/>
          <w:rFonts w:ascii="Times New Roman" w:hAnsi="Times New Roman" w:eastAsia="Times New Roman" w:cs="Times New Roman"/>
          <w:b w:val="1"/>
          <w:bCs w:val="1"/>
          <w:noProof w:val="0"/>
          <w:sz w:val="24"/>
          <w:szCs w:val="24"/>
          <w:lang w:val="pt-BR"/>
          <w:rPrChange w:author="GUSTAVO DE OLIVEIRA REGO MORAIS" w:date="2025-08-08T22:00:09.543Z" w:id="1856147559">
            <w:rPr>
              <w:ins w:author="GUSTAVO DE OLIVEIRA REGO MORAIS" w:date="2025-08-08T21:59:15.828Z" w16du:dateUtc="2025-08-08T21:59:15.828Z" w:id="827718932"/>
              <w:rFonts w:ascii="Times New Roman" w:hAnsi="Times New Roman" w:eastAsia="Times New Roman" w:cs="Times New Roman"/>
              <w:b w:val="1"/>
              <w:bCs w:val="1"/>
              <w:noProof w:val="0"/>
              <w:sz w:val="36"/>
              <w:szCs w:val="36"/>
              <w:lang w:val="pt-BR"/>
            </w:rPr>
          </w:rPrChange>
        </w:rPr>
        <w:pPrChange w:author="GUSTAVO DE OLIVEIRA REGO MORAIS" w:date="2025-08-08T22:00:28.73Z">
          <w:pPr>
            <w:bidi w:val="0"/>
          </w:pPr>
        </w:pPrChange>
      </w:pPr>
      <w:bookmarkStart w:name="_Toc1348204291" w:id="935353652"/>
      <w:ins w:author="GUSTAVO DE OLIVEIRA REGO MORAIS" w:date="2025-08-08T21:59:15.827Z" w:id="118972800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43Z" w:id="650109305">
              <w:rPr>
                <w:rFonts w:ascii="Times New Roman" w:hAnsi="Times New Roman" w:eastAsia="Times New Roman" w:cs="Times New Roman"/>
                <w:b w:val="1"/>
                <w:bCs w:val="1"/>
                <w:noProof w:val="0"/>
                <w:sz w:val="36"/>
                <w:szCs w:val="36"/>
                <w:lang w:val="pt-BR"/>
              </w:rPr>
            </w:rPrChange>
          </w:rPr>
          <w:t>8.1 Diagrama de Classes</w:t>
        </w:r>
      </w:ins>
      <w:bookmarkEnd w:id="935353652"/>
    </w:p>
    <w:p w:rsidR="6595920C" w:rsidP="79ED5846" w:rsidRDefault="6595920C" w14:paraId="441F967C" w14:textId="7CC39BA3">
      <w:pPr>
        <w:pStyle w:val="Heading3"/>
        <w:bidi w:val="0"/>
        <w:spacing w:before="281" w:beforeAutospacing="off" w:after="281" w:afterAutospacing="off" w:line="360" w:lineRule="auto"/>
        <w:jc w:val="both"/>
        <w:rPr>
          <w:ins w:author="GUSTAVO DE OLIVEIRA REGO MORAIS" w:date="2025-08-08T21:59:15.828Z" w16du:dateUtc="2025-08-08T21:59:15.828Z" w:id="21526747"/>
          <w:rFonts w:ascii="Times New Roman" w:hAnsi="Times New Roman" w:eastAsia="Times New Roman" w:cs="Times New Roman"/>
          <w:b w:val="1"/>
          <w:bCs w:val="1"/>
          <w:noProof w:val="0"/>
          <w:sz w:val="24"/>
          <w:szCs w:val="24"/>
          <w:lang w:val="pt-BR"/>
          <w:rPrChange w:author="GUSTAVO DE OLIVEIRA REGO MORAIS" w:date="2025-08-08T22:00:09.543Z" w:id="1040063728">
            <w:rPr>
              <w:ins w:author="GUSTAVO DE OLIVEIRA REGO MORAIS" w:date="2025-08-08T21:59:15.828Z" w16du:dateUtc="2025-08-08T21:59:15.828Z" w:id="1617111072"/>
              <w:rFonts w:ascii="Times New Roman" w:hAnsi="Times New Roman" w:eastAsia="Times New Roman" w:cs="Times New Roman"/>
              <w:b w:val="1"/>
              <w:bCs w:val="1"/>
              <w:noProof w:val="0"/>
              <w:sz w:val="28"/>
              <w:szCs w:val="28"/>
              <w:lang w:val="pt-BR"/>
            </w:rPr>
          </w:rPrChange>
        </w:rPr>
        <w:pPrChange w:author="GUSTAVO DE OLIVEIRA REGO MORAIS" w:date="2025-08-08T22:00:28.73Z">
          <w:pPr>
            <w:bidi w:val="0"/>
          </w:pPr>
        </w:pPrChange>
      </w:pPr>
      <w:bookmarkStart w:name="_Toc1045325236" w:id="1816593355"/>
      <w:ins w:author="GUSTAVO DE OLIVEIRA REGO MORAIS" w:date="2025-08-08T21:59:15.828Z" w:id="1045547159">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43Z" w:id="25847490">
              <w:rPr>
                <w:rFonts w:ascii="Times New Roman" w:hAnsi="Times New Roman" w:eastAsia="Times New Roman" w:cs="Times New Roman"/>
                <w:b w:val="1"/>
                <w:bCs w:val="1"/>
                <w:noProof w:val="0"/>
                <w:sz w:val="28"/>
                <w:szCs w:val="28"/>
                <w:lang w:val="pt-BR"/>
              </w:rPr>
            </w:rPrChange>
          </w:rPr>
          <w:t>8.1.1 Título e Metadados</w:t>
        </w:r>
      </w:ins>
      <w:bookmarkEnd w:id="1816593355"/>
    </w:p>
    <w:p w:rsidR="6595920C" w:rsidP="320543F7" w:rsidRDefault="6595920C" w14:paraId="5493D6BA" w14:textId="44A7868B">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420170808"/>
          <w:rFonts w:ascii="Times New Roman" w:hAnsi="Times New Roman" w:eastAsia="Times New Roman" w:cs="Times New Roman"/>
          <w:noProof w:val="0"/>
          <w:sz w:val="24"/>
          <w:szCs w:val="24"/>
          <w:lang w:val="pt-BR"/>
          <w:rPrChange w:author="GUSTAVO DE OLIVEIRA REGO MORAIS" w:date="2025-08-08T22:00:05.021Z" w:id="1417593382">
            <w:rPr>
              <w:ins w:author="GUSTAVO DE OLIVEIRA REGO MORAIS" w:date="2025-08-08T21:59:15.828Z" w16du:dateUtc="2025-08-08T21:59:15.828Z" w:id="1946628668"/>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55578537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4Z" w:id="726490010">
              <w:rPr>
                <w:rFonts w:ascii="Times New Roman" w:hAnsi="Times New Roman" w:eastAsia="Times New Roman" w:cs="Times New Roman"/>
                <w:b w:val="1"/>
                <w:bCs w:val="1"/>
                <w:noProof w:val="0"/>
                <w:sz w:val="24"/>
                <w:szCs w:val="24"/>
                <w:lang w:val="pt-BR"/>
              </w:rPr>
            </w:rPrChange>
          </w:rPr>
          <w:t>Título:</w:t>
        </w:r>
        <w:r w:rsidRPr="320543F7" w:rsidR="6595920C">
          <w:rPr>
            <w:rFonts w:ascii="Times New Roman" w:hAnsi="Times New Roman" w:eastAsia="Times New Roman" w:cs="Times New Roman"/>
            <w:noProof w:val="0"/>
            <w:sz w:val="24"/>
            <w:szCs w:val="24"/>
            <w:lang w:val="pt-BR"/>
            <w:rPrChange w:author="GUSTAVO DE OLIVEIRA REGO MORAIS" w:date="2025-08-08T22:00:05.02Z" w:id="803665623">
              <w:rPr>
                <w:rFonts w:ascii="Times New Roman" w:hAnsi="Times New Roman" w:eastAsia="Times New Roman" w:cs="Times New Roman"/>
                <w:noProof w:val="0"/>
                <w:sz w:val="24"/>
                <w:szCs w:val="24"/>
                <w:lang w:val="pt-BR"/>
              </w:rPr>
            </w:rPrChange>
          </w:rPr>
          <w:t xml:space="preserve"> Diagrama de Classes do Módulo de Recomendação de Builds e Validação Térmica</w:t>
        </w:r>
      </w:ins>
    </w:p>
    <w:p w:rsidR="6595920C" w:rsidP="320543F7" w:rsidRDefault="6595920C" w14:paraId="707B56F6" w14:textId="329653D5">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2146793805"/>
          <w:rFonts w:ascii="Times New Roman" w:hAnsi="Times New Roman" w:eastAsia="Times New Roman" w:cs="Times New Roman"/>
          <w:noProof w:val="0"/>
          <w:sz w:val="24"/>
          <w:szCs w:val="24"/>
          <w:lang w:val="pt-BR"/>
          <w:rPrChange w:author="GUSTAVO DE OLIVEIRA REGO MORAIS" w:date="2025-08-08T22:00:05.023Z" w:id="88150485">
            <w:rPr>
              <w:ins w:author="GUSTAVO DE OLIVEIRA REGO MORAIS" w:date="2025-08-08T21:59:15.828Z" w16du:dateUtc="2025-08-08T21:59:15.828Z" w:id="1658534105"/>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98887876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4Z" w:id="1261896403">
              <w:rPr>
                <w:rFonts w:ascii="Times New Roman" w:hAnsi="Times New Roman" w:eastAsia="Times New Roman" w:cs="Times New Roman"/>
                <w:b w:val="1"/>
                <w:bCs w:val="1"/>
                <w:noProof w:val="0"/>
                <w:sz w:val="24"/>
                <w:szCs w:val="24"/>
                <w:lang w:val="pt-BR"/>
              </w:rPr>
            </w:rPrChange>
          </w:rPr>
          <w:t>Identificador:</w:t>
        </w:r>
        <w:r w:rsidRPr="320543F7" w:rsidR="6595920C">
          <w:rPr>
            <w:rFonts w:ascii="Times New Roman" w:hAnsi="Times New Roman" w:eastAsia="Times New Roman" w:cs="Times New Roman"/>
            <w:noProof w:val="0"/>
            <w:sz w:val="24"/>
            <w:szCs w:val="24"/>
            <w:lang w:val="pt-BR"/>
            <w:rPrChange w:author="GUSTAVO DE OLIVEIRA REGO MORAIS" w:date="2025-08-08T22:00:05.022Z" w:id="86267468">
              <w:rPr>
                <w:rFonts w:ascii="Times New Roman" w:hAnsi="Times New Roman" w:eastAsia="Times New Roman" w:cs="Times New Roman"/>
                <w:noProof w:val="0"/>
                <w:sz w:val="24"/>
                <w:szCs w:val="24"/>
                <w:lang w:val="pt-BR"/>
              </w:rPr>
            </w:rPrChange>
          </w:rPr>
          <w:t xml:space="preserve"> CD-001</w:t>
        </w:r>
      </w:ins>
    </w:p>
    <w:p w:rsidR="6595920C" w:rsidP="320543F7" w:rsidRDefault="6595920C" w14:paraId="37D0DC10" w14:textId="6223A05F">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181178964"/>
          <w:rFonts w:ascii="Times New Roman" w:hAnsi="Times New Roman" w:eastAsia="Times New Roman" w:cs="Times New Roman"/>
          <w:noProof w:val="0"/>
          <w:sz w:val="24"/>
          <w:szCs w:val="24"/>
          <w:lang w:val="pt-BR"/>
          <w:rPrChange w:author="GUSTAVO DE OLIVEIRA REGO MORAIS" w:date="2025-08-08T22:00:05.024Z" w:id="1872913903">
            <w:rPr>
              <w:ins w:author="GUSTAVO DE OLIVEIRA REGO MORAIS" w:date="2025-08-08T21:59:15.828Z" w16du:dateUtc="2025-08-08T21:59:15.828Z" w:id="1552544289"/>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3836732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5Z" w:id="753451395">
              <w:rPr>
                <w:rFonts w:ascii="Times New Roman" w:hAnsi="Times New Roman" w:eastAsia="Times New Roman" w:cs="Times New Roman"/>
                <w:b w:val="1"/>
                <w:bCs w:val="1"/>
                <w:noProof w:val="0"/>
                <w:sz w:val="24"/>
                <w:szCs w:val="24"/>
                <w:lang w:val="pt-BR"/>
              </w:rPr>
            </w:rPrChange>
          </w:rPr>
          <w:t>Versão:</w:t>
        </w:r>
        <w:r w:rsidRPr="320543F7" w:rsidR="6595920C">
          <w:rPr>
            <w:rFonts w:ascii="Times New Roman" w:hAnsi="Times New Roman" w:eastAsia="Times New Roman" w:cs="Times New Roman"/>
            <w:noProof w:val="0"/>
            <w:sz w:val="24"/>
            <w:szCs w:val="24"/>
            <w:lang w:val="pt-BR"/>
            <w:rPrChange w:author="GUSTAVO DE OLIVEIRA REGO MORAIS" w:date="2025-08-08T22:00:05.024Z" w:id="1836053375">
              <w:rPr>
                <w:rFonts w:ascii="Times New Roman" w:hAnsi="Times New Roman" w:eastAsia="Times New Roman" w:cs="Times New Roman"/>
                <w:noProof w:val="0"/>
                <w:sz w:val="24"/>
                <w:szCs w:val="24"/>
                <w:lang w:val="pt-BR"/>
              </w:rPr>
            </w:rPrChange>
          </w:rPr>
          <w:t xml:space="preserve"> 1.0</w:t>
        </w:r>
      </w:ins>
    </w:p>
    <w:p w:rsidR="6595920C" w:rsidP="320543F7" w:rsidRDefault="6595920C" w14:paraId="45CB9657" w14:textId="6C990A45">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978550251"/>
          <w:rFonts w:ascii="Times New Roman" w:hAnsi="Times New Roman" w:eastAsia="Times New Roman" w:cs="Times New Roman"/>
          <w:noProof w:val="0"/>
          <w:sz w:val="24"/>
          <w:szCs w:val="24"/>
          <w:lang w:val="pt-BR"/>
          <w:rPrChange w:author="GUSTAVO DE OLIVEIRA REGO MORAIS" w:date="2025-08-08T22:00:05.026Z" w:id="883481056">
            <w:rPr>
              <w:ins w:author="GUSTAVO DE OLIVEIRA REGO MORAIS" w:date="2025-08-08T21:59:15.828Z" w16du:dateUtc="2025-08-08T21:59:15.828Z" w:id="579724335"/>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52838271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6Z" w:id="1218151828">
              <w:rPr>
                <w:rFonts w:ascii="Times New Roman" w:hAnsi="Times New Roman" w:eastAsia="Times New Roman" w:cs="Times New Roman"/>
                <w:b w:val="1"/>
                <w:bCs w:val="1"/>
                <w:noProof w:val="0"/>
                <w:sz w:val="24"/>
                <w:szCs w:val="24"/>
                <w:lang w:val="pt-BR"/>
              </w:rPr>
            </w:rPrChange>
          </w:rPr>
          <w:t>Data:</w:t>
        </w:r>
        <w:r w:rsidRPr="320543F7" w:rsidR="6595920C">
          <w:rPr>
            <w:rFonts w:ascii="Times New Roman" w:hAnsi="Times New Roman" w:eastAsia="Times New Roman" w:cs="Times New Roman"/>
            <w:noProof w:val="0"/>
            <w:sz w:val="24"/>
            <w:szCs w:val="24"/>
            <w:lang w:val="pt-BR"/>
            <w:rPrChange w:author="GUSTAVO DE OLIVEIRA REGO MORAIS" w:date="2025-08-08T22:00:05.025Z" w:id="59904634">
              <w:rPr>
                <w:rFonts w:ascii="Times New Roman" w:hAnsi="Times New Roman" w:eastAsia="Times New Roman" w:cs="Times New Roman"/>
                <w:noProof w:val="0"/>
                <w:sz w:val="24"/>
                <w:szCs w:val="24"/>
                <w:lang w:val="pt-BR"/>
              </w:rPr>
            </w:rPrChange>
          </w:rPr>
          <w:t xml:space="preserve"> 2025-0</w:t>
        </w:r>
      </w:ins>
      <w:ins w:author="GUSTAVO DE OLIVEIRA REGO MORAIS" w:date="2025-08-08T22:10:49.124Z" w:id="695946609">
        <w:r w:rsidRPr="320543F7" w:rsidR="24E972C3">
          <w:rPr>
            <w:rFonts w:ascii="Times New Roman" w:hAnsi="Times New Roman" w:eastAsia="Times New Roman" w:cs="Times New Roman"/>
            <w:noProof w:val="0"/>
            <w:sz w:val="24"/>
            <w:szCs w:val="24"/>
            <w:lang w:val="pt-BR"/>
          </w:rPr>
          <w:t>5</w:t>
        </w:r>
      </w:ins>
      <w:ins w:author="GUSTAVO DE OLIVEIRA REGO MORAIS" w:date="2025-08-08T21:59:15.828Z" w:id="1493878661">
        <w:r w:rsidRPr="320543F7" w:rsidR="6595920C">
          <w:rPr>
            <w:rFonts w:ascii="Times New Roman" w:hAnsi="Times New Roman" w:eastAsia="Times New Roman" w:cs="Times New Roman"/>
            <w:noProof w:val="0"/>
            <w:sz w:val="24"/>
            <w:szCs w:val="24"/>
            <w:lang w:val="pt-BR"/>
            <w:rPrChange w:author="GUSTAVO DE OLIVEIRA REGO MORAIS" w:date="2025-08-08T22:00:05.025Z" w:id="1298702338">
              <w:rPr>
                <w:rFonts w:ascii="Times New Roman" w:hAnsi="Times New Roman" w:eastAsia="Times New Roman" w:cs="Times New Roman"/>
                <w:noProof w:val="0"/>
                <w:sz w:val="24"/>
                <w:szCs w:val="24"/>
                <w:lang w:val="pt-BR"/>
              </w:rPr>
            </w:rPrChange>
          </w:rPr>
          <w:t>-0</w:t>
        </w:r>
      </w:ins>
      <w:ins w:author="GUSTAVO DE OLIVEIRA REGO MORAIS" w:date="2025-08-08T22:10:55.866Z" w:id="1093090286">
        <w:r w:rsidRPr="320543F7" w:rsidR="3D1AB6D9">
          <w:rPr>
            <w:rFonts w:ascii="Times New Roman" w:hAnsi="Times New Roman" w:eastAsia="Times New Roman" w:cs="Times New Roman"/>
            <w:noProof w:val="0"/>
            <w:sz w:val="24"/>
            <w:szCs w:val="24"/>
            <w:lang w:val="pt-BR"/>
          </w:rPr>
          <w:t>30</w:t>
        </w:r>
      </w:ins>
    </w:p>
    <w:p w:rsidR="6595920C" w:rsidP="320543F7" w:rsidRDefault="6595920C" w14:paraId="3E3828B6" w14:textId="68CEACB4">
      <w:pPr>
        <w:pStyle w:val="ListParagraph"/>
        <w:numPr>
          <w:ilvl w:val="0"/>
          <w:numId w:val="150"/>
        </w:numPr>
        <w:suppressLineNumbers w:val="0"/>
        <w:bidi w:val="0"/>
        <w:spacing w:before="240" w:beforeAutospacing="off" w:after="240" w:afterAutospacing="off" w:line="360" w:lineRule="auto"/>
        <w:ind w:left="720" w:right="0" w:hanging="360"/>
        <w:jc w:val="both"/>
        <w:rPr>
          <w:ins w:author="GUSTAVO DE OLIVEIRA REGO MORAIS" w:date="2025-08-08T21:59:15.828Z" w16du:dateUtc="2025-08-08T21:59:15.828Z" w:id="301822577"/>
          <w:noProof w:val="0"/>
          <w:sz w:val="24"/>
          <w:szCs w:val="24"/>
          <w:lang w:val="pt-BR"/>
          <w:rPrChange w:author="GUSTAVO DE OLIVEIRA REGO MORAIS" w:date="2025-08-08T22:00:05.027Z" w:id="925869251">
            <w:rPr>
              <w:ins w:author="GUSTAVO DE OLIVEIRA REGO MORAIS" w:date="2025-08-08T21:59:15.828Z" w16du:dateUtc="2025-08-08T21:59:15.828Z" w:id="406789423"/>
              <w:rFonts w:ascii="Times New Roman" w:hAnsi="Times New Roman" w:eastAsia="Times New Roman" w:cs="Times New Roman"/>
              <w:noProof w:val="0"/>
              <w:sz w:val="24"/>
              <w:szCs w:val="24"/>
              <w:lang w:val="pt-BR"/>
            </w:rPr>
          </w:rPrChange>
        </w:rPr>
        <w:pPrChange w:author="GUSTAVO DE OLIVEIRA REGO MORAIS" w:date="2025-08-08T22:11:01.49Z">
          <w:pPr>
            <w:bidi w:val="0"/>
          </w:pPr>
        </w:pPrChange>
      </w:pPr>
      <w:ins w:author="GUSTAVO DE OLIVEIRA REGO MORAIS" w:date="2025-08-08T21:59:15.828Z" w:id="5315885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7Z" w:id="464463949">
              <w:rPr>
                <w:rFonts w:ascii="Times New Roman" w:hAnsi="Times New Roman" w:eastAsia="Times New Roman" w:cs="Times New Roman"/>
                <w:b w:val="1"/>
                <w:bCs w:val="1"/>
                <w:noProof w:val="0"/>
                <w:sz w:val="24"/>
                <w:szCs w:val="24"/>
                <w:lang w:val="pt-BR"/>
              </w:rPr>
            </w:rPrChange>
          </w:rPr>
          <w:t>Autor:</w:t>
        </w:r>
        <w:r w:rsidRPr="320543F7" w:rsidR="6595920C">
          <w:rPr>
            <w:rFonts w:ascii="Times New Roman" w:hAnsi="Times New Roman" w:eastAsia="Times New Roman" w:cs="Times New Roman"/>
            <w:noProof w:val="0"/>
            <w:sz w:val="24"/>
            <w:szCs w:val="24"/>
            <w:lang w:val="pt-BR"/>
            <w:rPrChange w:author="GUSTAVO DE OLIVEIRA REGO MORAIS" w:date="2025-08-08T22:00:05.027Z" w:id="845181780">
              <w:rPr>
                <w:rFonts w:ascii="Times New Roman" w:hAnsi="Times New Roman" w:eastAsia="Times New Roman" w:cs="Times New Roman"/>
                <w:noProof w:val="0"/>
                <w:sz w:val="24"/>
                <w:szCs w:val="24"/>
                <w:lang w:val="pt-BR"/>
              </w:rPr>
            </w:rPrChange>
          </w:rPr>
          <w:t xml:space="preserve"> </w:t>
        </w:r>
      </w:ins>
      <w:ins w:author="GUSTAVO DE OLIVEIRA REGO MORAIS" w:date="2025-08-08T22:11:03.978Z" w:id="1763330264">
        <w:r w:rsidRPr="320543F7" w:rsidR="6C83ECF4">
          <w:rPr>
            <w:rFonts w:ascii="Times New Roman" w:hAnsi="Times New Roman" w:eastAsia="Times New Roman" w:cs="Times New Roman"/>
            <w:b w:val="0"/>
            <w:bCs w:val="0"/>
            <w:noProof w:val="0"/>
            <w:sz w:val="24"/>
            <w:szCs w:val="24"/>
            <w:lang w:val="pt-BR"/>
            <w:rPrChange w:author="GUSTAVO DE OLIVEIRA REGO MORAIS" w:date="2025-08-08T22:11:06.178Z" w:id="37866673">
              <w:rPr>
                <w:rFonts w:ascii="Times New Roman" w:hAnsi="Times New Roman" w:eastAsia="Times New Roman" w:cs="Times New Roman"/>
                <w:b w:val="1"/>
                <w:bCs w:val="1"/>
                <w:noProof w:val="0"/>
                <w:sz w:val="24"/>
                <w:szCs w:val="24"/>
                <w:lang w:val="pt-BR"/>
              </w:rPr>
            </w:rPrChange>
          </w:rPr>
          <w:t>Arlison</w:t>
        </w:r>
        <w:r w:rsidRPr="320543F7" w:rsidR="6C83ECF4">
          <w:rPr>
            <w:rFonts w:ascii="Times New Roman" w:hAnsi="Times New Roman" w:eastAsia="Times New Roman" w:cs="Times New Roman"/>
            <w:b w:val="0"/>
            <w:bCs w:val="0"/>
            <w:noProof w:val="0"/>
            <w:sz w:val="24"/>
            <w:szCs w:val="24"/>
            <w:lang w:val="pt-BR"/>
            <w:rPrChange w:author="GUSTAVO DE OLIVEIRA REGO MORAIS" w:date="2025-08-08T22:11:06.178Z" w:id="705138747">
              <w:rPr>
                <w:rFonts w:ascii="Times New Roman" w:hAnsi="Times New Roman" w:eastAsia="Times New Roman" w:cs="Times New Roman"/>
                <w:b w:val="1"/>
                <w:bCs w:val="1"/>
                <w:noProof w:val="0"/>
                <w:sz w:val="24"/>
                <w:szCs w:val="24"/>
                <w:lang w:val="pt-BR"/>
              </w:rPr>
            </w:rPrChange>
          </w:rPr>
          <w:t xml:space="preserve"> Gaspar</w:t>
        </w:r>
      </w:ins>
    </w:p>
    <w:p w:rsidR="6595920C" w:rsidP="320543F7" w:rsidRDefault="6595920C" w14:paraId="13A43CCF" w14:textId="6A2FD8B4">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1411186005"/>
          <w:rFonts w:ascii="Times New Roman" w:hAnsi="Times New Roman" w:eastAsia="Times New Roman" w:cs="Times New Roman"/>
          <w:noProof w:val="0"/>
          <w:sz w:val="24"/>
          <w:szCs w:val="24"/>
          <w:lang w:val="pt-BR"/>
          <w:rPrChange w:author="GUSTAVO DE OLIVEIRA REGO MORAIS" w:date="2025-08-08T22:00:09.55Z" w:id="1545712183">
            <w:rPr>
              <w:ins w:author="GUSTAVO DE OLIVEIRA REGO MORAIS" w:date="2025-08-08T21:59:15.828Z" w16du:dateUtc="2025-08-08T21:59:15.828Z" w:id="653019063"/>
            </w:rPr>
          </w:rPrChange>
        </w:rPr>
        <w:pPrChange w:author="GUSTAVO DE OLIVEIRA REGO MORAIS" w:date="2025-08-08T22:00:28.731Z">
          <w:pPr>
            <w:bidi w:val="0"/>
          </w:pPr>
        </w:pPrChange>
      </w:pPr>
      <w:ins w:author="GUSTAVO DE OLIVEIRA REGO MORAIS" w:date="2025-08-08T21:59:15.828Z" w:id="18482846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8Z" w:id="705818881">
              <w:rPr>
                <w:rFonts w:ascii="Times New Roman" w:hAnsi="Times New Roman" w:eastAsia="Times New Roman" w:cs="Times New Roman"/>
                <w:b w:val="1"/>
                <w:bCs w:val="1"/>
                <w:noProof w:val="0"/>
                <w:sz w:val="24"/>
                <w:szCs w:val="24"/>
                <w:lang w:val="pt-BR"/>
              </w:rPr>
            </w:rPrChange>
          </w:rPr>
          <w:t>Contexto:</w:t>
        </w:r>
        <w:r>
          <w:br/>
        </w:r>
        <w:r w:rsidRPr="320543F7" w:rsidR="6595920C">
          <w:rPr>
            <w:rFonts w:ascii="Times New Roman" w:hAnsi="Times New Roman" w:eastAsia="Times New Roman" w:cs="Times New Roman"/>
            <w:noProof w:val="0"/>
            <w:sz w:val="24"/>
            <w:szCs w:val="24"/>
            <w:lang w:val="pt-BR"/>
            <w:rPrChange w:author="GUSTAVO DE OLIVEIRA REGO MORAIS" w:date="2025-08-08T22:00:05.028Z" w:id="1459303637">
              <w:rPr>
                <w:rFonts w:ascii="Times New Roman" w:hAnsi="Times New Roman" w:eastAsia="Times New Roman" w:cs="Times New Roman"/>
                <w:noProof w:val="0"/>
                <w:sz w:val="24"/>
                <w:szCs w:val="24"/>
                <w:lang w:val="pt-BR"/>
              </w:rPr>
            </w:rPrChange>
          </w:rPr>
          <w:t xml:space="preserve"> Este diagrama modela o módulo de recomendação de configurações (builds) de computadores de um sistema que combina IA, validação térmica e interação via </w:t>
        </w:r>
        <w:r w:rsidRPr="320543F7" w:rsidR="6595920C">
          <w:rPr>
            <w:rFonts w:ascii="Times New Roman" w:hAnsi="Times New Roman" w:eastAsia="Times New Roman" w:cs="Times New Roman"/>
            <w:noProof w:val="0"/>
            <w:sz w:val="24"/>
            <w:szCs w:val="24"/>
            <w:lang w:val="pt-BR"/>
            <w:rPrChange w:author="GUSTAVO DE OLIVEIRA REGO MORAIS" w:date="2025-08-08T22:00:05.028Z" w:id="1891213862">
              <w:rPr>
                <w:rFonts w:ascii="Times New Roman" w:hAnsi="Times New Roman" w:eastAsia="Times New Roman" w:cs="Times New Roman"/>
                <w:noProof w:val="0"/>
                <w:sz w:val="24"/>
                <w:szCs w:val="24"/>
                <w:lang w:val="pt-BR"/>
              </w:rPr>
            </w:rPrChange>
          </w:rPr>
          <w:t>chatbot</w:t>
        </w:r>
        <w:r w:rsidRPr="320543F7" w:rsidR="6595920C">
          <w:rPr>
            <w:rFonts w:ascii="Times New Roman" w:hAnsi="Times New Roman" w:eastAsia="Times New Roman" w:cs="Times New Roman"/>
            <w:noProof w:val="0"/>
            <w:sz w:val="24"/>
            <w:szCs w:val="24"/>
            <w:lang w:val="pt-BR"/>
            <w:rPrChange w:author="GUSTAVO DE OLIVEIRA REGO MORAIS" w:date="2025-08-08T22:00:05.028Z" w:id="1765802176">
              <w:rPr>
                <w:rFonts w:ascii="Times New Roman" w:hAnsi="Times New Roman" w:eastAsia="Times New Roman" w:cs="Times New Roman"/>
                <w:noProof w:val="0"/>
                <w:sz w:val="24"/>
                <w:szCs w:val="24"/>
                <w:lang w:val="pt-BR"/>
              </w:rPr>
            </w:rPrChange>
          </w:rPr>
          <w:t>. Abrange as entidades responsáveis por representar usuários, preferências, builds e componentes, além dos serviços de recomendação, validação de compatibilidade e cálculo térmico. Destina-se à equipe de desenvolvimento como especificação para implementação e testes.</w:t>
        </w:r>
      </w:ins>
    </w:p>
    <w:p w:rsidR="6595920C" w:rsidP="79ED5846" w:rsidRDefault="6595920C" w14:paraId="3E561E0F" w14:textId="2754962F">
      <w:pPr>
        <w:pStyle w:val="Heading3"/>
        <w:bidi w:val="0"/>
        <w:spacing w:before="281" w:beforeAutospacing="off" w:after="281" w:afterAutospacing="off" w:line="360" w:lineRule="auto"/>
        <w:jc w:val="both"/>
        <w:rPr>
          <w:ins w:author="GUSTAVO DE OLIVEIRA REGO MORAIS" w:date="2025-08-08T21:59:15.828Z" w16du:dateUtc="2025-08-08T21:59:15.828Z" w:id="1427477878"/>
          <w:rFonts w:ascii="Times New Roman" w:hAnsi="Times New Roman" w:eastAsia="Times New Roman" w:cs="Times New Roman"/>
          <w:b w:val="1"/>
          <w:bCs w:val="1"/>
          <w:noProof w:val="0"/>
          <w:sz w:val="24"/>
          <w:szCs w:val="24"/>
          <w:lang w:val="pt-BR"/>
          <w:rPrChange w:author="GUSTAVO DE OLIVEIRA REGO MORAIS" w:date="2025-08-08T22:00:09.55Z" w:id="671367197">
            <w:rPr>
              <w:ins w:author="GUSTAVO DE OLIVEIRA REGO MORAIS" w:date="2025-08-08T21:59:15.828Z" w16du:dateUtc="2025-08-08T21:59:15.828Z" w:id="688419478"/>
              <w:rFonts w:ascii="Times New Roman" w:hAnsi="Times New Roman" w:eastAsia="Times New Roman" w:cs="Times New Roman"/>
              <w:b w:val="1"/>
              <w:bCs w:val="1"/>
              <w:noProof w:val="0"/>
              <w:sz w:val="28"/>
              <w:szCs w:val="28"/>
              <w:lang w:val="pt-BR"/>
            </w:rPr>
          </w:rPrChange>
        </w:rPr>
        <w:pPrChange w:author="GUSTAVO DE OLIVEIRA REGO MORAIS" w:date="2025-08-08T22:00:28.732Z">
          <w:pPr>
            <w:bidi w:val="0"/>
          </w:pPr>
        </w:pPrChange>
      </w:pPr>
      <w:bookmarkStart w:name="_Toc1284699453" w:id="903175722"/>
      <w:ins w:author="GUSTAVO DE OLIVEIRA REGO MORAIS" w:date="2025-08-08T21:59:15.828Z" w:id="1313182682">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5Z" w:id="1060781211">
              <w:rPr>
                <w:rFonts w:ascii="Times New Roman" w:hAnsi="Times New Roman" w:eastAsia="Times New Roman" w:cs="Times New Roman"/>
                <w:b w:val="1"/>
                <w:bCs w:val="1"/>
                <w:noProof w:val="0"/>
                <w:sz w:val="28"/>
                <w:szCs w:val="28"/>
                <w:lang w:val="pt-BR"/>
              </w:rPr>
            </w:rPrChange>
          </w:rPr>
          <w:t>8.1.2 Descrição das Classes</w:t>
        </w:r>
      </w:ins>
      <w:bookmarkEnd w:id="903175722"/>
    </w:p>
    <w:p w:rsidR="6595920C" w:rsidP="320543F7" w:rsidRDefault="6595920C" w14:paraId="1E3B10AB" w14:textId="585853BC">
      <w:pPr>
        <w:bidi w:val="0"/>
        <w:spacing w:before="240" w:beforeAutospacing="off" w:after="240" w:afterAutospacing="off" w:line="360" w:lineRule="auto"/>
        <w:jc w:val="both"/>
        <w:rPr>
          <w:ins w:author="GUSTAVO DE OLIVEIRA REGO MORAIS" w:date="2025-08-08T21:59:15.828Z" w16du:dateUtc="2025-08-08T21:59:15.828Z" w:id="149585667"/>
          <w:rFonts w:ascii="Times New Roman" w:hAnsi="Times New Roman" w:eastAsia="Times New Roman" w:cs="Times New Roman"/>
          <w:noProof w:val="0"/>
          <w:sz w:val="24"/>
          <w:szCs w:val="24"/>
          <w:lang w:val="pt-BR"/>
          <w:rPrChange w:author="GUSTAVO DE OLIVEIRA REGO MORAIS" w:date="2025-08-08T22:00:05.034Z" w:id="1907582627">
            <w:rPr>
              <w:ins w:author="GUSTAVO DE OLIVEIRA REGO MORAIS" w:date="2025-08-08T21:59:15.828Z" w16du:dateUtc="2025-08-08T21:59:15.828Z" w:id="1925343897"/>
              <w:rFonts w:ascii="Times New Roman" w:hAnsi="Times New Roman" w:eastAsia="Times New Roman" w:cs="Times New Roman"/>
              <w:noProof w:val="0"/>
              <w:sz w:val="24"/>
              <w:szCs w:val="24"/>
              <w:lang w:val="pt-BR"/>
            </w:rPr>
          </w:rPrChange>
        </w:rPr>
        <w:pPrChange w:author="GUSTAVO DE OLIVEIRA REGO MORAIS" w:date="2025-08-08T22:00:28.732Z">
          <w:pPr>
            <w:bidi w:val="0"/>
          </w:pPr>
        </w:pPrChange>
      </w:pPr>
      <w:ins w:author="GUSTAVO DE OLIVEIRA REGO MORAIS" w:date="2025-08-08T21:59:15.828Z" w:id="121949639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1Z" w:id="1421329461">
              <w:rPr>
                <w:rFonts w:ascii="Times New Roman" w:hAnsi="Times New Roman" w:eastAsia="Times New Roman" w:cs="Times New Roman"/>
                <w:b w:val="1"/>
                <w:bCs w:val="1"/>
                <w:noProof w:val="0"/>
                <w:sz w:val="24"/>
                <w:szCs w:val="24"/>
                <w:lang w:val="pt-BR"/>
              </w:rPr>
            </w:rPrChange>
          </w:rPr>
          <w:t>Nota sobre visibilidade:</w:t>
        </w:r>
        <w:r w:rsidRPr="320543F7" w:rsidR="6595920C">
          <w:rPr>
            <w:rFonts w:ascii="Times New Roman" w:hAnsi="Times New Roman" w:eastAsia="Times New Roman" w:cs="Times New Roman"/>
            <w:noProof w:val="0"/>
            <w:sz w:val="24"/>
            <w:szCs w:val="24"/>
            <w:lang w:val="pt-BR"/>
            <w:rPrChange w:author="GUSTAVO DE OLIVEIRA REGO MORAIS" w:date="2025-08-08T22:00:05.031Z" w:id="86216346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032Z" w:id="1142139476">
              <w:rPr>
                <w:rFonts w:ascii="Consolas" w:hAnsi="Consolas" w:eastAsia="Consolas" w:cs="Consolas"/>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033Z" w:id="184760674">
              <w:rPr>
                <w:rFonts w:ascii="Times New Roman" w:hAnsi="Times New Roman" w:eastAsia="Times New Roman" w:cs="Times New Roman"/>
                <w:noProof w:val="0"/>
                <w:sz w:val="24"/>
                <w:szCs w:val="24"/>
                <w:lang w:val="pt-BR"/>
              </w:rPr>
            </w:rPrChange>
          </w:rPr>
          <w:t xml:space="preserve"> = público, </w:t>
        </w:r>
        <w:r w:rsidRPr="320543F7" w:rsidR="6595920C">
          <w:rPr>
            <w:rFonts w:ascii="Times New Roman" w:hAnsi="Times New Roman" w:eastAsia="Times New Roman" w:cs="Times New Roman"/>
            <w:noProof w:val="0"/>
            <w:sz w:val="24"/>
            <w:szCs w:val="24"/>
            <w:lang w:val="pt-BR"/>
            <w:rPrChange w:author="GUSTAVO DE OLIVEIRA REGO MORAIS" w:date="2025-08-08T22:00:05.033Z" w:id="1648342231">
              <w:rPr>
                <w:rFonts w:ascii="Consolas" w:hAnsi="Consolas" w:eastAsia="Consolas" w:cs="Consolas"/>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034Z" w:id="1587201065">
              <w:rPr>
                <w:rFonts w:ascii="Times New Roman" w:hAnsi="Times New Roman" w:eastAsia="Times New Roman" w:cs="Times New Roman"/>
                <w:noProof w:val="0"/>
                <w:sz w:val="24"/>
                <w:szCs w:val="24"/>
                <w:lang w:val="pt-BR"/>
              </w:rPr>
            </w:rPrChange>
          </w:rPr>
          <w:t xml:space="preserve"> = privado.</w:t>
        </w:r>
      </w:ins>
    </w:p>
    <w:p w:rsidR="6595920C" w:rsidP="79ED5846" w:rsidRDefault="6595920C" w14:paraId="3E9EF9A5" w14:textId="2C2E77CF">
      <w:pPr>
        <w:pStyle w:val="Heading4"/>
        <w:bidi w:val="0"/>
        <w:spacing w:before="319" w:beforeAutospacing="off" w:after="319" w:afterAutospacing="off" w:line="360" w:lineRule="auto"/>
        <w:jc w:val="both"/>
        <w:rPr>
          <w:ins w:author="GUSTAVO DE OLIVEIRA REGO MORAIS" w:date="2025-08-08T21:59:15.828Z" w16du:dateUtc="2025-08-08T21:59:15.828Z" w:id="556380632"/>
          <w:rFonts w:ascii="Times New Roman" w:hAnsi="Times New Roman" w:eastAsia="Times New Roman" w:cs="Times New Roman"/>
          <w:b w:val="1"/>
          <w:bCs w:val="1"/>
          <w:noProof w:val="0"/>
          <w:sz w:val="24"/>
          <w:szCs w:val="24"/>
          <w:lang w:val="pt-BR"/>
          <w:rPrChange w:author="GUSTAVO DE OLIVEIRA REGO MORAIS" w:date="2025-08-08T22:00:05.036Z" w:id="986699410">
            <w:rPr>
              <w:ins w:author="GUSTAVO DE OLIVEIRA REGO MORAIS" w:date="2025-08-08T21:59:15.828Z" w16du:dateUtc="2025-08-08T21:59:15.828Z" w:id="1147653776"/>
              <w:rFonts w:ascii="Consolas" w:hAnsi="Consolas" w:eastAsia="Consolas" w:cs="Consolas"/>
              <w:b w:val="1"/>
              <w:bCs w:val="1"/>
              <w:noProof w:val="0"/>
              <w:sz w:val="24"/>
              <w:szCs w:val="24"/>
              <w:lang w:val="pt-BR"/>
            </w:rPr>
          </w:rPrChange>
        </w:rPr>
        <w:pPrChange w:author="GUSTAVO DE OLIVEIRA REGO MORAIS" w:date="2025-08-08T22:00:28.732Z">
          <w:pPr>
            <w:bidi w:val="0"/>
          </w:pPr>
        </w:pPrChange>
      </w:pPr>
      <w:bookmarkStart w:name="_Toc165122274" w:id="796708647"/>
      <w:ins w:author="GUSTAVO DE OLIVEIRA REGO MORAIS" w:date="2025-08-08T21:59:15.828Z" w:id="1420396855">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54Z" w:id="2037127055">
              <w:rPr>
                <w:rFonts w:ascii="Times New Roman" w:hAnsi="Times New Roman" w:eastAsia="Times New Roman" w:cs="Times New Roman"/>
                <w:b w:val="1"/>
                <w:bCs w:val="1"/>
                <w:noProof w:val="0"/>
                <w:sz w:val="24"/>
                <w:szCs w:val="24"/>
                <w:lang w:val="pt-BR"/>
              </w:rPr>
            </w:rPrChange>
          </w:rPr>
          <w:t xml:space="preserve">8.1.2.1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036Z" w:id="1255127892">
              <w:rPr>
                <w:rFonts w:ascii="Consolas" w:hAnsi="Consolas" w:eastAsia="Consolas" w:cs="Consolas"/>
                <w:b w:val="1"/>
                <w:bCs w:val="1"/>
                <w:noProof w:val="0"/>
                <w:sz w:val="24"/>
                <w:szCs w:val="24"/>
                <w:lang w:val="pt-BR"/>
              </w:rPr>
            </w:rPrChange>
          </w:rPr>
          <w:t>SeçãoRecomendação</w:t>
        </w:r>
      </w:ins>
      <w:bookmarkEnd w:id="796708647"/>
    </w:p>
    <w:p w:rsidR="6595920C" w:rsidP="320543F7" w:rsidRDefault="6595920C" w14:paraId="70B82560" w14:textId="5F64BC26">
      <w:pPr>
        <w:bidi w:val="0"/>
        <w:spacing w:before="240" w:beforeAutospacing="off" w:after="240" w:afterAutospacing="off" w:line="360" w:lineRule="auto"/>
        <w:jc w:val="both"/>
        <w:rPr>
          <w:ins w:author="GUSTAVO DE OLIVEIRA REGO MORAIS" w:date="2025-08-08T21:59:15.828Z" w16du:dateUtc="2025-08-08T21:59:15.828Z" w:id="1603922134"/>
          <w:rFonts w:ascii="Times New Roman" w:hAnsi="Times New Roman" w:eastAsia="Times New Roman" w:cs="Times New Roman"/>
          <w:noProof w:val="0"/>
          <w:sz w:val="24"/>
          <w:szCs w:val="24"/>
          <w:lang w:val="pt-BR"/>
          <w:rPrChange w:author="GUSTAVO DE OLIVEIRA REGO MORAIS" w:date="2025-08-08T22:00:05.038Z" w:id="473561406">
            <w:rPr>
              <w:ins w:author="GUSTAVO DE OLIVEIRA REGO MORAIS" w:date="2025-08-08T21:59:15.828Z" w16du:dateUtc="2025-08-08T21:59:15.828Z" w:id="176074118"/>
              <w:rFonts w:ascii="Times New Roman" w:hAnsi="Times New Roman" w:eastAsia="Times New Roman" w:cs="Times New Roman"/>
              <w:noProof w:val="0"/>
              <w:sz w:val="24"/>
              <w:szCs w:val="24"/>
              <w:lang w:val="pt-BR"/>
            </w:rPr>
          </w:rPrChange>
        </w:rPr>
        <w:pPrChange w:author="GUSTAVO DE OLIVEIRA REGO MORAIS" w:date="2025-08-08T22:00:28.732Z">
          <w:pPr>
            <w:bidi w:val="0"/>
          </w:pPr>
        </w:pPrChange>
      </w:pPr>
      <w:ins w:author="GUSTAVO DE OLIVEIRA REGO MORAIS" w:date="2025-08-08T21:59:15.828Z" w:id="5850193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5Z" w:id="262916760">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038Z" w:id="1092367852">
              <w:rPr>
                <w:rFonts w:ascii="Times New Roman" w:hAnsi="Times New Roman" w:eastAsia="Times New Roman" w:cs="Times New Roman"/>
                <w:noProof w:val="0"/>
                <w:sz w:val="24"/>
                <w:szCs w:val="24"/>
                <w:lang w:val="pt-BR"/>
              </w:rPr>
            </w:rPrChange>
          </w:rPr>
          <w:t xml:space="preserve"> Agrupar recomendações geradas (conjunto de builds) em uma sessão com data de criação.</w:t>
        </w:r>
      </w:ins>
    </w:p>
    <w:p w:rsidR="6595920C" w:rsidP="320543F7" w:rsidRDefault="6595920C" w14:paraId="78E1FD3C" w14:textId="7FE3D950">
      <w:pPr>
        <w:bidi w:val="0"/>
        <w:spacing w:before="240" w:beforeAutospacing="off" w:after="240" w:afterAutospacing="off" w:line="360" w:lineRule="auto"/>
        <w:jc w:val="both"/>
        <w:rPr>
          <w:ins w:author="GUSTAVO DE OLIVEIRA REGO MORAIS" w:date="2025-08-08T21:59:15.828Z" w16du:dateUtc="2025-08-08T21:59:15.828Z" w:id="223209729"/>
          <w:rFonts w:ascii="Times New Roman" w:hAnsi="Times New Roman" w:eastAsia="Times New Roman" w:cs="Times New Roman"/>
          <w:b w:val="1"/>
          <w:bCs w:val="1"/>
          <w:noProof w:val="0"/>
          <w:sz w:val="24"/>
          <w:szCs w:val="24"/>
          <w:lang w:val="pt-BR"/>
          <w:rPrChange w:author="GUSTAVO DE OLIVEIRA REGO MORAIS" w:date="2025-08-08T22:00:05.039Z" w:id="741442691">
            <w:rPr>
              <w:ins w:author="GUSTAVO DE OLIVEIRA REGO MORAIS" w:date="2025-08-08T21:59:15.828Z" w16du:dateUtc="2025-08-08T21:59:15.828Z" w:id="370092192"/>
              <w:rFonts w:ascii="Times New Roman" w:hAnsi="Times New Roman" w:eastAsia="Times New Roman" w:cs="Times New Roman"/>
              <w:b w:val="1"/>
              <w:bCs w:val="1"/>
              <w:noProof w:val="0"/>
              <w:sz w:val="24"/>
              <w:szCs w:val="24"/>
              <w:lang w:val="pt-BR"/>
            </w:rPr>
          </w:rPrChange>
        </w:rPr>
        <w:pPrChange w:author="GUSTAVO DE OLIVEIRA REGO MORAIS" w:date="2025-08-08T22:00:28.733Z">
          <w:pPr>
            <w:bidi w:val="0"/>
          </w:pPr>
        </w:pPrChange>
      </w:pPr>
      <w:ins w:author="GUSTAVO DE OLIVEIRA REGO MORAIS" w:date="2025-08-08T21:59:15.828Z" w:id="63562600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6Z" w:id="1433105227">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jc w:val="center"/>
        <w:tblLayout w:type="fixed"/>
        <w:tblLook w:val="06A0" w:firstRow="1" w:lastRow="0" w:firstColumn="1" w:lastColumn="0" w:noHBand="1" w:noVBand="1"/>
        <w:tblPrChange w:author="GUSTAVO DE OLIVEIRA REGO MORAIS" w:date="2025-08-08T22:03:16.725Z" w16du:dateUtc="2025-08-08T22:03:16.725Z" w:id="1838963317">
          <w:tblPr>
            <w:tblStyle w:val="TableNormal"/>
            <w:tblLayout w:type="fixed"/>
            <w:tblLook w:val="06A0" w:firstRow="1" w:lastRow="0" w:firstColumn="1" w:lastColumn="0" w:noHBand="1" w:noVBand="1"/>
          </w:tblPr>
        </w:tblPrChange>
      </w:tblPr>
      <w:tblGrid>
        <w:gridCol w:w="1905"/>
        <w:gridCol w:w="1905"/>
        <w:gridCol w:w="1905"/>
        <w:gridCol w:w="1905"/>
        <w:gridCol w:w="1905"/>
        <w:tblGridChange w:id="1532610960">
          <w:tblGrid>
            <w:gridCol w:w="1803"/>
            <w:gridCol w:w="1803"/>
            <w:gridCol w:w="1803"/>
            <w:gridCol w:w="1803"/>
            <w:gridCol w:w="1803"/>
          </w:tblGrid>
        </w:tblGridChange>
      </w:tblGrid>
      <w:tr w:rsidR="320543F7" w:rsidTr="320543F7" w14:paraId="0C48EDA3">
        <w:trPr>
          <w:trHeight w:val="300"/>
          <w:ins w:author="GUSTAVO DE OLIVEIRA REGO MORAIS" w:date="2025-08-08T21:59:15.829Z" w16du:dateUtc="2025-08-08T21:59:15.829Z" w:id="163127371"/>
          <w:trPrChange w:author="GUSTAVO DE OLIVEIRA REGO MORAIS" w:date="2025-08-08T21:59:14.005Z" w16du:dateUtc="2025-08-08T21:59:14.005Z" w:id="734775558">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89293933">
              <w:tcPr>
                <w:tcW w:w="1803" w:type="dxa"/>
                <w:tcMar/>
              </w:tcPr>
            </w:tcPrChange>
          </w:tcPr>
          <w:p w:rsidR="320543F7" w:rsidP="320543F7" w:rsidRDefault="320543F7" w14:paraId="0B0AF25F" w14:textId="4B69D02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7Z" w:id="22591576">
                  <w:rPr>
                    <w:b w:val="1"/>
                    <w:bCs w:val="1"/>
                  </w:rPr>
                </w:rPrChange>
              </w:rPr>
              <w:pPrChange w:author="GUSTAVO DE OLIVEIRA REGO MORAIS" w:date="2025-08-08T22:00:28.733Z">
                <w:pPr>
                  <w:bidi w:val="0"/>
                </w:pPr>
              </w:pPrChange>
            </w:pPr>
            <w:ins w:author="GUSTAVO DE OLIVEIRA REGO MORAIS" w:date="2025-08-08T21:59:15.829Z" w:id="240189051">
              <w:r w:rsidRPr="320543F7" w:rsidR="320543F7">
                <w:rPr>
                  <w:rFonts w:ascii="Times New Roman" w:hAnsi="Times New Roman" w:eastAsia="Times New Roman" w:cs="Times New Roman"/>
                  <w:b w:val="1"/>
                  <w:bCs w:val="1"/>
                  <w:sz w:val="24"/>
                  <w:szCs w:val="24"/>
                  <w:rPrChange w:author="GUSTAVO DE OLIVEIRA REGO MORAIS" w:date="2025-08-08T22:00:09.557Z" w:id="640988873">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75418642">
              <w:tcPr>
                <w:tcW w:w="1803" w:type="dxa"/>
                <w:tcMar/>
              </w:tcPr>
            </w:tcPrChange>
          </w:tcPr>
          <w:p w:rsidR="320543F7" w:rsidP="320543F7" w:rsidRDefault="320543F7" w14:paraId="439308BC" w14:textId="36FDB17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8Z" w:id="1724955937">
                  <w:rPr>
                    <w:b w:val="1"/>
                    <w:bCs w:val="1"/>
                  </w:rPr>
                </w:rPrChange>
              </w:rPr>
              <w:pPrChange w:author="GUSTAVO DE OLIVEIRA REGO MORAIS" w:date="2025-08-08T22:00:28.733Z">
                <w:pPr>
                  <w:bidi w:val="0"/>
                </w:pPr>
              </w:pPrChange>
            </w:pPr>
            <w:ins w:author="GUSTAVO DE OLIVEIRA REGO MORAIS" w:date="2025-08-08T21:59:15.829Z" w:id="1992230431">
              <w:r w:rsidRPr="320543F7" w:rsidR="320543F7">
                <w:rPr>
                  <w:rFonts w:ascii="Times New Roman" w:hAnsi="Times New Roman" w:eastAsia="Times New Roman" w:cs="Times New Roman"/>
                  <w:b w:val="1"/>
                  <w:bCs w:val="1"/>
                  <w:sz w:val="24"/>
                  <w:szCs w:val="24"/>
                  <w:rPrChange w:author="GUSTAVO DE OLIVEIRA REGO MORAIS" w:date="2025-08-08T22:00:09.557Z" w:id="281244969">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320901733">
              <w:tcPr>
                <w:tcW w:w="1803" w:type="dxa"/>
                <w:tcMar/>
              </w:tcPr>
            </w:tcPrChange>
          </w:tcPr>
          <w:p w:rsidR="320543F7" w:rsidP="320543F7" w:rsidRDefault="320543F7" w14:paraId="44348282" w14:textId="2E05756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8Z" w:id="2077040794">
                  <w:rPr>
                    <w:b w:val="1"/>
                    <w:bCs w:val="1"/>
                  </w:rPr>
                </w:rPrChange>
              </w:rPr>
              <w:pPrChange w:author="GUSTAVO DE OLIVEIRA REGO MORAIS" w:date="2025-08-08T22:00:28.733Z">
                <w:pPr>
                  <w:bidi w:val="0"/>
                </w:pPr>
              </w:pPrChange>
            </w:pPr>
            <w:ins w:author="GUSTAVO DE OLIVEIRA REGO MORAIS" w:date="2025-08-08T21:59:15.829Z" w:id="487927844">
              <w:r w:rsidRPr="320543F7" w:rsidR="320543F7">
                <w:rPr>
                  <w:rFonts w:ascii="Times New Roman" w:hAnsi="Times New Roman" w:eastAsia="Times New Roman" w:cs="Times New Roman"/>
                  <w:b w:val="1"/>
                  <w:bCs w:val="1"/>
                  <w:sz w:val="24"/>
                  <w:szCs w:val="24"/>
                  <w:rPrChange w:author="GUSTAVO DE OLIVEIRA REGO MORAIS" w:date="2025-08-08T22:00:09.558Z" w:id="709607089">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166324590">
              <w:tcPr>
                <w:tcW w:w="1803" w:type="dxa"/>
                <w:tcMar/>
              </w:tcPr>
            </w:tcPrChange>
          </w:tcPr>
          <w:p w:rsidR="320543F7" w:rsidP="320543F7" w:rsidRDefault="320543F7" w14:paraId="5E2DF40D" w14:textId="37FF010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9Z" w:id="588935061">
                  <w:rPr>
                    <w:b w:val="1"/>
                    <w:bCs w:val="1"/>
                  </w:rPr>
                </w:rPrChange>
              </w:rPr>
              <w:pPrChange w:author="GUSTAVO DE OLIVEIRA REGO MORAIS" w:date="2025-08-08T22:00:28.733Z">
                <w:pPr>
                  <w:bidi w:val="0"/>
                </w:pPr>
              </w:pPrChange>
            </w:pPr>
            <w:ins w:author="GUSTAVO DE OLIVEIRA REGO MORAIS" w:date="2025-08-08T21:59:15.829Z" w:id="594801943">
              <w:r w:rsidRPr="320543F7" w:rsidR="320543F7">
                <w:rPr>
                  <w:rFonts w:ascii="Times New Roman" w:hAnsi="Times New Roman" w:eastAsia="Times New Roman" w:cs="Times New Roman"/>
                  <w:b w:val="1"/>
                  <w:bCs w:val="1"/>
                  <w:sz w:val="24"/>
                  <w:szCs w:val="24"/>
                  <w:rPrChange w:author="GUSTAVO DE OLIVEIRA REGO MORAIS" w:date="2025-08-08T22:00:09.558Z" w:id="667171082">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645741894">
              <w:tcPr>
                <w:tcW w:w="1803" w:type="dxa"/>
                <w:tcMar/>
              </w:tcPr>
            </w:tcPrChange>
          </w:tcPr>
          <w:p w:rsidR="320543F7" w:rsidP="320543F7" w:rsidRDefault="320543F7" w14:paraId="38AAA4B8" w14:textId="16B012A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9Z" w:id="1154660487">
                  <w:rPr>
                    <w:b w:val="1"/>
                    <w:bCs w:val="1"/>
                  </w:rPr>
                </w:rPrChange>
              </w:rPr>
              <w:pPrChange w:author="GUSTAVO DE OLIVEIRA REGO MORAIS" w:date="2025-08-08T22:00:28.734Z">
                <w:pPr>
                  <w:bidi w:val="0"/>
                </w:pPr>
              </w:pPrChange>
            </w:pPr>
            <w:ins w:author="GUSTAVO DE OLIVEIRA REGO MORAIS" w:date="2025-08-08T21:59:15.829Z" w:id="2030836617">
              <w:r w:rsidRPr="320543F7" w:rsidR="320543F7">
                <w:rPr>
                  <w:rFonts w:ascii="Times New Roman" w:hAnsi="Times New Roman" w:eastAsia="Times New Roman" w:cs="Times New Roman"/>
                  <w:b w:val="1"/>
                  <w:bCs w:val="1"/>
                  <w:sz w:val="24"/>
                  <w:szCs w:val="24"/>
                  <w:rPrChange w:author="GUSTAVO DE OLIVEIRA REGO MORAIS" w:date="2025-08-08T22:00:09.559Z" w:id="941904879">
                    <w:rPr>
                      <w:b w:val="1"/>
                      <w:bCs w:val="1"/>
                    </w:rPr>
                  </w:rPrChange>
                </w:rPr>
                <w:t>Restrições</w:t>
              </w:r>
            </w:ins>
          </w:p>
        </w:tc>
      </w:tr>
      <w:tr w:rsidR="320543F7" w:rsidTr="320543F7" w14:paraId="0BCDEAF1">
        <w:trPr>
          <w:trHeight w:val="300"/>
          <w:ins w:author="GUSTAVO DE OLIVEIRA REGO MORAIS" w:date="2025-08-08T21:59:15.829Z" w16du:dateUtc="2025-08-08T21:59:15.829Z" w:id="61492559"/>
          <w:trPrChange w:author="GUSTAVO DE OLIVEIRA REGO MORAIS" w:date="2025-08-08T21:59:14.006Z" w16du:dateUtc="2025-08-08T21:59:14.006Z" w:id="1921006985">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394529564">
              <w:tcPr>
                <w:tcW w:w="1803" w:type="dxa"/>
                <w:tcMar/>
              </w:tcPr>
            </w:tcPrChange>
          </w:tcPr>
          <w:p w:rsidR="320543F7" w:rsidP="320543F7" w:rsidRDefault="320543F7" w14:paraId="6278B5DE" w14:textId="1D8E6F9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315747455">
                  <w:rPr>
                    <w:rFonts w:ascii="Consolas" w:hAnsi="Consolas" w:eastAsia="Consolas" w:cs="Consolas"/>
                  </w:rPr>
                </w:rPrChange>
              </w:rPr>
              <w:pPrChange w:author="GUSTAVO DE OLIVEIRA REGO MORAIS" w:date="2025-08-08T22:00:28.734Z">
                <w:pPr>
                  <w:bidi w:val="0"/>
                </w:pPr>
              </w:pPrChange>
            </w:pPr>
            <w:ins w:author="GUSTAVO DE OLIVEIRA REGO MORAIS" w:date="2025-08-08T21:59:15.829Z" w:id="1954154465">
              <w:r w:rsidRPr="320543F7" w:rsidR="320543F7">
                <w:rPr>
                  <w:rFonts w:ascii="Times New Roman" w:hAnsi="Times New Roman" w:eastAsia="Times New Roman" w:cs="Times New Roman"/>
                  <w:sz w:val="24"/>
                  <w:szCs w:val="24"/>
                  <w:rPrChange w:author="GUSTAVO DE OLIVEIRA REGO MORAIS" w:date="2025-08-08T22:00:09.559Z" w:id="845974255">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653880315">
              <w:tcPr>
                <w:tcW w:w="1803" w:type="dxa"/>
                <w:tcMar/>
              </w:tcPr>
            </w:tcPrChange>
          </w:tcPr>
          <w:p w:rsidR="320543F7" w:rsidP="320543F7" w:rsidRDefault="320543F7" w14:paraId="593C6E53" w14:textId="0B5869F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9390468"/>
              </w:rPr>
              <w:pPrChange w:author="GUSTAVO DE OLIVEIRA REGO MORAIS" w:date="2025-08-08T22:00:28.734Z">
                <w:pPr>
                  <w:bidi w:val="0"/>
                </w:pPr>
              </w:pPrChange>
            </w:pPr>
            <w:ins w:author="GUSTAVO DE OLIVEIRA REGO MORAIS" w:date="2025-08-08T21:59:15.829Z" w:id="999133242">
              <w:r w:rsidRPr="320543F7" w:rsidR="320543F7">
                <w:rPr>
                  <w:rFonts w:ascii="Times New Roman" w:hAnsi="Times New Roman" w:eastAsia="Times New Roman" w:cs="Times New Roman"/>
                  <w:sz w:val="24"/>
                  <w:szCs w:val="24"/>
                  <w:rPrChange w:author="GUSTAVO DE OLIVEIRA REGO MORAIS" w:date="2025-08-08T22:00:09.56Z" w:id="2117125118"/>
                </w:rPr>
                <w:t>String</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953109560">
              <w:tcPr>
                <w:tcW w:w="1803" w:type="dxa"/>
                <w:tcMar/>
              </w:tcPr>
            </w:tcPrChange>
          </w:tcPr>
          <w:p w:rsidR="320543F7" w:rsidP="320543F7" w:rsidRDefault="320543F7" w14:paraId="4E81C7F3" w14:textId="46D3B26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530180966"/>
              </w:rPr>
              <w:pPrChange w:author="GUSTAVO DE OLIVEIRA REGO MORAIS" w:date="2025-08-08T22:00:28.734Z">
                <w:pPr>
                  <w:bidi w:val="0"/>
                </w:pPr>
              </w:pPrChange>
            </w:pPr>
            <w:ins w:author="GUSTAVO DE OLIVEIRA REGO MORAIS" w:date="2025-08-08T21:59:15.829Z" w:id="1140100057">
              <w:r w:rsidRPr="320543F7" w:rsidR="320543F7">
                <w:rPr>
                  <w:rFonts w:ascii="Times New Roman" w:hAnsi="Times New Roman" w:eastAsia="Times New Roman" w:cs="Times New Roman"/>
                  <w:sz w:val="24"/>
                  <w:szCs w:val="24"/>
                  <w:rPrChange w:author="GUSTAVO DE OLIVEIRA REGO MORAIS" w:date="2025-08-08T22:00:09.56Z" w:id="672315793"/>
                </w:rPr>
                <w:t>-</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309317038">
              <w:tcPr>
                <w:tcW w:w="1803" w:type="dxa"/>
                <w:tcMar/>
              </w:tcPr>
            </w:tcPrChange>
          </w:tcPr>
          <w:p w:rsidR="320543F7" w:rsidP="320543F7" w:rsidRDefault="320543F7" w14:paraId="5865F982" w14:textId="4E144D9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1Z" w:id="372471077"/>
              </w:rPr>
              <w:pPrChange w:author="GUSTAVO DE OLIVEIRA REGO MORAIS" w:date="2025-08-08T22:00:28.734Z">
                <w:pPr>
                  <w:bidi w:val="0"/>
                </w:pPr>
              </w:pPrChange>
            </w:pPr>
            <w:ins w:author="GUSTAVO DE OLIVEIRA REGO MORAIS" w:date="2025-08-08T21:59:15.829Z" w:id="1243894815">
              <w:r w:rsidRPr="320543F7" w:rsidR="320543F7">
                <w:rPr>
                  <w:rFonts w:ascii="Times New Roman" w:hAnsi="Times New Roman" w:eastAsia="Times New Roman" w:cs="Times New Roman"/>
                  <w:sz w:val="24"/>
                  <w:szCs w:val="24"/>
                  <w:rPrChange w:author="GUSTAVO DE OLIVEIRA REGO MORAIS" w:date="2025-08-08T22:00:09.561Z" w:id="1922925847"/>
                </w:rPr>
                <w:t>Identificador único da seção de recomendações.</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566732069">
              <w:tcPr>
                <w:tcW w:w="1803" w:type="dxa"/>
                <w:tcMar/>
              </w:tcPr>
            </w:tcPrChange>
          </w:tcPr>
          <w:p w:rsidR="320543F7" w:rsidP="320543F7" w:rsidRDefault="320543F7" w14:paraId="6E22A8A2" w14:textId="050148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6Z" w:id="837945969">
                  <w:rPr>
                    <w:rFonts w:ascii="Consolas" w:hAnsi="Consolas" w:eastAsia="Consolas" w:cs="Consolas"/>
                  </w:rPr>
                </w:rPrChange>
              </w:rPr>
              <w:pPrChange w:author="GUSTAVO DE OLIVEIRA REGO MORAIS" w:date="2025-08-08T22:00:28.734Z">
                <w:pPr>
                  <w:bidi w:val="0"/>
                </w:pPr>
              </w:pPrChange>
            </w:pPr>
            <w:ins w:author="GUSTAVO DE OLIVEIRA REGO MORAIS" w:date="2025-08-08T21:59:15.829Z" w:id="1611084509">
              <w:r w:rsidRPr="320543F7" w:rsidR="320543F7">
                <w:rPr>
                  <w:rFonts w:ascii="Times New Roman" w:hAnsi="Times New Roman" w:eastAsia="Times New Roman" w:cs="Times New Roman"/>
                  <w:sz w:val="24"/>
                  <w:szCs w:val="24"/>
                  <w:rPrChange w:author="GUSTAVO DE OLIVEIRA REGO MORAIS" w:date="2025-08-08T22:00:09.561Z" w:id="1862080030">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8Z" w:id="392230663">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048Z" w:id="2131432454">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8Z" w:id="721211277"/>
                </w:rPr>
                <w:t xml:space="preserve">, </w:t>
              </w:r>
              <w:r w:rsidRPr="320543F7" w:rsidR="320543F7">
                <w:rPr>
                  <w:rFonts w:ascii="Times New Roman" w:hAnsi="Times New Roman" w:eastAsia="Times New Roman" w:cs="Times New Roman"/>
                  <w:sz w:val="24"/>
                  <w:szCs w:val="24"/>
                  <w:rPrChange w:author="GUSTAVO DE OLIVEIRA REGO MORAIS" w:date="2025-08-08T22:00:05.049Z" w:id="243380771">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9Z" w:id="1747029316">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49Z" w:id="1149827075">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49Z" w:id="213001991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49Z" w:id="2097545056">
                    <w:rPr>
                      <w:rFonts w:ascii="Consolas" w:hAnsi="Consolas" w:eastAsia="Consolas" w:cs="Consolas"/>
                    </w:rPr>
                  </w:rPrChange>
                </w:rPr>
                <w:t>}</w:t>
              </w:r>
            </w:ins>
          </w:p>
        </w:tc>
      </w:tr>
      <w:tr w:rsidR="320543F7" w:rsidTr="320543F7" w14:paraId="579683A0">
        <w:trPr>
          <w:trHeight w:val="300"/>
          <w:ins w:author="GUSTAVO DE OLIVEIRA REGO MORAIS" w:date="2025-08-08T21:59:15.829Z" w16du:dateUtc="2025-08-08T21:59:15.829Z" w:id="1693986821"/>
          <w:trPrChange w:author="GUSTAVO DE OLIVEIRA REGO MORAIS" w:date="2025-08-08T21:59:14.006Z" w16du:dateUtc="2025-08-08T21:59:14.006Z" w:id="159813232">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793807357">
              <w:tcPr>
                <w:tcW w:w="1803" w:type="dxa"/>
                <w:tcMar/>
              </w:tcPr>
            </w:tcPrChange>
          </w:tcPr>
          <w:p w:rsidR="320543F7" w:rsidP="320543F7" w:rsidRDefault="320543F7" w14:paraId="2C040C42" w14:textId="5AD2145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7Z" w:id="1172573069">
                  <w:rPr>
                    <w:rFonts w:ascii="Consolas" w:hAnsi="Consolas" w:eastAsia="Consolas" w:cs="Consolas"/>
                  </w:rPr>
                </w:rPrChange>
              </w:rPr>
              <w:pPrChange w:author="GUSTAVO DE OLIVEIRA REGO MORAIS" w:date="2025-08-08T22:00:28.735Z">
                <w:pPr>
                  <w:bidi w:val="0"/>
                </w:pPr>
              </w:pPrChange>
            </w:pPr>
            <w:ins w:author="GUSTAVO DE OLIVEIRA REGO MORAIS" w:date="2025-08-08T21:59:15.829Z" w:id="190593361">
              <w:r w:rsidRPr="320543F7" w:rsidR="320543F7">
                <w:rPr>
                  <w:rFonts w:ascii="Times New Roman" w:hAnsi="Times New Roman" w:eastAsia="Times New Roman" w:cs="Times New Roman"/>
                  <w:sz w:val="24"/>
                  <w:szCs w:val="24"/>
                  <w:rPrChange w:author="GUSTAVO DE OLIVEIRA REGO MORAIS" w:date="2025-08-08T22:00:09.567Z" w:id="277110490">
                    <w:rPr>
                      <w:rFonts w:ascii="Consolas" w:hAnsi="Consolas" w:eastAsia="Consolas" w:cs="Consolas"/>
                    </w:rPr>
                  </w:rPrChange>
                </w:rPr>
                <w:t>dataInicio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516358961">
              <w:tcPr>
                <w:tcW w:w="1803" w:type="dxa"/>
                <w:tcMar/>
              </w:tcPr>
            </w:tcPrChange>
          </w:tcPr>
          <w:p w:rsidR="320543F7" w:rsidP="320543F7" w:rsidRDefault="320543F7" w14:paraId="756D8AE3" w14:textId="467FD01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7Z" w:id="68571078"/>
              </w:rPr>
              <w:pPrChange w:author="GUSTAVO DE OLIVEIRA REGO MORAIS" w:date="2025-08-08T22:00:28.735Z">
                <w:pPr>
                  <w:bidi w:val="0"/>
                </w:pPr>
              </w:pPrChange>
            </w:pPr>
            <w:ins w:author="GUSTAVO DE OLIVEIRA REGO MORAIS" w:date="2025-08-08T21:59:15.829Z" w:id="1645884647">
              <w:r w:rsidRPr="320543F7" w:rsidR="320543F7">
                <w:rPr>
                  <w:rFonts w:ascii="Times New Roman" w:hAnsi="Times New Roman" w:eastAsia="Times New Roman" w:cs="Times New Roman"/>
                  <w:sz w:val="24"/>
                  <w:szCs w:val="24"/>
                  <w:rPrChange w:author="GUSTAVO DE OLIVEIRA REGO MORAIS" w:date="2025-08-08T22:00:09.567Z" w:id="734617587"/>
                </w:rPr>
                <w:t>Date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85868573">
              <w:tcPr>
                <w:tcW w:w="1803" w:type="dxa"/>
                <w:tcMar/>
              </w:tcPr>
            </w:tcPrChange>
          </w:tcPr>
          <w:p w:rsidR="320543F7" w:rsidP="320543F7" w:rsidRDefault="320543F7" w14:paraId="143964DE" w14:textId="67F6CAE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8Z" w:id="1844464317"/>
              </w:rPr>
              <w:pPrChange w:author="GUSTAVO DE OLIVEIRA REGO MORAIS" w:date="2025-08-08T22:00:28.735Z">
                <w:pPr>
                  <w:bidi w:val="0"/>
                </w:pPr>
              </w:pPrChange>
            </w:pPr>
            <w:ins w:author="GUSTAVO DE OLIVEIRA REGO MORAIS" w:date="2025-08-08T21:59:15.829Z" w:id="1039173900">
              <w:r w:rsidRPr="320543F7" w:rsidR="320543F7">
                <w:rPr>
                  <w:rFonts w:ascii="Times New Roman" w:hAnsi="Times New Roman" w:eastAsia="Times New Roman" w:cs="Times New Roman"/>
                  <w:sz w:val="24"/>
                  <w:szCs w:val="24"/>
                  <w:rPrChange w:author="GUSTAVO DE OLIVEIRA REGO MORAIS" w:date="2025-08-08T22:00:09.568Z" w:id="1300966545"/>
                </w:rPr>
                <w:t>-</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861780680">
              <w:tcPr>
                <w:tcW w:w="1803" w:type="dxa"/>
                <w:tcMar/>
              </w:tcPr>
            </w:tcPrChange>
          </w:tcPr>
          <w:p w:rsidR="320543F7" w:rsidP="320543F7" w:rsidRDefault="320543F7" w14:paraId="6DE8B028" w14:textId="4C9CA8A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8Z" w:id="1311263177"/>
              </w:rPr>
              <w:pPrChange w:author="GUSTAVO DE OLIVEIRA REGO MORAIS" w:date="2025-08-08T22:00:28.735Z">
                <w:pPr>
                  <w:bidi w:val="0"/>
                </w:pPr>
              </w:pPrChange>
            </w:pPr>
            <w:ins w:author="GUSTAVO DE OLIVEIRA REGO MORAIS" w:date="2025-08-08T21:59:15.83Z" w:id="1190992402">
              <w:r w:rsidRPr="320543F7" w:rsidR="320543F7">
                <w:rPr>
                  <w:rFonts w:ascii="Times New Roman" w:hAnsi="Times New Roman" w:eastAsia="Times New Roman" w:cs="Times New Roman"/>
                  <w:sz w:val="24"/>
                  <w:szCs w:val="24"/>
                  <w:rPrChange w:author="GUSTAVO DE OLIVEIRA REGO MORAIS" w:date="2025-08-08T22:00:09.568Z" w:id="413356479"/>
                </w:rPr>
                <w:t>Data/hora de criação da seção.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690955247">
              <w:tcPr>
                <w:tcW w:w="1803" w:type="dxa"/>
                <w:tcMar/>
              </w:tcPr>
            </w:tcPrChange>
          </w:tcPr>
          <w:p w:rsidR="320543F7" w:rsidP="320543F7" w:rsidRDefault="320543F7" w14:paraId="4072BA71" w14:textId="7B2C8D8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Z" w:id="519163393">
                  <w:rPr>
                    <w:rFonts w:ascii="Consolas" w:hAnsi="Consolas" w:eastAsia="Consolas" w:cs="Consolas"/>
                  </w:rPr>
                </w:rPrChange>
              </w:rPr>
              <w:pPrChange w:author="GUSTAVO DE OLIVEIRA REGO MORAIS" w:date="2025-08-08T22:00:28.735Z">
                <w:pPr>
                  <w:bidi w:val="0"/>
                </w:pPr>
              </w:pPrChange>
            </w:pPr>
            <w:ins w:author="GUSTAVO DE OLIVEIRA REGO MORAIS" w:date="2025-08-08T21:59:15.83Z" w:id="2118013364">
              <w:r w:rsidRPr="320543F7" w:rsidR="320543F7">
                <w:rPr>
                  <w:rFonts w:ascii="Times New Roman" w:hAnsi="Times New Roman" w:eastAsia="Times New Roman" w:cs="Times New Roman"/>
                  <w:sz w:val="24"/>
                  <w:szCs w:val="24"/>
                  <w:rPrChange w:author="GUSTAVO DE OLIVEIRA REGO MORAIS" w:date="2025-08-08T22:00:09.569Z" w:id="27936984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54Z" w:id="1584974146">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54Z" w:id="452858178">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54Z" w:id="1562847912">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54Z" w:id="2024869782">
                    <w:rPr>
                      <w:rFonts w:ascii="Consolas" w:hAnsi="Consolas" w:eastAsia="Consolas" w:cs="Consolas"/>
                    </w:rPr>
                  </w:rPrChange>
                </w:rPr>
                <w:t>}</w:t>
              </w:r>
            </w:ins>
          </w:p>
        </w:tc>
      </w:tr>
    </w:tbl>
    <w:p w:rsidR="6595920C" w:rsidP="320543F7" w:rsidRDefault="6595920C" w14:paraId="26561EBB" w14:textId="467509A3">
      <w:pPr>
        <w:bidi w:val="0"/>
        <w:spacing w:before="240" w:beforeAutospacing="off" w:after="240" w:afterAutospacing="off" w:line="360" w:lineRule="auto"/>
        <w:jc w:val="both"/>
        <w:rPr>
          <w:ins w:author="GUSTAVO DE OLIVEIRA REGO MORAIS" w:date="2025-08-08T21:59:15.83Z" w16du:dateUtc="2025-08-08T21:59:15.83Z" w:id="1252406278"/>
          <w:rFonts w:ascii="Times New Roman" w:hAnsi="Times New Roman" w:eastAsia="Times New Roman" w:cs="Times New Roman"/>
          <w:b w:val="1"/>
          <w:bCs w:val="1"/>
          <w:noProof w:val="0"/>
          <w:sz w:val="24"/>
          <w:szCs w:val="24"/>
          <w:lang w:val="pt-BR"/>
          <w:rPrChange w:author="GUSTAVO DE OLIVEIRA REGO MORAIS" w:date="2025-08-08T22:00:05.056Z" w:id="251897240">
            <w:rPr>
              <w:ins w:author="GUSTAVO DE OLIVEIRA REGO MORAIS" w:date="2025-08-08T21:59:15.83Z" w16du:dateUtc="2025-08-08T21:59:15.83Z" w:id="496613234"/>
              <w:rFonts w:ascii="Times New Roman" w:hAnsi="Times New Roman" w:eastAsia="Times New Roman" w:cs="Times New Roman"/>
              <w:b w:val="1"/>
              <w:bCs w:val="1"/>
              <w:noProof w:val="0"/>
              <w:sz w:val="24"/>
              <w:szCs w:val="24"/>
              <w:lang w:val="pt-BR"/>
            </w:rPr>
          </w:rPrChange>
        </w:rPr>
        <w:pPrChange w:author="GUSTAVO DE OLIVEIRA REGO MORAIS" w:date="2025-08-08T22:00:28.736Z">
          <w:pPr>
            <w:bidi w:val="0"/>
          </w:pPr>
        </w:pPrChange>
      </w:pPr>
      <w:ins w:author="GUSTAVO DE OLIVEIRA REGO MORAIS" w:date="2025-08-08T21:59:15.83Z" w:id="89109976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Z" w:id="1247672750">
              <w:rPr>
                <w:rFonts w:ascii="Times New Roman" w:hAnsi="Times New Roman" w:eastAsia="Times New Roman" w:cs="Times New Roman"/>
                <w:b w:val="1"/>
                <w:bCs w:val="1"/>
                <w:noProof w:val="0"/>
                <w:sz w:val="24"/>
                <w:szCs w:val="24"/>
                <w:lang w:val="pt-BR"/>
              </w:rPr>
            </w:rPrChange>
          </w:rPr>
          <w:t>Métodos</w:t>
        </w:r>
      </w:ins>
    </w:p>
    <w:tbl>
      <w:tblPr>
        <w:tblStyle w:val="TableNormal"/>
        <w:bidiVisual w:val="0"/>
        <w:tblW w:w="0" w:type="auto"/>
        <w:jc w:val="center"/>
        <w:tblLayout w:type="fixed"/>
        <w:tblLook w:val="06A0" w:firstRow="1" w:lastRow="0" w:firstColumn="1" w:lastColumn="0" w:noHBand="1" w:noVBand="1"/>
        <w:tblPrChange w:author="GUSTAVO DE OLIVEIRA REGO MORAIS" w:date="2025-08-08T22:03:26.069Z" w16du:dateUtc="2025-08-08T22:03:26.069Z" w:id="275663166">
          <w:tblPr>
            <w:tblStyle w:val="TableNormal"/>
            <w:tblLayout w:type="fixed"/>
            <w:tblLook w:val="06A0" w:firstRow="1" w:lastRow="0" w:firstColumn="1" w:lastColumn="0" w:noHBand="1" w:noVBand="1"/>
          </w:tblPr>
        </w:tblPrChange>
      </w:tblPr>
      <w:tblGrid>
        <w:gridCol w:w="2092"/>
        <w:gridCol w:w="2092"/>
        <w:gridCol w:w="2092"/>
        <w:gridCol w:w="2092"/>
        <w:gridCol w:w="1770"/>
        <w:tblGridChange w:id="1058164650">
          <w:tblGrid>
            <w:gridCol w:w="1803"/>
            <w:gridCol w:w="1803"/>
            <w:gridCol w:w="1803"/>
            <w:gridCol w:w="1803"/>
            <w:gridCol w:w="1803"/>
          </w:tblGrid>
        </w:tblGridChange>
      </w:tblGrid>
      <w:tr w:rsidR="320543F7" w:rsidTr="320543F7" w14:paraId="39D59577">
        <w:trPr>
          <w:trHeight w:val="300"/>
          <w:ins w:author="GUSTAVO DE OLIVEIRA REGO MORAIS" w:date="2025-08-08T21:59:15.83Z" w16du:dateUtc="2025-08-08T21:59:15.83Z" w:id="1790603882"/>
          <w:trPrChange w:author="GUSTAVO DE OLIVEIRA REGO MORAIS" w:date="2025-08-08T21:59:14.044Z" w16du:dateUtc="2025-08-08T21:59:14.044Z" w:id="1989023755">
            <w:trPr>
              <w:trHeight w:val="300"/>
            </w:trPr>
          </w:trPrChange>
        </w:trPr>
        <w:tc>
          <w:tcPr>
            <w:tcW w:w="2092" w:type="dxa"/>
            <w:tcMar/>
            <w:vAlign w:val="center"/>
            <w:tcPrChange w:author="GUSTAVO DE OLIVEIRA REGO MORAIS" w:date="2025-08-08T22:03:26.069Z" w:id="504917147">
              <w:tcPr>
                <w:tcW w:w="1803" w:type="dxa"/>
                <w:tcMar/>
              </w:tcPr>
            </w:tcPrChange>
          </w:tcPr>
          <w:p w:rsidR="320543F7" w:rsidP="320543F7" w:rsidRDefault="320543F7" w14:paraId="294F5D39" w14:textId="60C6277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1Z" w:id="1117557893">
                  <w:rPr>
                    <w:b w:val="1"/>
                    <w:bCs w:val="1"/>
                  </w:rPr>
                </w:rPrChange>
              </w:rPr>
              <w:pPrChange w:author="GUSTAVO DE OLIVEIRA REGO MORAIS" w:date="2025-08-08T22:00:28.736Z">
                <w:pPr>
                  <w:bidi w:val="0"/>
                </w:pPr>
              </w:pPrChange>
            </w:pPr>
            <w:ins w:author="GUSTAVO DE OLIVEIRA REGO MORAIS" w:date="2025-08-08T21:59:15.83Z" w:id="327328689">
              <w:r w:rsidRPr="320543F7" w:rsidR="320543F7">
                <w:rPr>
                  <w:rFonts w:ascii="Times New Roman" w:hAnsi="Times New Roman" w:eastAsia="Times New Roman" w:cs="Times New Roman"/>
                  <w:b w:val="1"/>
                  <w:bCs w:val="1"/>
                  <w:sz w:val="24"/>
                  <w:szCs w:val="24"/>
                  <w:rPrChange w:author="GUSTAVO DE OLIVEIRA REGO MORAIS" w:date="2025-08-08T22:00:09.571Z" w:id="1788803709">
                    <w:rPr>
                      <w:b w:val="1"/>
                      <w:bCs w:val="1"/>
                    </w:rPr>
                  </w:rPrChange>
                </w:rPr>
                <w:t>Nome</w:t>
              </w:r>
            </w:ins>
          </w:p>
        </w:tc>
        <w:tc>
          <w:tcPr>
            <w:tcW w:w="2092" w:type="dxa"/>
            <w:tcMar/>
            <w:vAlign w:val="center"/>
            <w:tcPrChange w:author="GUSTAVO DE OLIVEIRA REGO MORAIS" w:date="2025-08-08T22:03:26.069Z" w:id="304536715">
              <w:tcPr>
                <w:tcW w:w="1803" w:type="dxa"/>
                <w:tcMar/>
              </w:tcPr>
            </w:tcPrChange>
          </w:tcPr>
          <w:p w:rsidR="320543F7" w:rsidP="320543F7" w:rsidRDefault="320543F7" w14:paraId="78727C08" w14:textId="48DDC19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2Z" w:id="1515714068">
                  <w:rPr>
                    <w:b w:val="1"/>
                    <w:bCs w:val="1"/>
                  </w:rPr>
                </w:rPrChange>
              </w:rPr>
              <w:pPrChange w:author="GUSTAVO DE OLIVEIRA REGO MORAIS" w:date="2025-08-08T22:00:28.736Z">
                <w:pPr>
                  <w:bidi w:val="0"/>
                </w:pPr>
              </w:pPrChange>
            </w:pPr>
            <w:ins w:author="GUSTAVO DE OLIVEIRA REGO MORAIS" w:date="2025-08-08T21:59:15.83Z" w:id="947270383">
              <w:r w:rsidRPr="320543F7" w:rsidR="320543F7">
                <w:rPr>
                  <w:rFonts w:ascii="Times New Roman" w:hAnsi="Times New Roman" w:eastAsia="Times New Roman" w:cs="Times New Roman"/>
                  <w:b w:val="1"/>
                  <w:bCs w:val="1"/>
                  <w:sz w:val="24"/>
                  <w:szCs w:val="24"/>
                  <w:rPrChange w:author="GUSTAVO DE OLIVEIRA REGO MORAIS" w:date="2025-08-08T22:00:09.572Z" w:id="802754793">
                    <w:rPr>
                      <w:b w:val="1"/>
                      <w:bCs w:val="1"/>
                    </w:rPr>
                  </w:rPrChange>
                </w:rPr>
                <w:t>Parâmetros</w:t>
              </w:r>
            </w:ins>
          </w:p>
        </w:tc>
        <w:tc>
          <w:tcPr>
            <w:tcW w:w="2092" w:type="dxa"/>
            <w:tcMar/>
            <w:vAlign w:val="center"/>
            <w:tcPrChange w:author="GUSTAVO DE OLIVEIRA REGO MORAIS" w:date="2025-08-08T22:03:26.069Z" w:id="1002371956">
              <w:tcPr>
                <w:tcW w:w="1803" w:type="dxa"/>
                <w:tcMar/>
              </w:tcPr>
            </w:tcPrChange>
          </w:tcPr>
          <w:p w:rsidR="320543F7" w:rsidP="320543F7" w:rsidRDefault="320543F7" w14:paraId="77BE5323" w14:textId="5F8A716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2Z" w:id="880488522">
                  <w:rPr>
                    <w:b w:val="1"/>
                    <w:bCs w:val="1"/>
                  </w:rPr>
                </w:rPrChange>
              </w:rPr>
              <w:pPrChange w:author="GUSTAVO DE OLIVEIRA REGO MORAIS" w:date="2025-08-08T22:00:28.736Z">
                <w:pPr>
                  <w:bidi w:val="0"/>
                </w:pPr>
              </w:pPrChange>
            </w:pPr>
            <w:ins w:author="GUSTAVO DE OLIVEIRA REGO MORAIS" w:date="2025-08-08T21:59:15.83Z" w:id="17075810">
              <w:r w:rsidRPr="320543F7" w:rsidR="320543F7">
                <w:rPr>
                  <w:rFonts w:ascii="Times New Roman" w:hAnsi="Times New Roman" w:eastAsia="Times New Roman" w:cs="Times New Roman"/>
                  <w:b w:val="1"/>
                  <w:bCs w:val="1"/>
                  <w:sz w:val="24"/>
                  <w:szCs w:val="24"/>
                  <w:rPrChange w:author="GUSTAVO DE OLIVEIRA REGO MORAIS" w:date="2025-08-08T22:00:09.572Z" w:id="1215127713">
                    <w:rPr>
                      <w:b w:val="1"/>
                      <w:bCs w:val="1"/>
                    </w:rPr>
                  </w:rPrChange>
                </w:rPr>
                <w:t>Retorno</w:t>
              </w:r>
            </w:ins>
          </w:p>
        </w:tc>
        <w:tc>
          <w:tcPr>
            <w:tcW w:w="2092" w:type="dxa"/>
            <w:tcMar/>
            <w:vAlign w:val="center"/>
            <w:tcPrChange w:author="GUSTAVO DE OLIVEIRA REGO MORAIS" w:date="2025-08-08T22:03:26.069Z" w:id="1447763673">
              <w:tcPr>
                <w:tcW w:w="1803" w:type="dxa"/>
                <w:tcMar/>
              </w:tcPr>
            </w:tcPrChange>
          </w:tcPr>
          <w:p w:rsidR="320543F7" w:rsidP="320543F7" w:rsidRDefault="320543F7" w14:paraId="0BFF4073" w14:textId="1ABE22A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3Z" w:id="1912984193">
                  <w:rPr>
                    <w:b w:val="1"/>
                    <w:bCs w:val="1"/>
                  </w:rPr>
                </w:rPrChange>
              </w:rPr>
              <w:pPrChange w:author="GUSTAVO DE OLIVEIRA REGO MORAIS" w:date="2025-08-08T22:00:28.736Z">
                <w:pPr>
                  <w:bidi w:val="0"/>
                </w:pPr>
              </w:pPrChange>
            </w:pPr>
            <w:ins w:author="GUSTAVO DE OLIVEIRA REGO MORAIS" w:date="2025-08-08T21:59:15.83Z" w:id="495407224">
              <w:r w:rsidRPr="320543F7" w:rsidR="320543F7">
                <w:rPr>
                  <w:rFonts w:ascii="Times New Roman" w:hAnsi="Times New Roman" w:eastAsia="Times New Roman" w:cs="Times New Roman"/>
                  <w:b w:val="1"/>
                  <w:bCs w:val="1"/>
                  <w:sz w:val="24"/>
                  <w:szCs w:val="24"/>
                  <w:rPrChange w:author="GUSTAVO DE OLIVEIRA REGO MORAIS" w:date="2025-08-08T22:00:09.573Z" w:id="2049000017">
                    <w:rPr>
                      <w:b w:val="1"/>
                      <w:bCs w:val="1"/>
                    </w:rPr>
                  </w:rPrChange>
                </w:rPr>
                <w:t>Visibilidade</w:t>
              </w:r>
            </w:ins>
          </w:p>
        </w:tc>
        <w:tc>
          <w:tcPr>
            <w:tcW w:w="1770" w:type="dxa"/>
            <w:tcMar/>
            <w:vAlign w:val="center"/>
            <w:tcPrChange w:author="GUSTAVO DE OLIVEIRA REGO MORAIS" w:date="2025-08-08T22:03:26.069Z" w:id="639148387">
              <w:tcPr>
                <w:tcW w:w="1803" w:type="dxa"/>
                <w:tcMar/>
              </w:tcPr>
            </w:tcPrChange>
          </w:tcPr>
          <w:p w:rsidR="320543F7" w:rsidP="320543F7" w:rsidRDefault="320543F7" w14:paraId="619CE9C6" w14:textId="3F04BFB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3Z" w:id="447688635">
                  <w:rPr>
                    <w:b w:val="1"/>
                    <w:bCs w:val="1"/>
                  </w:rPr>
                </w:rPrChange>
              </w:rPr>
              <w:pPrChange w:author="GUSTAVO DE OLIVEIRA REGO MORAIS" w:date="2025-08-08T22:00:28.736Z">
                <w:pPr>
                  <w:bidi w:val="0"/>
                </w:pPr>
              </w:pPrChange>
            </w:pPr>
            <w:ins w:author="GUSTAVO DE OLIVEIRA REGO MORAIS" w:date="2025-08-08T21:59:15.83Z" w:id="644644767">
              <w:r w:rsidRPr="320543F7" w:rsidR="320543F7">
                <w:rPr>
                  <w:rFonts w:ascii="Times New Roman" w:hAnsi="Times New Roman" w:eastAsia="Times New Roman" w:cs="Times New Roman"/>
                  <w:b w:val="1"/>
                  <w:bCs w:val="1"/>
                  <w:sz w:val="24"/>
                  <w:szCs w:val="24"/>
                  <w:rPrChange w:author="GUSTAVO DE OLIVEIRA REGO MORAIS" w:date="2025-08-08T22:00:09.573Z" w:id="799608087">
                    <w:rPr>
                      <w:b w:val="1"/>
                      <w:bCs w:val="1"/>
                    </w:rPr>
                  </w:rPrChange>
                </w:rPr>
                <w:t>Descrição</w:t>
              </w:r>
            </w:ins>
          </w:p>
        </w:tc>
      </w:tr>
      <w:tr w:rsidR="320543F7" w:rsidTr="320543F7" w14:paraId="3406BC97">
        <w:trPr>
          <w:trHeight w:val="300"/>
          <w:ins w:author="GUSTAVO DE OLIVEIRA REGO MORAIS" w:date="2025-08-08T21:59:15.83Z" w16du:dateUtc="2025-08-08T21:59:15.83Z" w:id="420358360"/>
          <w:trPrChange w:author="GUSTAVO DE OLIVEIRA REGO MORAIS" w:date="2025-08-08T21:59:14.045Z" w16du:dateUtc="2025-08-08T21:59:14.045Z" w:id="1514850468">
            <w:trPr>
              <w:trHeight w:val="300"/>
            </w:trPr>
          </w:trPrChange>
        </w:trPr>
        <w:tc>
          <w:tcPr>
            <w:tcW w:w="2092" w:type="dxa"/>
            <w:tcMar/>
            <w:vAlign w:val="center"/>
            <w:tcPrChange w:author="GUSTAVO DE OLIVEIRA REGO MORAIS" w:date="2025-08-08T22:03:26.069Z" w:id="2081075192">
              <w:tcPr>
                <w:tcW w:w="1803" w:type="dxa"/>
                <w:tcMar/>
              </w:tcPr>
            </w:tcPrChange>
          </w:tcPr>
          <w:p w:rsidR="320543F7" w:rsidP="320543F7" w:rsidRDefault="320543F7" w14:paraId="129EE0B7" w14:textId="7F1ED4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4Z" w:id="1486805481">
                  <w:rPr>
                    <w:rFonts w:ascii="Consolas" w:hAnsi="Consolas" w:eastAsia="Consolas" w:cs="Consolas"/>
                  </w:rPr>
                </w:rPrChange>
              </w:rPr>
              <w:pPrChange w:author="GUSTAVO DE OLIVEIRA REGO MORAIS" w:date="2025-08-08T22:00:28.737Z">
                <w:pPr>
                  <w:bidi w:val="0"/>
                </w:pPr>
              </w:pPrChange>
            </w:pPr>
            <w:ins w:author="GUSTAVO DE OLIVEIRA REGO MORAIS" w:date="2025-08-08T21:59:15.83Z" w:id="1615364858">
              <w:r w:rsidRPr="320543F7" w:rsidR="320543F7">
                <w:rPr>
                  <w:rFonts w:ascii="Times New Roman" w:hAnsi="Times New Roman" w:eastAsia="Times New Roman" w:cs="Times New Roman"/>
                  <w:sz w:val="24"/>
                  <w:szCs w:val="24"/>
                  <w:rPrChange w:author="GUSTAVO DE OLIVEIRA REGO MORAIS" w:date="2025-08-08T22:00:09.574Z" w:id="466331934">
                    <w:rPr>
                      <w:rFonts w:ascii="Consolas" w:hAnsi="Consolas" w:eastAsia="Consolas" w:cs="Consolas"/>
                    </w:rPr>
                  </w:rPrChange>
                </w:rPr>
                <w:t>gerarBuilds</w:t>
              </w:r>
              <w:r w:rsidRPr="320543F7" w:rsidR="320543F7">
                <w:rPr>
                  <w:rFonts w:ascii="Times New Roman" w:hAnsi="Times New Roman" w:eastAsia="Times New Roman" w:cs="Times New Roman"/>
                  <w:sz w:val="24"/>
                  <w:szCs w:val="24"/>
                  <w:rPrChange w:author="GUSTAVO DE OLIVEIRA REGO MORAIS" w:date="2025-08-08T22:00:05.061Z" w:id="494092667">
                    <w:rPr>
                      <w:rFonts w:ascii="Consolas" w:hAnsi="Consolas" w:eastAsia="Consolas" w:cs="Consolas"/>
                    </w:rPr>
                  </w:rPrChange>
                </w:rPr>
                <w:t>()</w:t>
              </w:r>
            </w:ins>
          </w:p>
        </w:tc>
        <w:tc>
          <w:tcPr>
            <w:tcW w:w="2092" w:type="dxa"/>
            <w:tcMar/>
            <w:vAlign w:val="center"/>
            <w:tcPrChange w:author="GUSTAVO DE OLIVEIRA REGO MORAIS" w:date="2025-08-08T22:03:26.069Z" w:id="1940850642">
              <w:tcPr>
                <w:tcW w:w="1803" w:type="dxa"/>
                <w:tcMar/>
              </w:tcPr>
            </w:tcPrChange>
          </w:tcPr>
          <w:p w:rsidR="320543F7" w:rsidP="320543F7" w:rsidRDefault="320543F7" w14:paraId="1DD0E843" w14:textId="66A90D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5Z" w:id="1157823923"/>
              </w:rPr>
              <w:pPrChange w:author="GUSTAVO DE OLIVEIRA REGO MORAIS" w:date="2025-08-08T22:00:28.737Z">
                <w:pPr>
                  <w:bidi w:val="0"/>
                </w:pPr>
              </w:pPrChange>
            </w:pPr>
            <w:ins w:author="GUSTAVO DE OLIVEIRA REGO MORAIS" w:date="2025-08-08T21:59:15.83Z" w:id="2057819037">
              <w:r w:rsidRPr="320543F7" w:rsidR="320543F7">
                <w:rPr>
                  <w:rFonts w:ascii="Times New Roman" w:hAnsi="Times New Roman" w:eastAsia="Times New Roman" w:cs="Times New Roman"/>
                  <w:sz w:val="24"/>
                  <w:szCs w:val="24"/>
                  <w:rPrChange w:author="GUSTAVO DE OLIVEIRA REGO MORAIS" w:date="2025-08-08T22:00:09.574Z" w:id="1352330747"/>
                </w:rPr>
                <w:t>—</w:t>
              </w:r>
            </w:ins>
          </w:p>
        </w:tc>
        <w:tc>
          <w:tcPr>
            <w:tcW w:w="2092" w:type="dxa"/>
            <w:tcMar/>
            <w:vAlign w:val="center"/>
            <w:tcPrChange w:author="GUSTAVO DE OLIVEIRA REGO MORAIS" w:date="2025-08-08T22:03:26.069Z" w:id="279953885">
              <w:tcPr>
                <w:tcW w:w="1803" w:type="dxa"/>
                <w:tcMar/>
              </w:tcPr>
            </w:tcPrChange>
          </w:tcPr>
          <w:p w:rsidR="320543F7" w:rsidP="320543F7" w:rsidRDefault="320543F7" w14:paraId="2F53F473" w14:textId="5B4A415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5Z" w:id="1856802437">
                  <w:rPr>
                    <w:rFonts w:ascii="Consolas" w:hAnsi="Consolas" w:eastAsia="Consolas" w:cs="Consolas"/>
                  </w:rPr>
                </w:rPrChange>
              </w:rPr>
              <w:pPrChange w:author="GUSTAVO DE OLIVEIRA REGO MORAIS" w:date="2025-08-08T22:00:28.737Z">
                <w:pPr>
                  <w:bidi w:val="0"/>
                </w:pPr>
              </w:pPrChange>
            </w:pPr>
            <w:ins w:author="GUSTAVO DE OLIVEIRA REGO MORAIS" w:date="2025-08-08T21:59:15.83Z" w:id="376755446">
              <w:r w:rsidRPr="320543F7" w:rsidR="320543F7">
                <w:rPr>
                  <w:rFonts w:ascii="Times New Roman" w:hAnsi="Times New Roman" w:eastAsia="Times New Roman" w:cs="Times New Roman"/>
                  <w:sz w:val="24"/>
                  <w:szCs w:val="24"/>
                  <w:rPrChange w:author="GUSTAVO DE OLIVEIRA REGO MORAIS" w:date="2025-08-08T22:00:09.575Z" w:id="1461099870">
                    <w:rPr>
                      <w:rFonts w:ascii="Consolas" w:hAnsi="Consolas" w:eastAsia="Consolas" w:cs="Consolas"/>
                    </w:rPr>
                  </w:rPrChange>
                </w:rPr>
                <w:t>List</w:t>
              </w:r>
              <w:r w:rsidRPr="320543F7" w:rsidR="320543F7">
                <w:rPr>
                  <w:rFonts w:ascii="Times New Roman" w:hAnsi="Times New Roman" w:eastAsia="Times New Roman" w:cs="Times New Roman"/>
                  <w:sz w:val="24"/>
                  <w:szCs w:val="24"/>
                  <w:rPrChange w:author="GUSTAVO DE OLIVEIRA REGO MORAIS" w:date="2025-08-08T22:00:05.062Z" w:id="326023982">
                    <w:rPr>
                      <w:rFonts w:ascii="Consolas" w:hAnsi="Consolas" w:eastAsia="Consolas" w:cs="Consolas"/>
                    </w:rPr>
                  </w:rPrChange>
                </w:rPr>
                <w:t>&lt;Build&gt;</w:t>
              </w:r>
            </w:ins>
          </w:p>
        </w:tc>
        <w:tc>
          <w:tcPr>
            <w:tcW w:w="2092" w:type="dxa"/>
            <w:tcMar/>
            <w:vAlign w:val="center"/>
            <w:tcPrChange w:author="GUSTAVO DE OLIVEIRA REGO MORAIS" w:date="2025-08-08T22:03:26.069Z" w:id="809878743">
              <w:tcPr>
                <w:tcW w:w="1803" w:type="dxa"/>
                <w:tcMar/>
              </w:tcPr>
            </w:tcPrChange>
          </w:tcPr>
          <w:p w:rsidR="320543F7" w:rsidP="320543F7" w:rsidRDefault="320543F7" w14:paraId="28B00651" w14:textId="61DD8F4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6Z" w:id="952580312"/>
              </w:rPr>
              <w:pPrChange w:author="GUSTAVO DE OLIVEIRA REGO MORAIS" w:date="2025-08-08T22:00:28.737Z">
                <w:pPr>
                  <w:bidi w:val="0"/>
                </w:pPr>
              </w:pPrChange>
            </w:pPr>
            <w:ins w:author="GUSTAVO DE OLIVEIRA REGO MORAIS" w:date="2025-08-08T21:59:15.83Z" w:id="590400538">
              <w:r w:rsidRPr="320543F7" w:rsidR="320543F7">
                <w:rPr>
                  <w:rFonts w:ascii="Times New Roman" w:hAnsi="Times New Roman" w:eastAsia="Times New Roman" w:cs="Times New Roman"/>
                  <w:sz w:val="24"/>
                  <w:szCs w:val="24"/>
                  <w:rPrChange w:author="GUSTAVO DE OLIVEIRA REGO MORAIS" w:date="2025-08-08T22:00:09.576Z" w:id="345364238"/>
                </w:rPr>
                <w:t>+</w:t>
              </w:r>
            </w:ins>
          </w:p>
        </w:tc>
        <w:tc>
          <w:tcPr>
            <w:tcW w:w="1770" w:type="dxa"/>
            <w:tcMar/>
            <w:vAlign w:val="center"/>
            <w:tcPrChange w:author="GUSTAVO DE OLIVEIRA REGO MORAIS" w:date="2025-08-08T22:03:26.069Z" w:id="383024549">
              <w:tcPr>
                <w:tcW w:w="1803" w:type="dxa"/>
                <w:tcMar/>
              </w:tcPr>
            </w:tcPrChange>
          </w:tcPr>
          <w:p w:rsidR="320543F7" w:rsidP="320543F7" w:rsidRDefault="320543F7" w14:paraId="3237945B" w14:textId="259ADC9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7Z" w:id="1068982523"/>
              </w:rPr>
              <w:pPrChange w:author="GUSTAVO DE OLIVEIRA REGO MORAIS" w:date="2025-08-08T22:00:28.737Z">
                <w:pPr>
                  <w:bidi w:val="0"/>
                </w:pPr>
              </w:pPrChange>
            </w:pPr>
            <w:ins w:author="GUSTAVO DE OLIVEIRA REGO MORAIS" w:date="2025-08-08T21:59:15.83Z" w:id="1876005535">
              <w:r w:rsidRPr="320543F7" w:rsidR="320543F7">
                <w:rPr>
                  <w:rFonts w:ascii="Times New Roman" w:hAnsi="Times New Roman" w:eastAsia="Times New Roman" w:cs="Times New Roman"/>
                  <w:sz w:val="24"/>
                  <w:szCs w:val="24"/>
                  <w:rPrChange w:author="GUSTAVO DE OLIVEIRA REGO MORAIS" w:date="2025-08-08T22:00:09.576Z" w:id="595145668"/>
                </w:rPr>
                <w:t xml:space="preserve">Gera e retorna uma lista de </w:t>
              </w:r>
              <w:r w:rsidRPr="320543F7" w:rsidR="320543F7">
                <w:rPr>
                  <w:rFonts w:ascii="Times New Roman" w:hAnsi="Times New Roman" w:eastAsia="Times New Roman" w:cs="Times New Roman"/>
                  <w:sz w:val="24"/>
                  <w:szCs w:val="24"/>
                  <w:rPrChange w:author="GUSTAVO DE OLIVEIRA REGO MORAIS" w:date="2025-08-08T22:00:05.066Z" w:id="2101076057">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066Z" w:id="1440881413"/>
                </w:rPr>
                <w:t xml:space="preserve"> com base nas preferências associadas.</w:t>
              </w:r>
            </w:ins>
          </w:p>
        </w:tc>
      </w:tr>
    </w:tbl>
    <w:p w:rsidR="320543F7" w:rsidP="320543F7" w:rsidRDefault="320543F7" w14:paraId="5D9DF287" w14:textId="5B88D047">
      <w:pPr>
        <w:bidi w:val="0"/>
        <w:spacing w:line="360" w:lineRule="auto"/>
        <w:jc w:val="both"/>
        <w:rPr>
          <w:ins w:author="GUSTAVO DE OLIVEIRA REGO MORAIS" w:date="2025-08-08T21:59:15.83Z" w16du:dateUtc="2025-08-08T21:59:15.83Z" w:id="151949484"/>
          <w:rFonts w:ascii="Times New Roman" w:hAnsi="Times New Roman" w:eastAsia="Times New Roman" w:cs="Times New Roman"/>
          <w:sz w:val="24"/>
          <w:szCs w:val="24"/>
          <w:rPrChange w:author="GUSTAVO DE OLIVEIRA REGO MORAIS" w:date="2025-08-08T22:00:09.577Z" w:id="641441449">
            <w:rPr>
              <w:ins w:author="GUSTAVO DE OLIVEIRA REGO MORAIS" w:date="2025-08-08T21:59:15.83Z" w16du:dateUtc="2025-08-08T21:59:15.83Z" w:id="1861249376"/>
            </w:rPr>
          </w:rPrChange>
        </w:rPr>
        <w:pPrChange w:author="GUSTAVO DE OLIVEIRA REGO MORAIS" w:date="2025-08-08T22:00:28.738Z">
          <w:pPr>
            <w:bidi w:val="0"/>
            <w:jc w:val="left"/>
          </w:pPr>
        </w:pPrChange>
      </w:pPr>
    </w:p>
    <w:p w:rsidR="6595920C" w:rsidP="79ED5846" w:rsidRDefault="6595920C" w14:paraId="4F62D8F4" w14:textId="3EFBA372">
      <w:pPr>
        <w:pStyle w:val="Heading4"/>
        <w:bidi w:val="0"/>
        <w:spacing w:before="319" w:beforeAutospacing="off" w:after="319" w:afterAutospacing="off" w:line="360" w:lineRule="auto"/>
        <w:jc w:val="both"/>
        <w:rPr>
          <w:ins w:author="GUSTAVO DE OLIVEIRA REGO MORAIS" w:date="2025-08-08T21:59:15.83Z" w16du:dateUtc="2025-08-08T21:59:15.83Z" w:id="789177044"/>
          <w:rFonts w:ascii="Times New Roman" w:hAnsi="Times New Roman" w:eastAsia="Times New Roman" w:cs="Times New Roman"/>
          <w:b w:val="1"/>
          <w:bCs w:val="1"/>
          <w:noProof w:val="0"/>
          <w:sz w:val="24"/>
          <w:szCs w:val="24"/>
          <w:lang w:val="pt-BR"/>
          <w:rPrChange w:author="GUSTAVO DE OLIVEIRA REGO MORAIS" w:date="2025-08-08T22:00:05.074Z" w:id="159195852">
            <w:rPr>
              <w:ins w:author="GUSTAVO DE OLIVEIRA REGO MORAIS" w:date="2025-08-08T21:59:15.83Z" w16du:dateUtc="2025-08-08T21:59:15.83Z" w:id="1698140422"/>
              <w:rFonts w:ascii="Consolas" w:hAnsi="Consolas" w:eastAsia="Consolas" w:cs="Consolas"/>
              <w:b w:val="1"/>
              <w:bCs w:val="1"/>
              <w:noProof w:val="0"/>
              <w:sz w:val="24"/>
              <w:szCs w:val="24"/>
              <w:lang w:val="pt-BR"/>
            </w:rPr>
          </w:rPrChange>
        </w:rPr>
        <w:pPrChange w:author="GUSTAVO DE OLIVEIRA REGO MORAIS" w:date="2025-08-08T22:00:28.738Z">
          <w:pPr>
            <w:bidi w:val="0"/>
          </w:pPr>
        </w:pPrChange>
      </w:pPr>
      <w:bookmarkStart w:name="_Toc2005650338" w:id="542306802"/>
      <w:ins w:author="GUSTAVO DE OLIVEIRA REGO MORAIS" w:date="2025-08-08T21:59:15.83Z" w:id="77067132">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78Z" w:id="1128126705">
              <w:rPr>
                <w:rFonts w:ascii="Times New Roman" w:hAnsi="Times New Roman" w:eastAsia="Times New Roman" w:cs="Times New Roman"/>
                <w:b w:val="1"/>
                <w:bCs w:val="1"/>
                <w:noProof w:val="0"/>
                <w:sz w:val="24"/>
                <w:szCs w:val="24"/>
                <w:lang w:val="pt-BR"/>
              </w:rPr>
            </w:rPrChange>
          </w:rPr>
          <w:t xml:space="preserve">8.1.2.2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073Z" w:id="1515088250">
              <w:rPr>
                <w:rFonts w:ascii="Consolas" w:hAnsi="Consolas" w:eastAsia="Consolas" w:cs="Consolas"/>
                <w:b w:val="1"/>
                <w:bCs w:val="1"/>
                <w:noProof w:val="0"/>
                <w:sz w:val="24"/>
                <w:szCs w:val="24"/>
                <w:lang w:val="pt-BR"/>
              </w:rPr>
            </w:rPrChange>
          </w:rPr>
          <w:t>PreferenciaUsuario</w:t>
        </w:r>
      </w:ins>
      <w:bookmarkEnd w:id="542306802"/>
    </w:p>
    <w:p w:rsidR="6595920C" w:rsidP="320543F7" w:rsidRDefault="6595920C" w14:paraId="098B44B0" w14:textId="647A2405">
      <w:pPr>
        <w:bidi w:val="0"/>
        <w:spacing w:before="240" w:beforeAutospacing="off" w:after="240" w:afterAutospacing="off" w:line="360" w:lineRule="auto"/>
        <w:jc w:val="both"/>
        <w:rPr>
          <w:ins w:author="GUSTAVO DE OLIVEIRA REGO MORAIS" w:date="2025-08-08T21:59:15.831Z" w16du:dateUtc="2025-08-08T21:59:15.831Z" w:id="1860121837"/>
          <w:rFonts w:ascii="Times New Roman" w:hAnsi="Times New Roman" w:eastAsia="Times New Roman" w:cs="Times New Roman"/>
          <w:noProof w:val="0"/>
          <w:sz w:val="24"/>
          <w:szCs w:val="24"/>
          <w:lang w:val="pt-BR"/>
          <w:rPrChange w:author="GUSTAVO DE OLIVEIRA REGO MORAIS" w:date="2025-08-08T22:00:05.076Z" w:id="1409222501">
            <w:rPr>
              <w:ins w:author="GUSTAVO DE OLIVEIRA REGO MORAIS" w:date="2025-08-08T21:59:15.831Z" w16du:dateUtc="2025-08-08T21:59:15.831Z" w:id="1273564967"/>
              <w:rFonts w:ascii="Times New Roman" w:hAnsi="Times New Roman" w:eastAsia="Times New Roman" w:cs="Times New Roman"/>
              <w:noProof w:val="0"/>
              <w:sz w:val="24"/>
              <w:szCs w:val="24"/>
              <w:lang w:val="pt-BR"/>
            </w:rPr>
          </w:rPrChange>
        </w:rPr>
        <w:pPrChange w:author="GUSTAVO DE OLIVEIRA REGO MORAIS" w:date="2025-08-08T22:00:28.738Z">
          <w:pPr>
            <w:bidi w:val="0"/>
          </w:pPr>
        </w:pPrChange>
      </w:pPr>
      <w:ins w:author="GUSTAVO DE OLIVEIRA REGO MORAIS" w:date="2025-08-08T21:59:15.83Z" w:id="4026432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9Z" w:id="1637472446">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075Z" w:id="417682713">
              <w:rPr>
                <w:rFonts w:ascii="Times New Roman" w:hAnsi="Times New Roman" w:eastAsia="Times New Roman" w:cs="Times New Roman"/>
                <w:noProof w:val="0"/>
                <w:sz w:val="24"/>
                <w:szCs w:val="24"/>
                <w:lang w:val="pt-BR"/>
              </w:rPr>
            </w:rPrChange>
          </w:rPr>
          <w:t xml:space="preserve"> Armazenar as preferências do usuário para guiar a recomendação (orçamento, perfil de uso e ambiente).</w:t>
        </w:r>
      </w:ins>
    </w:p>
    <w:p w:rsidR="6595920C" w:rsidP="320543F7" w:rsidRDefault="6595920C" w14:paraId="6DC69E0F" w14:textId="29011BE5">
      <w:pPr>
        <w:bidi w:val="0"/>
        <w:spacing w:before="240" w:beforeAutospacing="off" w:after="240" w:afterAutospacing="off" w:line="360" w:lineRule="auto"/>
        <w:jc w:val="both"/>
        <w:rPr>
          <w:ins w:author="GUSTAVO DE OLIVEIRA REGO MORAIS" w:date="2025-08-08T21:59:15.831Z" w16du:dateUtc="2025-08-08T21:59:15.831Z" w:id="1234092371"/>
          <w:rFonts w:ascii="Times New Roman" w:hAnsi="Times New Roman" w:eastAsia="Times New Roman" w:cs="Times New Roman"/>
          <w:b w:val="1"/>
          <w:bCs w:val="1"/>
          <w:noProof w:val="0"/>
          <w:sz w:val="24"/>
          <w:szCs w:val="24"/>
          <w:lang w:val="pt-BR"/>
          <w:rPrChange w:author="GUSTAVO DE OLIVEIRA REGO MORAIS" w:date="2025-08-08T22:00:05.077Z" w:id="1413037244">
            <w:rPr>
              <w:ins w:author="GUSTAVO DE OLIVEIRA REGO MORAIS" w:date="2025-08-08T21:59:15.831Z" w16du:dateUtc="2025-08-08T21:59:15.831Z" w:id="889877640"/>
              <w:rFonts w:ascii="Times New Roman" w:hAnsi="Times New Roman" w:eastAsia="Times New Roman" w:cs="Times New Roman"/>
              <w:b w:val="1"/>
              <w:bCs w:val="1"/>
              <w:noProof w:val="0"/>
              <w:sz w:val="24"/>
              <w:szCs w:val="24"/>
              <w:lang w:val="pt-BR"/>
            </w:rPr>
          </w:rPrChange>
        </w:rPr>
        <w:pPrChange w:author="GUSTAVO DE OLIVEIRA REGO MORAIS" w:date="2025-08-08T22:00:28.738Z">
          <w:pPr>
            <w:bidi w:val="0"/>
          </w:pPr>
        </w:pPrChange>
      </w:pPr>
      <w:ins w:author="GUSTAVO DE OLIVEIRA REGO MORAIS" w:date="2025-08-08T21:59:15.831Z" w:id="202227097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9Z" w:id="160385719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Ind w:w="-30" w:type="dxa"/>
        <w:tblLayout w:type="fixed"/>
        <w:tblLook w:val="06A0" w:firstRow="1" w:lastRow="0" w:firstColumn="1" w:lastColumn="0" w:noHBand="1" w:noVBand="1"/>
        <w:tblPrChange w:author="GUSTAVO DE OLIVEIRA REGO MORAIS" w:date="2025-08-08T22:03:32.721Z" w16du:dateUtc="2025-08-08T22:03:32.721Z" w:id="873504037">
          <w:tblPr>
            <w:tblStyle w:val="TableNormal"/>
            <w:tblLayout w:type="fixed"/>
            <w:tblLook w:val="06A0" w:firstRow="1" w:lastRow="0" w:firstColumn="1" w:lastColumn="0" w:noHBand="1" w:noVBand="1"/>
          </w:tblPr>
        </w:tblPrChange>
      </w:tblPr>
      <w:tblGrid>
        <w:gridCol w:w="965"/>
        <w:gridCol w:w="858"/>
        <w:gridCol w:w="1218"/>
        <w:gridCol w:w="5711"/>
        <w:gridCol w:w="1729"/>
        <w:tblGridChange w:id="1966866035">
          <w:tblGrid>
            <w:gridCol w:w="1803"/>
            <w:gridCol w:w="1803"/>
            <w:gridCol w:w="1803"/>
            <w:gridCol w:w="1803"/>
            <w:gridCol w:w="1803"/>
          </w:tblGrid>
        </w:tblGridChange>
      </w:tblGrid>
      <w:tr w:rsidR="320543F7" w:rsidTr="320543F7" w14:paraId="1DC9A1D2">
        <w:trPr>
          <w:trHeight w:val="300"/>
          <w:ins w:author="GUSTAVO DE OLIVEIRA REGO MORAIS" w:date="2025-08-08T21:59:15.831Z" w16du:dateUtc="2025-08-08T21:59:15.831Z" w:id="366733897"/>
          <w:trPrChange w:author="GUSTAVO DE OLIVEIRA REGO MORAIS" w:date="2025-08-08T21:59:14.094Z" w16du:dateUtc="2025-08-08T21:59:14.094Z" w:id="1785315052">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2Z" w:id="1968791432">
              <w:tcPr>
                <w:tcW w:w="1803" w:type="dxa"/>
                <w:tcMar/>
              </w:tcPr>
            </w:tcPrChange>
          </w:tcPr>
          <w:p w:rsidR="320543F7" w:rsidP="320543F7" w:rsidRDefault="320543F7" w14:paraId="70DDB819" w14:textId="31485A3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Z" w:id="1024664611">
                  <w:rPr>
                    <w:b w:val="1"/>
                    <w:bCs w:val="1"/>
                  </w:rPr>
                </w:rPrChange>
              </w:rPr>
              <w:pPrChange w:author="GUSTAVO DE OLIVEIRA REGO MORAIS" w:date="2025-08-08T22:00:28.738Z">
                <w:pPr>
                  <w:bidi w:val="0"/>
                </w:pPr>
              </w:pPrChange>
            </w:pPr>
            <w:ins w:author="GUSTAVO DE OLIVEIRA REGO MORAIS" w:date="2025-08-08T21:59:15.831Z" w:id="1329523809">
              <w:r w:rsidRPr="320543F7" w:rsidR="320543F7">
                <w:rPr>
                  <w:rFonts w:ascii="Times New Roman" w:hAnsi="Times New Roman" w:eastAsia="Times New Roman" w:cs="Times New Roman"/>
                  <w:b w:val="1"/>
                  <w:bCs w:val="1"/>
                  <w:sz w:val="24"/>
                  <w:szCs w:val="24"/>
                  <w:rPrChange w:author="GUSTAVO DE OLIVEIRA REGO MORAIS" w:date="2025-08-08T22:00:09.58Z" w:id="1810230206">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3Z" w:id="2110752824">
              <w:tcPr>
                <w:tcW w:w="1803" w:type="dxa"/>
                <w:tcMar/>
              </w:tcPr>
            </w:tcPrChange>
          </w:tcPr>
          <w:p w:rsidR="320543F7" w:rsidP="320543F7" w:rsidRDefault="320543F7" w14:paraId="07D6BB60" w14:textId="3E4F055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1Z" w:id="358194411">
                  <w:rPr>
                    <w:b w:val="1"/>
                    <w:bCs w:val="1"/>
                  </w:rPr>
                </w:rPrChange>
              </w:rPr>
              <w:pPrChange w:author="GUSTAVO DE OLIVEIRA REGO MORAIS" w:date="2025-08-08T22:00:28.738Z">
                <w:pPr>
                  <w:bidi w:val="0"/>
                </w:pPr>
              </w:pPrChange>
            </w:pPr>
            <w:ins w:author="GUSTAVO DE OLIVEIRA REGO MORAIS" w:date="2025-08-08T21:59:15.831Z" w:id="73614558">
              <w:r w:rsidRPr="320543F7" w:rsidR="320543F7">
                <w:rPr>
                  <w:rFonts w:ascii="Times New Roman" w:hAnsi="Times New Roman" w:eastAsia="Times New Roman" w:cs="Times New Roman"/>
                  <w:b w:val="1"/>
                  <w:bCs w:val="1"/>
                  <w:sz w:val="24"/>
                  <w:szCs w:val="24"/>
                  <w:rPrChange w:author="GUSTAVO DE OLIVEIRA REGO MORAIS" w:date="2025-08-08T22:00:09.58Z" w:id="324464503">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3Z" w:id="931390740">
              <w:tcPr>
                <w:tcW w:w="1803" w:type="dxa"/>
                <w:tcMar/>
              </w:tcPr>
            </w:tcPrChange>
          </w:tcPr>
          <w:p w:rsidR="320543F7" w:rsidP="320543F7" w:rsidRDefault="320543F7" w14:paraId="20C2E835" w14:textId="1D6D939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1Z" w:id="801638837">
                  <w:rPr>
                    <w:b w:val="1"/>
                    <w:bCs w:val="1"/>
                  </w:rPr>
                </w:rPrChange>
              </w:rPr>
              <w:pPrChange w:author="GUSTAVO DE OLIVEIRA REGO MORAIS" w:date="2025-08-08T22:00:28.739Z">
                <w:pPr>
                  <w:bidi w:val="0"/>
                </w:pPr>
              </w:pPrChange>
            </w:pPr>
            <w:ins w:author="GUSTAVO DE OLIVEIRA REGO MORAIS" w:date="2025-08-08T21:59:15.831Z" w:id="639639714">
              <w:r w:rsidRPr="320543F7" w:rsidR="320543F7">
                <w:rPr>
                  <w:rFonts w:ascii="Times New Roman" w:hAnsi="Times New Roman" w:eastAsia="Times New Roman" w:cs="Times New Roman"/>
                  <w:b w:val="1"/>
                  <w:bCs w:val="1"/>
                  <w:sz w:val="24"/>
                  <w:szCs w:val="24"/>
                  <w:rPrChange w:author="GUSTAVO DE OLIVEIRA REGO MORAIS" w:date="2025-08-08T22:00:09.581Z" w:id="104864318">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3Z" w:id="1418625415">
              <w:tcPr>
                <w:tcW w:w="1803" w:type="dxa"/>
                <w:tcMar/>
              </w:tcPr>
            </w:tcPrChange>
          </w:tcPr>
          <w:p w:rsidR="320543F7" w:rsidP="320543F7" w:rsidRDefault="320543F7" w14:paraId="7A636B87" w14:textId="5B02F63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2Z" w:id="262005589">
                  <w:rPr>
                    <w:b w:val="1"/>
                    <w:bCs w:val="1"/>
                  </w:rPr>
                </w:rPrChange>
              </w:rPr>
              <w:pPrChange w:author="GUSTAVO DE OLIVEIRA REGO MORAIS" w:date="2025-08-08T22:00:28.739Z">
                <w:pPr>
                  <w:bidi w:val="0"/>
                </w:pPr>
              </w:pPrChange>
            </w:pPr>
            <w:ins w:author="GUSTAVO DE OLIVEIRA REGO MORAIS" w:date="2025-08-08T21:59:15.831Z" w:id="1096351850">
              <w:r w:rsidRPr="320543F7" w:rsidR="320543F7">
                <w:rPr>
                  <w:rFonts w:ascii="Times New Roman" w:hAnsi="Times New Roman" w:eastAsia="Times New Roman" w:cs="Times New Roman"/>
                  <w:b w:val="1"/>
                  <w:bCs w:val="1"/>
                  <w:sz w:val="24"/>
                  <w:szCs w:val="24"/>
                  <w:rPrChange w:author="GUSTAVO DE OLIVEIRA REGO MORAIS" w:date="2025-08-08T22:00:09.581Z" w:id="44541490">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3Z" w:id="598898170">
              <w:tcPr>
                <w:tcW w:w="1803" w:type="dxa"/>
                <w:tcMar/>
              </w:tcPr>
            </w:tcPrChange>
          </w:tcPr>
          <w:p w:rsidR="320543F7" w:rsidP="320543F7" w:rsidRDefault="320543F7" w14:paraId="05036FEF" w14:textId="4D0E21E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2Z" w:id="1122799551">
                  <w:rPr>
                    <w:b w:val="1"/>
                    <w:bCs w:val="1"/>
                  </w:rPr>
                </w:rPrChange>
              </w:rPr>
              <w:pPrChange w:author="GUSTAVO DE OLIVEIRA REGO MORAIS" w:date="2025-08-08T22:00:28.739Z">
                <w:pPr>
                  <w:bidi w:val="0"/>
                </w:pPr>
              </w:pPrChange>
            </w:pPr>
            <w:ins w:author="GUSTAVO DE OLIVEIRA REGO MORAIS" w:date="2025-08-08T21:59:15.831Z" w:id="827773026">
              <w:r w:rsidRPr="320543F7" w:rsidR="320543F7">
                <w:rPr>
                  <w:rFonts w:ascii="Times New Roman" w:hAnsi="Times New Roman" w:eastAsia="Times New Roman" w:cs="Times New Roman"/>
                  <w:b w:val="1"/>
                  <w:bCs w:val="1"/>
                  <w:sz w:val="24"/>
                  <w:szCs w:val="24"/>
                  <w:rPrChange w:author="GUSTAVO DE OLIVEIRA REGO MORAIS" w:date="2025-08-08T22:00:09.582Z" w:id="1468464764">
                    <w:rPr>
                      <w:b w:val="1"/>
                      <w:bCs w:val="1"/>
                    </w:rPr>
                  </w:rPrChange>
                </w:rPr>
                <w:t>Restrições</w:t>
              </w:r>
            </w:ins>
          </w:p>
        </w:tc>
      </w:tr>
      <w:tr w:rsidR="320543F7" w:rsidTr="320543F7" w14:paraId="3C30E012">
        <w:trPr>
          <w:trHeight w:val="300"/>
          <w:ins w:author="GUSTAVO DE OLIVEIRA REGO MORAIS" w:date="2025-08-08T21:59:15.831Z" w16du:dateUtc="2025-08-08T21:59:15.831Z" w:id="736301175"/>
          <w:trPrChange w:author="GUSTAVO DE OLIVEIRA REGO MORAIS" w:date="2025-08-08T21:59:14.095Z" w16du:dateUtc="2025-08-08T21:59:14.095Z" w:id="905678148">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3Z" w:id="36239963">
              <w:tcPr>
                <w:tcW w:w="1803" w:type="dxa"/>
                <w:tcMar/>
              </w:tcPr>
            </w:tcPrChange>
          </w:tcPr>
          <w:p w:rsidR="320543F7" w:rsidP="320543F7" w:rsidRDefault="320543F7" w14:paraId="65142A39" w14:textId="32E6473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210806824">
                  <w:rPr>
                    <w:rFonts w:ascii="Consolas" w:hAnsi="Consolas" w:eastAsia="Consolas" w:cs="Consolas"/>
                  </w:rPr>
                </w:rPrChange>
              </w:rPr>
              <w:pPrChange w:author="GUSTAVO DE OLIVEIRA REGO MORAIS" w:date="2025-08-08T22:00:28.739Z">
                <w:pPr>
                  <w:bidi w:val="0"/>
                </w:pPr>
              </w:pPrChange>
            </w:pPr>
            <w:ins w:author="GUSTAVO DE OLIVEIRA REGO MORAIS" w:date="2025-08-08T21:59:15.831Z" w:id="839481065">
              <w:r w:rsidRPr="320543F7" w:rsidR="320543F7">
                <w:rPr>
                  <w:rFonts w:ascii="Times New Roman" w:hAnsi="Times New Roman" w:eastAsia="Times New Roman" w:cs="Times New Roman"/>
                  <w:sz w:val="24"/>
                  <w:szCs w:val="24"/>
                  <w:rPrChange w:author="GUSTAVO DE OLIVEIRA REGO MORAIS" w:date="2025-08-08T22:00:09.582Z" w:id="1653465275">
                    <w:rPr>
                      <w:rFonts w:ascii="Consolas" w:hAnsi="Consolas" w:eastAsia="Consolas" w:cs="Consolas"/>
                    </w:rPr>
                  </w:rPrChange>
                </w:rPr>
                <w:t>orcamento</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4Z" w:id="2091816243">
              <w:tcPr>
                <w:tcW w:w="1803" w:type="dxa"/>
                <w:tcMar/>
              </w:tcPr>
            </w:tcPrChange>
          </w:tcPr>
          <w:p w:rsidR="320543F7" w:rsidP="320543F7" w:rsidRDefault="320543F7" w14:paraId="1E742D50" w14:textId="76EB15F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975678511"/>
              </w:rPr>
              <w:pPrChange w:author="GUSTAVO DE OLIVEIRA REGO MORAIS" w:date="2025-08-08T22:00:28.739Z">
                <w:pPr>
                  <w:bidi w:val="0"/>
                </w:pPr>
              </w:pPrChange>
            </w:pPr>
            <w:ins w:author="GUSTAVO DE OLIVEIRA REGO MORAIS" w:date="2025-08-08T21:59:15.831Z" w:id="1880108395">
              <w:r w:rsidRPr="320543F7" w:rsidR="320543F7">
                <w:rPr>
                  <w:rFonts w:ascii="Times New Roman" w:hAnsi="Times New Roman" w:eastAsia="Times New Roman" w:cs="Times New Roman"/>
                  <w:sz w:val="24"/>
                  <w:szCs w:val="24"/>
                  <w:rPrChange w:author="GUSTAVO DE OLIVEIRA REGO MORAIS" w:date="2025-08-08T22:00:09.583Z" w:id="638808176"/>
                </w:rPr>
                <w:t>int</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4Z" w:id="1685977416">
              <w:tcPr>
                <w:tcW w:w="1803" w:type="dxa"/>
                <w:tcMar/>
              </w:tcPr>
            </w:tcPrChange>
          </w:tcPr>
          <w:p w:rsidR="320543F7" w:rsidP="320543F7" w:rsidRDefault="320543F7" w14:paraId="616B124E" w14:textId="4A2B440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469173146"/>
              </w:rPr>
              <w:pPrChange w:author="GUSTAVO DE OLIVEIRA REGO MORAIS" w:date="2025-08-08T22:00:28.74Z">
                <w:pPr>
                  <w:bidi w:val="0"/>
                </w:pPr>
              </w:pPrChange>
            </w:pPr>
            <w:ins w:author="GUSTAVO DE OLIVEIRA REGO MORAIS" w:date="2025-08-08T21:59:15.831Z" w:id="1457486962">
              <w:r w:rsidRPr="320543F7" w:rsidR="320543F7">
                <w:rPr>
                  <w:rFonts w:ascii="Times New Roman" w:hAnsi="Times New Roman" w:eastAsia="Times New Roman" w:cs="Times New Roman"/>
                  <w:sz w:val="24"/>
                  <w:szCs w:val="24"/>
                  <w:rPrChange w:author="GUSTAVO DE OLIVEIRA REGO MORAIS" w:date="2025-08-08T22:00:09.583Z" w:id="1742270694"/>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4Z" w:id="333181322">
              <w:tcPr>
                <w:tcW w:w="1803" w:type="dxa"/>
                <w:tcMar/>
              </w:tcPr>
            </w:tcPrChange>
          </w:tcPr>
          <w:p w:rsidR="320543F7" w:rsidP="320543F7" w:rsidRDefault="320543F7" w14:paraId="5F62741E" w14:textId="76C70F5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4Z" w:id="2079070589"/>
              </w:rPr>
              <w:pPrChange w:author="GUSTAVO DE OLIVEIRA REGO MORAIS" w:date="2025-08-08T22:00:28.74Z">
                <w:pPr>
                  <w:bidi w:val="0"/>
                </w:pPr>
              </w:pPrChange>
            </w:pPr>
            <w:ins w:author="GUSTAVO DE OLIVEIRA REGO MORAIS" w:date="2025-08-08T21:59:15.831Z" w:id="438025580">
              <w:r w:rsidRPr="320543F7" w:rsidR="320543F7">
                <w:rPr>
                  <w:rFonts w:ascii="Times New Roman" w:hAnsi="Times New Roman" w:eastAsia="Times New Roman" w:cs="Times New Roman"/>
                  <w:sz w:val="24"/>
                  <w:szCs w:val="24"/>
                  <w:rPrChange w:author="GUSTAVO DE OLIVEIRA REGO MORAIS" w:date="2025-08-08T22:00:09.584Z" w:id="600534742"/>
                </w:rPr>
                <w:t>Orçamento máximo pretendido (moeda padrão do sistema).</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4Z" w:id="1374686057">
              <w:tcPr>
                <w:tcW w:w="1803" w:type="dxa"/>
                <w:tcMar/>
              </w:tcPr>
            </w:tcPrChange>
          </w:tcPr>
          <w:p w:rsidR="320543F7" w:rsidP="320543F7" w:rsidRDefault="320543F7" w14:paraId="518A8101" w14:textId="2987BC7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7Z" w:id="67738296">
                  <w:rPr>
                    <w:rFonts w:ascii="Consolas" w:hAnsi="Consolas" w:eastAsia="Consolas" w:cs="Consolas"/>
                  </w:rPr>
                </w:rPrChange>
              </w:rPr>
              <w:pPrChange w:author="GUSTAVO DE OLIVEIRA REGO MORAIS" w:date="2025-08-08T22:00:28.74Z">
                <w:pPr>
                  <w:bidi w:val="0"/>
                </w:pPr>
              </w:pPrChange>
            </w:pPr>
            <w:ins w:author="GUSTAVO DE OLIVEIRA REGO MORAIS" w:date="2025-08-08T21:59:15.831Z" w:id="716855226">
              <w:r w:rsidRPr="320543F7" w:rsidR="320543F7">
                <w:rPr>
                  <w:rFonts w:ascii="Times New Roman" w:hAnsi="Times New Roman" w:eastAsia="Times New Roman" w:cs="Times New Roman"/>
                  <w:sz w:val="24"/>
                  <w:szCs w:val="24"/>
                  <w:rPrChange w:author="GUSTAVO DE OLIVEIRA REGO MORAIS" w:date="2025-08-08T22:00:09.584Z" w:id="1977448128">
                    <w:rPr>
                      <w:rFonts w:ascii="Consolas" w:hAnsi="Consolas" w:eastAsia="Consolas" w:cs="Consolas"/>
                    </w:rPr>
                  </w:rPrChange>
                </w:rPr>
                <w:t>{&gt;=0}</w:t>
              </w:r>
              <w:r w:rsidRPr="320543F7" w:rsidR="320543F7">
                <w:rPr>
                  <w:rFonts w:ascii="Times New Roman" w:hAnsi="Times New Roman" w:eastAsia="Times New Roman" w:cs="Times New Roman"/>
                  <w:sz w:val="24"/>
                  <w:szCs w:val="24"/>
                  <w:rPrChange w:author="GUSTAVO DE OLIVEIRA REGO MORAIS" w:date="2025-08-08T22:00:05.086Z" w:id="998715132"/>
                </w:rPr>
                <w:t xml:space="preserve">, </w:t>
              </w:r>
              <w:r w:rsidRPr="320543F7" w:rsidR="320543F7">
                <w:rPr>
                  <w:rFonts w:ascii="Times New Roman" w:hAnsi="Times New Roman" w:eastAsia="Times New Roman" w:cs="Times New Roman"/>
                  <w:sz w:val="24"/>
                  <w:szCs w:val="24"/>
                  <w:rPrChange w:author="GUSTAVO DE OLIVEIRA REGO MORAIS" w:date="2025-08-08T22:00:05.087Z" w:id="1483906005">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87Z" w:id="1490774947">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87Z" w:id="1325020857">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87Z" w:id="36478503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87Z" w:id="1861011294">
                    <w:rPr>
                      <w:rFonts w:ascii="Consolas" w:hAnsi="Consolas" w:eastAsia="Consolas" w:cs="Consolas"/>
                    </w:rPr>
                  </w:rPrChange>
                </w:rPr>
                <w:t>}</w:t>
              </w:r>
            </w:ins>
          </w:p>
        </w:tc>
      </w:tr>
      <w:tr w:rsidR="320543F7" w:rsidTr="320543F7" w14:paraId="0B3A9E56">
        <w:trPr>
          <w:trHeight w:val="300"/>
          <w:ins w:author="GUSTAVO DE OLIVEIRA REGO MORAIS" w:date="2025-08-08T21:59:15.831Z" w16du:dateUtc="2025-08-08T21:59:15.831Z" w:id="637640512"/>
          <w:trPrChange w:author="GUSTAVO DE OLIVEIRA REGO MORAIS" w:date="2025-08-08T21:59:14.095Z" w16du:dateUtc="2025-08-08T21:59:14.095Z" w:id="110676385">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5Z" w:id="2109118530">
              <w:tcPr>
                <w:tcW w:w="1803" w:type="dxa"/>
                <w:tcMar/>
              </w:tcPr>
            </w:tcPrChange>
          </w:tcPr>
          <w:p w:rsidR="320543F7" w:rsidP="320543F7" w:rsidRDefault="320543F7" w14:paraId="069D1F97" w14:textId="45A9063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8Z" w:id="398615813">
                  <w:rPr>
                    <w:rFonts w:ascii="Consolas" w:hAnsi="Consolas" w:eastAsia="Consolas" w:cs="Consolas"/>
                  </w:rPr>
                </w:rPrChange>
              </w:rPr>
              <w:pPrChange w:author="GUSTAVO DE OLIVEIRA REGO MORAIS" w:date="2025-08-08T22:00:28.74Z">
                <w:pPr>
                  <w:bidi w:val="0"/>
                </w:pPr>
              </w:pPrChange>
            </w:pPr>
            <w:ins w:author="GUSTAVO DE OLIVEIRA REGO MORAIS" w:date="2025-08-08T21:59:15.831Z" w:id="460677565">
              <w:r w:rsidRPr="320543F7" w:rsidR="320543F7">
                <w:rPr>
                  <w:rFonts w:ascii="Times New Roman" w:hAnsi="Times New Roman" w:eastAsia="Times New Roman" w:cs="Times New Roman"/>
                  <w:sz w:val="24"/>
                  <w:szCs w:val="24"/>
                  <w:rPrChange w:author="GUSTAVO DE OLIVEIRA REGO MORAIS" w:date="2025-08-08T22:00:09.587Z" w:id="296240643">
                    <w:rPr>
                      <w:rFonts w:ascii="Consolas" w:hAnsi="Consolas" w:eastAsia="Consolas" w:cs="Consolas"/>
                    </w:rPr>
                  </w:rPrChange>
                </w:rPr>
                <w:t>perfilUso</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5Z" w:id="613471555">
              <w:tcPr>
                <w:tcW w:w="1803" w:type="dxa"/>
                <w:tcMar/>
              </w:tcPr>
            </w:tcPrChange>
          </w:tcPr>
          <w:p w:rsidR="320543F7" w:rsidP="320543F7" w:rsidRDefault="320543F7" w14:paraId="4357E741" w14:textId="41A0503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8Z" w:id="1187051761">
                  <w:rPr>
                    <w:rFonts w:ascii="Consolas" w:hAnsi="Consolas" w:eastAsia="Consolas" w:cs="Consolas"/>
                  </w:rPr>
                </w:rPrChange>
              </w:rPr>
              <w:pPrChange w:author="GUSTAVO DE OLIVEIRA REGO MORAIS" w:date="2025-08-08T22:00:28.74Z">
                <w:pPr>
                  <w:bidi w:val="0"/>
                </w:pPr>
              </w:pPrChange>
            </w:pPr>
            <w:ins w:author="GUSTAVO DE OLIVEIRA REGO MORAIS" w:date="2025-08-08T21:59:15.831Z" w:id="741341470">
              <w:r w:rsidRPr="320543F7" w:rsidR="320543F7">
                <w:rPr>
                  <w:rFonts w:ascii="Times New Roman" w:hAnsi="Times New Roman" w:eastAsia="Times New Roman" w:cs="Times New Roman"/>
                  <w:sz w:val="24"/>
                  <w:szCs w:val="24"/>
                  <w:rPrChange w:author="GUSTAVO DE OLIVEIRA REGO MORAIS" w:date="2025-08-08T22:00:09.588Z" w:id="1535722442">
                    <w:rPr>
                      <w:rFonts w:ascii="Consolas" w:hAnsi="Consolas" w:eastAsia="Consolas" w:cs="Consolas"/>
                    </w:rPr>
                  </w:rPrChange>
                </w:rPr>
                <w:t>PerfilPC</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5Z" w:id="880845051">
              <w:tcPr>
                <w:tcW w:w="1803" w:type="dxa"/>
                <w:tcMar/>
              </w:tcPr>
            </w:tcPrChange>
          </w:tcPr>
          <w:p w:rsidR="320543F7" w:rsidP="320543F7" w:rsidRDefault="320543F7" w14:paraId="6AC2A57E" w14:textId="1CE9AA1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9Z" w:id="2139956189"/>
              </w:rPr>
              <w:pPrChange w:author="GUSTAVO DE OLIVEIRA REGO MORAIS" w:date="2025-08-08T22:00:28.741Z">
                <w:pPr>
                  <w:bidi w:val="0"/>
                </w:pPr>
              </w:pPrChange>
            </w:pPr>
            <w:ins w:author="GUSTAVO DE OLIVEIRA REGO MORAIS" w:date="2025-08-08T21:59:15.831Z" w:id="644683538">
              <w:r w:rsidRPr="320543F7" w:rsidR="320543F7">
                <w:rPr>
                  <w:rFonts w:ascii="Times New Roman" w:hAnsi="Times New Roman" w:eastAsia="Times New Roman" w:cs="Times New Roman"/>
                  <w:sz w:val="24"/>
                  <w:szCs w:val="24"/>
                  <w:rPrChange w:author="GUSTAVO DE OLIVEIRA REGO MORAIS" w:date="2025-08-08T22:00:09.588Z" w:id="1947623537"/>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5Z" w:id="1719226619">
              <w:tcPr>
                <w:tcW w:w="1803" w:type="dxa"/>
                <w:tcMar/>
              </w:tcPr>
            </w:tcPrChange>
          </w:tcPr>
          <w:p w:rsidR="320543F7" w:rsidP="320543F7" w:rsidRDefault="320543F7" w14:paraId="7F9BEF49" w14:textId="37A86B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9Z" w:id="1048878791"/>
              </w:rPr>
              <w:pPrChange w:author="GUSTAVO DE OLIVEIRA REGO MORAIS" w:date="2025-08-08T22:00:28.741Z">
                <w:pPr>
                  <w:bidi w:val="0"/>
                </w:pPr>
              </w:pPrChange>
            </w:pPr>
            <w:ins w:author="GUSTAVO DE OLIVEIRA REGO MORAIS" w:date="2025-08-08T21:59:15.832Z" w:id="1462699763">
              <w:r w:rsidRPr="320543F7" w:rsidR="320543F7">
                <w:rPr>
                  <w:rFonts w:ascii="Times New Roman" w:hAnsi="Times New Roman" w:eastAsia="Times New Roman" w:cs="Times New Roman"/>
                  <w:sz w:val="24"/>
                  <w:szCs w:val="24"/>
                  <w:rPrChange w:author="GUSTAVO DE OLIVEIRA REGO MORAIS" w:date="2025-08-08T22:00:09.589Z" w:id="1993717211"/>
                </w:rPr>
                <w:t>Perfil de uso do PC (enum).</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5Z" w:id="2050874069">
              <w:tcPr>
                <w:tcW w:w="1803" w:type="dxa"/>
                <w:tcMar/>
              </w:tcPr>
            </w:tcPrChange>
          </w:tcPr>
          <w:p w:rsidR="320543F7" w:rsidP="320543F7" w:rsidRDefault="320543F7" w14:paraId="52E7B7A7" w14:textId="34C7CEA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1Z" w:id="117547881">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1564455946">
              <w:r w:rsidRPr="320543F7" w:rsidR="320543F7">
                <w:rPr>
                  <w:rFonts w:ascii="Times New Roman" w:hAnsi="Times New Roman" w:eastAsia="Times New Roman" w:cs="Times New Roman"/>
                  <w:sz w:val="24"/>
                  <w:szCs w:val="24"/>
                  <w:rPrChange w:author="GUSTAVO DE OLIVEIRA REGO MORAIS" w:date="2025-08-08T22:00:09.589Z" w:id="346121034">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92Z" w:id="654556108">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92Z" w:id="1224255779">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92Z" w:id="1505888133">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92Z" w:id="1216519581">
                    <w:rPr>
                      <w:rFonts w:ascii="Consolas" w:hAnsi="Consolas" w:eastAsia="Consolas" w:cs="Consolas"/>
                    </w:rPr>
                  </w:rPrChange>
                </w:rPr>
                <w:t>}</w:t>
              </w:r>
            </w:ins>
          </w:p>
        </w:tc>
      </w:tr>
      <w:tr w:rsidR="320543F7" w:rsidTr="320543F7" w14:paraId="522BE9CA">
        <w:trPr>
          <w:trHeight w:val="300"/>
          <w:ins w:author="GUSTAVO DE OLIVEIRA REGO MORAIS" w:date="2025-08-08T21:59:15.832Z" w16du:dateUtc="2025-08-08T21:59:15.832Z" w:id="728697709"/>
          <w:trPrChange w:author="GUSTAVO DE OLIVEIRA REGO MORAIS" w:date="2025-08-08T21:59:14.096Z" w16du:dateUtc="2025-08-08T21:59:14.096Z" w:id="1300579628">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5Z" w:id="570589217">
              <w:tcPr>
                <w:tcW w:w="1803" w:type="dxa"/>
                <w:tcMar/>
              </w:tcPr>
            </w:tcPrChange>
          </w:tcPr>
          <w:p w:rsidR="320543F7" w:rsidP="320543F7" w:rsidRDefault="320543F7" w14:paraId="17FD458E" w14:textId="3E7072F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1Z" w:id="238367799">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1443320404">
              <w:r w:rsidRPr="320543F7" w:rsidR="320543F7">
                <w:rPr>
                  <w:rFonts w:ascii="Times New Roman" w:hAnsi="Times New Roman" w:eastAsia="Times New Roman" w:cs="Times New Roman"/>
                  <w:sz w:val="24"/>
                  <w:szCs w:val="24"/>
                  <w:rPrChange w:author="GUSTAVO DE OLIVEIRA REGO MORAIS" w:date="2025-08-08T22:00:09.591Z" w:id="726797498">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6Z" w:id="499277343">
              <w:tcPr>
                <w:tcW w:w="1803" w:type="dxa"/>
                <w:tcMar/>
              </w:tcPr>
            </w:tcPrChange>
          </w:tcPr>
          <w:p w:rsidR="320543F7" w:rsidP="320543F7" w:rsidRDefault="320543F7" w14:paraId="08F6A545" w14:textId="2584867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2Z" w:id="1189507922">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2009832602">
              <w:r w:rsidRPr="320543F7" w:rsidR="320543F7">
                <w:rPr>
                  <w:rFonts w:ascii="Times New Roman" w:hAnsi="Times New Roman" w:eastAsia="Times New Roman" w:cs="Times New Roman"/>
                  <w:sz w:val="24"/>
                  <w:szCs w:val="24"/>
                  <w:rPrChange w:author="GUSTAVO DE OLIVEIRA REGO MORAIS" w:date="2025-08-08T22:00:09.592Z" w:id="255391219">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6Z" w:id="1736337393">
              <w:tcPr>
                <w:tcW w:w="1803" w:type="dxa"/>
                <w:tcMar/>
              </w:tcPr>
            </w:tcPrChange>
          </w:tcPr>
          <w:p w:rsidR="320543F7" w:rsidP="320543F7" w:rsidRDefault="320543F7" w14:paraId="19AF74CF" w14:textId="5D9A09B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2Z" w:id="1070679411"/>
              </w:rPr>
              <w:pPrChange w:author="GUSTAVO DE OLIVEIRA REGO MORAIS" w:date="2025-08-08T22:00:28.742Z">
                <w:pPr>
                  <w:bidi w:val="0"/>
                </w:pPr>
              </w:pPrChange>
            </w:pPr>
            <w:ins w:author="GUSTAVO DE OLIVEIRA REGO MORAIS" w:date="2025-08-08T21:59:15.832Z" w:id="664598098">
              <w:r w:rsidRPr="320543F7" w:rsidR="320543F7">
                <w:rPr>
                  <w:rFonts w:ascii="Times New Roman" w:hAnsi="Times New Roman" w:eastAsia="Times New Roman" w:cs="Times New Roman"/>
                  <w:sz w:val="24"/>
                  <w:szCs w:val="24"/>
                  <w:rPrChange w:author="GUSTAVO DE OLIVEIRA REGO MORAIS" w:date="2025-08-08T22:00:09.592Z" w:id="765314447"/>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6Z" w:id="1396642329">
              <w:tcPr>
                <w:tcW w:w="1803" w:type="dxa"/>
                <w:tcMar/>
              </w:tcPr>
            </w:tcPrChange>
          </w:tcPr>
          <w:p w:rsidR="320543F7" w:rsidP="320543F7" w:rsidRDefault="320543F7" w14:paraId="6CCECBE4" w14:textId="22FD674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4Z" w:id="954009655"/>
              </w:rPr>
              <w:pPrChange w:author="GUSTAVO DE OLIVEIRA REGO MORAIS" w:date="2025-08-08T22:00:28.742Z">
                <w:pPr>
                  <w:bidi w:val="0"/>
                </w:pPr>
              </w:pPrChange>
            </w:pPr>
            <w:ins w:author="GUSTAVO DE OLIVEIRA REGO MORAIS" w:date="2025-08-08T21:59:15.832Z" w:id="2101160635">
              <w:r w:rsidRPr="320543F7" w:rsidR="320543F7">
                <w:rPr>
                  <w:rFonts w:ascii="Times New Roman" w:hAnsi="Times New Roman" w:eastAsia="Times New Roman" w:cs="Times New Roman"/>
                  <w:sz w:val="24"/>
                  <w:szCs w:val="24"/>
                  <w:rPrChange w:author="GUSTAVO DE OLIVEIRA REGO MORAIS" w:date="2025-08-08T22:00:09.593Z" w:id="2068662968"/>
                </w:rPr>
                <w:t xml:space="preserve">Objeto </w:t>
              </w:r>
              <w:r w:rsidRPr="320543F7" w:rsidR="320543F7">
                <w:rPr>
                  <w:rFonts w:ascii="Times New Roman" w:hAnsi="Times New Roman" w:eastAsia="Times New Roman" w:cs="Times New Roman"/>
                  <w:sz w:val="24"/>
                  <w:szCs w:val="24"/>
                  <w:rPrChange w:author="GUSTAVO DE OLIVEIRA REGO MORAIS" w:date="2025-08-08T22:00:05.096Z" w:id="1997895419">
                    <w:rPr>
                      <w:rFonts w:ascii="Consolas" w:hAnsi="Consolas" w:eastAsia="Consolas" w:cs="Consolas"/>
                    </w:rPr>
                  </w:rPrChange>
                </w:rPr>
                <w:t>Ambiente</w:t>
              </w:r>
              <w:r w:rsidRPr="320543F7" w:rsidR="320543F7">
                <w:rPr>
                  <w:rFonts w:ascii="Times New Roman" w:hAnsi="Times New Roman" w:eastAsia="Times New Roman" w:cs="Times New Roman"/>
                  <w:sz w:val="24"/>
                  <w:szCs w:val="24"/>
                  <w:rPrChange w:author="GUSTAVO DE OLIVEIRA REGO MORAIS" w:date="2025-08-08T22:00:05.096Z" w:id="2046255420"/>
                </w:rPr>
                <w:t xml:space="preserve"> com condições físicas do local.</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6Z" w:id="1262731450">
              <w:tcPr>
                <w:tcW w:w="1803" w:type="dxa"/>
                <w:tcMar/>
              </w:tcPr>
            </w:tcPrChange>
          </w:tcPr>
          <w:p w:rsidR="320543F7" w:rsidP="320543F7" w:rsidRDefault="320543F7" w14:paraId="01B77C97" w14:textId="6F557B8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6Z" w:id="928494909">
                  <w:rPr>
                    <w:rFonts w:ascii="Consolas" w:hAnsi="Consolas" w:eastAsia="Consolas" w:cs="Consolas"/>
                  </w:rPr>
                </w:rPrChange>
              </w:rPr>
              <w:pPrChange w:author="GUSTAVO DE OLIVEIRA REGO MORAIS" w:date="2025-08-08T22:00:28.742Z">
                <w:pPr>
                  <w:bidi w:val="0"/>
                </w:pPr>
              </w:pPrChange>
            </w:pPr>
            <w:ins w:author="GUSTAVO DE OLIVEIRA REGO MORAIS" w:date="2025-08-08T21:59:15.832Z" w:id="371360342">
              <w:r w:rsidRPr="320543F7" w:rsidR="320543F7">
                <w:rPr>
                  <w:rFonts w:ascii="Times New Roman" w:hAnsi="Times New Roman" w:eastAsia="Times New Roman" w:cs="Times New Roman"/>
                  <w:sz w:val="24"/>
                  <w:szCs w:val="24"/>
                  <w:rPrChange w:author="GUSTAVO DE OLIVEIRA REGO MORAIS" w:date="2025-08-08T22:00:09.594Z" w:id="166251921">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97Z" w:id="1156923300">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97Z" w:id="1507338449">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97Z" w:id="26952151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97Z" w:id="1988137338">
                    <w:rPr>
                      <w:rFonts w:ascii="Consolas" w:hAnsi="Consolas" w:eastAsia="Consolas" w:cs="Consolas"/>
                    </w:rPr>
                  </w:rPrChange>
                </w:rPr>
                <w:t>}</w:t>
              </w:r>
            </w:ins>
          </w:p>
        </w:tc>
      </w:tr>
    </w:tbl>
    <w:p w:rsidR="6595920C" w:rsidP="320543F7" w:rsidRDefault="6595920C" w14:paraId="222C1C8E" w14:textId="149F85D0">
      <w:pPr>
        <w:bidi w:val="0"/>
        <w:spacing w:before="240" w:beforeAutospacing="off" w:after="240" w:afterAutospacing="off" w:line="360" w:lineRule="auto"/>
        <w:jc w:val="both"/>
        <w:rPr>
          <w:ins w:author="GUSTAVO DE OLIVEIRA REGO MORAIS" w:date="2025-08-08T21:59:15.832Z" w16du:dateUtc="2025-08-08T21:59:15.832Z" w:id="836274571"/>
          <w:rFonts w:ascii="Times New Roman" w:hAnsi="Times New Roman" w:eastAsia="Times New Roman" w:cs="Times New Roman"/>
          <w:b w:val="1"/>
          <w:bCs w:val="1"/>
          <w:noProof w:val="0"/>
          <w:sz w:val="24"/>
          <w:szCs w:val="24"/>
          <w:lang w:val="pt-BR"/>
          <w:rPrChange w:author="GUSTAVO DE OLIVEIRA REGO MORAIS" w:date="2025-08-08T22:00:05.098Z" w:id="1886623599">
            <w:rPr>
              <w:ins w:author="GUSTAVO DE OLIVEIRA REGO MORAIS" w:date="2025-08-08T21:59:15.832Z" w16du:dateUtc="2025-08-08T21:59:15.832Z" w:id="793659012"/>
              <w:rFonts w:ascii="Times New Roman" w:hAnsi="Times New Roman" w:eastAsia="Times New Roman" w:cs="Times New Roman"/>
              <w:b w:val="1"/>
              <w:bCs w:val="1"/>
              <w:noProof w:val="0"/>
              <w:sz w:val="24"/>
              <w:szCs w:val="24"/>
              <w:lang w:val="pt-BR"/>
            </w:rPr>
          </w:rPrChange>
        </w:rPr>
        <w:pPrChange w:author="GUSTAVO DE OLIVEIRA REGO MORAIS" w:date="2025-08-08T22:00:28.742Z">
          <w:pPr>
            <w:bidi w:val="0"/>
          </w:pPr>
        </w:pPrChange>
      </w:pPr>
      <w:ins w:author="GUSTAVO DE OLIVEIRA REGO MORAIS" w:date="2025-08-08T21:59:15.832Z" w:id="132530911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6Z" w:id="379681798">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9F9BC4E" w14:textId="4EA25525">
      <w:pPr>
        <w:pStyle w:val="ListParagraph"/>
        <w:numPr>
          <w:ilvl w:val="0"/>
          <w:numId w:val="151"/>
        </w:numPr>
        <w:bidi w:val="0"/>
        <w:spacing w:before="240" w:beforeAutospacing="off" w:after="240" w:afterAutospacing="off" w:line="360" w:lineRule="auto"/>
        <w:jc w:val="both"/>
        <w:rPr>
          <w:ins w:author="GUSTAVO DE OLIVEIRA REGO MORAIS" w:date="2025-08-08T21:59:15.832Z" w16du:dateUtc="2025-08-08T21:59:15.832Z" w:id="1254484408"/>
          <w:rFonts w:ascii="Times New Roman" w:hAnsi="Times New Roman" w:eastAsia="Times New Roman" w:cs="Times New Roman"/>
          <w:noProof w:val="0"/>
          <w:sz w:val="24"/>
          <w:szCs w:val="24"/>
          <w:lang w:val="pt-BR"/>
          <w:rPrChange w:author="GUSTAVO DE OLIVEIRA REGO MORAIS" w:date="2025-08-08T22:00:09.597Z" w:id="2059688478">
            <w:rPr>
              <w:ins w:author="GUSTAVO DE OLIVEIRA REGO MORAIS" w:date="2025-08-08T21:59:15.832Z" w16du:dateUtc="2025-08-08T21:59:15.832Z" w:id="1669758524"/>
            </w:rPr>
          </w:rPrChange>
        </w:rPr>
        <w:pPrChange w:author="GUSTAVO DE OLIVEIRA REGO MORAIS" w:date="2025-08-08T22:00:28.742Z">
          <w:pPr>
            <w:bidi w:val="0"/>
          </w:pPr>
        </w:pPrChange>
      </w:pPr>
      <w:ins w:author="GUSTAVO DE OLIVEIRA REGO MORAIS" w:date="2025-08-08T21:59:15.832Z" w:id="1313830101">
        <w:r w:rsidRPr="320543F7" w:rsidR="6595920C">
          <w:rPr>
            <w:rFonts w:ascii="Times New Roman" w:hAnsi="Times New Roman" w:eastAsia="Times New Roman" w:cs="Times New Roman"/>
            <w:noProof w:val="0"/>
            <w:sz w:val="24"/>
            <w:szCs w:val="24"/>
            <w:lang w:val="pt-BR"/>
            <w:rPrChange w:author="GUSTAVO DE OLIVEIRA REGO MORAIS" w:date="2025-08-08T22:00:09.597Z" w:id="561480137">
              <w:rPr>
                <w:rFonts w:ascii="Times New Roman" w:hAnsi="Times New Roman" w:eastAsia="Times New Roman" w:cs="Times New Roman"/>
                <w:noProof w:val="0"/>
                <w:sz w:val="24"/>
                <w:szCs w:val="24"/>
                <w:lang w:val="pt-BR"/>
              </w:rPr>
            </w:rPrChange>
          </w:rPr>
          <w:t>Sem métodos públicos explícitos no diagrama (classe de modelo).</w:t>
        </w:r>
      </w:ins>
    </w:p>
    <w:p w:rsidR="6595920C" w:rsidP="79ED5846" w:rsidRDefault="6595920C" w14:paraId="15FE06E6" w14:textId="13B467E9">
      <w:pPr>
        <w:pStyle w:val="Heading4"/>
        <w:bidi w:val="0"/>
        <w:spacing w:before="319" w:beforeAutospacing="off" w:after="319" w:afterAutospacing="off" w:line="360" w:lineRule="auto"/>
        <w:jc w:val="both"/>
        <w:rPr>
          <w:ins w:author="GUSTAVO DE OLIVEIRA REGO MORAIS" w:date="2025-08-08T21:59:15.832Z" w16du:dateUtc="2025-08-08T21:59:15.832Z" w:id="648250781"/>
          <w:rFonts w:ascii="Times New Roman" w:hAnsi="Times New Roman" w:eastAsia="Times New Roman" w:cs="Times New Roman"/>
          <w:b w:val="1"/>
          <w:bCs w:val="1"/>
          <w:noProof w:val="0"/>
          <w:sz w:val="24"/>
          <w:szCs w:val="24"/>
          <w:lang w:val="pt-BR"/>
          <w:rPrChange w:author="GUSTAVO DE OLIVEIRA REGO MORAIS" w:date="2025-08-08T22:00:05.102Z" w:id="770684685">
            <w:rPr>
              <w:ins w:author="GUSTAVO DE OLIVEIRA REGO MORAIS" w:date="2025-08-08T21:59:15.832Z" w16du:dateUtc="2025-08-08T21:59:15.832Z" w:id="1967843034"/>
              <w:rFonts w:ascii="Consolas" w:hAnsi="Consolas" w:eastAsia="Consolas" w:cs="Consolas"/>
              <w:b w:val="1"/>
              <w:bCs w:val="1"/>
              <w:noProof w:val="0"/>
              <w:sz w:val="24"/>
              <w:szCs w:val="24"/>
              <w:lang w:val="pt-BR"/>
            </w:rPr>
          </w:rPrChange>
        </w:rPr>
        <w:pPrChange w:author="GUSTAVO DE OLIVEIRA REGO MORAIS" w:date="2025-08-08T22:00:28.743Z">
          <w:pPr>
            <w:bidi w:val="0"/>
          </w:pPr>
        </w:pPrChange>
      </w:pPr>
      <w:bookmarkStart w:name="_Toc1978637380" w:id="90684834"/>
      <w:ins w:author="GUSTAVO DE OLIVEIRA REGO MORAIS" w:date="2025-08-08T21:59:15.832Z" w:id="99081860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598Z" w:id="722329361">
              <w:rPr>
                <w:rFonts w:ascii="Times New Roman" w:hAnsi="Times New Roman" w:eastAsia="Times New Roman" w:cs="Times New Roman"/>
                <w:b w:val="1"/>
                <w:bCs w:val="1"/>
                <w:noProof w:val="0"/>
                <w:sz w:val="24"/>
                <w:szCs w:val="24"/>
                <w:lang w:val="pt-BR"/>
              </w:rPr>
            </w:rPrChange>
          </w:rPr>
          <w:t xml:space="preserve">8.1.2.3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101Z" w:id="815918544">
              <w:rPr>
                <w:rFonts w:ascii="Consolas" w:hAnsi="Consolas" w:eastAsia="Consolas" w:cs="Consolas"/>
                <w:b w:val="1"/>
                <w:bCs w:val="1"/>
                <w:noProof w:val="0"/>
                <w:sz w:val="24"/>
                <w:szCs w:val="24"/>
                <w:lang w:val="pt-BR"/>
              </w:rPr>
            </w:rPrChange>
          </w:rPr>
          <w:t>IARecomendação</w:t>
        </w:r>
      </w:ins>
      <w:bookmarkEnd w:id="90684834"/>
    </w:p>
    <w:p w:rsidR="6595920C" w:rsidP="320543F7" w:rsidRDefault="6595920C" w14:paraId="13B8E4C2" w14:textId="68042C79">
      <w:pPr>
        <w:bidi w:val="0"/>
        <w:spacing w:before="240" w:beforeAutospacing="off" w:after="240" w:afterAutospacing="off" w:line="360" w:lineRule="auto"/>
        <w:jc w:val="both"/>
        <w:rPr>
          <w:ins w:author="GUSTAVO DE OLIVEIRA REGO MORAIS" w:date="2025-08-08T21:59:15.832Z" w16du:dateUtc="2025-08-08T21:59:15.832Z" w:id="398016140"/>
          <w:rFonts w:ascii="Times New Roman" w:hAnsi="Times New Roman" w:eastAsia="Times New Roman" w:cs="Times New Roman"/>
          <w:noProof w:val="0"/>
          <w:sz w:val="24"/>
          <w:szCs w:val="24"/>
          <w:lang w:val="pt-BR"/>
          <w:rPrChange w:author="GUSTAVO DE OLIVEIRA REGO MORAIS" w:date="2025-08-08T22:00:05.104Z" w:id="694787081">
            <w:rPr>
              <w:ins w:author="GUSTAVO DE OLIVEIRA REGO MORAIS" w:date="2025-08-08T21:59:15.832Z" w16du:dateUtc="2025-08-08T21:59:15.832Z" w:id="789402170"/>
              <w:rFonts w:ascii="Times New Roman" w:hAnsi="Times New Roman" w:eastAsia="Times New Roman" w:cs="Times New Roman"/>
              <w:noProof w:val="0"/>
              <w:sz w:val="24"/>
              <w:szCs w:val="24"/>
              <w:lang w:val="pt-BR"/>
            </w:rPr>
          </w:rPrChange>
        </w:rPr>
        <w:pPrChange w:author="GUSTAVO DE OLIVEIRA REGO MORAIS" w:date="2025-08-08T22:00:28.743Z">
          <w:pPr>
            <w:bidi w:val="0"/>
          </w:pPr>
        </w:pPrChange>
      </w:pPr>
      <w:ins w:author="GUSTAVO DE OLIVEIRA REGO MORAIS" w:date="2025-08-08T21:59:15.832Z" w:id="21053250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9Z" w:id="763313709">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03Z" w:id="489234107">
              <w:rPr>
                <w:rFonts w:ascii="Times New Roman" w:hAnsi="Times New Roman" w:eastAsia="Times New Roman" w:cs="Times New Roman"/>
                <w:noProof w:val="0"/>
                <w:sz w:val="24"/>
                <w:szCs w:val="24"/>
                <w:lang w:val="pt-BR"/>
              </w:rPr>
            </w:rPrChange>
          </w:rPr>
          <w:t xml:space="preserve"> Gerar sugestões de builds e alternativas usando IA/heurísticas.</w:t>
        </w:r>
      </w:ins>
    </w:p>
    <w:p w:rsidR="6595920C" w:rsidP="320543F7" w:rsidRDefault="6595920C" w14:paraId="6B7CE4EC" w14:textId="26743DC6">
      <w:pPr>
        <w:bidi w:val="0"/>
        <w:spacing w:before="240" w:beforeAutospacing="off" w:after="240" w:afterAutospacing="off" w:line="360" w:lineRule="auto"/>
        <w:jc w:val="both"/>
        <w:rPr>
          <w:ins w:author="GUSTAVO DE OLIVEIRA REGO MORAIS" w:date="2025-08-08T21:59:15.832Z" w16du:dateUtc="2025-08-08T21:59:15.832Z" w:id="720537340"/>
          <w:rFonts w:ascii="Times New Roman" w:hAnsi="Times New Roman" w:eastAsia="Times New Roman" w:cs="Times New Roman"/>
          <w:b w:val="1"/>
          <w:bCs w:val="1"/>
          <w:noProof w:val="0"/>
          <w:sz w:val="24"/>
          <w:szCs w:val="24"/>
          <w:lang w:val="pt-BR"/>
          <w:rPrChange w:author="GUSTAVO DE OLIVEIRA REGO MORAIS" w:date="2025-08-08T22:00:05.105Z" w:id="2144300359">
            <w:rPr>
              <w:ins w:author="GUSTAVO DE OLIVEIRA REGO MORAIS" w:date="2025-08-08T21:59:15.832Z" w16du:dateUtc="2025-08-08T21:59:15.832Z" w:id="1150297262"/>
              <w:rFonts w:ascii="Times New Roman" w:hAnsi="Times New Roman" w:eastAsia="Times New Roman" w:cs="Times New Roman"/>
              <w:b w:val="1"/>
              <w:bCs w:val="1"/>
              <w:noProof w:val="0"/>
              <w:sz w:val="24"/>
              <w:szCs w:val="24"/>
              <w:lang w:val="pt-BR"/>
            </w:rPr>
          </w:rPrChange>
        </w:rPr>
        <w:pPrChange w:author="GUSTAVO DE OLIVEIRA REGO MORAIS" w:date="2025-08-08T22:00:28.743Z">
          <w:pPr>
            <w:bidi w:val="0"/>
          </w:pPr>
        </w:pPrChange>
      </w:pPr>
      <w:ins w:author="GUSTAVO DE OLIVEIRA REGO MORAIS" w:date="2025-08-08T21:59:15.832Z" w:id="20252462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9Z" w:id="910170253">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58D31057" w14:textId="782C5BFC">
      <w:pPr>
        <w:pStyle w:val="ListParagraph"/>
        <w:numPr>
          <w:ilvl w:val="0"/>
          <w:numId w:val="152"/>
        </w:numPr>
        <w:bidi w:val="0"/>
        <w:spacing w:before="240" w:beforeAutospacing="off" w:after="240" w:afterAutospacing="off" w:line="360" w:lineRule="auto"/>
        <w:jc w:val="both"/>
        <w:rPr>
          <w:ins w:author="GUSTAVO DE OLIVEIRA REGO MORAIS" w:date="2025-08-08T21:59:15.832Z" w16du:dateUtc="2025-08-08T21:59:15.832Z" w:id="1003009057"/>
          <w:rFonts w:ascii="Times New Roman" w:hAnsi="Times New Roman" w:eastAsia="Times New Roman" w:cs="Times New Roman"/>
          <w:noProof w:val="0"/>
          <w:sz w:val="24"/>
          <w:szCs w:val="24"/>
          <w:lang w:val="pt-BR"/>
          <w:rPrChange w:author="GUSTAVO DE OLIVEIRA REGO MORAIS" w:date="2025-08-08T22:00:05.106Z" w:id="455505845">
            <w:rPr>
              <w:ins w:author="GUSTAVO DE OLIVEIRA REGO MORAIS" w:date="2025-08-08T21:59:15.832Z" w16du:dateUtc="2025-08-08T21:59:15.832Z" w:id="1966694395"/>
              <w:rFonts w:ascii="Times New Roman" w:hAnsi="Times New Roman" w:eastAsia="Times New Roman" w:cs="Times New Roman"/>
              <w:noProof w:val="0"/>
              <w:sz w:val="24"/>
              <w:szCs w:val="24"/>
              <w:lang w:val="pt-BR"/>
            </w:rPr>
          </w:rPrChange>
        </w:rPr>
        <w:pPrChange w:author="GUSTAVO DE OLIVEIRA REGO MORAIS" w:date="2025-08-08T22:00:28.743Z">
          <w:pPr>
            <w:bidi w:val="0"/>
          </w:pPr>
        </w:pPrChange>
      </w:pPr>
      <w:ins w:author="GUSTAVO DE OLIVEIRA REGO MORAIS" w:date="2025-08-08T21:59:15.832Z" w:id="1947508606">
        <w:r w:rsidRPr="320543F7" w:rsidR="6595920C">
          <w:rPr>
            <w:rFonts w:ascii="Times New Roman" w:hAnsi="Times New Roman" w:eastAsia="Times New Roman" w:cs="Times New Roman"/>
            <w:noProof w:val="0"/>
            <w:sz w:val="24"/>
            <w:szCs w:val="24"/>
            <w:lang w:val="pt-BR"/>
            <w:rPrChange w:author="GUSTAVO DE OLIVEIRA REGO MORAIS" w:date="2025-08-08T22:00:09.6Z" w:id="1768079814">
              <w:rPr>
                <w:rFonts w:ascii="Times New Roman" w:hAnsi="Times New Roman" w:eastAsia="Times New Roman" w:cs="Times New Roman"/>
                <w:noProof w:val="0"/>
                <w:sz w:val="24"/>
                <w:szCs w:val="24"/>
                <w:lang w:val="pt-BR"/>
              </w:rPr>
            </w:rPrChange>
          </w:rPr>
          <w:t>Não especificados no diagrama (assume-se estado interno opcional).</w:t>
        </w:r>
      </w:ins>
    </w:p>
    <w:p w:rsidR="6595920C" w:rsidP="320543F7" w:rsidRDefault="6595920C" w14:paraId="30B0355D" w14:textId="0AC8D358">
      <w:pPr>
        <w:bidi w:val="0"/>
        <w:spacing w:before="240" w:beforeAutospacing="off" w:after="240" w:afterAutospacing="off" w:line="360" w:lineRule="auto"/>
        <w:jc w:val="both"/>
        <w:rPr>
          <w:ins w:author="GUSTAVO DE OLIVEIRA REGO MORAIS" w:date="2025-08-08T21:59:15.832Z" w16du:dateUtc="2025-08-08T21:59:15.832Z" w:id="2096795693"/>
          <w:rFonts w:ascii="Times New Roman" w:hAnsi="Times New Roman" w:eastAsia="Times New Roman" w:cs="Times New Roman"/>
          <w:b w:val="1"/>
          <w:bCs w:val="1"/>
          <w:noProof w:val="0"/>
          <w:sz w:val="24"/>
          <w:szCs w:val="24"/>
          <w:lang w:val="pt-BR"/>
          <w:rPrChange w:author="GUSTAVO DE OLIVEIRA REGO MORAIS" w:date="2025-08-08T22:00:05.107Z" w:id="428197819">
            <w:rPr>
              <w:ins w:author="GUSTAVO DE OLIVEIRA REGO MORAIS" w:date="2025-08-08T21:59:15.832Z" w16du:dateUtc="2025-08-08T21:59:15.832Z" w:id="1041776942"/>
              <w:rFonts w:ascii="Times New Roman" w:hAnsi="Times New Roman" w:eastAsia="Times New Roman" w:cs="Times New Roman"/>
              <w:b w:val="1"/>
              <w:bCs w:val="1"/>
              <w:noProof w:val="0"/>
              <w:sz w:val="24"/>
              <w:szCs w:val="24"/>
              <w:lang w:val="pt-BR"/>
            </w:rPr>
          </w:rPrChange>
        </w:rPr>
        <w:pPrChange w:author="GUSTAVO DE OLIVEIRA REGO MORAIS" w:date="2025-08-08T22:00:28.743Z">
          <w:pPr>
            <w:numPr>
              <w:ilvl w:val="0"/>
              <w:numId w:val="152"/>
            </w:numPr>
            <w:bidi w:val="0"/>
          </w:pPr>
        </w:pPrChange>
      </w:pPr>
      <w:ins w:author="GUSTAVO DE OLIVEIRA REGO MORAIS" w:date="2025-08-08T21:59:15.832Z" w:id="155113564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Z" w:id="542782476">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3:51.991Z" w16du:dateUtc="2025-08-08T22:03:51.991Z" w:id="233708382">
          <w:tblPr>
            <w:tblStyle w:val="TableNormal"/>
            <w:tblLayout w:type="fixed"/>
            <w:tblLook w:val="06A0" w:firstRow="1" w:lastRow="0" w:firstColumn="1" w:lastColumn="0" w:noHBand="1" w:noVBand="1"/>
          </w:tblPr>
        </w:tblPrChange>
      </w:tblPr>
      <w:tblGrid>
        <w:gridCol w:w="1803"/>
        <w:gridCol w:w="1803"/>
        <w:gridCol w:w="1803"/>
        <w:gridCol w:w="1803"/>
        <w:gridCol w:w="1803"/>
        <w:tblGridChange w:id="1095454353">
          <w:tblGrid>
            <w:gridCol w:w="2184"/>
            <w:gridCol w:w="2930"/>
            <w:gridCol w:w="417"/>
            <w:gridCol w:w="605"/>
            <w:gridCol w:w="2879"/>
          </w:tblGrid>
        </w:tblGridChange>
      </w:tblGrid>
      <w:tr w:rsidR="320543F7" w:rsidTr="320543F7" w14:paraId="7AD45DEF">
        <w:trPr>
          <w:trHeight w:val="300"/>
          <w:ins w:author="GUSTAVO DE OLIVEIRA REGO MORAIS" w:date="2025-08-08T21:59:15.832Z" w16du:dateUtc="2025-08-08T21:59:15.832Z" w:id="1767879144"/>
          <w:trPrChange w:author="GUSTAVO DE OLIVEIRA REGO MORAIS" w:date="2025-08-08T22:03:47.426Z" w16du:dateUtc="2025-08-08T22:03:47.426Z" w:id="1474565178">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1Z" w:id="2141356214">
              <w:tcPr>
                <w:tcW w:w="2184" w:type="dxa"/>
                <w:tcMar/>
                <w:vAlign w:val="center"/>
              </w:tcPr>
            </w:tcPrChange>
          </w:tcPr>
          <w:p w:rsidR="320543F7" w:rsidP="320543F7" w:rsidRDefault="320543F7" w14:paraId="6F1E14AD" w14:textId="66153A5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1Z" w:id="74197043">
                  <w:rPr>
                    <w:b w:val="1"/>
                    <w:bCs w:val="1"/>
                  </w:rPr>
                </w:rPrChange>
              </w:rPr>
              <w:pPrChange w:author="GUSTAVO DE OLIVEIRA REGO MORAIS" w:date="2025-08-08T22:00:28.744Z">
                <w:pPr>
                  <w:bidi w:val="0"/>
                </w:pPr>
              </w:pPrChange>
            </w:pPr>
            <w:ins w:author="GUSTAVO DE OLIVEIRA REGO MORAIS" w:date="2025-08-08T21:59:15.833Z" w:id="647013697">
              <w:r w:rsidRPr="320543F7" w:rsidR="320543F7">
                <w:rPr>
                  <w:rFonts w:ascii="Times New Roman" w:hAnsi="Times New Roman" w:eastAsia="Times New Roman" w:cs="Times New Roman"/>
                  <w:b w:val="1"/>
                  <w:bCs w:val="1"/>
                  <w:sz w:val="24"/>
                  <w:szCs w:val="24"/>
                  <w:rPrChange w:author="GUSTAVO DE OLIVEIRA REGO MORAIS" w:date="2025-08-08T22:00:09.601Z" w:id="21166785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970396773">
              <w:tcPr>
                <w:tcW w:w="2930" w:type="dxa"/>
                <w:tcMar/>
                <w:vAlign w:val="center"/>
              </w:tcPr>
            </w:tcPrChange>
          </w:tcPr>
          <w:p w:rsidR="320543F7" w:rsidP="320543F7" w:rsidRDefault="320543F7" w14:paraId="02323456" w14:textId="67EBBA6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1Z" w:id="852715518">
                  <w:rPr>
                    <w:b w:val="1"/>
                    <w:bCs w:val="1"/>
                  </w:rPr>
                </w:rPrChange>
              </w:rPr>
              <w:pPrChange w:author="GUSTAVO DE OLIVEIRA REGO MORAIS" w:date="2025-08-08T22:00:28.744Z">
                <w:pPr>
                  <w:bidi w:val="0"/>
                </w:pPr>
              </w:pPrChange>
            </w:pPr>
            <w:ins w:author="GUSTAVO DE OLIVEIRA REGO MORAIS" w:date="2025-08-08T21:59:15.833Z" w:id="520276773">
              <w:r w:rsidRPr="320543F7" w:rsidR="320543F7">
                <w:rPr>
                  <w:rFonts w:ascii="Times New Roman" w:hAnsi="Times New Roman" w:eastAsia="Times New Roman" w:cs="Times New Roman"/>
                  <w:b w:val="1"/>
                  <w:bCs w:val="1"/>
                  <w:sz w:val="24"/>
                  <w:szCs w:val="24"/>
                  <w:rPrChange w:author="GUSTAVO DE OLIVEIRA REGO MORAIS" w:date="2025-08-08T22:00:09.601Z" w:id="645166268">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49034256">
              <w:tcPr>
                <w:tcW w:w="417" w:type="dxa"/>
                <w:tcMar/>
                <w:vAlign w:val="center"/>
              </w:tcPr>
            </w:tcPrChange>
          </w:tcPr>
          <w:p w:rsidR="320543F7" w:rsidP="320543F7" w:rsidRDefault="320543F7" w14:paraId="58B64336" w14:textId="1D1A83B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2Z" w:id="2006014893">
                  <w:rPr>
                    <w:b w:val="1"/>
                    <w:bCs w:val="1"/>
                  </w:rPr>
                </w:rPrChange>
              </w:rPr>
              <w:pPrChange w:author="GUSTAVO DE OLIVEIRA REGO MORAIS" w:date="2025-08-08T22:00:28.744Z">
                <w:pPr>
                  <w:bidi w:val="0"/>
                </w:pPr>
              </w:pPrChange>
            </w:pPr>
            <w:ins w:author="GUSTAVO DE OLIVEIRA REGO MORAIS" w:date="2025-08-08T21:59:15.833Z" w:id="1387981958">
              <w:r w:rsidRPr="320543F7" w:rsidR="320543F7">
                <w:rPr>
                  <w:rFonts w:ascii="Times New Roman" w:hAnsi="Times New Roman" w:eastAsia="Times New Roman" w:cs="Times New Roman"/>
                  <w:b w:val="1"/>
                  <w:bCs w:val="1"/>
                  <w:sz w:val="24"/>
                  <w:szCs w:val="24"/>
                  <w:rPrChange w:author="GUSTAVO DE OLIVEIRA REGO MORAIS" w:date="2025-08-08T22:00:09.602Z" w:id="827934369">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118008596">
              <w:tcPr>
                <w:tcW w:w="605" w:type="dxa"/>
                <w:tcMar/>
                <w:vAlign w:val="center"/>
              </w:tcPr>
            </w:tcPrChange>
          </w:tcPr>
          <w:p w:rsidR="320543F7" w:rsidP="320543F7" w:rsidRDefault="320543F7" w14:paraId="4167B356" w14:textId="4F79044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2Z" w:id="1818279935">
                  <w:rPr>
                    <w:b w:val="1"/>
                    <w:bCs w:val="1"/>
                  </w:rPr>
                </w:rPrChange>
              </w:rPr>
              <w:pPrChange w:author="GUSTAVO DE OLIVEIRA REGO MORAIS" w:date="2025-08-08T22:00:28.744Z">
                <w:pPr>
                  <w:bidi w:val="0"/>
                </w:pPr>
              </w:pPrChange>
            </w:pPr>
            <w:ins w:author="GUSTAVO DE OLIVEIRA REGO MORAIS" w:date="2025-08-08T21:59:15.833Z" w:id="1976220004">
              <w:r w:rsidRPr="320543F7" w:rsidR="320543F7">
                <w:rPr>
                  <w:rFonts w:ascii="Times New Roman" w:hAnsi="Times New Roman" w:eastAsia="Times New Roman" w:cs="Times New Roman"/>
                  <w:b w:val="1"/>
                  <w:bCs w:val="1"/>
                  <w:sz w:val="24"/>
                  <w:szCs w:val="24"/>
                  <w:rPrChange w:author="GUSTAVO DE OLIVEIRA REGO MORAIS" w:date="2025-08-08T22:00:09.602Z" w:id="1971603363">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710529846">
              <w:tcPr>
                <w:tcW w:w="2879" w:type="dxa"/>
                <w:tcMar/>
                <w:vAlign w:val="center"/>
              </w:tcPr>
            </w:tcPrChange>
          </w:tcPr>
          <w:p w:rsidR="320543F7" w:rsidP="320543F7" w:rsidRDefault="320543F7" w14:paraId="797A5774" w14:textId="47E9A80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3Z" w:id="1674893595">
                  <w:rPr>
                    <w:b w:val="1"/>
                    <w:bCs w:val="1"/>
                  </w:rPr>
                </w:rPrChange>
              </w:rPr>
              <w:pPrChange w:author="GUSTAVO DE OLIVEIRA REGO MORAIS" w:date="2025-08-08T22:00:28.744Z">
                <w:pPr>
                  <w:bidi w:val="0"/>
                </w:pPr>
              </w:pPrChange>
            </w:pPr>
            <w:ins w:author="GUSTAVO DE OLIVEIRA REGO MORAIS" w:date="2025-08-08T21:59:15.833Z" w:id="1480596599">
              <w:r w:rsidRPr="320543F7" w:rsidR="320543F7">
                <w:rPr>
                  <w:rFonts w:ascii="Times New Roman" w:hAnsi="Times New Roman" w:eastAsia="Times New Roman" w:cs="Times New Roman"/>
                  <w:b w:val="1"/>
                  <w:bCs w:val="1"/>
                  <w:sz w:val="24"/>
                  <w:szCs w:val="24"/>
                  <w:rPrChange w:author="GUSTAVO DE OLIVEIRA REGO MORAIS" w:date="2025-08-08T22:00:09.603Z" w:id="93849630">
                    <w:rPr>
                      <w:b w:val="1"/>
                      <w:bCs w:val="1"/>
                    </w:rPr>
                  </w:rPrChange>
                </w:rPr>
                <w:t>Descrição</w:t>
              </w:r>
            </w:ins>
          </w:p>
        </w:tc>
      </w:tr>
      <w:tr w:rsidR="320543F7" w:rsidTr="320543F7" w14:paraId="787C7810">
        <w:trPr>
          <w:trHeight w:val="300"/>
          <w:ins w:author="GUSTAVO DE OLIVEIRA REGO MORAIS" w:date="2025-08-08T21:59:15.833Z" w16du:dateUtc="2025-08-08T21:59:15.833Z" w:id="87149975"/>
          <w:trPrChange w:author="GUSTAVO DE OLIVEIRA REGO MORAIS" w:date="2025-08-08T22:03:47.427Z" w16du:dateUtc="2025-08-08T22:03:47.427Z" w:id="50837062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1Z" w:id="1855251610">
              <w:tcPr>
                <w:tcW w:w="2184" w:type="dxa"/>
                <w:tcMar/>
                <w:vAlign w:val="center"/>
              </w:tcPr>
            </w:tcPrChange>
          </w:tcPr>
          <w:p w:rsidR="320543F7" w:rsidP="320543F7" w:rsidRDefault="320543F7" w14:paraId="0E439B28" w14:textId="710777C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4Z" w:id="636246577">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421034200">
              <w:r w:rsidRPr="320543F7" w:rsidR="320543F7">
                <w:rPr>
                  <w:rFonts w:ascii="Times New Roman" w:hAnsi="Times New Roman" w:eastAsia="Times New Roman" w:cs="Times New Roman"/>
                  <w:sz w:val="24"/>
                  <w:szCs w:val="24"/>
                  <w:rPrChange w:author="GUSTAVO DE OLIVEIRA REGO MORAIS" w:date="2025-08-08T22:00:09.603Z" w:id="359786569">
                    <w:rPr>
                      <w:rFonts w:ascii="Consolas" w:hAnsi="Consolas" w:eastAsia="Consolas" w:cs="Consolas"/>
                    </w:rPr>
                  </w:rPrChange>
                </w:rPr>
                <w:t>sugerirBuild</w:t>
              </w:r>
              <w:r w:rsidRPr="320543F7" w:rsidR="320543F7">
                <w:rPr>
                  <w:rFonts w:ascii="Times New Roman" w:hAnsi="Times New Roman" w:eastAsia="Times New Roman" w:cs="Times New Roman"/>
                  <w:sz w:val="24"/>
                  <w:szCs w:val="24"/>
                  <w:rPrChange w:author="GUSTAVO DE OLIVEIRA REGO MORAIS" w:date="2025-08-08T22:00:05.112Z" w:id="1581369075">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12Z" w:id="1479972844">
                    <w:rPr>
                      <w:rFonts w:ascii="Consolas" w:hAnsi="Consolas" w:eastAsia="Consolas" w:cs="Consolas"/>
                    </w:rPr>
                  </w:rPrChange>
                </w:rPr>
                <w:t>orcamento</w:t>
              </w:r>
              <w:r w:rsidRPr="320543F7" w:rsidR="320543F7">
                <w:rPr>
                  <w:rFonts w:ascii="Times New Roman" w:hAnsi="Times New Roman" w:eastAsia="Times New Roman" w:cs="Times New Roman"/>
                  <w:sz w:val="24"/>
                  <w:szCs w:val="24"/>
                  <w:rPrChange w:author="GUSTAVO DE OLIVEIRA REGO MORAIS" w:date="2025-08-08T22:00:05.112Z" w:id="809687750">
                    <w:rPr>
                      <w:rFonts w:ascii="Consolas" w:hAnsi="Consolas" w:eastAsia="Consolas" w:cs="Consolas"/>
                    </w:rPr>
                  </w:rPrChange>
                </w:rPr>
                <w:t>, perfil, ambiente)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738355704">
              <w:tcPr>
                <w:tcW w:w="2930" w:type="dxa"/>
                <w:tcMar/>
                <w:vAlign w:val="center"/>
              </w:tcPr>
            </w:tcPrChange>
          </w:tcPr>
          <w:p w:rsidR="320543F7" w:rsidP="320543F7" w:rsidRDefault="320543F7" w14:paraId="3FFDC8BA" w14:textId="1F4477D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7Z" w:id="1328926328">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171243449">
              <w:r w:rsidRPr="320543F7" w:rsidR="320543F7">
                <w:rPr>
                  <w:rFonts w:ascii="Times New Roman" w:hAnsi="Times New Roman" w:eastAsia="Times New Roman" w:cs="Times New Roman"/>
                  <w:sz w:val="24"/>
                  <w:szCs w:val="24"/>
                  <w:rPrChange w:author="GUSTAVO DE OLIVEIRA REGO MORAIS" w:date="2025-08-08T22:00:09.605Z" w:id="331510303">
                    <w:rPr>
                      <w:rFonts w:ascii="Consolas" w:hAnsi="Consolas" w:eastAsia="Consolas" w:cs="Consolas"/>
                    </w:rPr>
                  </w:rPrChange>
                </w:rPr>
                <w:t>orcamento</w:t>
              </w:r>
              <w:r w:rsidRPr="320543F7" w:rsidR="320543F7">
                <w:rPr>
                  <w:rFonts w:ascii="Times New Roman" w:hAnsi="Times New Roman" w:eastAsia="Times New Roman" w:cs="Times New Roman"/>
                  <w:sz w:val="24"/>
                  <w:szCs w:val="24"/>
                  <w:rPrChange w:author="GUSTAVO DE OLIVEIRA REGO MORAIS" w:date="2025-08-08T22:00:05.113Z" w:id="571740390">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113Z" w:id="194016982">
                    <w:rPr>
                      <w:rFonts w:ascii="Consolas" w:hAnsi="Consolas" w:eastAsia="Consolas" w:cs="Consolas"/>
                    </w:rPr>
                  </w:rPrChange>
                </w:rPr>
                <w:t>double</w:t>
              </w:r>
              <w:r w:rsidRPr="320543F7" w:rsidR="320543F7">
                <w:rPr>
                  <w:rFonts w:ascii="Times New Roman" w:hAnsi="Times New Roman" w:eastAsia="Times New Roman" w:cs="Times New Roman"/>
                  <w:sz w:val="24"/>
                  <w:szCs w:val="24"/>
                  <w:rPrChange w:author="GUSTAVO DE OLIVEIRA REGO MORAIS" w:date="2025-08-08T22:00:05.113Z" w:id="1316870684">
                    <w:rPr>
                      <w:rFonts w:ascii="Consolas" w:hAnsi="Consolas" w:eastAsia="Consolas" w:cs="Consolas"/>
                    </w:rPr>
                  </w:rPrChange>
                </w:rPr>
                <w:t xml:space="preserve">, perfil: </w:t>
              </w:r>
              <w:r w:rsidRPr="320543F7" w:rsidR="320543F7">
                <w:rPr>
                  <w:rFonts w:ascii="Times New Roman" w:hAnsi="Times New Roman" w:eastAsia="Times New Roman" w:cs="Times New Roman"/>
                  <w:sz w:val="24"/>
                  <w:szCs w:val="24"/>
                  <w:rPrChange w:author="GUSTAVO DE OLIVEIRA REGO MORAIS" w:date="2025-08-08T22:00:05.113Z" w:id="389715408">
                    <w:rPr>
                      <w:rFonts w:ascii="Consolas" w:hAnsi="Consolas" w:eastAsia="Consolas" w:cs="Consolas"/>
                    </w:rPr>
                  </w:rPrChange>
                </w:rPr>
                <w:t>PerfilPC</w:t>
              </w:r>
              <w:r w:rsidRPr="320543F7" w:rsidR="320543F7">
                <w:rPr>
                  <w:rFonts w:ascii="Times New Roman" w:hAnsi="Times New Roman" w:eastAsia="Times New Roman" w:cs="Times New Roman"/>
                  <w:sz w:val="24"/>
                  <w:szCs w:val="24"/>
                  <w:rPrChange w:author="GUSTAVO DE OLIVEIRA REGO MORAIS" w:date="2025-08-08T22:00:05.113Z" w:id="2083818555">
                    <w:rPr>
                      <w:rFonts w:ascii="Consolas" w:hAnsi="Consolas" w:eastAsia="Consolas" w:cs="Consolas"/>
                    </w:rPr>
                  </w:rPrChange>
                </w:rPr>
                <w:t>, ambiente: Ambiente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899294839">
              <w:tcPr>
                <w:tcW w:w="417" w:type="dxa"/>
                <w:tcMar/>
                <w:vAlign w:val="center"/>
              </w:tcPr>
            </w:tcPrChange>
          </w:tcPr>
          <w:p w:rsidR="320543F7" w:rsidP="320543F7" w:rsidRDefault="320543F7" w14:paraId="42852627" w14:textId="01EB7E6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8Z" w:id="2126716678">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162190234">
              <w:r w:rsidRPr="320543F7" w:rsidR="320543F7">
                <w:rPr>
                  <w:rFonts w:ascii="Times New Roman" w:hAnsi="Times New Roman" w:eastAsia="Times New Roman" w:cs="Times New Roman"/>
                  <w:sz w:val="24"/>
                  <w:szCs w:val="24"/>
                  <w:rPrChange w:author="GUSTAVO DE OLIVEIRA REGO MORAIS" w:date="2025-08-08T22:00:09.608Z" w:id="755416680">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1179980964">
              <w:tcPr>
                <w:tcW w:w="605" w:type="dxa"/>
                <w:tcMar/>
                <w:vAlign w:val="center"/>
              </w:tcPr>
            </w:tcPrChange>
          </w:tcPr>
          <w:p w:rsidR="320543F7" w:rsidP="320543F7" w:rsidRDefault="320543F7" w14:paraId="14A62735" w14:textId="2F6D48E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9Z" w:id="896712330"/>
              </w:rPr>
              <w:pPrChange w:author="GUSTAVO DE OLIVEIRA REGO MORAIS" w:date="2025-08-08T22:00:28.745Z">
                <w:pPr>
                  <w:bidi w:val="0"/>
                </w:pPr>
              </w:pPrChange>
            </w:pPr>
            <w:ins w:author="GUSTAVO DE OLIVEIRA REGO MORAIS" w:date="2025-08-08T21:59:15.833Z" w:id="428075467">
              <w:r w:rsidRPr="320543F7" w:rsidR="320543F7">
                <w:rPr>
                  <w:rFonts w:ascii="Times New Roman" w:hAnsi="Times New Roman" w:eastAsia="Times New Roman" w:cs="Times New Roman"/>
                  <w:sz w:val="24"/>
                  <w:szCs w:val="24"/>
                  <w:rPrChange w:author="GUSTAVO DE OLIVEIRA REGO MORAIS" w:date="2025-08-08T22:00:09.608Z" w:id="1748710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862051473">
              <w:tcPr>
                <w:tcW w:w="2879" w:type="dxa"/>
                <w:tcMar/>
                <w:vAlign w:val="center"/>
              </w:tcPr>
            </w:tcPrChange>
          </w:tcPr>
          <w:p w:rsidR="320543F7" w:rsidP="320543F7" w:rsidRDefault="320543F7" w14:paraId="1C1AE95C" w14:textId="5D9915B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Z" w:id="1838857166"/>
              </w:rPr>
              <w:pPrChange w:author="GUSTAVO DE OLIVEIRA REGO MORAIS" w:date="2025-08-08T22:00:28.745Z">
                <w:pPr>
                  <w:bidi w:val="0"/>
                </w:pPr>
              </w:pPrChange>
            </w:pPr>
            <w:ins w:author="GUSTAVO DE OLIVEIRA REGO MORAIS" w:date="2025-08-08T21:59:15.833Z" w:id="2060159486">
              <w:r w:rsidRPr="320543F7" w:rsidR="320543F7">
                <w:rPr>
                  <w:rFonts w:ascii="Times New Roman" w:hAnsi="Times New Roman" w:eastAsia="Times New Roman" w:cs="Times New Roman"/>
                  <w:sz w:val="24"/>
                  <w:szCs w:val="24"/>
                  <w:rPrChange w:author="GUSTAVO DE OLIVEIRA REGO MORAIS" w:date="2025-08-08T22:00:09.609Z" w:id="375318581"/>
                </w:rPr>
                <w:t xml:space="preserve">Gera uma </w:t>
              </w:r>
              <w:r w:rsidRPr="320543F7" w:rsidR="320543F7">
                <w:rPr>
                  <w:rFonts w:ascii="Times New Roman" w:hAnsi="Times New Roman" w:eastAsia="Times New Roman" w:cs="Times New Roman"/>
                  <w:sz w:val="24"/>
                  <w:szCs w:val="24"/>
                  <w:rPrChange w:author="GUSTAVO DE OLIVEIRA REGO MORAIS" w:date="2025-08-08T22:00:05.116Z" w:id="968068516">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16Z" w:id="1253992559"/>
                </w:rPr>
                <w:t xml:space="preserve"> inicial considerando parâmetros fornecidos.</w:t>
              </w:r>
            </w:ins>
          </w:p>
        </w:tc>
      </w:tr>
      <w:tr w:rsidR="320543F7" w:rsidTr="320543F7" w14:paraId="250B354F">
        <w:trPr>
          <w:trHeight w:val="300"/>
          <w:ins w:author="GUSTAVO DE OLIVEIRA REGO MORAIS" w:date="2025-08-08T21:59:15.833Z" w16du:dateUtc="2025-08-08T21:59:15.833Z" w:id="1042088061"/>
          <w:trPrChange w:author="GUSTAVO DE OLIVEIRA REGO MORAIS" w:date="2025-08-08T22:03:47.428Z" w16du:dateUtc="2025-08-08T22:03:47.428Z" w:id="57887851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2Z" w:id="1308273360">
              <w:tcPr>
                <w:tcW w:w="2184" w:type="dxa"/>
                <w:tcMar/>
                <w:vAlign w:val="center"/>
              </w:tcPr>
            </w:tcPrChange>
          </w:tcPr>
          <w:p w:rsidR="320543F7" w:rsidP="320543F7" w:rsidRDefault="320543F7" w14:paraId="38D6842C" w14:textId="1F4145B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1Z" w:id="62756564">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929460635">
              <w:r w:rsidRPr="320543F7" w:rsidR="320543F7">
                <w:rPr>
                  <w:rFonts w:ascii="Times New Roman" w:hAnsi="Times New Roman" w:eastAsia="Times New Roman" w:cs="Times New Roman"/>
                  <w:sz w:val="24"/>
                  <w:szCs w:val="24"/>
                  <w:rPrChange w:author="GUSTAVO DE OLIVEIRA REGO MORAIS" w:date="2025-08-08T22:00:09.611Z" w:id="1680344993">
                    <w:rPr>
                      <w:rFonts w:ascii="Consolas" w:hAnsi="Consolas" w:eastAsia="Consolas" w:cs="Consolas"/>
                    </w:rPr>
                  </w:rPrChange>
                </w:rPr>
                <w:t>sugerirUpgradeOrcamento</w:t>
              </w:r>
              <w:r w:rsidRPr="320543F7" w:rsidR="320543F7">
                <w:rPr>
                  <w:rFonts w:ascii="Times New Roman" w:hAnsi="Times New Roman" w:eastAsia="Times New Roman" w:cs="Times New Roman"/>
                  <w:sz w:val="24"/>
                  <w:szCs w:val="24"/>
                  <w:rPrChange w:author="GUSTAVO DE OLIVEIRA REGO MORAIS" w:date="2025-08-08T22:00:05.117Z" w:id="437653164">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907211513">
              <w:tcPr>
                <w:tcW w:w="2930" w:type="dxa"/>
                <w:tcMar/>
                <w:vAlign w:val="center"/>
              </w:tcPr>
            </w:tcPrChange>
          </w:tcPr>
          <w:p w:rsidR="320543F7" w:rsidP="320543F7" w:rsidRDefault="320543F7" w14:paraId="749051D3" w14:textId="0C2EF13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2Z" w:id="440003918">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692423919">
              <w:r w:rsidRPr="320543F7" w:rsidR="320543F7">
                <w:rPr>
                  <w:rFonts w:ascii="Times New Roman" w:hAnsi="Times New Roman" w:eastAsia="Times New Roman" w:cs="Times New Roman"/>
                  <w:sz w:val="24"/>
                  <w:szCs w:val="24"/>
                  <w:rPrChange w:author="GUSTAVO DE OLIVEIRA REGO MORAIS" w:date="2025-08-08T22:00:09.612Z" w:id="1151324367">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604187471">
              <w:tcPr>
                <w:tcW w:w="417" w:type="dxa"/>
                <w:tcMar/>
                <w:vAlign w:val="center"/>
              </w:tcPr>
            </w:tcPrChange>
          </w:tcPr>
          <w:p w:rsidR="320543F7" w:rsidP="320543F7" w:rsidRDefault="320543F7" w14:paraId="69C86F87" w14:textId="7B53C79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3Z" w:id="752297485">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620783066">
              <w:r w:rsidRPr="320543F7" w:rsidR="320543F7">
                <w:rPr>
                  <w:rFonts w:ascii="Times New Roman" w:hAnsi="Times New Roman" w:eastAsia="Times New Roman" w:cs="Times New Roman"/>
                  <w:sz w:val="24"/>
                  <w:szCs w:val="24"/>
                  <w:rPrChange w:author="GUSTAVO DE OLIVEIRA REGO MORAIS" w:date="2025-08-08T22:00:09.613Z" w:id="2095306421">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491002513">
              <w:tcPr>
                <w:tcW w:w="605" w:type="dxa"/>
                <w:tcMar/>
                <w:vAlign w:val="center"/>
              </w:tcPr>
            </w:tcPrChange>
          </w:tcPr>
          <w:p w:rsidR="320543F7" w:rsidP="320543F7" w:rsidRDefault="320543F7" w14:paraId="5396AFDC" w14:textId="6A3B3E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3Z" w:id="1464894365"/>
              </w:rPr>
              <w:pPrChange w:author="GUSTAVO DE OLIVEIRA REGO MORAIS" w:date="2025-08-08T22:00:28.746Z">
                <w:pPr>
                  <w:bidi w:val="0"/>
                </w:pPr>
              </w:pPrChange>
            </w:pPr>
            <w:ins w:author="GUSTAVO DE OLIVEIRA REGO MORAIS" w:date="2025-08-08T21:59:15.833Z" w:id="633906714">
              <w:r w:rsidRPr="320543F7" w:rsidR="320543F7">
                <w:rPr>
                  <w:rFonts w:ascii="Times New Roman" w:hAnsi="Times New Roman" w:eastAsia="Times New Roman" w:cs="Times New Roman"/>
                  <w:sz w:val="24"/>
                  <w:szCs w:val="24"/>
                  <w:rPrChange w:author="GUSTAVO DE OLIVEIRA REGO MORAIS" w:date="2025-08-08T22:00:09.613Z" w:id="41040024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894625296">
              <w:tcPr>
                <w:tcW w:w="2879" w:type="dxa"/>
                <w:tcMar/>
                <w:vAlign w:val="center"/>
              </w:tcPr>
            </w:tcPrChange>
          </w:tcPr>
          <w:p w:rsidR="320543F7" w:rsidP="320543F7" w:rsidRDefault="320543F7" w14:paraId="700DAE50" w14:textId="3B9C227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4Z" w:id="518455181"/>
              </w:rPr>
              <w:pPrChange w:author="GUSTAVO DE OLIVEIRA REGO MORAIS" w:date="2025-08-08T22:00:28.746Z">
                <w:pPr>
                  <w:bidi w:val="0"/>
                </w:pPr>
              </w:pPrChange>
            </w:pPr>
            <w:ins w:author="GUSTAVO DE OLIVEIRA REGO MORAIS" w:date="2025-08-08T21:59:15.833Z" w:id="1270554460">
              <w:r w:rsidRPr="320543F7" w:rsidR="320543F7">
                <w:rPr>
                  <w:rFonts w:ascii="Times New Roman" w:hAnsi="Times New Roman" w:eastAsia="Times New Roman" w:cs="Times New Roman"/>
                  <w:sz w:val="24"/>
                  <w:szCs w:val="24"/>
                  <w:rPrChange w:author="GUSTAVO DE OLIVEIRA REGO MORAIS" w:date="2025-08-08T22:00:09.614Z" w:id="308891351"/>
                </w:rPr>
                <w:t>Estima orçamento adicional necessário para upgrade.</w:t>
              </w:r>
            </w:ins>
          </w:p>
        </w:tc>
      </w:tr>
      <w:tr w:rsidR="320543F7" w:rsidTr="320543F7" w14:paraId="70E6E15B">
        <w:trPr>
          <w:trHeight w:val="300"/>
          <w:ins w:author="GUSTAVO DE OLIVEIRA REGO MORAIS" w:date="2025-08-08T21:59:15.833Z" w16du:dateUtc="2025-08-08T21:59:15.833Z" w:id="47848574"/>
          <w:trPrChange w:author="GUSTAVO DE OLIVEIRA REGO MORAIS" w:date="2025-08-08T22:03:47.429Z" w16du:dateUtc="2025-08-08T22:03:47.429Z" w:id="53310404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2Z" w:id="537136836">
              <w:tcPr>
                <w:tcW w:w="2184" w:type="dxa"/>
                <w:tcMar/>
                <w:vAlign w:val="center"/>
              </w:tcPr>
            </w:tcPrChange>
          </w:tcPr>
          <w:p w:rsidR="320543F7" w:rsidP="320543F7" w:rsidRDefault="320543F7" w14:paraId="683C816A" w14:textId="3B35DA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5Z" w:id="773162975">
                  <w:rPr>
                    <w:rFonts w:ascii="Consolas" w:hAnsi="Consolas" w:eastAsia="Consolas" w:cs="Consolas"/>
                  </w:rPr>
                </w:rPrChange>
              </w:rPr>
              <w:pPrChange w:author="GUSTAVO DE OLIVEIRA REGO MORAIS" w:date="2025-08-08T22:00:28.746Z">
                <w:pPr>
                  <w:bidi w:val="0"/>
                </w:pPr>
              </w:pPrChange>
            </w:pPr>
            <w:ins w:author="GUSTAVO DE OLIVEIRA REGO MORAIS" w:date="2025-08-08T21:59:15.834Z" w:id="1464934637">
              <w:r w:rsidRPr="320543F7" w:rsidR="320543F7">
                <w:rPr>
                  <w:rFonts w:ascii="Times New Roman" w:hAnsi="Times New Roman" w:eastAsia="Times New Roman" w:cs="Times New Roman"/>
                  <w:sz w:val="24"/>
                  <w:szCs w:val="24"/>
                  <w:rPrChange w:author="GUSTAVO DE OLIVEIRA REGO MORAIS" w:date="2025-08-08T22:00:09.615Z" w:id="1256718742">
                    <w:rPr>
                      <w:rFonts w:ascii="Consolas" w:hAnsi="Consolas" w:eastAsia="Consolas" w:cs="Consolas"/>
                    </w:rPr>
                  </w:rPrChange>
                </w:rPr>
                <w:t>sugerirBuildAlternativa</w:t>
              </w:r>
              <w:r w:rsidRPr="320543F7" w:rsidR="320543F7">
                <w:rPr>
                  <w:rFonts w:ascii="Times New Roman" w:hAnsi="Times New Roman" w:eastAsia="Times New Roman" w:cs="Times New Roman"/>
                  <w:sz w:val="24"/>
                  <w:szCs w:val="24"/>
                  <w:rPrChange w:author="GUSTAVO DE OLIVEIRA REGO MORAIS" w:date="2025-08-08T22:00:05.123Z" w:id="1195810494">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1785760">
              <w:tcPr>
                <w:tcW w:w="2930" w:type="dxa"/>
                <w:tcMar/>
                <w:vAlign w:val="center"/>
              </w:tcPr>
            </w:tcPrChange>
          </w:tcPr>
          <w:p w:rsidR="320543F7" w:rsidP="320543F7" w:rsidRDefault="320543F7" w14:paraId="24CEC0A1" w14:textId="6FE6B3C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6Z" w:id="596584651">
                  <w:rPr>
                    <w:rFonts w:ascii="Consolas" w:hAnsi="Consolas" w:eastAsia="Consolas" w:cs="Consolas"/>
                  </w:rPr>
                </w:rPrChange>
              </w:rPr>
              <w:pPrChange w:author="GUSTAVO DE OLIVEIRA REGO MORAIS" w:date="2025-08-08T22:00:28.747Z">
                <w:pPr>
                  <w:bidi w:val="0"/>
                </w:pPr>
              </w:pPrChange>
            </w:pPr>
            <w:ins w:author="GUSTAVO DE OLIVEIRA REGO MORAIS" w:date="2025-08-08T21:59:15.834Z" w:id="1397564087">
              <w:r w:rsidRPr="320543F7" w:rsidR="320543F7">
                <w:rPr>
                  <w:rFonts w:ascii="Times New Roman" w:hAnsi="Times New Roman" w:eastAsia="Times New Roman" w:cs="Times New Roman"/>
                  <w:sz w:val="24"/>
                  <w:szCs w:val="24"/>
                  <w:rPrChange w:author="GUSTAVO DE OLIVEIRA REGO MORAIS" w:date="2025-08-08T22:00:09.616Z" w:id="389254726">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2138718495">
              <w:tcPr>
                <w:tcW w:w="417" w:type="dxa"/>
                <w:tcMar/>
                <w:vAlign w:val="center"/>
              </w:tcPr>
            </w:tcPrChange>
          </w:tcPr>
          <w:p w:rsidR="320543F7" w:rsidP="320543F7" w:rsidRDefault="320543F7" w14:paraId="12BA44B5" w14:textId="66479B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6Z" w:id="98066740">
                  <w:rPr>
                    <w:rFonts w:ascii="Consolas" w:hAnsi="Consolas" w:eastAsia="Consolas" w:cs="Consolas"/>
                  </w:rPr>
                </w:rPrChange>
              </w:rPr>
              <w:pPrChange w:author="GUSTAVO DE OLIVEIRA REGO MORAIS" w:date="2025-08-08T22:00:28.747Z">
                <w:pPr>
                  <w:bidi w:val="0"/>
                </w:pPr>
              </w:pPrChange>
            </w:pPr>
            <w:ins w:author="GUSTAVO DE OLIVEIRA REGO MORAIS" w:date="2025-08-08T21:59:15.834Z" w:id="453717517">
              <w:r w:rsidRPr="320543F7" w:rsidR="320543F7">
                <w:rPr>
                  <w:rFonts w:ascii="Times New Roman" w:hAnsi="Times New Roman" w:eastAsia="Times New Roman" w:cs="Times New Roman"/>
                  <w:sz w:val="24"/>
                  <w:szCs w:val="24"/>
                  <w:rPrChange w:author="GUSTAVO DE OLIVEIRA REGO MORAIS" w:date="2025-08-08T22:00:09.616Z" w:id="230208552">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738394023">
              <w:tcPr>
                <w:tcW w:w="605" w:type="dxa"/>
                <w:tcMar/>
                <w:vAlign w:val="center"/>
              </w:tcPr>
            </w:tcPrChange>
          </w:tcPr>
          <w:p w:rsidR="320543F7" w:rsidP="320543F7" w:rsidRDefault="320543F7" w14:paraId="3FF9451D" w14:textId="3BA890A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7Z" w:id="1368451903"/>
              </w:rPr>
              <w:pPrChange w:author="GUSTAVO DE OLIVEIRA REGO MORAIS" w:date="2025-08-08T22:00:28.747Z">
                <w:pPr>
                  <w:bidi w:val="0"/>
                </w:pPr>
              </w:pPrChange>
            </w:pPr>
            <w:ins w:author="GUSTAVO DE OLIVEIRA REGO MORAIS" w:date="2025-08-08T21:59:15.834Z" w:id="1195895965">
              <w:r w:rsidRPr="320543F7" w:rsidR="320543F7">
                <w:rPr>
                  <w:rFonts w:ascii="Times New Roman" w:hAnsi="Times New Roman" w:eastAsia="Times New Roman" w:cs="Times New Roman"/>
                  <w:sz w:val="24"/>
                  <w:szCs w:val="24"/>
                  <w:rPrChange w:author="GUSTAVO DE OLIVEIRA REGO MORAIS" w:date="2025-08-08T22:00:09.617Z" w:id="129032370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2006993992">
              <w:tcPr>
                <w:tcW w:w="2879" w:type="dxa"/>
                <w:tcMar/>
                <w:vAlign w:val="center"/>
              </w:tcPr>
            </w:tcPrChange>
          </w:tcPr>
          <w:p w:rsidR="320543F7" w:rsidP="320543F7" w:rsidRDefault="320543F7" w14:paraId="2E82056A" w14:textId="3F8B92A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8Z" w:id="390551105"/>
              </w:rPr>
              <w:pPrChange w:author="GUSTAVO DE OLIVEIRA REGO MORAIS" w:date="2025-08-08T22:00:28.747Z">
                <w:pPr>
                  <w:bidi w:val="0"/>
                </w:pPr>
              </w:pPrChange>
            </w:pPr>
            <w:ins w:author="GUSTAVO DE OLIVEIRA REGO MORAIS" w:date="2025-08-08T21:59:15.834Z" w:id="1021211119">
              <w:r w:rsidRPr="320543F7" w:rsidR="320543F7">
                <w:rPr>
                  <w:rFonts w:ascii="Times New Roman" w:hAnsi="Times New Roman" w:eastAsia="Times New Roman" w:cs="Times New Roman"/>
                  <w:sz w:val="24"/>
                  <w:szCs w:val="24"/>
                  <w:rPrChange w:author="GUSTAVO DE OLIVEIRA REGO MORAIS" w:date="2025-08-08T22:00:09.617Z" w:id="1356059887"/>
                </w:rPr>
                <w:t xml:space="preserve">Retorna uma alternativa balanceada para a </w:t>
              </w:r>
              <w:r w:rsidRPr="320543F7" w:rsidR="320543F7">
                <w:rPr>
                  <w:rFonts w:ascii="Times New Roman" w:hAnsi="Times New Roman" w:eastAsia="Times New Roman" w:cs="Times New Roman"/>
                  <w:sz w:val="24"/>
                  <w:szCs w:val="24"/>
                  <w:rPrChange w:author="GUSTAVO DE OLIVEIRA REGO MORAIS" w:date="2025-08-08T22:00:05.127Z" w:id="1897773929">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27Z" w:id="1656418261"/>
                </w:rPr>
                <w:t xml:space="preserve"> fornecida.</w:t>
              </w:r>
            </w:ins>
          </w:p>
        </w:tc>
      </w:tr>
    </w:tbl>
    <w:p w:rsidR="320543F7" w:rsidP="320543F7" w:rsidRDefault="320543F7" w14:paraId="4BD4EDF4" w14:textId="79679F08">
      <w:pPr>
        <w:bidi w:val="0"/>
        <w:spacing w:line="360" w:lineRule="auto"/>
        <w:jc w:val="both"/>
        <w:rPr>
          <w:ins w:author="GUSTAVO DE OLIVEIRA REGO MORAIS" w:date="2025-08-08T21:59:15.834Z" w16du:dateUtc="2025-08-08T21:59:15.834Z" w:id="192159582"/>
          <w:rFonts w:ascii="Times New Roman" w:hAnsi="Times New Roman" w:eastAsia="Times New Roman" w:cs="Times New Roman"/>
          <w:sz w:val="24"/>
          <w:szCs w:val="24"/>
          <w:rPrChange w:author="GUSTAVO DE OLIVEIRA REGO MORAIS" w:date="2025-08-08T22:00:09.618Z" w:id="216633141">
            <w:rPr>
              <w:ins w:author="GUSTAVO DE OLIVEIRA REGO MORAIS" w:date="2025-08-08T21:59:15.834Z" w16du:dateUtc="2025-08-08T21:59:15.834Z" w:id="887876823"/>
            </w:rPr>
          </w:rPrChange>
        </w:rPr>
        <w:pPrChange w:author="GUSTAVO DE OLIVEIRA REGO MORAIS" w:date="2025-08-08T22:00:28.747Z">
          <w:pPr>
            <w:bidi w:val="0"/>
            <w:jc w:val="left"/>
          </w:pPr>
        </w:pPrChange>
      </w:pPr>
    </w:p>
    <w:p w:rsidR="6595920C" w:rsidP="79ED5846" w:rsidRDefault="6595920C" w14:paraId="1CE6D087" w14:textId="7B3E5486">
      <w:pPr>
        <w:pStyle w:val="Heading4"/>
        <w:bidi w:val="0"/>
        <w:spacing w:before="319" w:beforeAutospacing="off" w:after="319" w:afterAutospacing="off" w:line="360" w:lineRule="auto"/>
        <w:jc w:val="both"/>
        <w:rPr>
          <w:ins w:author="GUSTAVO DE OLIVEIRA REGO MORAIS" w:date="2025-08-08T21:59:15.834Z" w16du:dateUtc="2025-08-08T21:59:15.834Z" w:id="314706568"/>
          <w:rFonts w:ascii="Times New Roman" w:hAnsi="Times New Roman" w:eastAsia="Times New Roman" w:cs="Times New Roman"/>
          <w:b w:val="1"/>
          <w:bCs w:val="1"/>
          <w:noProof w:val="0"/>
          <w:sz w:val="24"/>
          <w:szCs w:val="24"/>
          <w:lang w:val="pt-BR"/>
          <w:rPrChange w:author="GUSTAVO DE OLIVEIRA REGO MORAIS" w:date="2025-08-08T22:00:05.13Z" w:id="871544543">
            <w:rPr>
              <w:ins w:author="GUSTAVO DE OLIVEIRA REGO MORAIS" w:date="2025-08-08T21:59:15.834Z" w16du:dateUtc="2025-08-08T21:59:15.834Z" w:id="961827992"/>
              <w:rFonts w:ascii="Consolas" w:hAnsi="Consolas" w:eastAsia="Consolas" w:cs="Consolas"/>
              <w:b w:val="1"/>
              <w:bCs w:val="1"/>
              <w:noProof w:val="0"/>
              <w:sz w:val="24"/>
              <w:szCs w:val="24"/>
              <w:lang w:val="pt-BR"/>
            </w:rPr>
          </w:rPrChange>
        </w:rPr>
        <w:pPrChange w:author="GUSTAVO DE OLIVEIRA REGO MORAIS" w:date="2025-08-08T22:00:28.748Z">
          <w:pPr>
            <w:bidi w:val="0"/>
          </w:pPr>
        </w:pPrChange>
      </w:pPr>
      <w:bookmarkStart w:name="_Toc2033709331" w:id="179773422"/>
      <w:ins w:author="GUSTAVO DE OLIVEIRA REGO MORAIS" w:date="2025-08-08T21:59:15.834Z" w:id="22724763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619Z" w:id="861870152">
              <w:rPr>
                <w:rFonts w:ascii="Times New Roman" w:hAnsi="Times New Roman" w:eastAsia="Times New Roman" w:cs="Times New Roman"/>
                <w:b w:val="1"/>
                <w:bCs w:val="1"/>
                <w:noProof w:val="0"/>
                <w:sz w:val="24"/>
                <w:szCs w:val="24"/>
                <w:lang w:val="pt-BR"/>
              </w:rPr>
            </w:rPrChange>
          </w:rPr>
          <w:t xml:space="preserve">8.1.2.4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129Z" w:id="88650778">
              <w:rPr>
                <w:rFonts w:ascii="Consolas" w:hAnsi="Consolas" w:eastAsia="Consolas" w:cs="Consolas"/>
                <w:b w:val="1"/>
                <w:bCs w:val="1"/>
                <w:noProof w:val="0"/>
                <w:sz w:val="24"/>
                <w:szCs w:val="24"/>
                <w:lang w:val="pt-BR"/>
              </w:rPr>
            </w:rPrChange>
          </w:rPr>
          <w:t>Build</w:t>
        </w:r>
      </w:ins>
      <w:bookmarkEnd w:id="179773422"/>
    </w:p>
    <w:p w:rsidR="6595920C" w:rsidP="320543F7" w:rsidRDefault="6595920C" w14:paraId="4ACB6C54" w14:textId="7BF8E586">
      <w:pPr>
        <w:bidi w:val="0"/>
        <w:spacing w:before="240" w:beforeAutospacing="off" w:after="240" w:afterAutospacing="off" w:line="360" w:lineRule="auto"/>
        <w:jc w:val="both"/>
        <w:rPr>
          <w:ins w:author="GUSTAVO DE OLIVEIRA REGO MORAIS" w:date="2025-08-08T21:59:15.834Z" w16du:dateUtc="2025-08-08T21:59:15.834Z" w:id="1677028767"/>
          <w:rFonts w:ascii="Times New Roman" w:hAnsi="Times New Roman" w:eastAsia="Times New Roman" w:cs="Times New Roman"/>
          <w:noProof w:val="0"/>
          <w:sz w:val="24"/>
          <w:szCs w:val="24"/>
          <w:lang w:val="pt-BR"/>
          <w:rPrChange w:author="GUSTAVO DE OLIVEIRA REGO MORAIS" w:date="2025-08-08T22:00:05.131Z" w:id="5572016">
            <w:rPr>
              <w:ins w:author="GUSTAVO DE OLIVEIRA REGO MORAIS" w:date="2025-08-08T21:59:15.834Z" w16du:dateUtc="2025-08-08T21:59:15.834Z" w:id="1307211457"/>
              <w:rFonts w:ascii="Times New Roman" w:hAnsi="Times New Roman" w:eastAsia="Times New Roman" w:cs="Times New Roman"/>
              <w:noProof w:val="0"/>
              <w:sz w:val="24"/>
              <w:szCs w:val="24"/>
              <w:lang w:val="pt-BR"/>
            </w:rPr>
          </w:rPrChange>
        </w:rPr>
        <w:pPrChange w:author="GUSTAVO DE OLIVEIRA REGO MORAIS" w:date="2025-08-08T22:00:28.748Z">
          <w:pPr>
            <w:bidi w:val="0"/>
          </w:pPr>
        </w:pPrChange>
      </w:pPr>
      <w:ins w:author="GUSTAVO DE OLIVEIRA REGO MORAIS" w:date="2025-08-08T21:59:15.834Z" w:id="65539759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2Z" w:id="192557497">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31Z" w:id="1729132645">
              <w:rPr>
                <w:rFonts w:ascii="Times New Roman" w:hAnsi="Times New Roman" w:eastAsia="Times New Roman" w:cs="Times New Roman"/>
                <w:noProof w:val="0"/>
                <w:sz w:val="24"/>
                <w:szCs w:val="24"/>
                <w:lang w:val="pt-BR"/>
              </w:rPr>
            </w:rPrChange>
          </w:rPr>
          <w:t xml:space="preserve"> Representar uma configuração completa de computador (componentes, custo e metadados). Sujeita a validações de compatibilidade e térmicas.</w:t>
        </w:r>
      </w:ins>
    </w:p>
    <w:p w:rsidR="6595920C" w:rsidP="320543F7" w:rsidRDefault="6595920C" w14:paraId="67625826" w14:textId="75BC7EBB">
      <w:pPr>
        <w:bidi w:val="0"/>
        <w:spacing w:before="240" w:beforeAutospacing="off" w:after="240" w:afterAutospacing="off" w:line="360" w:lineRule="auto"/>
        <w:jc w:val="both"/>
        <w:rPr>
          <w:ins w:author="GUSTAVO DE OLIVEIRA REGO MORAIS" w:date="2025-08-08T21:59:15.834Z" w16du:dateUtc="2025-08-08T21:59:15.834Z" w:id="1377406653"/>
          <w:rFonts w:ascii="Times New Roman" w:hAnsi="Times New Roman" w:eastAsia="Times New Roman" w:cs="Times New Roman"/>
          <w:b w:val="1"/>
          <w:bCs w:val="1"/>
          <w:noProof w:val="0"/>
          <w:sz w:val="24"/>
          <w:szCs w:val="24"/>
          <w:lang w:val="pt-BR"/>
          <w:rPrChange w:author="GUSTAVO DE OLIVEIRA REGO MORAIS" w:date="2025-08-08T22:00:05.132Z" w:id="998549487">
            <w:rPr>
              <w:ins w:author="GUSTAVO DE OLIVEIRA REGO MORAIS" w:date="2025-08-08T21:59:15.834Z" w16du:dateUtc="2025-08-08T21:59:15.834Z" w:id="1524133156"/>
              <w:rFonts w:ascii="Times New Roman" w:hAnsi="Times New Roman" w:eastAsia="Times New Roman" w:cs="Times New Roman"/>
              <w:b w:val="1"/>
              <w:bCs w:val="1"/>
              <w:noProof w:val="0"/>
              <w:sz w:val="24"/>
              <w:szCs w:val="24"/>
              <w:lang w:val="pt-BR"/>
            </w:rPr>
          </w:rPrChange>
        </w:rPr>
        <w:pPrChange w:author="GUSTAVO DE OLIVEIRA REGO MORAIS" w:date="2025-08-08T22:00:28.748Z">
          <w:pPr>
            <w:bidi w:val="0"/>
          </w:pPr>
        </w:pPrChange>
      </w:pPr>
      <w:ins w:author="GUSTAVO DE OLIVEIRA REGO MORAIS" w:date="2025-08-08T21:59:15.834Z" w:id="4203023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2Z" w:id="1751491605">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Layout w:type="fixed"/>
        <w:tblLook w:val="06A0" w:firstRow="1" w:lastRow="0" w:firstColumn="1" w:lastColumn="0" w:noHBand="1" w:noVBand="1"/>
        <w:tblPrChange w:author="GUSTAVO DE OLIVEIRA REGO MORAIS" w:date="2025-08-08T22:03:59.666Z" w16du:dateUtc="2025-08-08T22:03:59.666Z" w:id="1847446867">
          <w:tblPr>
            <w:tblStyle w:val="TableNormal"/>
            <w:tblLayout w:type="fixed"/>
            <w:tblLook w:val="06A0" w:firstRow="1" w:lastRow="0" w:firstColumn="1" w:lastColumn="0" w:noHBand="1" w:noVBand="1"/>
          </w:tblPr>
        </w:tblPrChange>
      </w:tblPr>
      <w:tblGrid>
        <w:gridCol w:w="1803"/>
        <w:gridCol w:w="1803"/>
        <w:gridCol w:w="1803"/>
        <w:gridCol w:w="1803"/>
        <w:gridCol w:w="1803"/>
        <w:tblGridChange w:id="2016836512">
          <w:tblGrid>
            <w:gridCol w:w="1198"/>
            <w:gridCol w:w="1278"/>
            <w:gridCol w:w="907"/>
            <w:gridCol w:w="4105"/>
            <w:gridCol w:w="1527"/>
          </w:tblGrid>
        </w:tblGridChange>
      </w:tblGrid>
      <w:tr w:rsidR="320543F7" w:rsidTr="320543F7" w14:paraId="2172354F">
        <w:trPr>
          <w:trHeight w:val="300"/>
          <w:ins w:author="GUSTAVO DE OLIVEIRA REGO MORAIS" w:date="2025-08-08T21:59:15.834Z" w16du:dateUtc="2025-08-08T21:59:15.834Z" w:id="1948774988"/>
          <w:trPrChange w:author="GUSTAVO DE OLIVEIRA REGO MORAIS" w:date="2025-08-08T22:03:56.322Z" w16du:dateUtc="2025-08-08T22:03:56.322Z" w:id="7664141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6Z" w:id="2119205506">
              <w:tcPr>
                <w:tcW w:w="1198" w:type="dxa"/>
                <w:tcMar/>
                <w:vAlign w:val="center"/>
              </w:tcPr>
            </w:tcPrChange>
          </w:tcPr>
          <w:p w:rsidR="320543F7" w:rsidP="320543F7" w:rsidRDefault="320543F7" w14:paraId="43557B56" w14:textId="2C192EE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1Z" w:id="103921679">
                  <w:rPr>
                    <w:b w:val="1"/>
                    <w:bCs w:val="1"/>
                  </w:rPr>
                </w:rPrChange>
              </w:rPr>
              <w:pPrChange w:author="GUSTAVO DE OLIVEIRA REGO MORAIS" w:date="2025-08-08T22:00:28.748Z">
                <w:pPr>
                  <w:bidi w:val="0"/>
                </w:pPr>
              </w:pPrChange>
            </w:pPr>
            <w:ins w:author="GUSTAVO DE OLIVEIRA REGO MORAIS" w:date="2025-08-08T21:59:15.834Z" w:id="1757087444">
              <w:r w:rsidRPr="320543F7" w:rsidR="320543F7">
                <w:rPr>
                  <w:rFonts w:ascii="Times New Roman" w:hAnsi="Times New Roman" w:eastAsia="Times New Roman" w:cs="Times New Roman"/>
                  <w:b w:val="1"/>
                  <w:bCs w:val="1"/>
                  <w:sz w:val="24"/>
                  <w:szCs w:val="24"/>
                  <w:rPrChange w:author="GUSTAVO DE OLIVEIRA REGO MORAIS" w:date="2025-08-08T22:00:09.621Z" w:id="66525479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54276020">
              <w:tcPr>
                <w:tcW w:w="1278" w:type="dxa"/>
                <w:tcMar/>
                <w:vAlign w:val="center"/>
              </w:tcPr>
            </w:tcPrChange>
          </w:tcPr>
          <w:p w:rsidR="320543F7" w:rsidP="320543F7" w:rsidRDefault="320543F7" w14:paraId="36538E00" w14:textId="72E7188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142959970">
                  <w:rPr>
                    <w:b w:val="1"/>
                    <w:bCs w:val="1"/>
                  </w:rPr>
                </w:rPrChange>
              </w:rPr>
              <w:pPrChange w:author="GUSTAVO DE OLIVEIRA REGO MORAIS" w:date="2025-08-08T22:00:28.748Z">
                <w:pPr>
                  <w:bidi w:val="0"/>
                </w:pPr>
              </w:pPrChange>
            </w:pPr>
            <w:ins w:author="GUSTAVO DE OLIVEIRA REGO MORAIS" w:date="2025-08-08T21:59:15.834Z" w:id="1934051510">
              <w:r w:rsidRPr="320543F7" w:rsidR="320543F7">
                <w:rPr>
                  <w:rFonts w:ascii="Times New Roman" w:hAnsi="Times New Roman" w:eastAsia="Times New Roman" w:cs="Times New Roman"/>
                  <w:b w:val="1"/>
                  <w:bCs w:val="1"/>
                  <w:sz w:val="24"/>
                  <w:szCs w:val="24"/>
                  <w:rPrChange w:author="GUSTAVO DE OLIVEIRA REGO MORAIS" w:date="2025-08-08T22:00:09.621Z" w:id="648313618">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257451031">
              <w:tcPr>
                <w:tcW w:w="907" w:type="dxa"/>
                <w:tcMar/>
                <w:vAlign w:val="center"/>
              </w:tcPr>
            </w:tcPrChange>
          </w:tcPr>
          <w:p w:rsidR="320543F7" w:rsidP="320543F7" w:rsidRDefault="320543F7" w14:paraId="7EBB9BB0" w14:textId="211DCAE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190395082">
                  <w:rPr>
                    <w:b w:val="1"/>
                    <w:bCs w:val="1"/>
                  </w:rPr>
                </w:rPrChange>
              </w:rPr>
              <w:pPrChange w:author="GUSTAVO DE OLIVEIRA REGO MORAIS" w:date="2025-08-08T22:00:28.749Z">
                <w:pPr>
                  <w:bidi w:val="0"/>
                </w:pPr>
              </w:pPrChange>
            </w:pPr>
            <w:ins w:author="GUSTAVO DE OLIVEIRA REGO MORAIS" w:date="2025-08-08T21:59:15.834Z" w:id="53564920">
              <w:r w:rsidRPr="320543F7" w:rsidR="320543F7">
                <w:rPr>
                  <w:rFonts w:ascii="Times New Roman" w:hAnsi="Times New Roman" w:eastAsia="Times New Roman" w:cs="Times New Roman"/>
                  <w:b w:val="1"/>
                  <w:bCs w:val="1"/>
                  <w:sz w:val="24"/>
                  <w:szCs w:val="24"/>
                  <w:rPrChange w:author="GUSTAVO DE OLIVEIRA REGO MORAIS" w:date="2025-08-08T22:00:09.622Z" w:id="180845533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404080411">
              <w:tcPr>
                <w:tcW w:w="4105" w:type="dxa"/>
                <w:tcMar/>
                <w:vAlign w:val="center"/>
              </w:tcPr>
            </w:tcPrChange>
          </w:tcPr>
          <w:p w:rsidR="320543F7" w:rsidP="320543F7" w:rsidRDefault="320543F7" w14:paraId="08073E8C" w14:textId="52779DC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2103397571">
                  <w:rPr>
                    <w:b w:val="1"/>
                    <w:bCs w:val="1"/>
                  </w:rPr>
                </w:rPrChange>
              </w:rPr>
              <w:pPrChange w:author="GUSTAVO DE OLIVEIRA REGO MORAIS" w:date="2025-08-08T22:00:28.749Z">
                <w:pPr>
                  <w:bidi w:val="0"/>
                </w:pPr>
              </w:pPrChange>
            </w:pPr>
            <w:ins w:author="GUSTAVO DE OLIVEIRA REGO MORAIS" w:date="2025-08-08T21:59:15.834Z" w:id="1694503305">
              <w:r w:rsidRPr="320543F7" w:rsidR="320543F7">
                <w:rPr>
                  <w:rFonts w:ascii="Times New Roman" w:hAnsi="Times New Roman" w:eastAsia="Times New Roman" w:cs="Times New Roman"/>
                  <w:b w:val="1"/>
                  <w:bCs w:val="1"/>
                  <w:sz w:val="24"/>
                  <w:szCs w:val="24"/>
                  <w:rPrChange w:author="GUSTAVO DE OLIVEIRA REGO MORAIS" w:date="2025-08-08T22:00:09.622Z" w:id="793169601">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691521947">
              <w:tcPr>
                <w:tcW w:w="1527" w:type="dxa"/>
                <w:tcMar/>
                <w:vAlign w:val="center"/>
              </w:tcPr>
            </w:tcPrChange>
          </w:tcPr>
          <w:p w:rsidR="320543F7" w:rsidP="320543F7" w:rsidRDefault="320543F7" w14:paraId="6D509FD3" w14:textId="4AFED72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3Z" w:id="519082358">
                  <w:rPr>
                    <w:b w:val="1"/>
                    <w:bCs w:val="1"/>
                  </w:rPr>
                </w:rPrChange>
              </w:rPr>
              <w:pPrChange w:author="GUSTAVO DE OLIVEIRA REGO MORAIS" w:date="2025-08-08T22:00:28.749Z">
                <w:pPr>
                  <w:bidi w:val="0"/>
                </w:pPr>
              </w:pPrChange>
            </w:pPr>
            <w:ins w:author="GUSTAVO DE OLIVEIRA REGO MORAIS" w:date="2025-08-08T21:59:15.834Z" w:id="1684243035">
              <w:r w:rsidRPr="320543F7" w:rsidR="320543F7">
                <w:rPr>
                  <w:rFonts w:ascii="Times New Roman" w:hAnsi="Times New Roman" w:eastAsia="Times New Roman" w:cs="Times New Roman"/>
                  <w:b w:val="1"/>
                  <w:bCs w:val="1"/>
                  <w:sz w:val="24"/>
                  <w:szCs w:val="24"/>
                  <w:rPrChange w:author="GUSTAVO DE OLIVEIRA REGO MORAIS" w:date="2025-08-08T22:00:09.623Z" w:id="1152597710">
                    <w:rPr>
                      <w:b w:val="1"/>
                      <w:bCs w:val="1"/>
                    </w:rPr>
                  </w:rPrChange>
                </w:rPr>
                <w:t>Restrições</w:t>
              </w:r>
            </w:ins>
          </w:p>
        </w:tc>
      </w:tr>
      <w:tr w:rsidR="320543F7" w:rsidTr="320543F7" w14:paraId="73253C4F">
        <w:trPr>
          <w:trHeight w:val="300"/>
          <w:ins w:author="GUSTAVO DE OLIVEIRA REGO MORAIS" w:date="2025-08-08T21:59:15.834Z" w16du:dateUtc="2025-08-08T21:59:15.834Z" w:id="1536380509"/>
          <w:trPrChange w:author="GUSTAVO DE OLIVEIRA REGO MORAIS" w:date="2025-08-08T22:03:56.323Z" w16du:dateUtc="2025-08-08T22:03:56.323Z" w:id="213708668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153771298">
              <w:tcPr>
                <w:tcW w:w="1198" w:type="dxa"/>
                <w:tcMar/>
                <w:vAlign w:val="center"/>
              </w:tcPr>
            </w:tcPrChange>
          </w:tcPr>
          <w:p w:rsidR="320543F7" w:rsidP="320543F7" w:rsidRDefault="320543F7" w14:paraId="1C350DE5" w14:textId="35A6DEA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4Z" w:id="404734444">
                  <w:rPr>
                    <w:rFonts w:ascii="Consolas" w:hAnsi="Consolas" w:eastAsia="Consolas" w:cs="Consolas"/>
                  </w:rPr>
                </w:rPrChange>
              </w:rPr>
              <w:pPrChange w:author="GUSTAVO DE OLIVEIRA REGO MORAIS" w:date="2025-08-08T22:00:28.749Z">
                <w:pPr>
                  <w:bidi w:val="0"/>
                </w:pPr>
              </w:pPrChange>
            </w:pPr>
            <w:ins w:author="GUSTAVO DE OLIVEIRA REGO MORAIS" w:date="2025-08-08T21:59:15.834Z" w:id="1960157804">
              <w:r w:rsidRPr="320543F7" w:rsidR="320543F7">
                <w:rPr>
                  <w:rFonts w:ascii="Times New Roman" w:hAnsi="Times New Roman" w:eastAsia="Times New Roman" w:cs="Times New Roman"/>
                  <w:sz w:val="24"/>
                  <w:szCs w:val="24"/>
                  <w:rPrChange w:author="GUSTAVO DE OLIVEIRA REGO MORAIS" w:date="2025-08-08T22:00:09.624Z" w:id="1330079992">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987130283">
              <w:tcPr>
                <w:tcW w:w="1278" w:type="dxa"/>
                <w:tcMar/>
                <w:vAlign w:val="center"/>
              </w:tcPr>
            </w:tcPrChange>
          </w:tcPr>
          <w:p w:rsidR="320543F7" w:rsidP="320543F7" w:rsidRDefault="320543F7" w14:paraId="103FAE95" w14:textId="4A8721A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4Z" w:id="10518719"/>
              </w:rPr>
              <w:pPrChange w:author="GUSTAVO DE OLIVEIRA REGO MORAIS" w:date="2025-08-08T22:00:28.749Z">
                <w:pPr>
                  <w:bidi w:val="0"/>
                </w:pPr>
              </w:pPrChange>
            </w:pPr>
            <w:ins w:author="GUSTAVO DE OLIVEIRA REGO MORAIS" w:date="2025-08-08T21:59:15.835Z" w:id="1762411328">
              <w:r w:rsidRPr="320543F7" w:rsidR="320543F7">
                <w:rPr>
                  <w:rFonts w:ascii="Times New Roman" w:hAnsi="Times New Roman" w:eastAsia="Times New Roman" w:cs="Times New Roman"/>
                  <w:sz w:val="24"/>
                  <w:szCs w:val="24"/>
                  <w:rPrChange w:author="GUSTAVO DE OLIVEIRA REGO MORAIS" w:date="2025-08-08T22:00:09.624Z" w:id="364988401"/>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564571325">
              <w:tcPr>
                <w:tcW w:w="907" w:type="dxa"/>
                <w:tcMar/>
                <w:vAlign w:val="center"/>
              </w:tcPr>
            </w:tcPrChange>
          </w:tcPr>
          <w:p w:rsidR="320543F7" w:rsidP="320543F7" w:rsidRDefault="320543F7" w14:paraId="2610CC55" w14:textId="0CCC6BF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5Z" w:id="545407636"/>
              </w:rPr>
              <w:pPrChange w:author="GUSTAVO DE OLIVEIRA REGO MORAIS" w:date="2025-08-08T22:00:28.75Z">
                <w:pPr>
                  <w:bidi w:val="0"/>
                </w:pPr>
              </w:pPrChange>
            </w:pPr>
            <w:ins w:author="GUSTAVO DE OLIVEIRA REGO MORAIS" w:date="2025-08-08T21:59:15.835Z" w:id="729498445">
              <w:r w:rsidRPr="320543F7" w:rsidR="320543F7">
                <w:rPr>
                  <w:rFonts w:ascii="Times New Roman" w:hAnsi="Times New Roman" w:eastAsia="Times New Roman" w:cs="Times New Roman"/>
                  <w:sz w:val="24"/>
                  <w:szCs w:val="24"/>
                  <w:rPrChange w:author="GUSTAVO DE OLIVEIRA REGO MORAIS" w:date="2025-08-08T22:00:09.625Z" w:id="1084601943"/>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955449330">
              <w:tcPr>
                <w:tcW w:w="4105" w:type="dxa"/>
                <w:tcMar/>
                <w:vAlign w:val="center"/>
              </w:tcPr>
            </w:tcPrChange>
          </w:tcPr>
          <w:p w:rsidR="320543F7" w:rsidP="320543F7" w:rsidRDefault="320543F7" w14:paraId="5C03BDD0" w14:textId="245AB3A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5Z" w:id="1967322317"/>
              </w:rPr>
              <w:pPrChange w:author="GUSTAVO DE OLIVEIRA REGO MORAIS" w:date="2025-08-08T22:00:28.75Z">
                <w:pPr>
                  <w:bidi w:val="0"/>
                </w:pPr>
              </w:pPrChange>
            </w:pPr>
            <w:ins w:author="GUSTAVO DE OLIVEIRA REGO MORAIS" w:date="2025-08-08T21:59:15.835Z" w:id="1963543505">
              <w:r w:rsidRPr="320543F7" w:rsidR="320543F7">
                <w:rPr>
                  <w:rFonts w:ascii="Times New Roman" w:hAnsi="Times New Roman" w:eastAsia="Times New Roman" w:cs="Times New Roman"/>
                  <w:sz w:val="24"/>
                  <w:szCs w:val="24"/>
                  <w:rPrChange w:author="GUSTAVO DE OLIVEIRA REGO MORAIS" w:date="2025-08-08T22:00:09.625Z" w:id="1504598802"/>
                </w:rPr>
                <w:t xml:space="preserve">Identificador único </w:t>
              </w:r>
              <w:r w:rsidRPr="320543F7" w:rsidR="320543F7">
                <w:rPr>
                  <w:rFonts w:ascii="Times New Roman" w:hAnsi="Times New Roman" w:eastAsia="Times New Roman" w:cs="Times New Roman"/>
                  <w:sz w:val="24"/>
                  <w:szCs w:val="24"/>
                  <w:rPrChange w:author="GUSTAVO DE OLIVEIRA REGO MORAIS" w:date="2025-08-08T22:00:09.625Z" w:id="1718937171"/>
                </w:rPr>
                <w:t>da build</w:t>
              </w:r>
              <w:r w:rsidRPr="320543F7" w:rsidR="320543F7">
                <w:rPr>
                  <w:rFonts w:ascii="Times New Roman" w:hAnsi="Times New Roman" w:eastAsia="Times New Roman" w:cs="Times New Roman"/>
                  <w:sz w:val="24"/>
                  <w:szCs w:val="24"/>
                  <w:rPrChange w:author="GUSTAVO DE OLIVEIRA REGO MORAIS" w:date="2025-08-08T22:00:09.625Z" w:id="181255219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957132707">
              <w:tcPr>
                <w:tcW w:w="1527" w:type="dxa"/>
                <w:tcMar/>
                <w:vAlign w:val="center"/>
              </w:tcPr>
            </w:tcPrChange>
          </w:tcPr>
          <w:p w:rsidR="320543F7" w:rsidP="320543F7" w:rsidRDefault="320543F7" w14:paraId="3934C356" w14:textId="26EC60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534108287">
                  <w:rPr>
                    <w:rFonts w:ascii="Consolas" w:hAnsi="Consolas" w:eastAsia="Consolas" w:cs="Consolas"/>
                  </w:rPr>
                </w:rPrChange>
              </w:rPr>
              <w:pPrChange w:author="GUSTAVO DE OLIVEIRA REGO MORAIS" w:date="2025-08-08T22:00:28.75Z">
                <w:pPr>
                  <w:bidi w:val="0"/>
                </w:pPr>
              </w:pPrChange>
            </w:pPr>
            <w:ins w:author="GUSTAVO DE OLIVEIRA REGO MORAIS" w:date="2025-08-08T21:59:15.835Z" w:id="1052923645">
              <w:r w:rsidRPr="320543F7" w:rsidR="320543F7">
                <w:rPr>
                  <w:rFonts w:ascii="Times New Roman" w:hAnsi="Times New Roman" w:eastAsia="Times New Roman" w:cs="Times New Roman"/>
                  <w:sz w:val="24"/>
                  <w:szCs w:val="24"/>
                  <w:rPrChange w:author="GUSTAVO DE OLIVEIRA REGO MORAIS" w:date="2025-08-08T22:00:09.626Z" w:id="225011906">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26Z" w:id="464894598">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9.626Z" w:id="1762197976">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42Z" w:id="1971832227"/>
                </w:rPr>
                <w:t xml:space="preserve">, </w:t>
              </w:r>
              <w:r w:rsidRPr="320543F7" w:rsidR="320543F7">
                <w:rPr>
                  <w:rFonts w:ascii="Times New Roman" w:hAnsi="Times New Roman" w:eastAsia="Times New Roman" w:cs="Times New Roman"/>
                  <w:sz w:val="24"/>
                  <w:szCs w:val="24"/>
                  <w:rPrChange w:author="GUSTAVO DE OLIVEIRA REGO MORAIS" w:date="2025-08-08T22:00:05.142Z" w:id="3119300">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42Z" w:id="690018505">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142Z" w:id="804343486">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142Z" w:id="183930401">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142Z" w:id="820337173">
                    <w:rPr>
                      <w:rFonts w:ascii="Consolas" w:hAnsi="Consolas" w:eastAsia="Consolas" w:cs="Consolas"/>
                    </w:rPr>
                  </w:rPrChange>
                </w:rPr>
                <w:t>}</w:t>
              </w:r>
            </w:ins>
          </w:p>
        </w:tc>
      </w:tr>
      <w:tr w:rsidR="320543F7" w:rsidTr="320543F7" w14:paraId="1193C488">
        <w:trPr>
          <w:trHeight w:val="300"/>
          <w:ins w:author="GUSTAVO DE OLIVEIRA REGO MORAIS" w:date="2025-08-08T21:59:15.835Z" w16du:dateUtc="2025-08-08T21:59:15.835Z" w:id="273722309"/>
          <w:trPrChange w:author="GUSTAVO DE OLIVEIRA REGO MORAIS" w:date="2025-08-08T22:03:56.324Z" w16du:dateUtc="2025-08-08T22:03:56.324Z" w:id="144005259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2115134149">
              <w:tcPr>
                <w:tcW w:w="1198" w:type="dxa"/>
                <w:tcMar/>
                <w:vAlign w:val="center"/>
              </w:tcPr>
            </w:tcPrChange>
          </w:tcPr>
          <w:p w:rsidR="320543F7" w:rsidP="320543F7" w:rsidRDefault="320543F7" w14:paraId="24812D0E" w14:textId="3B6EE1F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1328288205">
                  <w:rPr>
                    <w:rFonts w:ascii="Consolas" w:hAnsi="Consolas" w:eastAsia="Consolas" w:cs="Consolas"/>
                  </w:rPr>
                </w:rPrChange>
              </w:rPr>
              <w:pPrChange w:author="GUSTAVO DE OLIVEIRA REGO MORAIS" w:date="2025-08-08T22:00:28.75Z">
                <w:pPr>
                  <w:bidi w:val="0"/>
                </w:pPr>
              </w:pPrChange>
            </w:pPr>
            <w:ins w:author="GUSTAVO DE OLIVEIRA REGO MORAIS" w:date="2025-08-08T21:59:15.835Z" w:id="1912827574">
              <w:r w:rsidRPr="320543F7" w:rsidR="320543F7">
                <w:rPr>
                  <w:rFonts w:ascii="Times New Roman" w:hAnsi="Times New Roman" w:eastAsia="Times New Roman" w:cs="Times New Roman"/>
                  <w:sz w:val="24"/>
                  <w:szCs w:val="24"/>
                  <w:rPrChange w:author="GUSTAVO DE OLIVEIRA REGO MORAIS" w:date="2025-08-08T22:00:09.627Z" w:id="449242828">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741646794">
              <w:tcPr>
                <w:tcW w:w="1278" w:type="dxa"/>
                <w:tcMar/>
                <w:vAlign w:val="center"/>
              </w:tcPr>
            </w:tcPrChange>
          </w:tcPr>
          <w:p w:rsidR="320543F7" w:rsidP="320543F7" w:rsidRDefault="320543F7" w14:paraId="09DCCEB6" w14:textId="292A265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1621077113"/>
              </w:rPr>
              <w:pPrChange w:author="GUSTAVO DE OLIVEIRA REGO MORAIS" w:date="2025-08-08T22:00:28.75Z">
                <w:pPr>
                  <w:bidi w:val="0"/>
                </w:pPr>
              </w:pPrChange>
            </w:pPr>
            <w:ins w:author="GUSTAVO DE OLIVEIRA REGO MORAIS" w:date="2025-08-08T21:59:15.835Z" w:id="958101328">
              <w:r w:rsidRPr="320543F7" w:rsidR="320543F7">
                <w:rPr>
                  <w:rFonts w:ascii="Times New Roman" w:hAnsi="Times New Roman" w:eastAsia="Times New Roman" w:cs="Times New Roman"/>
                  <w:sz w:val="24"/>
                  <w:szCs w:val="24"/>
                  <w:rPrChange w:author="GUSTAVO DE OLIVEIRA REGO MORAIS" w:date="2025-08-08T22:00:09.627Z" w:id="199229914"/>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82162894">
              <w:tcPr>
                <w:tcW w:w="907" w:type="dxa"/>
                <w:tcMar/>
                <w:vAlign w:val="center"/>
              </w:tcPr>
            </w:tcPrChange>
          </w:tcPr>
          <w:p w:rsidR="320543F7" w:rsidP="320543F7" w:rsidRDefault="320543F7" w14:paraId="0E04CB98" w14:textId="74ED527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8Z" w:id="1259131421"/>
              </w:rPr>
              <w:pPrChange w:author="GUSTAVO DE OLIVEIRA REGO MORAIS" w:date="2025-08-08T22:00:28.75Z">
                <w:pPr>
                  <w:bidi w:val="0"/>
                </w:pPr>
              </w:pPrChange>
            </w:pPr>
            <w:ins w:author="GUSTAVO DE OLIVEIRA REGO MORAIS" w:date="2025-08-08T21:59:15.835Z" w:id="838837111">
              <w:r w:rsidRPr="320543F7" w:rsidR="320543F7">
                <w:rPr>
                  <w:rFonts w:ascii="Times New Roman" w:hAnsi="Times New Roman" w:eastAsia="Times New Roman" w:cs="Times New Roman"/>
                  <w:sz w:val="24"/>
                  <w:szCs w:val="24"/>
                  <w:rPrChange w:author="GUSTAVO DE OLIVEIRA REGO MORAIS" w:date="2025-08-08T22:00:09.628Z" w:id="161137727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720128400">
              <w:tcPr>
                <w:tcW w:w="4105" w:type="dxa"/>
                <w:tcMar/>
                <w:vAlign w:val="center"/>
              </w:tcPr>
            </w:tcPrChange>
          </w:tcPr>
          <w:p w:rsidR="320543F7" w:rsidP="320543F7" w:rsidRDefault="320543F7" w14:paraId="5CD47C36" w14:textId="6E00D19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8Z" w:id="607054737"/>
              </w:rPr>
              <w:pPrChange w:author="GUSTAVO DE OLIVEIRA REGO MORAIS" w:date="2025-08-08T22:00:28.751Z">
                <w:pPr>
                  <w:bidi w:val="0"/>
                </w:pPr>
              </w:pPrChange>
            </w:pPr>
            <w:ins w:author="GUSTAVO DE OLIVEIRA REGO MORAIS" w:date="2025-08-08T21:59:15.835Z" w:id="176205620">
              <w:r w:rsidRPr="320543F7" w:rsidR="320543F7">
                <w:rPr>
                  <w:rFonts w:ascii="Times New Roman" w:hAnsi="Times New Roman" w:eastAsia="Times New Roman" w:cs="Times New Roman"/>
                  <w:sz w:val="24"/>
                  <w:szCs w:val="24"/>
                  <w:rPrChange w:author="GUSTAVO DE OLIVEIRA REGO MORAIS" w:date="2025-08-08T22:00:09.628Z" w:id="115731740"/>
                </w:rPr>
                <w:t>Nome/</w:t>
              </w:r>
              <w:r w:rsidRPr="320543F7" w:rsidR="320543F7">
                <w:rPr>
                  <w:rFonts w:ascii="Times New Roman" w:hAnsi="Times New Roman" w:eastAsia="Times New Roman" w:cs="Times New Roman"/>
                  <w:sz w:val="24"/>
                  <w:szCs w:val="24"/>
                  <w:rPrChange w:author="GUSTAVO DE OLIVEIRA REGO MORAIS" w:date="2025-08-08T22:00:09.628Z" w:id="1519289726"/>
                </w:rPr>
                <w:t>alias</w:t>
              </w:r>
              <w:r w:rsidRPr="320543F7" w:rsidR="320543F7">
                <w:rPr>
                  <w:rFonts w:ascii="Times New Roman" w:hAnsi="Times New Roman" w:eastAsia="Times New Roman" w:cs="Times New Roman"/>
                  <w:sz w:val="24"/>
                  <w:szCs w:val="24"/>
                  <w:rPrChange w:author="GUSTAVO DE OLIVEIRA REGO MORAIS" w:date="2025-08-08T22:00:09.628Z" w:id="1687815763"/>
                </w:rPr>
                <w:t xml:space="preserve"> </w:t>
              </w:r>
              <w:r w:rsidRPr="320543F7" w:rsidR="320543F7">
                <w:rPr>
                  <w:rFonts w:ascii="Times New Roman" w:hAnsi="Times New Roman" w:eastAsia="Times New Roman" w:cs="Times New Roman"/>
                  <w:sz w:val="24"/>
                  <w:szCs w:val="24"/>
                  <w:rPrChange w:author="GUSTAVO DE OLIVEIRA REGO MORAIS" w:date="2025-08-08T22:00:09.628Z" w:id="937683687"/>
                </w:rPr>
                <w:t>da build</w:t>
              </w:r>
              <w:r w:rsidRPr="320543F7" w:rsidR="320543F7">
                <w:rPr>
                  <w:rFonts w:ascii="Times New Roman" w:hAnsi="Times New Roman" w:eastAsia="Times New Roman" w:cs="Times New Roman"/>
                  <w:sz w:val="24"/>
                  <w:szCs w:val="24"/>
                  <w:rPrChange w:author="GUSTAVO DE OLIVEIRA REGO MORAIS" w:date="2025-08-08T22:00:09.628Z" w:id="56686527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647233423">
              <w:tcPr>
                <w:tcW w:w="1527" w:type="dxa"/>
                <w:tcMar/>
                <w:vAlign w:val="center"/>
              </w:tcPr>
            </w:tcPrChange>
          </w:tcPr>
          <w:p w:rsidR="320543F7" w:rsidP="320543F7" w:rsidRDefault="320543F7" w14:paraId="7E5B4996" w14:textId="749C2AD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9Z" w:id="927604097">
                  <w:rPr>
                    <w:rFonts w:ascii="Consolas" w:hAnsi="Consolas" w:eastAsia="Consolas" w:cs="Consolas"/>
                  </w:rPr>
                </w:rPrChange>
              </w:rPr>
              <w:pPrChange w:author="GUSTAVO DE OLIVEIRA REGO MORAIS" w:date="2025-08-08T22:00:28.751Z">
                <w:pPr>
                  <w:bidi w:val="0"/>
                </w:pPr>
              </w:pPrChange>
            </w:pPr>
            <w:ins w:author="GUSTAVO DE OLIVEIRA REGO MORAIS" w:date="2025-08-08T21:59:15.835Z" w:id="277866136">
              <w:r w:rsidRPr="320543F7" w:rsidR="320543F7">
                <w:rPr>
                  <w:rFonts w:ascii="Times New Roman" w:hAnsi="Times New Roman" w:eastAsia="Times New Roman" w:cs="Times New Roman"/>
                  <w:sz w:val="24"/>
                  <w:szCs w:val="24"/>
                  <w:rPrChange w:author="GUSTAVO DE OLIVEIRA REGO MORAIS" w:date="2025-08-08T22:00:09.629Z" w:id="34516693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29Z" w:id="1630514409">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29Z" w:id="658532732">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29Z" w:id="1774445628">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9.629Z" w:id="955045528">
                    <w:rPr>
                      <w:rFonts w:ascii="Consolas" w:hAnsi="Consolas" w:eastAsia="Consolas" w:cs="Consolas"/>
                    </w:rPr>
                  </w:rPrChange>
                </w:rPr>
                <w:t>}</w:t>
              </w:r>
            </w:ins>
          </w:p>
        </w:tc>
      </w:tr>
      <w:tr w:rsidR="320543F7" w:rsidTr="320543F7" w14:paraId="38EDCDB5">
        <w:trPr>
          <w:trHeight w:val="300"/>
          <w:ins w:author="GUSTAVO DE OLIVEIRA REGO MORAIS" w:date="2025-08-08T21:59:15.835Z" w16du:dateUtc="2025-08-08T21:59:15.835Z" w:id="1774685571"/>
          <w:trPrChange w:author="GUSTAVO DE OLIVEIRA REGO MORAIS" w:date="2025-08-08T22:03:56.325Z" w16du:dateUtc="2025-08-08T22:03:56.325Z" w:id="44302391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87362991">
              <w:tcPr>
                <w:tcW w:w="1198" w:type="dxa"/>
                <w:tcMar/>
                <w:vAlign w:val="center"/>
              </w:tcPr>
            </w:tcPrChange>
          </w:tcPr>
          <w:p w:rsidR="320543F7" w:rsidP="320543F7" w:rsidRDefault="320543F7" w14:paraId="35164413" w14:textId="1CC09B5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9Z" w:id="252328332">
                  <w:rPr>
                    <w:rFonts w:ascii="Consolas" w:hAnsi="Consolas" w:eastAsia="Consolas" w:cs="Consolas"/>
                  </w:rPr>
                </w:rPrChange>
              </w:rPr>
              <w:pPrChange w:author="GUSTAVO DE OLIVEIRA REGO MORAIS" w:date="2025-08-08T22:00:28.751Z">
                <w:pPr>
                  <w:bidi w:val="0"/>
                </w:pPr>
              </w:pPrChange>
            </w:pPr>
            <w:ins w:author="GUSTAVO DE OLIVEIRA REGO MORAIS" w:date="2025-08-08T21:59:15.835Z" w:id="1488834504">
              <w:r w:rsidRPr="320543F7" w:rsidR="320543F7">
                <w:rPr>
                  <w:rFonts w:ascii="Times New Roman" w:hAnsi="Times New Roman" w:eastAsia="Times New Roman" w:cs="Times New Roman"/>
                  <w:sz w:val="24"/>
                  <w:szCs w:val="24"/>
                  <w:rPrChange w:author="GUSTAVO DE OLIVEIRA REGO MORAIS" w:date="2025-08-08T22:00:09.629Z" w:id="1059567286">
                    <w:rPr>
                      <w:rFonts w:ascii="Consolas" w:hAnsi="Consolas" w:eastAsia="Consolas" w:cs="Consolas"/>
                    </w:rPr>
                  </w:rPrChange>
                </w:rPr>
                <w:t>orcamento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653806317">
              <w:tcPr>
                <w:tcW w:w="1278" w:type="dxa"/>
                <w:tcMar/>
                <w:vAlign w:val="center"/>
              </w:tcPr>
            </w:tcPrChange>
          </w:tcPr>
          <w:p w:rsidR="320543F7" w:rsidP="320543F7" w:rsidRDefault="320543F7" w14:paraId="0E6D6BC6" w14:textId="47454D7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Z" w:id="975317936"/>
              </w:rPr>
              <w:pPrChange w:author="GUSTAVO DE OLIVEIRA REGO MORAIS" w:date="2025-08-08T22:00:28.751Z">
                <w:pPr>
                  <w:bidi w:val="0"/>
                </w:pPr>
              </w:pPrChange>
            </w:pPr>
            <w:ins w:author="GUSTAVO DE OLIVEIRA REGO MORAIS" w:date="2025-08-08T21:59:15.835Z" w:id="722839512">
              <w:r w:rsidRPr="320543F7" w:rsidR="320543F7">
                <w:rPr>
                  <w:rFonts w:ascii="Times New Roman" w:hAnsi="Times New Roman" w:eastAsia="Times New Roman" w:cs="Times New Roman"/>
                  <w:sz w:val="24"/>
                  <w:szCs w:val="24"/>
                  <w:rPrChange w:author="GUSTAVO DE OLIVEIRA REGO MORAIS" w:date="2025-08-08T22:00:09.629Z" w:id="1120540054"/>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468791475">
              <w:tcPr>
                <w:tcW w:w="907" w:type="dxa"/>
                <w:tcMar/>
                <w:vAlign w:val="center"/>
              </w:tcPr>
            </w:tcPrChange>
          </w:tcPr>
          <w:p w:rsidR="320543F7" w:rsidP="320543F7" w:rsidRDefault="320543F7" w14:paraId="6B0137E5" w14:textId="295D289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Z" w:id="490309614"/>
              </w:rPr>
              <w:pPrChange w:author="GUSTAVO DE OLIVEIRA REGO MORAIS" w:date="2025-08-08T22:00:28.751Z">
                <w:pPr>
                  <w:bidi w:val="0"/>
                </w:pPr>
              </w:pPrChange>
            </w:pPr>
            <w:ins w:author="GUSTAVO DE OLIVEIRA REGO MORAIS" w:date="2025-08-08T21:59:15.835Z" w:id="294353029">
              <w:r w:rsidRPr="320543F7" w:rsidR="320543F7">
                <w:rPr>
                  <w:rFonts w:ascii="Times New Roman" w:hAnsi="Times New Roman" w:eastAsia="Times New Roman" w:cs="Times New Roman"/>
                  <w:sz w:val="24"/>
                  <w:szCs w:val="24"/>
                  <w:rPrChange w:author="GUSTAVO DE OLIVEIRA REGO MORAIS" w:date="2025-08-08T22:00:09.63Z" w:id="163569115"/>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296354926">
              <w:tcPr>
                <w:tcW w:w="4105" w:type="dxa"/>
                <w:tcMar/>
                <w:vAlign w:val="center"/>
              </w:tcPr>
            </w:tcPrChange>
          </w:tcPr>
          <w:p w:rsidR="320543F7" w:rsidP="320543F7" w:rsidRDefault="320543F7" w14:paraId="51085DA1" w14:textId="1AFAFA3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1Z" w:id="1113729169"/>
              </w:rPr>
              <w:pPrChange w:author="GUSTAVO DE OLIVEIRA REGO MORAIS" w:date="2025-08-08T22:00:28.752Z">
                <w:pPr>
                  <w:bidi w:val="0"/>
                </w:pPr>
              </w:pPrChange>
            </w:pPr>
            <w:ins w:author="GUSTAVO DE OLIVEIRA REGO MORAIS" w:date="2025-08-08T21:59:15.835Z" w:id="1262804461">
              <w:r w:rsidRPr="320543F7" w:rsidR="320543F7">
                <w:rPr>
                  <w:rFonts w:ascii="Times New Roman" w:hAnsi="Times New Roman" w:eastAsia="Times New Roman" w:cs="Times New Roman"/>
                  <w:sz w:val="24"/>
                  <w:szCs w:val="24"/>
                  <w:rPrChange w:author="GUSTAVO DE OLIVEIRA REGO MORAIS" w:date="2025-08-08T22:00:09.63Z" w:id="478255127"/>
                </w:rPr>
                <w:t>Custo total estimado.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5429211">
              <w:tcPr>
                <w:tcW w:w="1527" w:type="dxa"/>
                <w:tcMar/>
                <w:vAlign w:val="center"/>
              </w:tcPr>
            </w:tcPrChange>
          </w:tcPr>
          <w:p w:rsidR="320543F7" w:rsidP="320543F7" w:rsidRDefault="320543F7" w14:paraId="22FDFFC3" w14:textId="0084A36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1Z" w:id="270825147">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287480148">
              <w:r w:rsidRPr="320543F7" w:rsidR="320543F7">
                <w:rPr>
                  <w:rFonts w:ascii="Times New Roman" w:hAnsi="Times New Roman" w:eastAsia="Times New Roman" w:cs="Times New Roman"/>
                  <w:sz w:val="24"/>
                  <w:szCs w:val="24"/>
                  <w:rPrChange w:author="GUSTAVO DE OLIVEIRA REGO MORAIS" w:date="2025-08-08T22:00:09.631Z" w:id="1292550222">
                    <w:rPr>
                      <w:rFonts w:ascii="Consolas" w:hAnsi="Consolas" w:eastAsia="Consolas" w:cs="Consolas"/>
                    </w:rPr>
                  </w:rPrChange>
                </w:rPr>
                <w:t>{&gt;=0}</w:t>
              </w:r>
            </w:ins>
          </w:p>
        </w:tc>
      </w:tr>
      <w:tr w:rsidR="320543F7" w:rsidTr="320543F7" w14:paraId="3B88C426">
        <w:trPr>
          <w:trHeight w:val="300"/>
          <w:ins w:author="GUSTAVO DE OLIVEIRA REGO MORAIS" w:date="2025-08-08T21:59:15.835Z" w16du:dateUtc="2025-08-08T21:59:15.835Z" w:id="818168422"/>
          <w:trPrChange w:author="GUSTAVO DE OLIVEIRA REGO MORAIS" w:date="2025-08-08T22:03:56.325Z" w16du:dateUtc="2025-08-08T22:03:56.325Z" w:id="211376871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1597462796">
              <w:tcPr>
                <w:tcW w:w="1198" w:type="dxa"/>
                <w:tcMar/>
                <w:vAlign w:val="center"/>
              </w:tcPr>
            </w:tcPrChange>
          </w:tcPr>
          <w:p w:rsidR="320543F7" w:rsidP="320543F7" w:rsidRDefault="320543F7" w14:paraId="3A659239" w14:textId="45AE1EA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2Z" w:id="1234125247">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1760114231">
              <w:r w:rsidRPr="320543F7" w:rsidR="320543F7">
                <w:rPr>
                  <w:rFonts w:ascii="Times New Roman" w:hAnsi="Times New Roman" w:eastAsia="Times New Roman" w:cs="Times New Roman"/>
                  <w:sz w:val="24"/>
                  <w:szCs w:val="24"/>
                  <w:rPrChange w:author="GUSTAVO DE OLIVEIRA REGO MORAIS" w:date="2025-08-08T22:00:09.631Z" w:id="2056390107">
                    <w:rPr>
                      <w:rFonts w:ascii="Consolas" w:hAnsi="Consolas" w:eastAsia="Consolas" w:cs="Consolas"/>
                    </w:rPr>
                  </w:rPrChange>
                </w:rPr>
                <w:t>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627121604">
              <w:tcPr>
                <w:tcW w:w="1278" w:type="dxa"/>
                <w:tcMar/>
                <w:vAlign w:val="center"/>
              </w:tcPr>
            </w:tcPrChange>
          </w:tcPr>
          <w:p w:rsidR="320543F7" w:rsidP="320543F7" w:rsidRDefault="320543F7" w14:paraId="4067F0A6" w14:textId="7F124D7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2Z" w:id="1621621216">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2060496307">
              <w:r w:rsidRPr="320543F7" w:rsidR="320543F7">
                <w:rPr>
                  <w:rFonts w:ascii="Times New Roman" w:hAnsi="Times New Roman" w:eastAsia="Times New Roman" w:cs="Times New Roman"/>
                  <w:sz w:val="24"/>
                  <w:szCs w:val="24"/>
                  <w:rPrChange w:author="GUSTAVO DE OLIVEIRA REGO MORAIS" w:date="2025-08-08T22:00:09.632Z" w:id="99919429">
                    <w:rPr>
                      <w:rFonts w:ascii="Consolas" w:hAnsi="Consolas" w:eastAsia="Consolas" w:cs="Consolas"/>
                    </w:rPr>
                  </w:rPrChange>
                </w:rPr>
                <w:t>List</w:t>
              </w:r>
              <w:r w:rsidRPr="320543F7" w:rsidR="320543F7">
                <w:rPr>
                  <w:rFonts w:ascii="Times New Roman" w:hAnsi="Times New Roman" w:eastAsia="Times New Roman" w:cs="Times New Roman"/>
                  <w:sz w:val="24"/>
                  <w:szCs w:val="24"/>
                  <w:rPrChange w:author="GUSTAVO DE OLIVEIRA REGO MORAIS" w:date="2025-08-08T22:00:09.632Z" w:id="922673043">
                    <w:rPr>
                      <w:rFonts w:ascii="Consolas" w:hAnsi="Consolas" w:eastAsia="Consolas" w:cs="Consolas"/>
                    </w:rPr>
                  </w:rPrChange>
                </w:rPr>
                <w: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823443422">
              <w:tcPr>
                <w:tcW w:w="907" w:type="dxa"/>
                <w:tcMar/>
                <w:vAlign w:val="center"/>
              </w:tcPr>
            </w:tcPrChange>
          </w:tcPr>
          <w:p w:rsidR="320543F7" w:rsidP="320543F7" w:rsidRDefault="320543F7" w14:paraId="6AB9D2C9" w14:textId="27F64A8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1422322892"/>
              </w:rPr>
              <w:pPrChange w:author="GUSTAVO DE OLIVEIRA REGO MORAIS" w:date="2025-08-08T22:00:28.752Z">
                <w:pPr>
                  <w:bidi w:val="0"/>
                </w:pPr>
              </w:pPrChange>
            </w:pPr>
            <w:ins w:author="GUSTAVO DE OLIVEIRA REGO MORAIS" w:date="2025-08-08T21:59:15.836Z" w:id="501240927">
              <w:r w:rsidRPr="320543F7" w:rsidR="320543F7">
                <w:rPr>
                  <w:rFonts w:ascii="Times New Roman" w:hAnsi="Times New Roman" w:eastAsia="Times New Roman" w:cs="Times New Roman"/>
                  <w:sz w:val="24"/>
                  <w:szCs w:val="24"/>
                  <w:rPrChange w:author="GUSTAVO DE OLIVEIRA REGO MORAIS" w:date="2025-08-08T22:00:09.632Z" w:id="1472652891"/>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998379991">
              <w:tcPr>
                <w:tcW w:w="4105" w:type="dxa"/>
                <w:tcMar/>
                <w:vAlign w:val="center"/>
              </w:tcPr>
            </w:tcPrChange>
          </w:tcPr>
          <w:p w:rsidR="320543F7" w:rsidP="320543F7" w:rsidRDefault="320543F7" w14:paraId="17817603" w14:textId="006F21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1216824469"/>
              </w:rPr>
              <w:pPrChange w:author="GUSTAVO DE OLIVEIRA REGO MORAIS" w:date="2025-08-08T22:00:28.752Z">
                <w:pPr>
                  <w:bidi w:val="0"/>
                </w:pPr>
              </w:pPrChange>
            </w:pPr>
            <w:ins w:author="GUSTAVO DE OLIVEIRA REGO MORAIS" w:date="2025-08-08T21:59:15.836Z" w:id="1679678161">
              <w:r w:rsidRPr="320543F7" w:rsidR="320543F7">
                <w:rPr>
                  <w:rFonts w:ascii="Times New Roman" w:hAnsi="Times New Roman" w:eastAsia="Times New Roman" w:cs="Times New Roman"/>
                  <w:sz w:val="24"/>
                  <w:szCs w:val="24"/>
                  <w:rPrChange w:author="GUSTAVO DE OLIVEIRA REGO MORAIS" w:date="2025-08-08T22:00:09.633Z" w:id="1342166097"/>
                </w:rPr>
                <w:t>Lista de componentes que compõem a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2099629674">
              <w:tcPr>
                <w:tcW w:w="1527" w:type="dxa"/>
                <w:tcMar/>
                <w:vAlign w:val="center"/>
              </w:tcPr>
            </w:tcPrChange>
          </w:tcPr>
          <w:p w:rsidR="320543F7" w:rsidP="320543F7" w:rsidRDefault="320543F7" w14:paraId="5674F559" w14:textId="2EDD43E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527337466">
                  <w:rPr>
                    <w:rFonts w:ascii="Consolas" w:hAnsi="Consolas" w:eastAsia="Consolas" w:cs="Consolas"/>
                  </w:rPr>
                </w:rPrChange>
              </w:rPr>
              <w:pPrChange w:author="GUSTAVO DE OLIVEIRA REGO MORAIS" w:date="2025-08-08T22:00:28.753Z">
                <w:pPr>
                  <w:bidi w:val="0"/>
                </w:pPr>
              </w:pPrChange>
            </w:pPr>
            <w:ins w:author="GUSTAVO DE OLIVEIRA REGO MORAIS" w:date="2025-08-08T21:59:15.836Z" w:id="1635709874">
              <w:r w:rsidRPr="320543F7" w:rsidR="320543F7">
                <w:rPr>
                  <w:rFonts w:ascii="Times New Roman" w:hAnsi="Times New Roman" w:eastAsia="Times New Roman" w:cs="Times New Roman"/>
                  <w:sz w:val="24"/>
                  <w:szCs w:val="24"/>
                  <w:rPrChange w:author="GUSTAVO DE OLIVEIRA REGO MORAIS" w:date="2025-08-08T22:00:09.633Z" w:id="565164163">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33Z" w:id="2008541424">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33Z" w:id="1168314523">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33Z" w:id="2132656275">
                    <w:rPr>
                      <w:rFonts w:ascii="Consolas" w:hAnsi="Consolas" w:eastAsia="Consolas" w:cs="Consolas"/>
                    </w:rPr>
                  </w:rPrChange>
                </w:rPr>
                <w:t>empty</w:t>
              </w:r>
              <w:r w:rsidRPr="320543F7" w:rsidR="320543F7">
                <w:rPr>
                  <w:rFonts w:ascii="Times New Roman" w:hAnsi="Times New Roman" w:eastAsia="Times New Roman" w:cs="Times New Roman"/>
                  <w:sz w:val="24"/>
                  <w:szCs w:val="24"/>
                  <w:rPrChange w:author="GUSTAVO DE OLIVEIRA REGO MORAIS" w:date="2025-08-08T22:00:09.633Z" w:id="242502295">
                    <w:rPr>
                      <w:rFonts w:ascii="Consolas" w:hAnsi="Consolas" w:eastAsia="Consolas" w:cs="Consolas"/>
                    </w:rPr>
                  </w:rPrChange>
                </w:rPr>
                <w:t>}</w:t>
              </w:r>
            </w:ins>
          </w:p>
        </w:tc>
      </w:tr>
      <w:tr w:rsidR="320543F7" w:rsidTr="320543F7" w14:paraId="3211C663">
        <w:trPr>
          <w:trHeight w:val="300"/>
          <w:ins w:author="GUSTAVO DE OLIVEIRA REGO MORAIS" w:date="2025-08-08T21:59:15.836Z" w16du:dateUtc="2025-08-08T21:59:15.836Z" w:id="84601255"/>
          <w:trPrChange w:author="GUSTAVO DE OLIVEIRA REGO MORAIS" w:date="2025-08-08T22:03:56.326Z" w16du:dateUtc="2025-08-08T22:03:56.326Z" w:id="1970586523">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8Z" w:id="1497351109">
              <w:tcPr>
                <w:tcW w:w="1198" w:type="dxa"/>
                <w:tcMar/>
                <w:vAlign w:val="center"/>
              </w:tcPr>
            </w:tcPrChange>
          </w:tcPr>
          <w:p w:rsidR="320543F7" w:rsidP="320543F7" w:rsidRDefault="320543F7" w14:paraId="0D179572" w14:textId="46D300A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4Z" w:id="1079702924">
                  <w:rPr>
                    <w:rFonts w:ascii="Consolas" w:hAnsi="Consolas" w:eastAsia="Consolas" w:cs="Consolas"/>
                  </w:rPr>
                </w:rPrChange>
              </w:rPr>
              <w:pPrChange w:author="GUSTAVO DE OLIVEIRA REGO MORAIS" w:date="2025-08-08T22:00:28.753Z">
                <w:pPr>
                  <w:bidi w:val="0"/>
                </w:pPr>
              </w:pPrChange>
            </w:pPr>
            <w:ins w:author="GUSTAVO DE OLIVEIRA REGO MORAIS" w:date="2025-08-08T21:59:15.836Z" w:id="1310746385">
              <w:r w:rsidRPr="320543F7" w:rsidR="320543F7">
                <w:rPr>
                  <w:rFonts w:ascii="Times New Roman" w:hAnsi="Times New Roman" w:eastAsia="Times New Roman" w:cs="Times New Roman"/>
                  <w:sz w:val="24"/>
                  <w:szCs w:val="24"/>
                  <w:rPrChange w:author="GUSTAVO DE OLIVEIRA REGO MORAIS" w:date="2025-08-08T22:00:09.634Z" w:id="951266862">
                    <w:rPr>
                      <w:rFonts w:ascii="Consolas" w:hAnsi="Consolas" w:eastAsia="Consolas" w:cs="Consolas"/>
                    </w:rPr>
                  </w:rPrChange>
                </w:rPr>
                <w:t>compatibilidade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631051471">
              <w:tcPr>
                <w:tcW w:w="1278" w:type="dxa"/>
                <w:tcMar/>
                <w:vAlign w:val="center"/>
              </w:tcPr>
            </w:tcPrChange>
          </w:tcPr>
          <w:p w:rsidR="320543F7" w:rsidP="320543F7" w:rsidRDefault="320543F7" w14:paraId="1336B829" w14:textId="702588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4Z" w:id="1181461785"/>
              </w:rPr>
              <w:pPrChange w:author="GUSTAVO DE OLIVEIRA REGO MORAIS" w:date="2025-08-08T22:00:28.753Z">
                <w:pPr>
                  <w:bidi w:val="0"/>
                </w:pPr>
              </w:pPrChange>
            </w:pPr>
            <w:ins w:author="GUSTAVO DE OLIVEIRA REGO MORAIS" w:date="2025-08-08T21:59:15.836Z" w:id="859692855">
              <w:r w:rsidRPr="320543F7" w:rsidR="320543F7">
                <w:rPr>
                  <w:rFonts w:ascii="Times New Roman" w:hAnsi="Times New Roman" w:eastAsia="Times New Roman" w:cs="Times New Roman"/>
                  <w:sz w:val="24"/>
                  <w:szCs w:val="24"/>
                  <w:rPrChange w:author="GUSTAVO DE OLIVEIRA REGO MORAIS" w:date="2025-08-08T22:00:09.634Z" w:id="768604106"/>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31707677">
              <w:tcPr>
                <w:tcW w:w="907" w:type="dxa"/>
                <w:tcMar/>
                <w:vAlign w:val="center"/>
              </w:tcPr>
            </w:tcPrChange>
          </w:tcPr>
          <w:p w:rsidR="320543F7" w:rsidP="320543F7" w:rsidRDefault="320543F7" w14:paraId="17600470" w14:textId="486BBD1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5Z" w:id="579411787"/>
              </w:rPr>
              <w:pPrChange w:author="GUSTAVO DE OLIVEIRA REGO MORAIS" w:date="2025-08-08T22:00:28.753Z">
                <w:pPr>
                  <w:bidi w:val="0"/>
                </w:pPr>
              </w:pPrChange>
            </w:pPr>
            <w:ins w:author="GUSTAVO DE OLIVEIRA REGO MORAIS" w:date="2025-08-08T21:59:15.836Z" w:id="1523212967">
              <w:r w:rsidRPr="320543F7" w:rsidR="320543F7">
                <w:rPr>
                  <w:rFonts w:ascii="Times New Roman" w:hAnsi="Times New Roman" w:eastAsia="Times New Roman" w:cs="Times New Roman"/>
                  <w:sz w:val="24"/>
                  <w:szCs w:val="24"/>
                  <w:rPrChange w:author="GUSTAVO DE OLIVEIRA REGO MORAIS" w:date="2025-08-08T22:00:09.635Z" w:id="1670809332"/>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850561705">
              <w:tcPr>
                <w:tcW w:w="4105" w:type="dxa"/>
                <w:tcMar/>
                <w:vAlign w:val="center"/>
              </w:tcPr>
            </w:tcPrChange>
          </w:tcPr>
          <w:p w:rsidR="320543F7" w:rsidP="320543F7" w:rsidRDefault="320543F7" w14:paraId="1726EE5A" w14:textId="7DB06F2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5Z" w:id="1591696849"/>
              </w:rPr>
              <w:pPrChange w:author="GUSTAVO DE OLIVEIRA REGO MORAIS" w:date="2025-08-08T22:00:28.753Z">
                <w:pPr>
                  <w:bidi w:val="0"/>
                </w:pPr>
              </w:pPrChange>
            </w:pPr>
            <w:ins w:author="GUSTAVO DE OLIVEIRA REGO MORAIS" w:date="2025-08-08T21:59:15.836Z" w:id="1568562964">
              <w:r w:rsidRPr="320543F7" w:rsidR="320543F7">
                <w:rPr>
                  <w:rFonts w:ascii="Times New Roman" w:hAnsi="Times New Roman" w:eastAsia="Times New Roman" w:cs="Times New Roman"/>
                  <w:sz w:val="24"/>
                  <w:szCs w:val="24"/>
                  <w:rPrChange w:author="GUSTAVO DE OLIVEIRA REGO MORAIS" w:date="2025-08-08T22:00:09.635Z" w:id="1896540615"/>
                </w:rPr>
                <w:t>Indica se a build passou na validação de compatibilidade.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372617216">
              <w:tcPr>
                <w:tcW w:w="1527" w:type="dxa"/>
                <w:tcMar/>
                <w:vAlign w:val="center"/>
              </w:tcPr>
            </w:tcPrChange>
          </w:tcPr>
          <w:p w:rsidR="320543F7" w:rsidP="320543F7" w:rsidRDefault="320543F7" w14:paraId="3401B45E" w14:textId="3415EF4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6Z" w:id="1452522791">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436953753">
              <w:r w:rsidRPr="320543F7" w:rsidR="320543F7">
                <w:rPr>
                  <w:rFonts w:ascii="Times New Roman" w:hAnsi="Times New Roman" w:eastAsia="Times New Roman" w:cs="Times New Roman"/>
                  <w:sz w:val="24"/>
                  <w:szCs w:val="24"/>
                  <w:rPrChange w:author="GUSTAVO DE OLIVEIRA REGO MORAIS" w:date="2025-08-08T22:00:09.636Z" w:id="1672232408">
                    <w:rPr>
                      <w:rFonts w:ascii="Consolas" w:hAnsi="Consolas" w:eastAsia="Consolas" w:cs="Consolas"/>
                    </w:rPr>
                  </w:rPrChange>
                </w:rPr>
                <w:t>{default=false}</w:t>
              </w:r>
            </w:ins>
          </w:p>
        </w:tc>
      </w:tr>
      <w:tr w:rsidR="320543F7" w:rsidTr="320543F7" w14:paraId="384C4864">
        <w:trPr>
          <w:trHeight w:val="300"/>
          <w:ins w:author="GUSTAVO DE OLIVEIRA REGO MORAIS" w:date="2025-08-08T21:59:15.836Z" w16du:dateUtc="2025-08-08T21:59:15.836Z" w:id="1256562025"/>
          <w:trPrChange w:author="GUSTAVO DE OLIVEIRA REGO MORAIS" w:date="2025-08-08T22:03:56.327Z" w16du:dateUtc="2025-08-08T22:03:56.327Z" w:id="54779889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8Z" w:id="1747945339">
              <w:tcPr>
                <w:tcW w:w="1198" w:type="dxa"/>
                <w:tcMar/>
                <w:vAlign w:val="center"/>
              </w:tcPr>
            </w:tcPrChange>
          </w:tcPr>
          <w:p w:rsidR="320543F7" w:rsidP="320543F7" w:rsidRDefault="320543F7" w14:paraId="710A0640" w14:textId="26339E7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6Z" w:id="1735215914">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201197518">
              <w:r w:rsidRPr="320543F7" w:rsidR="320543F7">
                <w:rPr>
                  <w:rFonts w:ascii="Times New Roman" w:hAnsi="Times New Roman" w:eastAsia="Times New Roman" w:cs="Times New Roman"/>
                  <w:sz w:val="24"/>
                  <w:szCs w:val="24"/>
                  <w:rPrChange w:author="GUSTAVO DE OLIVEIRA REGO MORAIS" w:date="2025-08-08T22:00:09.636Z" w:id="1080187246">
                    <w:rPr>
                      <w:rFonts w:ascii="Consolas" w:hAnsi="Consolas" w:eastAsia="Consolas" w:cs="Consolas"/>
                    </w:rPr>
                  </w:rPrChange>
                </w:rPr>
                <w:t>dataCriacao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949842858">
              <w:tcPr>
                <w:tcW w:w="1278" w:type="dxa"/>
                <w:tcMar/>
                <w:vAlign w:val="center"/>
              </w:tcPr>
            </w:tcPrChange>
          </w:tcPr>
          <w:p w:rsidR="320543F7" w:rsidP="320543F7" w:rsidRDefault="320543F7" w14:paraId="57A79848" w14:textId="6D9D1B3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7Z" w:id="773849279"/>
              </w:rPr>
              <w:pPrChange w:author="GUSTAVO DE OLIVEIRA REGO MORAIS" w:date="2025-08-08T22:00:28.754Z">
                <w:pPr>
                  <w:bidi w:val="0"/>
                </w:pPr>
              </w:pPrChange>
            </w:pPr>
            <w:ins w:author="GUSTAVO DE OLIVEIRA REGO MORAIS" w:date="2025-08-08T21:59:15.836Z" w:id="118236842">
              <w:r w:rsidRPr="320543F7" w:rsidR="320543F7">
                <w:rPr>
                  <w:rFonts w:ascii="Times New Roman" w:hAnsi="Times New Roman" w:eastAsia="Times New Roman" w:cs="Times New Roman"/>
                  <w:sz w:val="24"/>
                  <w:szCs w:val="24"/>
                  <w:rPrChange w:author="GUSTAVO DE OLIVEIRA REGO MORAIS" w:date="2025-08-08T22:00:09.637Z" w:id="2132308546"/>
                </w:rPr>
                <w:t>Date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033411327">
              <w:tcPr>
                <w:tcW w:w="907" w:type="dxa"/>
                <w:tcMar/>
                <w:vAlign w:val="center"/>
              </w:tcPr>
            </w:tcPrChange>
          </w:tcPr>
          <w:p w:rsidR="320543F7" w:rsidP="320543F7" w:rsidRDefault="320543F7" w14:paraId="3ABEC2F2" w14:textId="16A3EF7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7Z" w:id="1623587610"/>
              </w:rPr>
              <w:pPrChange w:author="GUSTAVO DE OLIVEIRA REGO MORAIS" w:date="2025-08-08T22:00:28.754Z">
                <w:pPr>
                  <w:bidi w:val="0"/>
                </w:pPr>
              </w:pPrChange>
            </w:pPr>
            <w:ins w:author="GUSTAVO DE OLIVEIRA REGO MORAIS" w:date="2025-08-08T21:59:15.836Z" w:id="845151556">
              <w:r w:rsidRPr="320543F7" w:rsidR="320543F7">
                <w:rPr>
                  <w:rFonts w:ascii="Times New Roman" w:hAnsi="Times New Roman" w:eastAsia="Times New Roman" w:cs="Times New Roman"/>
                  <w:sz w:val="24"/>
                  <w:szCs w:val="24"/>
                  <w:rPrChange w:author="GUSTAVO DE OLIVEIRA REGO MORAIS" w:date="2025-08-08T22:00:09.637Z" w:id="1687349907"/>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968599543">
              <w:tcPr>
                <w:tcW w:w="4105" w:type="dxa"/>
                <w:tcMar/>
                <w:vAlign w:val="center"/>
              </w:tcPr>
            </w:tcPrChange>
          </w:tcPr>
          <w:p w:rsidR="320543F7" w:rsidP="320543F7" w:rsidRDefault="320543F7" w14:paraId="07784582" w14:textId="2FE2DE5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8Z" w:id="1072033206"/>
              </w:rPr>
              <w:pPrChange w:author="GUSTAVO DE OLIVEIRA REGO MORAIS" w:date="2025-08-08T22:00:28.754Z">
                <w:pPr>
                  <w:bidi w:val="0"/>
                </w:pPr>
              </w:pPrChange>
            </w:pPr>
            <w:ins w:author="GUSTAVO DE OLIVEIRA REGO MORAIS" w:date="2025-08-08T21:59:15.836Z" w:id="1453013819">
              <w:r w:rsidRPr="320543F7" w:rsidR="320543F7">
                <w:rPr>
                  <w:rFonts w:ascii="Times New Roman" w:hAnsi="Times New Roman" w:eastAsia="Times New Roman" w:cs="Times New Roman"/>
                  <w:sz w:val="24"/>
                  <w:szCs w:val="24"/>
                  <w:rPrChange w:author="GUSTAVO DE OLIVEIRA REGO MORAIS" w:date="2025-08-08T22:00:09.637Z" w:id="63716766"/>
                </w:rPr>
                <w:t xml:space="preserve">Data/hora de criação </w:t>
              </w:r>
              <w:r w:rsidRPr="320543F7" w:rsidR="320543F7">
                <w:rPr>
                  <w:rFonts w:ascii="Times New Roman" w:hAnsi="Times New Roman" w:eastAsia="Times New Roman" w:cs="Times New Roman"/>
                  <w:sz w:val="24"/>
                  <w:szCs w:val="24"/>
                  <w:rPrChange w:author="GUSTAVO DE OLIVEIRA REGO MORAIS" w:date="2025-08-08T22:00:09.637Z" w:id="1066057250"/>
                </w:rPr>
                <w:t>da build</w:t>
              </w:r>
              <w:r w:rsidRPr="320543F7" w:rsidR="320543F7">
                <w:rPr>
                  <w:rFonts w:ascii="Times New Roman" w:hAnsi="Times New Roman" w:eastAsia="Times New Roman" w:cs="Times New Roman"/>
                  <w:sz w:val="24"/>
                  <w:szCs w:val="24"/>
                  <w:rPrChange w:author="GUSTAVO DE OLIVEIRA REGO MORAIS" w:date="2025-08-08T22:00:09.637Z" w:id="196861133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2133754043">
              <w:tcPr>
                <w:tcW w:w="1527" w:type="dxa"/>
                <w:tcMar/>
                <w:vAlign w:val="center"/>
              </w:tcPr>
            </w:tcPrChange>
          </w:tcPr>
          <w:p w:rsidR="320543F7" w:rsidP="320543F7" w:rsidRDefault="320543F7" w14:paraId="065059FA" w14:textId="1591C31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8Z" w:id="1477607028">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8253614">
              <w:r w:rsidRPr="320543F7" w:rsidR="320543F7">
                <w:rPr>
                  <w:rFonts w:ascii="Times New Roman" w:hAnsi="Times New Roman" w:eastAsia="Times New Roman" w:cs="Times New Roman"/>
                  <w:sz w:val="24"/>
                  <w:szCs w:val="24"/>
                  <w:rPrChange w:author="GUSTAVO DE OLIVEIRA REGO MORAIS" w:date="2025-08-08T22:00:09.638Z" w:id="122862379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38Z" w:id="1153053245">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38Z" w:id="674609767">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38Z" w:id="1756344941">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9.638Z" w:id="1841722323">
                    <w:rPr>
                      <w:rFonts w:ascii="Consolas" w:hAnsi="Consolas" w:eastAsia="Consolas" w:cs="Consolas"/>
                    </w:rPr>
                  </w:rPrChange>
                </w:rPr>
                <w:t>}</w:t>
              </w:r>
            </w:ins>
          </w:p>
        </w:tc>
      </w:tr>
    </w:tbl>
    <w:p w:rsidR="6595920C" w:rsidP="320543F7" w:rsidRDefault="6595920C" w14:paraId="1B16F4B5" w14:textId="4653F866">
      <w:pPr>
        <w:bidi w:val="0"/>
        <w:spacing w:before="240" w:beforeAutospacing="off" w:after="240" w:afterAutospacing="off" w:line="360" w:lineRule="auto"/>
        <w:jc w:val="both"/>
        <w:rPr>
          <w:ins w:author="GUSTAVO DE OLIVEIRA REGO MORAIS" w:date="2025-08-08T21:59:15.836Z" w16du:dateUtc="2025-08-08T21:59:15.836Z" w:id="1371362508"/>
          <w:rFonts w:ascii="Times New Roman" w:hAnsi="Times New Roman" w:eastAsia="Times New Roman" w:cs="Times New Roman"/>
          <w:b w:val="1"/>
          <w:bCs w:val="1"/>
          <w:noProof w:val="0"/>
          <w:sz w:val="24"/>
          <w:szCs w:val="24"/>
          <w:lang w:val="pt-BR"/>
          <w:rPrChange w:author="GUSTAVO DE OLIVEIRA REGO MORAIS" w:date="2025-08-08T22:00:05.167Z" w:id="1059652364">
            <w:rPr>
              <w:ins w:author="GUSTAVO DE OLIVEIRA REGO MORAIS" w:date="2025-08-08T21:59:15.836Z" w16du:dateUtc="2025-08-08T21:59:15.836Z" w:id="2083637783"/>
              <w:rFonts w:ascii="Times New Roman" w:hAnsi="Times New Roman" w:eastAsia="Times New Roman" w:cs="Times New Roman"/>
              <w:b w:val="1"/>
              <w:bCs w:val="1"/>
              <w:noProof w:val="0"/>
              <w:sz w:val="24"/>
              <w:szCs w:val="24"/>
              <w:lang w:val="pt-BR"/>
            </w:rPr>
          </w:rPrChange>
        </w:rPr>
        <w:pPrChange w:author="GUSTAVO DE OLIVEIRA REGO MORAIS" w:date="2025-08-08T22:00:28.755Z">
          <w:pPr>
            <w:bidi w:val="0"/>
          </w:pPr>
        </w:pPrChange>
      </w:pPr>
      <w:ins w:author="GUSTAVO DE OLIVEIRA REGO MORAIS" w:date="2025-08-08T21:59:15.836Z" w:id="6561333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38Z" w:id="583085532">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4:07.943Z" w16du:dateUtc="2025-08-08T22:04:07.943Z" w:id="961545755">
          <w:tblPr>
            <w:tblStyle w:val="TableNormal"/>
            <w:tblLayout w:type="fixed"/>
            <w:tblLook w:val="06A0" w:firstRow="1" w:lastRow="0" w:firstColumn="1" w:lastColumn="0" w:noHBand="1" w:noVBand="1"/>
          </w:tblPr>
        </w:tblPrChange>
      </w:tblPr>
      <w:tblGrid>
        <w:gridCol w:w="1803"/>
        <w:gridCol w:w="1803"/>
        <w:gridCol w:w="1803"/>
        <w:gridCol w:w="1803"/>
        <w:gridCol w:w="1803"/>
        <w:tblGridChange w:id="726435476">
          <w:tblGrid>
            <w:gridCol w:w="1643"/>
            <w:gridCol w:w="1072"/>
            <w:gridCol w:w="560"/>
            <w:gridCol w:w="812"/>
            <w:gridCol w:w="4929"/>
          </w:tblGrid>
        </w:tblGridChange>
      </w:tblGrid>
      <w:tr w:rsidR="320543F7" w:rsidTr="320543F7" w14:paraId="58E5E7CF">
        <w:trPr>
          <w:trHeight w:val="300"/>
          <w:ins w:author="GUSTAVO DE OLIVEIRA REGO MORAIS" w:date="2025-08-08T21:59:15.837Z" w16du:dateUtc="2025-08-08T21:59:15.837Z" w:id="737251868"/>
          <w:trPrChange w:author="GUSTAVO DE OLIVEIRA REGO MORAIS" w:date="2025-08-08T22:04:04.562Z" w16du:dateUtc="2025-08-08T22:04:04.562Z" w:id="68772841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3Z" w:id="1230981742">
              <w:tcPr>
                <w:tcW w:w="1643" w:type="dxa"/>
                <w:tcMar/>
                <w:vAlign w:val="center"/>
              </w:tcPr>
            </w:tcPrChange>
          </w:tcPr>
          <w:p w:rsidR="320543F7" w:rsidP="320543F7" w:rsidRDefault="320543F7" w14:paraId="784D05C1" w14:textId="7743041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39Z" w:id="281561359">
                  <w:rPr>
                    <w:b w:val="1"/>
                    <w:bCs w:val="1"/>
                  </w:rPr>
                </w:rPrChange>
              </w:rPr>
              <w:pPrChange w:author="GUSTAVO DE OLIVEIRA REGO MORAIS" w:date="2025-08-08T22:00:28.755Z">
                <w:pPr>
                  <w:bidi w:val="0"/>
                </w:pPr>
              </w:pPrChange>
            </w:pPr>
            <w:ins w:author="GUSTAVO DE OLIVEIRA REGO MORAIS" w:date="2025-08-08T21:59:15.837Z" w:id="1122608087">
              <w:r w:rsidRPr="320543F7" w:rsidR="320543F7">
                <w:rPr>
                  <w:rFonts w:ascii="Times New Roman" w:hAnsi="Times New Roman" w:eastAsia="Times New Roman" w:cs="Times New Roman"/>
                  <w:b w:val="1"/>
                  <w:bCs w:val="1"/>
                  <w:sz w:val="24"/>
                  <w:szCs w:val="24"/>
                  <w:rPrChange w:author="GUSTAVO DE OLIVEIRA REGO MORAIS" w:date="2025-08-08T22:00:09.639Z" w:id="21277795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1178706207">
              <w:tcPr>
                <w:tcW w:w="1072" w:type="dxa"/>
                <w:tcMar/>
                <w:vAlign w:val="center"/>
              </w:tcPr>
            </w:tcPrChange>
          </w:tcPr>
          <w:p w:rsidR="320543F7" w:rsidP="320543F7" w:rsidRDefault="320543F7" w14:paraId="35EB4714" w14:textId="03E2707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39Z" w:id="1611369574">
                  <w:rPr>
                    <w:b w:val="1"/>
                    <w:bCs w:val="1"/>
                  </w:rPr>
                </w:rPrChange>
              </w:rPr>
              <w:pPrChange w:author="GUSTAVO DE OLIVEIRA REGO MORAIS" w:date="2025-08-08T22:00:28.755Z">
                <w:pPr>
                  <w:bidi w:val="0"/>
                </w:pPr>
              </w:pPrChange>
            </w:pPr>
            <w:ins w:author="GUSTAVO DE OLIVEIRA REGO MORAIS" w:date="2025-08-08T21:59:15.837Z" w:id="95244420">
              <w:r w:rsidRPr="320543F7" w:rsidR="320543F7">
                <w:rPr>
                  <w:rFonts w:ascii="Times New Roman" w:hAnsi="Times New Roman" w:eastAsia="Times New Roman" w:cs="Times New Roman"/>
                  <w:b w:val="1"/>
                  <w:bCs w:val="1"/>
                  <w:sz w:val="24"/>
                  <w:szCs w:val="24"/>
                  <w:rPrChange w:author="GUSTAVO DE OLIVEIRA REGO MORAIS" w:date="2025-08-08T22:00:09.639Z" w:id="220369879">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433716606">
              <w:tcPr>
                <w:tcW w:w="560" w:type="dxa"/>
                <w:tcMar/>
                <w:vAlign w:val="center"/>
              </w:tcPr>
            </w:tcPrChange>
          </w:tcPr>
          <w:p w:rsidR="320543F7" w:rsidP="320543F7" w:rsidRDefault="320543F7" w14:paraId="0CDA9D34" w14:textId="670D271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Z" w:id="1374025507">
                  <w:rPr>
                    <w:b w:val="1"/>
                    <w:bCs w:val="1"/>
                  </w:rPr>
                </w:rPrChange>
              </w:rPr>
              <w:pPrChange w:author="GUSTAVO DE OLIVEIRA REGO MORAIS" w:date="2025-08-08T22:00:28.755Z">
                <w:pPr>
                  <w:bidi w:val="0"/>
                </w:pPr>
              </w:pPrChange>
            </w:pPr>
            <w:ins w:author="GUSTAVO DE OLIVEIRA REGO MORAIS" w:date="2025-08-08T21:59:15.837Z" w:id="1380729627">
              <w:r w:rsidRPr="320543F7" w:rsidR="320543F7">
                <w:rPr>
                  <w:rFonts w:ascii="Times New Roman" w:hAnsi="Times New Roman" w:eastAsia="Times New Roman" w:cs="Times New Roman"/>
                  <w:b w:val="1"/>
                  <w:bCs w:val="1"/>
                  <w:sz w:val="24"/>
                  <w:szCs w:val="24"/>
                  <w:rPrChange w:author="GUSTAVO DE OLIVEIRA REGO MORAIS" w:date="2025-08-08T22:00:09.64Z" w:id="1006224389">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1220307391">
              <w:tcPr>
                <w:tcW w:w="812" w:type="dxa"/>
                <w:tcMar/>
                <w:vAlign w:val="center"/>
              </w:tcPr>
            </w:tcPrChange>
          </w:tcPr>
          <w:p w:rsidR="320543F7" w:rsidP="320543F7" w:rsidRDefault="320543F7" w14:paraId="20BAD195" w14:textId="07F92A1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1Z" w:id="1458558525">
                  <w:rPr>
                    <w:b w:val="1"/>
                    <w:bCs w:val="1"/>
                  </w:rPr>
                </w:rPrChange>
              </w:rPr>
              <w:pPrChange w:author="GUSTAVO DE OLIVEIRA REGO MORAIS" w:date="2025-08-08T22:00:28.755Z">
                <w:pPr>
                  <w:bidi w:val="0"/>
                </w:pPr>
              </w:pPrChange>
            </w:pPr>
            <w:ins w:author="GUSTAVO DE OLIVEIRA REGO MORAIS" w:date="2025-08-08T21:59:15.837Z" w:id="862704902">
              <w:r w:rsidRPr="320543F7" w:rsidR="320543F7">
                <w:rPr>
                  <w:rFonts w:ascii="Times New Roman" w:hAnsi="Times New Roman" w:eastAsia="Times New Roman" w:cs="Times New Roman"/>
                  <w:b w:val="1"/>
                  <w:bCs w:val="1"/>
                  <w:sz w:val="24"/>
                  <w:szCs w:val="24"/>
                  <w:rPrChange w:author="GUSTAVO DE OLIVEIRA REGO MORAIS" w:date="2025-08-08T22:00:09.64Z" w:id="32320614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742583824">
              <w:tcPr>
                <w:tcW w:w="4929" w:type="dxa"/>
                <w:tcMar/>
                <w:vAlign w:val="center"/>
              </w:tcPr>
            </w:tcPrChange>
          </w:tcPr>
          <w:p w:rsidR="320543F7" w:rsidP="320543F7" w:rsidRDefault="320543F7" w14:paraId="6FD26A59" w14:textId="173F169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1Z" w:id="1747221836">
                  <w:rPr>
                    <w:b w:val="1"/>
                    <w:bCs w:val="1"/>
                  </w:rPr>
                </w:rPrChange>
              </w:rPr>
              <w:pPrChange w:author="GUSTAVO DE OLIVEIRA REGO MORAIS" w:date="2025-08-08T22:00:28.756Z">
                <w:pPr>
                  <w:bidi w:val="0"/>
                </w:pPr>
              </w:pPrChange>
            </w:pPr>
            <w:ins w:author="GUSTAVO DE OLIVEIRA REGO MORAIS" w:date="2025-08-08T21:59:15.837Z" w:id="1997682258">
              <w:r w:rsidRPr="320543F7" w:rsidR="320543F7">
                <w:rPr>
                  <w:rFonts w:ascii="Times New Roman" w:hAnsi="Times New Roman" w:eastAsia="Times New Roman" w:cs="Times New Roman"/>
                  <w:b w:val="1"/>
                  <w:bCs w:val="1"/>
                  <w:sz w:val="24"/>
                  <w:szCs w:val="24"/>
                  <w:rPrChange w:author="GUSTAVO DE OLIVEIRA REGO MORAIS" w:date="2025-08-08T22:00:09.641Z" w:id="786416152">
                    <w:rPr>
                      <w:b w:val="1"/>
                      <w:bCs w:val="1"/>
                    </w:rPr>
                  </w:rPrChange>
                </w:rPr>
                <w:t>Descrição</w:t>
              </w:r>
            </w:ins>
          </w:p>
        </w:tc>
      </w:tr>
      <w:tr w:rsidR="320543F7" w:rsidTr="320543F7" w14:paraId="793D82CF">
        <w:trPr>
          <w:trHeight w:val="300"/>
          <w:ins w:author="GUSTAVO DE OLIVEIRA REGO MORAIS" w:date="2025-08-08T21:59:15.837Z" w16du:dateUtc="2025-08-08T21:59:15.837Z" w:id="1836353210"/>
          <w:trPrChange w:author="GUSTAVO DE OLIVEIRA REGO MORAIS" w:date="2025-08-08T22:04:04.563Z" w16du:dateUtc="2025-08-08T22:04:04.563Z" w:id="169239355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3Z" w:id="318329486">
              <w:tcPr>
                <w:tcW w:w="1643" w:type="dxa"/>
                <w:tcMar/>
                <w:vAlign w:val="center"/>
              </w:tcPr>
            </w:tcPrChange>
          </w:tcPr>
          <w:p w:rsidR="320543F7" w:rsidP="320543F7" w:rsidRDefault="320543F7" w14:paraId="0236749D" w14:textId="0B632F0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2Z" w:id="316500931">
                  <w:rPr>
                    <w:rFonts w:ascii="Consolas" w:hAnsi="Consolas" w:eastAsia="Consolas" w:cs="Consolas"/>
                  </w:rPr>
                </w:rPrChange>
              </w:rPr>
              <w:pPrChange w:author="GUSTAVO DE OLIVEIRA REGO MORAIS" w:date="2025-08-08T22:00:28.756Z">
                <w:pPr>
                  <w:bidi w:val="0"/>
                </w:pPr>
              </w:pPrChange>
            </w:pPr>
            <w:ins w:author="GUSTAVO DE OLIVEIRA REGO MORAIS" w:date="2025-08-08T21:59:15.837Z" w:id="1135095723">
              <w:r w:rsidRPr="320543F7" w:rsidR="320543F7">
                <w:rPr>
                  <w:rFonts w:ascii="Times New Roman" w:hAnsi="Times New Roman" w:eastAsia="Times New Roman" w:cs="Times New Roman"/>
                  <w:sz w:val="24"/>
                  <w:szCs w:val="24"/>
                  <w:rPrChange w:author="GUSTAVO DE OLIVEIRA REGO MORAIS" w:date="2025-08-08T22:00:09.642Z" w:id="1971993064">
                    <w:rPr>
                      <w:rFonts w:ascii="Consolas" w:hAnsi="Consolas" w:eastAsia="Consolas" w:cs="Consolas"/>
                    </w:rPr>
                  </w:rPrChange>
                </w:rPr>
                <w:t>validaCompatibilidade</w:t>
              </w:r>
              <w:r w:rsidRPr="320543F7" w:rsidR="320543F7">
                <w:rPr>
                  <w:rFonts w:ascii="Times New Roman" w:hAnsi="Times New Roman" w:eastAsia="Times New Roman" w:cs="Times New Roman"/>
                  <w:sz w:val="24"/>
                  <w:szCs w:val="24"/>
                  <w:rPrChange w:author="GUSTAVO DE OLIVEIRA REGO MORAIS" w:date="2025-08-08T22:00:09.642Z" w:id="815518617">
                    <w:rPr>
                      <w:rFonts w:ascii="Consolas" w:hAnsi="Consolas" w:eastAsia="Consolas" w:cs="Consolas"/>
                    </w:rPr>
                  </w:rPrChange>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9154518">
              <w:tcPr>
                <w:tcW w:w="1072" w:type="dxa"/>
                <w:tcMar/>
                <w:vAlign w:val="center"/>
              </w:tcPr>
            </w:tcPrChange>
          </w:tcPr>
          <w:p w:rsidR="320543F7" w:rsidP="320543F7" w:rsidRDefault="320543F7" w14:paraId="59AE9B5B" w14:textId="13651EC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2Z" w:id="1195153010"/>
              </w:rPr>
              <w:pPrChange w:author="GUSTAVO DE OLIVEIRA REGO MORAIS" w:date="2025-08-08T22:00:28.756Z">
                <w:pPr>
                  <w:bidi w:val="0"/>
                </w:pPr>
              </w:pPrChange>
            </w:pPr>
            <w:ins w:author="GUSTAVO DE OLIVEIRA REGO MORAIS" w:date="2025-08-08T21:59:15.837Z" w:id="2054803522">
              <w:r w:rsidRPr="320543F7" w:rsidR="320543F7">
                <w:rPr>
                  <w:rFonts w:ascii="Times New Roman" w:hAnsi="Times New Roman" w:eastAsia="Times New Roman" w:cs="Times New Roman"/>
                  <w:sz w:val="24"/>
                  <w:szCs w:val="24"/>
                  <w:rPrChange w:author="GUSTAVO DE OLIVEIRA REGO MORAIS" w:date="2025-08-08T22:00:09.642Z" w:id="151218307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2095094374">
              <w:tcPr>
                <w:tcW w:w="560" w:type="dxa"/>
                <w:tcMar/>
                <w:vAlign w:val="center"/>
              </w:tcPr>
            </w:tcPrChange>
          </w:tcPr>
          <w:p w:rsidR="320543F7" w:rsidP="320543F7" w:rsidRDefault="320543F7" w14:paraId="1AF2C0D2" w14:textId="683A46A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3Z" w:id="2022080958">
                  <w:rPr>
                    <w:rFonts w:ascii="Consolas" w:hAnsi="Consolas" w:eastAsia="Consolas" w:cs="Consolas"/>
                  </w:rPr>
                </w:rPrChange>
              </w:rPr>
              <w:pPrChange w:author="GUSTAVO DE OLIVEIRA REGO MORAIS" w:date="2025-08-08T22:00:28.756Z">
                <w:pPr>
                  <w:bidi w:val="0"/>
                </w:pPr>
              </w:pPrChange>
            </w:pPr>
            <w:ins w:author="GUSTAVO DE OLIVEIRA REGO MORAIS" w:date="2025-08-08T21:59:15.837Z" w:id="1004992834">
              <w:r w:rsidRPr="320543F7" w:rsidR="320543F7">
                <w:rPr>
                  <w:rFonts w:ascii="Times New Roman" w:hAnsi="Times New Roman" w:eastAsia="Times New Roman" w:cs="Times New Roman"/>
                  <w:sz w:val="24"/>
                  <w:szCs w:val="24"/>
                  <w:rPrChange w:author="GUSTAVO DE OLIVEIRA REGO MORAIS" w:date="2025-08-08T22:00:09.642Z" w:id="1042918919">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959925038">
              <w:tcPr>
                <w:tcW w:w="812" w:type="dxa"/>
                <w:tcMar/>
                <w:vAlign w:val="center"/>
              </w:tcPr>
            </w:tcPrChange>
          </w:tcPr>
          <w:p w:rsidR="320543F7" w:rsidP="320543F7" w:rsidRDefault="320543F7" w14:paraId="4ED0333F" w14:textId="4EEE653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3Z" w:id="169404956"/>
              </w:rPr>
              <w:pPrChange w:author="GUSTAVO DE OLIVEIRA REGO MORAIS" w:date="2025-08-08T22:00:28.757Z">
                <w:pPr>
                  <w:bidi w:val="0"/>
                </w:pPr>
              </w:pPrChange>
            </w:pPr>
            <w:ins w:author="GUSTAVO DE OLIVEIRA REGO MORAIS" w:date="2025-08-08T21:59:15.837Z" w:id="722869361">
              <w:r w:rsidRPr="320543F7" w:rsidR="320543F7">
                <w:rPr>
                  <w:rFonts w:ascii="Times New Roman" w:hAnsi="Times New Roman" w:eastAsia="Times New Roman" w:cs="Times New Roman"/>
                  <w:sz w:val="24"/>
                  <w:szCs w:val="24"/>
                  <w:rPrChange w:author="GUSTAVO DE OLIVEIRA REGO MORAIS" w:date="2025-08-08T22:00:09.643Z" w:id="141313283"/>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843164980">
              <w:tcPr>
                <w:tcW w:w="4929" w:type="dxa"/>
                <w:tcMar/>
                <w:vAlign w:val="center"/>
              </w:tcPr>
            </w:tcPrChange>
          </w:tcPr>
          <w:p w:rsidR="320543F7" w:rsidP="320543F7" w:rsidRDefault="320543F7" w14:paraId="70EB31EE" w14:textId="0E4D9EB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1708786316"/>
              </w:rPr>
              <w:pPrChange w:author="GUSTAVO DE OLIVEIRA REGO MORAIS" w:date="2025-08-08T22:00:28.765Z">
                <w:pPr>
                  <w:bidi w:val="0"/>
                </w:pPr>
              </w:pPrChange>
            </w:pPr>
            <w:ins w:author="GUSTAVO DE OLIVEIRA REGO MORAIS" w:date="2025-08-08T21:59:15.837Z" w:id="455523289">
              <w:r w:rsidRPr="320543F7" w:rsidR="320543F7">
                <w:rPr>
                  <w:rFonts w:ascii="Times New Roman" w:hAnsi="Times New Roman" w:eastAsia="Times New Roman" w:cs="Times New Roman"/>
                  <w:sz w:val="24"/>
                  <w:szCs w:val="24"/>
                  <w:rPrChange w:author="GUSTAVO DE OLIVEIRA REGO MORAIS" w:date="2025-08-08T22:00:09.643Z" w:id="1398507721"/>
                </w:rPr>
                <w:t xml:space="preserve">Verifica compatibilidade entre componentes (soquete, dimensões, </w:t>
              </w:r>
              <w:r w:rsidRPr="320543F7" w:rsidR="320543F7">
                <w:rPr>
                  <w:rFonts w:ascii="Times New Roman" w:hAnsi="Times New Roman" w:eastAsia="Times New Roman" w:cs="Times New Roman"/>
                  <w:sz w:val="24"/>
                  <w:szCs w:val="24"/>
                  <w:rPrChange w:author="GUSTAVO DE OLIVEIRA REGO MORAIS" w:date="2025-08-08T22:00:09.643Z" w:id="1165825649"/>
                </w:rPr>
                <w:t>PSU, etc.</w:t>
              </w:r>
              <w:r w:rsidRPr="320543F7" w:rsidR="320543F7">
                <w:rPr>
                  <w:rFonts w:ascii="Times New Roman" w:hAnsi="Times New Roman" w:eastAsia="Times New Roman" w:cs="Times New Roman"/>
                  <w:sz w:val="24"/>
                  <w:szCs w:val="24"/>
                  <w:rPrChange w:author="GUSTAVO DE OLIVEIRA REGO MORAIS" w:date="2025-08-08T22:00:09.643Z" w:id="761083101"/>
                </w:rPr>
                <w:t>).</w:t>
              </w:r>
            </w:ins>
          </w:p>
        </w:tc>
      </w:tr>
      <w:tr w:rsidR="320543F7" w:rsidTr="320543F7" w14:paraId="471066CE">
        <w:trPr>
          <w:trHeight w:val="300"/>
          <w:ins w:author="GUSTAVO DE OLIVEIRA REGO MORAIS" w:date="2025-08-08T21:59:15.837Z" w16du:dateUtc="2025-08-08T21:59:15.837Z" w:id="2089804588"/>
          <w:trPrChange w:author="GUSTAVO DE OLIVEIRA REGO MORAIS" w:date="2025-08-08T22:04:04.564Z" w16du:dateUtc="2025-08-08T22:04:04.564Z" w:id="89164890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4Z" w:id="1685265185">
              <w:tcPr>
                <w:tcW w:w="1643" w:type="dxa"/>
                <w:tcMar/>
                <w:vAlign w:val="center"/>
              </w:tcPr>
            </w:tcPrChange>
          </w:tcPr>
          <w:p w:rsidR="320543F7" w:rsidP="320543F7" w:rsidRDefault="320543F7" w14:paraId="6CE02FD5" w14:textId="069913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1118348764">
                  <w:rPr>
                    <w:rFonts w:ascii="Consolas" w:hAnsi="Consolas" w:eastAsia="Consolas" w:cs="Consolas"/>
                  </w:rPr>
                </w:rPrChange>
              </w:rPr>
              <w:pPrChange w:author="GUSTAVO DE OLIVEIRA REGO MORAIS" w:date="2025-08-08T22:00:28.765Z">
                <w:pPr>
                  <w:bidi w:val="0"/>
                </w:pPr>
              </w:pPrChange>
            </w:pPr>
            <w:ins w:author="GUSTAVO DE OLIVEIRA REGO MORAIS" w:date="2025-08-08T21:59:15.837Z" w:id="2005438849">
              <w:r w:rsidRPr="320543F7" w:rsidR="320543F7">
                <w:rPr>
                  <w:rFonts w:ascii="Times New Roman" w:hAnsi="Times New Roman" w:eastAsia="Times New Roman" w:cs="Times New Roman"/>
                  <w:sz w:val="24"/>
                  <w:szCs w:val="24"/>
                  <w:rPrChange w:author="GUSTAVO DE OLIVEIRA REGO MORAIS" w:date="2025-08-08T22:00:09.644Z" w:id="925046863">
                    <w:rPr>
                      <w:rFonts w:ascii="Consolas" w:hAnsi="Consolas" w:eastAsia="Consolas" w:cs="Consolas"/>
                    </w:rPr>
                  </w:rPrChange>
                </w:rPr>
                <w:t>calculaTDP</w:t>
              </w:r>
              <w:r w:rsidRPr="320543F7" w:rsidR="320543F7">
                <w:rPr>
                  <w:rFonts w:ascii="Times New Roman" w:hAnsi="Times New Roman" w:eastAsia="Times New Roman" w:cs="Times New Roman"/>
                  <w:sz w:val="24"/>
                  <w:szCs w:val="24"/>
                  <w:rPrChange w:author="GUSTAVO DE OLIVEIRA REGO MORAIS" w:date="2025-08-08T22:00:09.644Z" w:id="128528647">
                    <w:rPr>
                      <w:rFonts w:ascii="Consolas" w:hAnsi="Consolas" w:eastAsia="Consolas" w:cs="Consolas"/>
                    </w:rPr>
                  </w:rPrChange>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899673493">
              <w:tcPr>
                <w:tcW w:w="1072" w:type="dxa"/>
                <w:tcMar/>
                <w:vAlign w:val="center"/>
              </w:tcPr>
            </w:tcPrChange>
          </w:tcPr>
          <w:p w:rsidR="320543F7" w:rsidP="320543F7" w:rsidRDefault="320543F7" w14:paraId="25E669E6" w14:textId="6361FDA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915013451"/>
              </w:rPr>
              <w:pPrChange w:author="GUSTAVO DE OLIVEIRA REGO MORAIS" w:date="2025-08-08T22:00:28.765Z">
                <w:pPr>
                  <w:bidi w:val="0"/>
                </w:pPr>
              </w:pPrChange>
            </w:pPr>
            <w:ins w:author="GUSTAVO DE OLIVEIRA REGO MORAIS" w:date="2025-08-08T21:59:15.837Z" w:id="1395118750">
              <w:r w:rsidRPr="320543F7" w:rsidR="320543F7">
                <w:rPr>
                  <w:rFonts w:ascii="Times New Roman" w:hAnsi="Times New Roman" w:eastAsia="Times New Roman" w:cs="Times New Roman"/>
                  <w:sz w:val="24"/>
                  <w:szCs w:val="24"/>
                  <w:rPrChange w:author="GUSTAVO DE OLIVEIRA REGO MORAIS" w:date="2025-08-08T22:00:09.644Z" w:id="153969554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686331182">
              <w:tcPr>
                <w:tcW w:w="560" w:type="dxa"/>
                <w:tcMar/>
                <w:vAlign w:val="center"/>
              </w:tcPr>
            </w:tcPrChange>
          </w:tcPr>
          <w:p w:rsidR="320543F7" w:rsidP="320543F7" w:rsidRDefault="320543F7" w14:paraId="3210943E" w14:textId="500303C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5Z" w:id="1486124301">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135760523">
              <w:r w:rsidRPr="320543F7" w:rsidR="320543F7">
                <w:rPr>
                  <w:rFonts w:ascii="Times New Roman" w:hAnsi="Times New Roman" w:eastAsia="Times New Roman" w:cs="Times New Roman"/>
                  <w:sz w:val="24"/>
                  <w:szCs w:val="24"/>
                  <w:rPrChange w:author="GUSTAVO DE OLIVEIRA REGO MORAIS" w:date="2025-08-08T22:00:09.645Z" w:id="599673911">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2083512133">
              <w:tcPr>
                <w:tcW w:w="812" w:type="dxa"/>
                <w:tcMar/>
                <w:vAlign w:val="center"/>
              </w:tcPr>
            </w:tcPrChange>
          </w:tcPr>
          <w:p w:rsidR="320543F7" w:rsidP="320543F7" w:rsidRDefault="320543F7" w14:paraId="05911EE8" w14:textId="3670A99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5Z" w:id="1081458895"/>
              </w:rPr>
              <w:pPrChange w:author="GUSTAVO DE OLIVEIRA REGO MORAIS" w:date="2025-08-08T22:00:28.766Z">
                <w:pPr>
                  <w:bidi w:val="0"/>
                </w:pPr>
              </w:pPrChange>
            </w:pPr>
            <w:ins w:author="GUSTAVO DE OLIVEIRA REGO MORAIS" w:date="2025-08-08T21:59:15.838Z" w:id="797236332">
              <w:r w:rsidRPr="320543F7" w:rsidR="320543F7">
                <w:rPr>
                  <w:rFonts w:ascii="Times New Roman" w:hAnsi="Times New Roman" w:eastAsia="Times New Roman" w:cs="Times New Roman"/>
                  <w:sz w:val="24"/>
                  <w:szCs w:val="24"/>
                  <w:rPrChange w:author="GUSTAVO DE OLIVEIRA REGO MORAIS" w:date="2025-08-08T22:00:09.645Z" w:id="187160632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976271332">
              <w:tcPr>
                <w:tcW w:w="4929" w:type="dxa"/>
                <w:tcMar/>
                <w:vAlign w:val="center"/>
              </w:tcPr>
            </w:tcPrChange>
          </w:tcPr>
          <w:p w:rsidR="320543F7" w:rsidP="320543F7" w:rsidRDefault="320543F7" w14:paraId="5EAE4E13" w14:textId="6F060AC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6Z" w:id="302377333"/>
              </w:rPr>
              <w:pPrChange w:author="GUSTAVO DE OLIVEIRA REGO MORAIS" w:date="2025-08-08T22:00:28.766Z">
                <w:pPr>
                  <w:bidi w:val="0"/>
                </w:pPr>
              </w:pPrChange>
            </w:pPr>
            <w:ins w:author="GUSTAVO DE OLIVEIRA REGO MORAIS" w:date="2025-08-08T21:59:15.838Z" w:id="130969322">
              <w:r w:rsidRPr="320543F7" w:rsidR="320543F7">
                <w:rPr>
                  <w:rFonts w:ascii="Times New Roman" w:hAnsi="Times New Roman" w:eastAsia="Times New Roman" w:cs="Times New Roman"/>
                  <w:sz w:val="24"/>
                  <w:szCs w:val="24"/>
                  <w:rPrChange w:author="GUSTAVO DE OLIVEIRA REGO MORAIS" w:date="2025-08-08T22:00:09.646Z" w:id="1877714173"/>
                </w:rPr>
                <w:t xml:space="preserve">Soma os </w:t>
              </w:r>
              <w:r w:rsidRPr="320543F7" w:rsidR="320543F7">
                <w:rPr>
                  <w:rFonts w:ascii="Times New Roman" w:hAnsi="Times New Roman" w:eastAsia="Times New Roman" w:cs="Times New Roman"/>
                  <w:sz w:val="24"/>
                  <w:szCs w:val="24"/>
                  <w:rPrChange w:author="GUSTAVO DE OLIVEIRA REGO MORAIS" w:date="2025-08-08T22:00:09.646Z" w:id="401535129"/>
                </w:rPr>
                <w:t>TDPs</w:t>
              </w:r>
              <w:r w:rsidRPr="320543F7" w:rsidR="320543F7">
                <w:rPr>
                  <w:rFonts w:ascii="Times New Roman" w:hAnsi="Times New Roman" w:eastAsia="Times New Roman" w:cs="Times New Roman"/>
                  <w:sz w:val="24"/>
                  <w:szCs w:val="24"/>
                  <w:rPrChange w:author="GUSTAVO DE OLIVEIRA REGO MORAIS" w:date="2025-08-08T22:00:09.646Z" w:id="1144953612"/>
                </w:rPr>
                <w:t xml:space="preserve"> dos componentes relevantes e retorna demanda térmica total.</w:t>
              </w:r>
            </w:ins>
          </w:p>
        </w:tc>
      </w:tr>
      <w:tr w:rsidR="320543F7" w:rsidTr="320543F7" w14:paraId="6C6317A4">
        <w:trPr>
          <w:trHeight w:val="300"/>
          <w:ins w:author="GUSTAVO DE OLIVEIRA REGO MORAIS" w:date="2025-08-08T21:59:15.838Z" w16du:dateUtc="2025-08-08T21:59:15.838Z" w:id="331310737"/>
          <w:trPrChange w:author="GUSTAVO DE OLIVEIRA REGO MORAIS" w:date="2025-08-08T22:04:04.565Z" w16du:dateUtc="2025-08-08T22:04:04.565Z" w:id="131712057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4Z" w:id="480193495">
              <w:tcPr>
                <w:tcW w:w="1643" w:type="dxa"/>
                <w:tcMar/>
                <w:vAlign w:val="center"/>
              </w:tcPr>
            </w:tcPrChange>
          </w:tcPr>
          <w:p w:rsidR="320543F7" w:rsidP="320543F7" w:rsidRDefault="320543F7" w14:paraId="5419524E" w14:textId="06B6686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6Z" w:id="1137903961">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632196089">
              <w:r w:rsidRPr="320543F7" w:rsidR="320543F7">
                <w:rPr>
                  <w:rFonts w:ascii="Times New Roman" w:hAnsi="Times New Roman" w:eastAsia="Times New Roman" w:cs="Times New Roman"/>
                  <w:sz w:val="24"/>
                  <w:szCs w:val="24"/>
                  <w:rPrChange w:author="GUSTAVO DE OLIVEIRA REGO MORAIS" w:date="2025-08-08T22:00:09.646Z" w:id="239507142">
                    <w:rPr>
                      <w:rFonts w:ascii="Consolas" w:hAnsi="Consolas" w:eastAsia="Consolas" w:cs="Consolas"/>
                    </w:rPr>
                  </w:rPrChange>
                </w:rPr>
                <w:t>exportar(formato)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303218255">
              <w:tcPr>
                <w:tcW w:w="1072" w:type="dxa"/>
                <w:tcMar/>
                <w:vAlign w:val="center"/>
              </w:tcPr>
            </w:tcPrChange>
          </w:tcPr>
          <w:p w:rsidR="320543F7" w:rsidP="320543F7" w:rsidRDefault="320543F7" w14:paraId="4B1E9056" w14:textId="2629717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7Z" w:id="492769245">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843838368">
              <w:r w:rsidRPr="320543F7" w:rsidR="320543F7">
                <w:rPr>
                  <w:rFonts w:ascii="Times New Roman" w:hAnsi="Times New Roman" w:eastAsia="Times New Roman" w:cs="Times New Roman"/>
                  <w:sz w:val="24"/>
                  <w:szCs w:val="24"/>
                  <w:rPrChange w:author="GUSTAVO DE OLIVEIRA REGO MORAIS" w:date="2025-08-08T22:00:09.646Z" w:id="343656780">
                    <w:rPr>
                      <w:rFonts w:ascii="Consolas" w:hAnsi="Consolas" w:eastAsia="Consolas" w:cs="Consolas"/>
                    </w:rPr>
                  </w:rPrChange>
                </w:rPr>
                <w:t xml:space="preserve">formato: </w:t>
              </w:r>
              <w:r w:rsidRPr="320543F7" w:rsidR="320543F7">
                <w:rPr>
                  <w:rFonts w:ascii="Times New Roman" w:hAnsi="Times New Roman" w:eastAsia="Times New Roman" w:cs="Times New Roman"/>
                  <w:sz w:val="24"/>
                  <w:szCs w:val="24"/>
                  <w:rPrChange w:author="GUSTAVO DE OLIVEIRA REGO MORAIS" w:date="2025-08-08T22:00:09.646Z" w:id="307082692">
                    <w:rPr>
                      <w:rFonts w:ascii="Consolas" w:hAnsi="Consolas" w:eastAsia="Consolas" w:cs="Consolas"/>
                    </w:rPr>
                  </w:rPrChange>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883879977">
              <w:tcPr>
                <w:tcW w:w="560" w:type="dxa"/>
                <w:tcMar/>
                <w:vAlign w:val="center"/>
              </w:tcPr>
            </w:tcPrChange>
          </w:tcPr>
          <w:p w:rsidR="320543F7" w:rsidP="320543F7" w:rsidRDefault="320543F7" w14:paraId="550F6759" w14:textId="200EF9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7Z" w:id="313704568">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341645328">
              <w:r w:rsidRPr="320543F7" w:rsidR="320543F7">
                <w:rPr>
                  <w:rFonts w:ascii="Times New Roman" w:hAnsi="Times New Roman" w:eastAsia="Times New Roman" w:cs="Times New Roman"/>
                  <w:sz w:val="24"/>
                  <w:szCs w:val="24"/>
                  <w:rPrChange w:author="GUSTAVO DE OLIVEIRA REGO MORAIS" w:date="2025-08-08T22:00:09.647Z" w:id="97645752">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938271836">
              <w:tcPr>
                <w:tcW w:w="812" w:type="dxa"/>
                <w:tcMar/>
                <w:vAlign w:val="center"/>
              </w:tcPr>
            </w:tcPrChange>
          </w:tcPr>
          <w:p w:rsidR="320543F7" w:rsidP="320543F7" w:rsidRDefault="320543F7" w14:paraId="754828B0" w14:textId="3157DB0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8Z" w:id="186322461"/>
              </w:rPr>
              <w:pPrChange w:author="GUSTAVO DE OLIVEIRA REGO MORAIS" w:date="2025-08-08T22:00:28.767Z">
                <w:pPr>
                  <w:bidi w:val="0"/>
                </w:pPr>
              </w:pPrChange>
            </w:pPr>
            <w:ins w:author="GUSTAVO DE OLIVEIRA REGO MORAIS" w:date="2025-08-08T21:59:15.838Z" w:id="2146289789">
              <w:r w:rsidRPr="320543F7" w:rsidR="320543F7">
                <w:rPr>
                  <w:rFonts w:ascii="Times New Roman" w:hAnsi="Times New Roman" w:eastAsia="Times New Roman" w:cs="Times New Roman"/>
                  <w:sz w:val="24"/>
                  <w:szCs w:val="24"/>
                  <w:rPrChange w:author="GUSTAVO DE OLIVEIRA REGO MORAIS" w:date="2025-08-08T22:00:09.647Z" w:id="45659499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2040352543">
              <w:tcPr>
                <w:tcW w:w="4929" w:type="dxa"/>
                <w:tcMar/>
                <w:vAlign w:val="center"/>
              </w:tcPr>
            </w:tcPrChange>
          </w:tcPr>
          <w:p w:rsidR="320543F7" w:rsidP="320543F7" w:rsidRDefault="320543F7" w14:paraId="76357877" w14:textId="7204265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9Z" w:id="1359881928"/>
              </w:rPr>
              <w:pPrChange w:author="GUSTAVO DE OLIVEIRA REGO MORAIS" w:date="2025-08-08T22:00:28.767Z">
                <w:pPr>
                  <w:bidi w:val="0"/>
                </w:pPr>
              </w:pPrChange>
            </w:pPr>
            <w:ins w:author="GUSTAVO DE OLIVEIRA REGO MORAIS" w:date="2025-08-08T21:59:15.838Z" w:id="1814010020">
              <w:r w:rsidRPr="320543F7" w:rsidR="320543F7">
                <w:rPr>
                  <w:rFonts w:ascii="Times New Roman" w:hAnsi="Times New Roman" w:eastAsia="Times New Roman" w:cs="Times New Roman"/>
                  <w:sz w:val="24"/>
                  <w:szCs w:val="24"/>
                  <w:rPrChange w:author="GUSTAVO DE OLIVEIRA REGO MORAIS" w:date="2025-08-08T22:00:09.648Z" w:id="417100612"/>
                </w:rPr>
                <w:t xml:space="preserve">Exporta os dados da </w:t>
              </w:r>
              <w:r w:rsidRPr="320543F7" w:rsidR="320543F7">
                <w:rPr>
                  <w:rFonts w:ascii="Times New Roman" w:hAnsi="Times New Roman" w:eastAsia="Times New Roman" w:cs="Times New Roman"/>
                  <w:sz w:val="24"/>
                  <w:szCs w:val="24"/>
                  <w:rPrChange w:author="GUSTAVO DE OLIVEIRA REGO MORAIS" w:date="2025-08-08T22:00:05.186Z" w:id="1743875092">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87Z" w:id="1952665964"/>
                </w:rPr>
                <w:t xml:space="preserve"> em formato solicitado (ex.: JSON, CSV, PDF).</w:t>
              </w:r>
            </w:ins>
          </w:p>
        </w:tc>
      </w:tr>
    </w:tbl>
    <w:p w:rsidR="320543F7" w:rsidP="320543F7" w:rsidRDefault="320543F7" w14:paraId="1D2306D0" w14:textId="54B4CC77">
      <w:pPr>
        <w:bidi w:val="0"/>
        <w:spacing w:line="360" w:lineRule="auto"/>
        <w:jc w:val="both"/>
        <w:rPr>
          <w:ins w:author="GUSTAVO DE OLIVEIRA REGO MORAIS" w:date="2025-08-08T21:59:15.838Z" w16du:dateUtc="2025-08-08T21:59:15.838Z" w:id="355384530"/>
          <w:rFonts w:ascii="Times New Roman" w:hAnsi="Times New Roman" w:eastAsia="Times New Roman" w:cs="Times New Roman"/>
          <w:sz w:val="24"/>
          <w:szCs w:val="24"/>
          <w:rPrChange w:author="GUSTAVO DE OLIVEIRA REGO MORAIS" w:date="2025-08-08T22:00:09.649Z" w:id="1935587509">
            <w:rPr>
              <w:ins w:author="GUSTAVO DE OLIVEIRA REGO MORAIS" w:date="2025-08-08T21:59:15.838Z" w16du:dateUtc="2025-08-08T21:59:15.838Z" w:id="1231994366"/>
            </w:rPr>
          </w:rPrChange>
        </w:rPr>
        <w:pPrChange w:author="GUSTAVO DE OLIVEIRA REGO MORAIS" w:date="2025-08-08T22:00:28.767Z">
          <w:pPr>
            <w:bidi w:val="0"/>
            <w:jc w:val="left"/>
          </w:pPr>
        </w:pPrChange>
      </w:pPr>
    </w:p>
    <w:p w:rsidR="6595920C" w:rsidP="79ED5846" w:rsidRDefault="6595920C" w14:paraId="00799290" w14:textId="43641836">
      <w:pPr>
        <w:pStyle w:val="Heading4"/>
        <w:bidi w:val="0"/>
        <w:spacing w:before="319" w:beforeAutospacing="off" w:after="319" w:afterAutospacing="off" w:line="360" w:lineRule="auto"/>
        <w:jc w:val="both"/>
        <w:rPr>
          <w:ins w:author="GUSTAVO DE OLIVEIRA REGO MORAIS" w:date="2025-08-08T21:59:15.838Z" w16du:dateUtc="2025-08-08T21:59:15.838Z" w:id="836823675"/>
          <w:rFonts w:ascii="Times New Roman" w:hAnsi="Times New Roman" w:eastAsia="Times New Roman" w:cs="Times New Roman"/>
          <w:b w:val="1"/>
          <w:bCs w:val="1"/>
          <w:noProof w:val="0"/>
          <w:sz w:val="24"/>
          <w:szCs w:val="24"/>
          <w:lang w:val="pt-BR"/>
          <w:rPrChange w:author="GUSTAVO DE OLIVEIRA REGO MORAIS" w:date="2025-08-08T22:00:05.191Z" w:id="1128565820">
            <w:rPr>
              <w:ins w:author="GUSTAVO DE OLIVEIRA REGO MORAIS" w:date="2025-08-08T21:59:15.838Z" w16du:dateUtc="2025-08-08T21:59:15.838Z" w:id="848697453"/>
              <w:rFonts w:ascii="Consolas" w:hAnsi="Consolas" w:eastAsia="Consolas" w:cs="Consolas"/>
              <w:b w:val="1"/>
              <w:bCs w:val="1"/>
              <w:noProof w:val="0"/>
              <w:sz w:val="24"/>
              <w:szCs w:val="24"/>
              <w:lang w:val="pt-BR"/>
            </w:rPr>
          </w:rPrChange>
        </w:rPr>
        <w:pPrChange w:author="GUSTAVO DE OLIVEIRA REGO MORAIS" w:date="2025-08-08T22:00:28.767Z">
          <w:pPr>
            <w:bidi w:val="0"/>
          </w:pPr>
        </w:pPrChange>
      </w:pPr>
      <w:bookmarkStart w:name="_Toc1892482566" w:id="132273660"/>
      <w:ins w:author="GUSTAVO DE OLIVEIRA REGO MORAIS" w:date="2025-08-08T21:59:15.838Z" w:id="1704165159">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649Z" w:id="2087550186">
              <w:rPr>
                <w:rFonts w:ascii="Times New Roman" w:hAnsi="Times New Roman" w:eastAsia="Times New Roman" w:cs="Times New Roman"/>
                <w:b w:val="1"/>
                <w:bCs w:val="1"/>
                <w:noProof w:val="0"/>
                <w:sz w:val="24"/>
                <w:szCs w:val="24"/>
                <w:lang w:val="pt-BR"/>
              </w:rPr>
            </w:rPrChange>
          </w:rPr>
          <w:t xml:space="preserve">8.1.2.5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191Z" w:id="1251846292">
              <w:rPr>
                <w:rFonts w:ascii="Consolas" w:hAnsi="Consolas" w:eastAsia="Consolas" w:cs="Consolas"/>
                <w:b w:val="1"/>
                <w:bCs w:val="1"/>
                <w:noProof w:val="0"/>
                <w:sz w:val="24"/>
                <w:szCs w:val="24"/>
                <w:lang w:val="pt-BR"/>
              </w:rPr>
            </w:rPrChange>
          </w:rPr>
          <w:t>Componente</w:t>
        </w:r>
      </w:ins>
      <w:bookmarkEnd w:id="132273660"/>
    </w:p>
    <w:p w:rsidR="6595920C" w:rsidP="320543F7" w:rsidRDefault="6595920C" w14:paraId="6FCF93D3" w14:textId="62841092">
      <w:pPr>
        <w:bidi w:val="0"/>
        <w:spacing w:before="240" w:beforeAutospacing="off" w:after="240" w:afterAutospacing="off" w:line="360" w:lineRule="auto"/>
        <w:jc w:val="both"/>
        <w:rPr>
          <w:ins w:author="GUSTAVO DE OLIVEIRA REGO MORAIS" w:date="2025-08-08T21:59:15.838Z" w16du:dateUtc="2025-08-08T21:59:15.838Z" w:id="1323545315"/>
          <w:rFonts w:ascii="Times New Roman" w:hAnsi="Times New Roman" w:eastAsia="Times New Roman" w:cs="Times New Roman"/>
          <w:noProof w:val="0"/>
          <w:sz w:val="24"/>
          <w:szCs w:val="24"/>
          <w:lang w:val="pt-BR"/>
          <w:rPrChange w:author="GUSTAVO DE OLIVEIRA REGO MORAIS" w:date="2025-08-08T22:00:05.193Z" w:id="1472973968">
            <w:rPr>
              <w:ins w:author="GUSTAVO DE OLIVEIRA REGO MORAIS" w:date="2025-08-08T21:59:15.838Z" w16du:dateUtc="2025-08-08T21:59:15.838Z" w:id="1708668777"/>
              <w:rFonts w:ascii="Times New Roman" w:hAnsi="Times New Roman" w:eastAsia="Times New Roman" w:cs="Times New Roman"/>
              <w:noProof w:val="0"/>
              <w:sz w:val="24"/>
              <w:szCs w:val="24"/>
              <w:lang w:val="pt-BR"/>
            </w:rPr>
          </w:rPrChange>
        </w:rPr>
        <w:pPrChange w:author="GUSTAVO DE OLIVEIRA REGO MORAIS" w:date="2025-08-08T22:00:28.767Z">
          <w:pPr>
            <w:bidi w:val="0"/>
          </w:pPr>
        </w:pPrChange>
      </w:pPr>
      <w:ins w:author="GUSTAVO DE OLIVEIRA REGO MORAIS" w:date="2025-08-08T21:59:15.838Z" w:id="170788954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5Z" w:id="1240215771">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92Z" w:id="1814985637">
              <w:rPr>
                <w:rFonts w:ascii="Times New Roman" w:hAnsi="Times New Roman" w:eastAsia="Times New Roman" w:cs="Times New Roman"/>
                <w:noProof w:val="0"/>
                <w:sz w:val="24"/>
                <w:szCs w:val="24"/>
                <w:lang w:val="pt-BR"/>
              </w:rPr>
            </w:rPrChange>
          </w:rPr>
          <w:t xml:space="preserve"> Representar um componente de hardware (CPU, GPU, </w:t>
        </w:r>
        <w:r w:rsidRPr="320543F7" w:rsidR="6595920C">
          <w:rPr>
            <w:rFonts w:ascii="Times New Roman" w:hAnsi="Times New Roman" w:eastAsia="Times New Roman" w:cs="Times New Roman"/>
            <w:noProof w:val="0"/>
            <w:sz w:val="24"/>
            <w:szCs w:val="24"/>
            <w:lang w:val="pt-BR"/>
            <w:rPrChange w:author="GUSTAVO DE OLIVEIRA REGO MORAIS" w:date="2025-08-08T22:00:05.192Z" w:id="1272645075">
              <w:rPr>
                <w:rFonts w:ascii="Times New Roman" w:hAnsi="Times New Roman" w:eastAsia="Times New Roman" w:cs="Times New Roman"/>
                <w:noProof w:val="0"/>
                <w:sz w:val="24"/>
                <w:szCs w:val="24"/>
                <w:lang w:val="pt-BR"/>
              </w:rPr>
            </w:rPrChange>
          </w:rPr>
          <w:t>RAM, etc.</w:t>
        </w:r>
        <w:r w:rsidRPr="320543F7" w:rsidR="6595920C">
          <w:rPr>
            <w:rFonts w:ascii="Times New Roman" w:hAnsi="Times New Roman" w:eastAsia="Times New Roman" w:cs="Times New Roman"/>
            <w:noProof w:val="0"/>
            <w:sz w:val="24"/>
            <w:szCs w:val="24"/>
            <w:lang w:val="pt-BR"/>
            <w:rPrChange w:author="GUSTAVO DE OLIVEIRA REGO MORAIS" w:date="2025-08-08T22:00:05.192Z" w:id="1406537097">
              <w:rPr>
                <w:rFonts w:ascii="Times New Roman" w:hAnsi="Times New Roman" w:eastAsia="Times New Roman" w:cs="Times New Roman"/>
                <w:noProof w:val="0"/>
                <w:sz w:val="24"/>
                <w:szCs w:val="24"/>
                <w:lang w:val="pt-BR"/>
              </w:rPr>
            </w:rPrChange>
          </w:rPr>
          <w:t>) com suas propriedades técnicas e preço.</w:t>
        </w:r>
      </w:ins>
    </w:p>
    <w:p w:rsidR="6595920C" w:rsidP="320543F7" w:rsidRDefault="6595920C" w14:paraId="1D715AF2" w14:textId="329CCFCB">
      <w:pPr>
        <w:bidi w:val="0"/>
        <w:spacing w:before="240" w:beforeAutospacing="off" w:after="240" w:afterAutospacing="off" w:line="360" w:lineRule="auto"/>
        <w:jc w:val="both"/>
        <w:rPr>
          <w:ins w:author="GUSTAVO DE OLIVEIRA REGO MORAIS" w:date="2025-08-08T21:59:15.838Z" w16du:dateUtc="2025-08-08T21:59:15.838Z" w:id="233580170"/>
          <w:rFonts w:ascii="Times New Roman" w:hAnsi="Times New Roman" w:eastAsia="Times New Roman" w:cs="Times New Roman"/>
          <w:b w:val="1"/>
          <w:bCs w:val="1"/>
          <w:noProof w:val="0"/>
          <w:sz w:val="24"/>
          <w:szCs w:val="24"/>
          <w:lang w:val="pt-BR"/>
          <w:rPrChange w:author="GUSTAVO DE OLIVEIRA REGO MORAIS" w:date="2025-08-08T22:00:05.194Z" w:id="2092851480">
            <w:rPr>
              <w:ins w:author="GUSTAVO DE OLIVEIRA REGO MORAIS" w:date="2025-08-08T21:59:15.838Z" w16du:dateUtc="2025-08-08T21:59:15.838Z" w:id="1352745748"/>
              <w:rFonts w:ascii="Times New Roman" w:hAnsi="Times New Roman" w:eastAsia="Times New Roman" w:cs="Times New Roman"/>
              <w:b w:val="1"/>
              <w:bCs w:val="1"/>
              <w:noProof w:val="0"/>
              <w:sz w:val="24"/>
              <w:szCs w:val="24"/>
              <w:lang w:val="pt-BR"/>
            </w:rPr>
          </w:rPrChange>
        </w:rPr>
        <w:pPrChange w:author="GUSTAVO DE OLIVEIRA REGO MORAIS" w:date="2025-08-08T22:00:28.767Z">
          <w:pPr>
            <w:bidi w:val="0"/>
          </w:pPr>
        </w:pPrChange>
      </w:pPr>
      <w:ins w:author="GUSTAVO DE OLIVEIRA REGO MORAIS" w:date="2025-08-08T21:59:15.838Z" w:id="9743805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51Z" w:id="134741033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jc w:val="center"/>
        <w:tblLayout w:type="fixed"/>
        <w:tblLook w:val="06A0" w:firstRow="1" w:lastRow="0" w:firstColumn="1" w:lastColumn="0" w:noHBand="1" w:noVBand="1"/>
        <w:tblPrChange w:author="GUSTAVO DE OLIVEIRA REGO MORAIS" w:date="2025-08-08T22:05:02.568Z" w16du:dateUtc="2025-08-08T22:05:02.568Z" w:id="315215901">
          <w:tblPr>
            <w:tblStyle w:val="TableNormal"/>
            <w:tblLayout w:type="fixed"/>
            <w:tblLook w:val="06A0" w:firstRow="1" w:lastRow="0" w:firstColumn="1" w:lastColumn="0" w:noHBand="1" w:noVBand="1"/>
          </w:tblPr>
        </w:tblPrChange>
      </w:tblPr>
      <w:tblGrid>
        <w:gridCol w:w="1394"/>
        <w:gridCol w:w="1930"/>
        <w:gridCol w:w="1218"/>
        <w:gridCol w:w="4391"/>
        <w:gridCol w:w="2050"/>
        <w:tblGridChange w:id="75523622">
          <w:tblGrid>
            <w:gridCol w:w="1803"/>
            <w:gridCol w:w="1803"/>
            <w:gridCol w:w="1803"/>
            <w:gridCol w:w="1803"/>
            <w:gridCol w:w="1803"/>
          </w:tblGrid>
        </w:tblGridChange>
      </w:tblGrid>
      <w:tr w:rsidR="320543F7" w:rsidTr="320543F7" w14:paraId="5351AA4A">
        <w:trPr>
          <w:trHeight w:val="300"/>
          <w:ins w:author="GUSTAVO DE OLIVEIRA REGO MORAIS" w:date="2025-08-08T21:59:15.838Z" w16du:dateUtc="2025-08-08T21:59:15.838Z" w:id="286879941"/>
          <w:trPrChange w:author="GUSTAVO DE OLIVEIRA REGO MORAIS" w:date="2025-08-08T21:59:14.395Z" w16du:dateUtc="2025-08-08T21:59:14.395Z" w:id="1208962030">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69Z" w:id="1810069177">
              <w:tcPr>
                <w:tcW w:w="1803" w:type="dxa"/>
                <w:tcMar/>
              </w:tcPr>
            </w:tcPrChange>
          </w:tcPr>
          <w:p w:rsidR="320543F7" w:rsidP="320543F7" w:rsidRDefault="320543F7" w14:paraId="2451C733" w14:textId="2172DC10">
            <w:pPr>
              <w:bidi w:val="0"/>
              <w:spacing w:before="0" w:beforeAutospacing="off" w:after="0" w:afterAutospacing="off" w:line="360" w:lineRule="auto"/>
              <w:jc w:val="center"/>
              <w:rPr>
                <w:rFonts w:ascii="Times New Roman" w:hAnsi="Times New Roman" w:eastAsia="Times New Roman" w:cs="Times New Roman"/>
                <w:b w:val="1"/>
                <w:bCs w:val="1"/>
                <w:sz w:val="24"/>
                <w:szCs w:val="24"/>
                <w:rPrChange w:author="GUSTAVO DE OLIVEIRA REGO MORAIS" w:date="2025-08-08T22:00:09.652Z" w:id="2142209011">
                  <w:rPr>
                    <w:b w:val="1"/>
                    <w:bCs w:val="1"/>
                  </w:rPr>
                </w:rPrChange>
              </w:rPr>
              <w:pPrChange w:author="GUSTAVO DE OLIVEIRA REGO MORAIS" w:date="2025-08-08T22:04:22.64Z">
                <w:pPr>
                  <w:bidi w:val="0"/>
                </w:pPr>
              </w:pPrChange>
            </w:pPr>
            <w:ins w:author="GUSTAVO DE OLIVEIRA REGO MORAIS" w:date="2025-08-08T21:59:15.838Z" w:id="641710895">
              <w:r w:rsidRPr="320543F7" w:rsidR="320543F7">
                <w:rPr>
                  <w:rFonts w:ascii="Times New Roman" w:hAnsi="Times New Roman" w:eastAsia="Times New Roman" w:cs="Times New Roman"/>
                  <w:b w:val="1"/>
                  <w:bCs w:val="1"/>
                  <w:sz w:val="24"/>
                  <w:szCs w:val="24"/>
                  <w:rPrChange w:author="GUSTAVO DE OLIVEIRA REGO MORAIS" w:date="2025-08-08T22:00:09.651Z" w:id="1020859475">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69Z" w:id="1809544351">
              <w:tcPr>
                <w:tcW w:w="1803" w:type="dxa"/>
                <w:tcMar/>
              </w:tcPr>
            </w:tcPrChange>
          </w:tcPr>
          <w:p w:rsidR="320543F7" w:rsidP="320543F7" w:rsidRDefault="320543F7" w14:paraId="78C6FA7F" w14:textId="60DBFD8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2Z" w:id="905116257">
                  <w:rPr>
                    <w:b w:val="1"/>
                    <w:bCs w:val="1"/>
                  </w:rPr>
                </w:rPrChange>
              </w:rPr>
              <w:pPrChange w:author="GUSTAVO DE OLIVEIRA REGO MORAIS" w:date="2025-08-08T22:00:28.768Z">
                <w:pPr>
                  <w:bidi w:val="0"/>
                </w:pPr>
              </w:pPrChange>
            </w:pPr>
            <w:ins w:author="GUSTAVO DE OLIVEIRA REGO MORAIS" w:date="2025-08-08T21:59:15.838Z" w:id="1465935175">
              <w:r w:rsidRPr="320543F7" w:rsidR="320543F7">
                <w:rPr>
                  <w:rFonts w:ascii="Times New Roman" w:hAnsi="Times New Roman" w:eastAsia="Times New Roman" w:cs="Times New Roman"/>
                  <w:b w:val="1"/>
                  <w:bCs w:val="1"/>
                  <w:sz w:val="24"/>
                  <w:szCs w:val="24"/>
                  <w:rPrChange w:author="GUSTAVO DE OLIVEIRA REGO MORAIS" w:date="2025-08-08T22:00:09.652Z" w:id="1656963882">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69Z" w:id="1074347715">
              <w:tcPr>
                <w:tcW w:w="1803" w:type="dxa"/>
                <w:tcMar/>
              </w:tcPr>
            </w:tcPrChange>
          </w:tcPr>
          <w:p w:rsidR="320543F7" w:rsidP="320543F7" w:rsidRDefault="320543F7" w14:paraId="6E9AEC6E" w14:textId="6922571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820266372">
                  <w:rPr>
                    <w:b w:val="1"/>
                    <w:bCs w:val="1"/>
                  </w:rPr>
                </w:rPrChange>
              </w:rPr>
              <w:pPrChange w:author="GUSTAVO DE OLIVEIRA REGO MORAIS" w:date="2025-08-08T22:00:28.768Z">
                <w:pPr>
                  <w:bidi w:val="0"/>
                </w:pPr>
              </w:pPrChange>
            </w:pPr>
            <w:ins w:author="GUSTAVO DE OLIVEIRA REGO MORAIS" w:date="2025-08-08T21:59:15.838Z" w:id="1975396625">
              <w:r w:rsidRPr="320543F7" w:rsidR="320543F7">
                <w:rPr>
                  <w:rFonts w:ascii="Times New Roman" w:hAnsi="Times New Roman" w:eastAsia="Times New Roman" w:cs="Times New Roman"/>
                  <w:b w:val="1"/>
                  <w:bCs w:val="1"/>
                  <w:sz w:val="24"/>
                  <w:szCs w:val="24"/>
                  <w:rPrChange w:author="GUSTAVO DE OLIVEIRA REGO MORAIS" w:date="2025-08-08T22:00:09.652Z" w:id="949732203">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69Z" w:id="1783611106">
              <w:tcPr>
                <w:tcW w:w="1803" w:type="dxa"/>
                <w:tcMar/>
              </w:tcPr>
            </w:tcPrChange>
          </w:tcPr>
          <w:p w:rsidR="320543F7" w:rsidP="320543F7" w:rsidRDefault="320543F7" w14:paraId="7249B68B" w14:textId="540EA70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1562751511">
                  <w:rPr>
                    <w:b w:val="1"/>
                    <w:bCs w:val="1"/>
                  </w:rPr>
                </w:rPrChange>
              </w:rPr>
              <w:pPrChange w:author="GUSTAVO DE OLIVEIRA REGO MORAIS" w:date="2025-08-08T22:00:28.768Z">
                <w:pPr>
                  <w:bidi w:val="0"/>
                </w:pPr>
              </w:pPrChange>
            </w:pPr>
            <w:ins w:author="GUSTAVO DE OLIVEIRA REGO MORAIS" w:date="2025-08-08T21:59:15.839Z" w:id="1106368970">
              <w:r w:rsidRPr="320543F7" w:rsidR="320543F7">
                <w:rPr>
                  <w:rFonts w:ascii="Times New Roman" w:hAnsi="Times New Roman" w:eastAsia="Times New Roman" w:cs="Times New Roman"/>
                  <w:b w:val="1"/>
                  <w:bCs w:val="1"/>
                  <w:sz w:val="24"/>
                  <w:szCs w:val="24"/>
                  <w:rPrChange w:author="GUSTAVO DE OLIVEIRA REGO MORAIS" w:date="2025-08-08T22:00:09.653Z" w:id="634313442">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69Z" w:id="2096156362">
              <w:tcPr>
                <w:tcW w:w="1803" w:type="dxa"/>
                <w:tcMar/>
              </w:tcPr>
            </w:tcPrChange>
          </w:tcPr>
          <w:p w:rsidR="320543F7" w:rsidP="320543F7" w:rsidRDefault="320543F7" w14:paraId="3ADDA2BE" w14:textId="7CDB372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1203756455">
                  <w:rPr>
                    <w:b w:val="1"/>
                    <w:bCs w:val="1"/>
                  </w:rPr>
                </w:rPrChange>
              </w:rPr>
              <w:pPrChange w:author="GUSTAVO DE OLIVEIRA REGO MORAIS" w:date="2025-08-08T22:00:28.768Z">
                <w:pPr>
                  <w:bidi w:val="0"/>
                </w:pPr>
              </w:pPrChange>
            </w:pPr>
            <w:ins w:author="GUSTAVO DE OLIVEIRA REGO MORAIS" w:date="2025-08-08T21:59:15.839Z" w:id="880206662">
              <w:r w:rsidRPr="320543F7" w:rsidR="320543F7">
                <w:rPr>
                  <w:rFonts w:ascii="Times New Roman" w:hAnsi="Times New Roman" w:eastAsia="Times New Roman" w:cs="Times New Roman"/>
                  <w:b w:val="1"/>
                  <w:bCs w:val="1"/>
                  <w:sz w:val="24"/>
                  <w:szCs w:val="24"/>
                  <w:rPrChange w:author="GUSTAVO DE OLIVEIRA REGO MORAIS" w:date="2025-08-08T22:00:09.653Z" w:id="74995321">
                    <w:rPr>
                      <w:b w:val="1"/>
                      <w:bCs w:val="1"/>
                    </w:rPr>
                  </w:rPrChange>
                </w:rPr>
                <w:t>Restrições</w:t>
              </w:r>
            </w:ins>
          </w:p>
        </w:tc>
      </w:tr>
      <w:tr w:rsidR="320543F7" w:rsidTr="320543F7" w14:paraId="07B144CD">
        <w:trPr>
          <w:trHeight w:val="300"/>
          <w:ins w:author="GUSTAVO DE OLIVEIRA REGO MORAIS" w:date="2025-08-08T21:59:15.839Z" w16du:dateUtc="2025-08-08T21:59:15.839Z" w:id="727928058"/>
          <w:trPrChange w:author="GUSTAVO DE OLIVEIRA REGO MORAIS" w:date="2025-08-08T21:59:14.395Z" w16du:dateUtc="2025-08-08T21:59:14.395Z" w:id="1129877601">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69Z" w:id="1029926790">
              <w:tcPr>
                <w:tcW w:w="1803" w:type="dxa"/>
                <w:tcMar/>
              </w:tcPr>
            </w:tcPrChange>
          </w:tcPr>
          <w:p w:rsidR="320543F7" w:rsidP="320543F7" w:rsidRDefault="320543F7" w14:paraId="1A8F5EC0" w14:textId="066630E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4Z" w:id="1933539080">
                  <w:rPr>
                    <w:rFonts w:ascii="Consolas" w:hAnsi="Consolas" w:eastAsia="Consolas" w:cs="Consolas"/>
                  </w:rPr>
                </w:rPrChange>
              </w:rPr>
              <w:pPrChange w:author="GUSTAVO DE OLIVEIRA REGO MORAIS" w:date="2025-08-08T22:00:28.768Z">
                <w:pPr>
                  <w:bidi w:val="0"/>
                </w:pPr>
              </w:pPrChange>
            </w:pPr>
            <w:ins w:author="GUSTAVO DE OLIVEIRA REGO MORAIS" w:date="2025-08-08T21:59:15.839Z" w:id="793300913">
              <w:r w:rsidRPr="320543F7" w:rsidR="320543F7">
                <w:rPr>
                  <w:rFonts w:ascii="Times New Roman" w:hAnsi="Times New Roman" w:eastAsia="Times New Roman" w:cs="Times New Roman"/>
                  <w:sz w:val="24"/>
                  <w:szCs w:val="24"/>
                  <w:rPrChange w:author="GUSTAVO DE OLIVEIRA REGO MORAIS" w:date="2025-08-08T22:00:09.654Z" w:id="68653196">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69Z" w:id="898651861">
              <w:tcPr>
                <w:tcW w:w="1803" w:type="dxa"/>
                <w:tcMar/>
              </w:tcPr>
            </w:tcPrChange>
          </w:tcPr>
          <w:p w:rsidR="320543F7" w:rsidP="320543F7" w:rsidRDefault="320543F7" w14:paraId="06442599" w14:textId="7B233E5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4Z" w:id="1963224115"/>
              </w:rPr>
              <w:pPrChange w:author="GUSTAVO DE OLIVEIRA REGO MORAIS" w:date="2025-08-08T22:00:28.769Z">
                <w:pPr>
                  <w:bidi w:val="0"/>
                </w:pPr>
              </w:pPrChange>
            </w:pPr>
            <w:ins w:author="GUSTAVO DE OLIVEIRA REGO MORAIS" w:date="2025-08-08T21:59:15.839Z" w:id="1932943142">
              <w:r w:rsidRPr="320543F7" w:rsidR="320543F7">
                <w:rPr>
                  <w:rFonts w:ascii="Times New Roman" w:hAnsi="Times New Roman" w:eastAsia="Times New Roman" w:cs="Times New Roman"/>
                  <w:sz w:val="24"/>
                  <w:szCs w:val="24"/>
                  <w:rPrChange w:author="GUSTAVO DE OLIVEIRA REGO MORAIS" w:date="2025-08-08T22:00:09.654Z" w:id="789957410"/>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1724384412">
              <w:tcPr>
                <w:tcW w:w="1803" w:type="dxa"/>
                <w:tcMar/>
              </w:tcPr>
            </w:tcPrChange>
          </w:tcPr>
          <w:p w:rsidR="320543F7" w:rsidP="320543F7" w:rsidRDefault="320543F7" w14:paraId="269E4EC2" w14:textId="037159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5Z" w:id="1878211064"/>
              </w:rPr>
              <w:pPrChange w:author="GUSTAVO DE OLIVEIRA REGO MORAIS" w:date="2025-08-08T22:00:28.769Z">
                <w:pPr>
                  <w:bidi w:val="0"/>
                </w:pPr>
              </w:pPrChange>
            </w:pPr>
            <w:ins w:author="GUSTAVO DE OLIVEIRA REGO MORAIS" w:date="2025-08-08T21:59:15.839Z" w:id="553252458">
              <w:r w:rsidRPr="320543F7" w:rsidR="320543F7">
                <w:rPr>
                  <w:rFonts w:ascii="Times New Roman" w:hAnsi="Times New Roman" w:eastAsia="Times New Roman" w:cs="Times New Roman"/>
                  <w:sz w:val="24"/>
                  <w:szCs w:val="24"/>
                  <w:rPrChange w:author="GUSTAVO DE OLIVEIRA REGO MORAIS" w:date="2025-08-08T22:00:09.654Z" w:id="981035968"/>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72287945">
              <w:tcPr>
                <w:tcW w:w="1803" w:type="dxa"/>
                <w:tcMar/>
              </w:tcPr>
            </w:tcPrChange>
          </w:tcPr>
          <w:p w:rsidR="320543F7" w:rsidP="320543F7" w:rsidRDefault="320543F7" w14:paraId="7F39F934" w14:textId="1423854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5Z" w:id="1220571206"/>
              </w:rPr>
              <w:pPrChange w:author="GUSTAVO DE OLIVEIRA REGO MORAIS" w:date="2025-08-08T22:00:28.769Z">
                <w:pPr>
                  <w:bidi w:val="0"/>
                </w:pPr>
              </w:pPrChange>
            </w:pPr>
            <w:ins w:author="GUSTAVO DE OLIVEIRA REGO MORAIS" w:date="2025-08-08T21:59:15.839Z" w:id="99722158">
              <w:r w:rsidRPr="320543F7" w:rsidR="320543F7">
                <w:rPr>
                  <w:rFonts w:ascii="Times New Roman" w:hAnsi="Times New Roman" w:eastAsia="Times New Roman" w:cs="Times New Roman"/>
                  <w:sz w:val="24"/>
                  <w:szCs w:val="24"/>
                  <w:rPrChange w:author="GUSTAVO DE OLIVEIRA REGO MORAIS" w:date="2025-08-08T22:00:09.655Z" w:id="1757899405"/>
                </w:rPr>
                <w:t>Identificador único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770042896">
              <w:tcPr>
                <w:tcW w:w="1803" w:type="dxa"/>
                <w:tcMar/>
              </w:tcPr>
            </w:tcPrChange>
          </w:tcPr>
          <w:p w:rsidR="320543F7" w:rsidP="320543F7" w:rsidRDefault="320543F7" w14:paraId="494A5F9E" w14:textId="5CA7B6B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6Z" w:id="1959091427">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297127149">
              <w:r w:rsidRPr="320543F7" w:rsidR="320543F7">
                <w:rPr>
                  <w:rFonts w:ascii="Times New Roman" w:hAnsi="Times New Roman" w:eastAsia="Times New Roman" w:cs="Times New Roman"/>
                  <w:sz w:val="24"/>
                  <w:szCs w:val="24"/>
                  <w:rPrChange w:author="GUSTAVO DE OLIVEIRA REGO MORAIS" w:date="2025-08-08T22:00:09.655Z" w:id="1022333328">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03Z" w:id="1529542170"/>
                </w:rPr>
                <w:t xml:space="preserve">, </w:t>
              </w:r>
              <w:r w:rsidRPr="320543F7" w:rsidR="320543F7">
                <w:rPr>
                  <w:rFonts w:ascii="Times New Roman" w:hAnsi="Times New Roman" w:eastAsia="Times New Roman" w:cs="Times New Roman"/>
                  <w:sz w:val="24"/>
                  <w:szCs w:val="24"/>
                  <w:rPrChange w:author="GUSTAVO DE OLIVEIRA REGO MORAIS" w:date="2025-08-08T22:00:05.204Z" w:id="162280475">
                    <w:rPr>
                      <w:rFonts w:ascii="Consolas" w:hAnsi="Consolas" w:eastAsia="Consolas" w:cs="Consolas"/>
                    </w:rPr>
                  </w:rPrChange>
                </w:rPr>
                <w:t>{not null}</w:t>
              </w:r>
            </w:ins>
          </w:p>
        </w:tc>
      </w:tr>
      <w:tr w:rsidR="320543F7" w:rsidTr="320543F7" w14:paraId="4A5F9F3D">
        <w:trPr>
          <w:trHeight w:val="300"/>
          <w:ins w:author="GUSTAVO DE OLIVEIRA REGO MORAIS" w:date="2025-08-08T21:59:15.839Z" w16du:dateUtc="2025-08-08T21:59:15.839Z" w:id="770150744"/>
          <w:trPrChange w:author="GUSTAVO DE OLIVEIRA REGO MORAIS" w:date="2025-08-08T21:59:14.396Z" w16du:dateUtc="2025-08-08T21:59:14.396Z" w:id="1549681453">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064486319">
              <w:tcPr>
                <w:tcW w:w="1803" w:type="dxa"/>
                <w:tcMar/>
              </w:tcPr>
            </w:tcPrChange>
          </w:tcPr>
          <w:p w:rsidR="320543F7" w:rsidP="320543F7" w:rsidRDefault="320543F7" w14:paraId="32E053AE" w14:textId="7C9C256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7Z" w:id="207309035">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328563284">
              <w:r w:rsidRPr="320543F7" w:rsidR="320543F7">
                <w:rPr>
                  <w:rFonts w:ascii="Times New Roman" w:hAnsi="Times New Roman" w:eastAsia="Times New Roman" w:cs="Times New Roman"/>
                  <w:sz w:val="24"/>
                  <w:szCs w:val="24"/>
                  <w:rPrChange w:author="GUSTAVO DE OLIVEIRA REGO MORAIS" w:date="2025-08-08T22:00:09.657Z" w:id="492563460">
                    <w:rPr>
                      <w:rFonts w:ascii="Consolas" w:hAnsi="Consolas" w:eastAsia="Consolas" w:cs="Consolas"/>
                    </w:rPr>
                  </w:rPrChange>
                </w:rPr>
                <w:t>tipo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Z" w:id="591394293">
              <w:tcPr>
                <w:tcW w:w="1803" w:type="dxa"/>
                <w:tcMar/>
              </w:tcPr>
            </w:tcPrChange>
          </w:tcPr>
          <w:p w:rsidR="320543F7" w:rsidP="320543F7" w:rsidRDefault="320543F7" w14:paraId="01979EB2" w14:textId="096F8D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397608381">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927937915">
              <w:r w:rsidRPr="320543F7" w:rsidR="320543F7">
                <w:rPr>
                  <w:rFonts w:ascii="Times New Roman" w:hAnsi="Times New Roman" w:eastAsia="Times New Roman" w:cs="Times New Roman"/>
                  <w:sz w:val="24"/>
                  <w:szCs w:val="24"/>
                  <w:rPrChange w:author="GUSTAVO DE OLIVEIRA REGO MORAIS" w:date="2025-08-08T22:00:09.657Z" w:id="1293523391">
                    <w:rPr>
                      <w:rFonts w:ascii="Consolas" w:hAnsi="Consolas" w:eastAsia="Consolas" w:cs="Consolas"/>
                    </w:rPr>
                  </w:rPrChange>
                </w:rPr>
                <w:t>TipoComponente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516703386">
              <w:tcPr>
                <w:tcW w:w="1803" w:type="dxa"/>
                <w:tcMar/>
              </w:tcPr>
            </w:tcPrChange>
          </w:tcPr>
          <w:p w:rsidR="320543F7" w:rsidP="320543F7" w:rsidRDefault="320543F7" w14:paraId="4ABCE32E" w14:textId="1FDA69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016606774"/>
              </w:rPr>
              <w:pPrChange w:author="GUSTAVO DE OLIVEIRA REGO MORAIS" w:date="2025-08-08T22:00:28.77Z">
                <w:pPr>
                  <w:bidi w:val="0"/>
                </w:pPr>
              </w:pPrChange>
            </w:pPr>
            <w:ins w:author="GUSTAVO DE OLIVEIRA REGO MORAIS" w:date="2025-08-08T21:59:15.839Z" w:id="64151236">
              <w:r w:rsidRPr="320543F7" w:rsidR="320543F7">
                <w:rPr>
                  <w:rFonts w:ascii="Times New Roman" w:hAnsi="Times New Roman" w:eastAsia="Times New Roman" w:cs="Times New Roman"/>
                  <w:sz w:val="24"/>
                  <w:szCs w:val="24"/>
                  <w:rPrChange w:author="GUSTAVO DE OLIVEIRA REGO MORAIS" w:date="2025-08-08T22:00:09.658Z" w:id="404293093"/>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1220391785">
              <w:tcPr>
                <w:tcW w:w="1803" w:type="dxa"/>
                <w:tcMar/>
              </w:tcPr>
            </w:tcPrChange>
          </w:tcPr>
          <w:p w:rsidR="320543F7" w:rsidP="320543F7" w:rsidRDefault="320543F7" w14:paraId="2DA83518" w14:textId="50BA7F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735324923"/>
              </w:rPr>
              <w:pPrChange w:author="GUSTAVO DE OLIVEIRA REGO MORAIS" w:date="2025-08-08T22:00:28.77Z">
                <w:pPr>
                  <w:bidi w:val="0"/>
                </w:pPr>
              </w:pPrChange>
            </w:pPr>
            <w:ins w:author="GUSTAVO DE OLIVEIRA REGO MORAIS" w:date="2025-08-08T21:59:15.839Z" w:id="480219128">
              <w:r w:rsidRPr="320543F7" w:rsidR="320543F7">
                <w:rPr>
                  <w:rFonts w:ascii="Times New Roman" w:hAnsi="Times New Roman" w:eastAsia="Times New Roman" w:cs="Times New Roman"/>
                  <w:sz w:val="24"/>
                  <w:szCs w:val="24"/>
                  <w:rPrChange w:author="GUSTAVO DE OLIVEIRA REGO MORAIS" w:date="2025-08-08T22:00:09.658Z" w:id="1549433555"/>
                </w:rPr>
                <w:t>Tipo do componente (enum).</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1750327927">
              <w:tcPr>
                <w:tcW w:w="1803" w:type="dxa"/>
                <w:tcMar/>
              </w:tcPr>
            </w:tcPrChange>
          </w:tcPr>
          <w:p w:rsidR="320543F7" w:rsidP="320543F7" w:rsidRDefault="320543F7" w14:paraId="09949360" w14:textId="33E89B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9Z" w:id="2146061209">
                  <w:rPr>
                    <w:rFonts w:ascii="Consolas" w:hAnsi="Consolas" w:eastAsia="Consolas" w:cs="Consolas"/>
                  </w:rPr>
                </w:rPrChange>
              </w:rPr>
              <w:pPrChange w:author="GUSTAVO DE OLIVEIRA REGO MORAIS" w:date="2025-08-08T22:00:28.77Z">
                <w:pPr>
                  <w:bidi w:val="0"/>
                </w:pPr>
              </w:pPrChange>
            </w:pPr>
            <w:ins w:author="GUSTAVO DE OLIVEIRA REGO MORAIS" w:date="2025-08-08T21:59:15.839Z" w:id="1603038970">
              <w:r w:rsidRPr="320543F7" w:rsidR="320543F7">
                <w:rPr>
                  <w:rFonts w:ascii="Times New Roman" w:hAnsi="Times New Roman" w:eastAsia="Times New Roman" w:cs="Times New Roman"/>
                  <w:sz w:val="24"/>
                  <w:szCs w:val="24"/>
                  <w:rPrChange w:author="GUSTAVO DE OLIVEIRA REGO MORAIS" w:date="2025-08-08T22:00:09.659Z" w:id="399535516">
                    <w:rPr>
                      <w:rFonts w:ascii="Consolas" w:hAnsi="Consolas" w:eastAsia="Consolas" w:cs="Consolas"/>
                    </w:rPr>
                  </w:rPrChange>
                </w:rPr>
                <w:t>{not null}</w:t>
              </w:r>
            </w:ins>
          </w:p>
        </w:tc>
      </w:tr>
      <w:tr w:rsidR="320543F7" w:rsidTr="320543F7" w14:paraId="0325419E">
        <w:trPr>
          <w:trHeight w:val="300"/>
          <w:ins w:author="GUSTAVO DE OLIVEIRA REGO MORAIS" w:date="2025-08-08T21:59:15.839Z" w16du:dateUtc="2025-08-08T21:59:15.839Z" w:id="1444360386"/>
          <w:trPrChange w:author="GUSTAVO DE OLIVEIRA REGO MORAIS" w:date="2025-08-08T21:59:14.396Z" w16du:dateUtc="2025-08-08T21:59:14.396Z" w:id="14875205">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881226238">
              <w:tcPr>
                <w:tcW w:w="1803" w:type="dxa"/>
                <w:tcMar/>
              </w:tcPr>
            </w:tcPrChange>
          </w:tcPr>
          <w:p w:rsidR="320543F7" w:rsidP="320543F7" w:rsidRDefault="320543F7" w14:paraId="253CEBF2" w14:textId="589182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9Z" w:id="992794903">
                  <w:rPr>
                    <w:rFonts w:ascii="Consolas" w:hAnsi="Consolas" w:eastAsia="Consolas" w:cs="Consolas"/>
                  </w:rPr>
                </w:rPrChange>
              </w:rPr>
              <w:pPrChange w:author="GUSTAVO DE OLIVEIRA REGO MORAIS" w:date="2025-08-08T22:00:28.77Z">
                <w:pPr>
                  <w:bidi w:val="0"/>
                </w:pPr>
              </w:pPrChange>
            </w:pPr>
            <w:ins w:author="GUSTAVO DE OLIVEIRA REGO MORAIS" w:date="2025-08-08T21:59:15.839Z" w:id="1536810179">
              <w:r w:rsidRPr="320543F7" w:rsidR="320543F7">
                <w:rPr>
                  <w:rFonts w:ascii="Times New Roman" w:hAnsi="Times New Roman" w:eastAsia="Times New Roman" w:cs="Times New Roman"/>
                  <w:sz w:val="24"/>
                  <w:szCs w:val="24"/>
                  <w:rPrChange w:author="GUSTAVO DE OLIVEIRA REGO MORAIS" w:date="2025-08-08T22:00:09.659Z" w:id="389437719">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Z" w:id="1374660510">
              <w:tcPr>
                <w:tcW w:w="1803" w:type="dxa"/>
                <w:tcMar/>
              </w:tcPr>
            </w:tcPrChange>
          </w:tcPr>
          <w:p w:rsidR="320543F7" w:rsidP="320543F7" w:rsidRDefault="320543F7" w14:paraId="181CE089" w14:textId="2ED991B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Z" w:id="714864111"/>
              </w:rPr>
              <w:pPrChange w:author="GUSTAVO DE OLIVEIRA REGO MORAIS" w:date="2025-08-08T22:00:28.77Z">
                <w:pPr>
                  <w:bidi w:val="0"/>
                </w:pPr>
              </w:pPrChange>
            </w:pPr>
            <w:ins w:author="GUSTAVO DE OLIVEIRA REGO MORAIS" w:date="2025-08-08T21:59:15.839Z" w:id="348576409">
              <w:r w:rsidRPr="320543F7" w:rsidR="320543F7">
                <w:rPr>
                  <w:rFonts w:ascii="Times New Roman" w:hAnsi="Times New Roman" w:eastAsia="Times New Roman" w:cs="Times New Roman"/>
                  <w:sz w:val="24"/>
                  <w:szCs w:val="24"/>
                  <w:rPrChange w:author="GUSTAVO DE OLIVEIRA REGO MORAIS" w:date="2025-08-08T22:00:09.66Z" w:id="1335745316"/>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2084967205">
              <w:tcPr>
                <w:tcW w:w="1803" w:type="dxa"/>
                <w:tcMar/>
              </w:tcPr>
            </w:tcPrChange>
          </w:tcPr>
          <w:p w:rsidR="320543F7" w:rsidP="320543F7" w:rsidRDefault="320543F7" w14:paraId="7AA4DF78" w14:textId="479C3A2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Z" w:id="233802143"/>
              </w:rPr>
              <w:pPrChange w:author="GUSTAVO DE OLIVEIRA REGO MORAIS" w:date="2025-08-08T22:00:28.771Z">
                <w:pPr>
                  <w:bidi w:val="0"/>
                </w:pPr>
              </w:pPrChange>
            </w:pPr>
            <w:ins w:author="GUSTAVO DE OLIVEIRA REGO MORAIS" w:date="2025-08-08T21:59:15.839Z" w:id="872051507">
              <w:r w:rsidRPr="320543F7" w:rsidR="320543F7">
                <w:rPr>
                  <w:rFonts w:ascii="Times New Roman" w:hAnsi="Times New Roman" w:eastAsia="Times New Roman" w:cs="Times New Roman"/>
                  <w:sz w:val="24"/>
                  <w:szCs w:val="24"/>
                  <w:rPrChange w:author="GUSTAVO DE OLIVEIRA REGO MORAIS" w:date="2025-08-08T22:00:09.66Z" w:id="240951183"/>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347067165">
              <w:tcPr>
                <w:tcW w:w="1803" w:type="dxa"/>
                <w:tcMar/>
              </w:tcPr>
            </w:tcPrChange>
          </w:tcPr>
          <w:p w:rsidR="320543F7" w:rsidP="320543F7" w:rsidRDefault="320543F7" w14:paraId="188C80AC" w14:textId="766CCA6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1Z" w:id="1564210987"/>
              </w:rPr>
              <w:pPrChange w:author="GUSTAVO DE OLIVEIRA REGO MORAIS" w:date="2025-08-08T22:00:28.771Z">
                <w:pPr>
                  <w:bidi w:val="0"/>
                </w:pPr>
              </w:pPrChange>
            </w:pPr>
            <w:ins w:author="GUSTAVO DE OLIVEIRA REGO MORAIS" w:date="2025-08-08T21:59:15.84Z" w:id="624715923">
              <w:r w:rsidRPr="320543F7" w:rsidR="320543F7">
                <w:rPr>
                  <w:rFonts w:ascii="Times New Roman" w:hAnsi="Times New Roman" w:eastAsia="Times New Roman" w:cs="Times New Roman"/>
                  <w:sz w:val="24"/>
                  <w:szCs w:val="24"/>
                  <w:rPrChange w:author="GUSTAVO DE OLIVEIRA REGO MORAIS" w:date="2025-08-08T22:00:09.66Z" w:id="688490685"/>
                </w:rPr>
                <w:t>Nome comercial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554644725">
              <w:tcPr>
                <w:tcW w:w="1803" w:type="dxa"/>
                <w:tcMar/>
              </w:tcPr>
            </w:tcPrChange>
          </w:tcPr>
          <w:p w:rsidR="320543F7" w:rsidP="320543F7" w:rsidRDefault="320543F7" w14:paraId="3AEA8CAD" w14:textId="7481EC4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1Z" w:id="680612">
                  <w:rPr>
                    <w:rFonts w:ascii="Consolas" w:hAnsi="Consolas" w:eastAsia="Consolas" w:cs="Consolas"/>
                  </w:rPr>
                </w:rPrChange>
              </w:rPr>
              <w:pPrChange w:author="GUSTAVO DE OLIVEIRA REGO MORAIS" w:date="2025-08-08T22:00:28.771Z">
                <w:pPr>
                  <w:bidi w:val="0"/>
                </w:pPr>
              </w:pPrChange>
            </w:pPr>
            <w:ins w:author="GUSTAVO DE OLIVEIRA REGO MORAIS" w:date="2025-08-08T21:59:15.84Z" w:id="360808425">
              <w:r w:rsidRPr="320543F7" w:rsidR="320543F7">
                <w:rPr>
                  <w:rFonts w:ascii="Times New Roman" w:hAnsi="Times New Roman" w:eastAsia="Times New Roman" w:cs="Times New Roman"/>
                  <w:sz w:val="24"/>
                  <w:szCs w:val="24"/>
                  <w:rPrChange w:author="GUSTAVO DE OLIVEIRA REGO MORAIS" w:date="2025-08-08T22:00:09.661Z" w:id="496922467">
                    <w:rPr>
                      <w:rFonts w:ascii="Consolas" w:hAnsi="Consolas" w:eastAsia="Consolas" w:cs="Consolas"/>
                    </w:rPr>
                  </w:rPrChange>
                </w:rPr>
                <w:t>{not null}</w:t>
              </w:r>
            </w:ins>
          </w:p>
        </w:tc>
      </w:tr>
      <w:tr w:rsidR="320543F7" w:rsidTr="320543F7" w14:paraId="5449D23A">
        <w:trPr>
          <w:trHeight w:val="300"/>
          <w:ins w:author="GUSTAVO DE OLIVEIRA REGO MORAIS" w:date="2025-08-08T21:59:15.84Z" w16du:dateUtc="2025-08-08T21:59:15.84Z" w:id="821870863"/>
          <w:trPrChange w:author="GUSTAVO DE OLIVEIRA REGO MORAIS" w:date="2025-08-08T21:59:14.397Z" w16du:dateUtc="2025-08-08T21:59:14.397Z" w:id="1231034486">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487172809">
              <w:tcPr>
                <w:tcW w:w="1803" w:type="dxa"/>
                <w:tcMar/>
              </w:tcPr>
            </w:tcPrChange>
          </w:tcPr>
          <w:p w:rsidR="320543F7" w:rsidP="320543F7" w:rsidRDefault="320543F7" w14:paraId="1DE46E6B" w14:textId="7FB4B1E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1739804044">
                  <w:rPr>
                    <w:rFonts w:ascii="Consolas" w:hAnsi="Consolas" w:eastAsia="Consolas" w:cs="Consolas"/>
                  </w:rPr>
                </w:rPrChange>
              </w:rPr>
              <w:pPrChange w:author="GUSTAVO DE OLIVEIRA REGO MORAIS" w:date="2025-08-08T22:00:28.771Z">
                <w:pPr>
                  <w:bidi w:val="0"/>
                </w:pPr>
              </w:pPrChange>
            </w:pPr>
            <w:ins w:author="GUSTAVO DE OLIVEIRA REGO MORAIS" w:date="2025-08-08T21:59:15.84Z" w:id="337782343">
              <w:r w:rsidRPr="320543F7" w:rsidR="320543F7">
                <w:rPr>
                  <w:rFonts w:ascii="Times New Roman" w:hAnsi="Times New Roman" w:eastAsia="Times New Roman" w:cs="Times New Roman"/>
                  <w:sz w:val="24"/>
                  <w:szCs w:val="24"/>
                  <w:rPrChange w:author="GUSTAVO DE OLIVEIRA REGO MORAIS" w:date="2025-08-08T22:00:09.661Z" w:id="120922196">
                    <w:rPr>
                      <w:rFonts w:ascii="Consolas" w:hAnsi="Consolas" w:eastAsia="Consolas" w:cs="Consolas"/>
                    </w:rPr>
                  </w:rPrChange>
                </w:rPr>
                <w:t>preco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136599516">
              <w:tcPr>
                <w:tcW w:w="1803" w:type="dxa"/>
                <w:tcMar/>
              </w:tcPr>
            </w:tcPrChange>
          </w:tcPr>
          <w:p w:rsidR="320543F7" w:rsidP="320543F7" w:rsidRDefault="320543F7" w14:paraId="2218351E" w14:textId="0EB9483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1741745619"/>
              </w:rPr>
              <w:pPrChange w:author="GUSTAVO DE OLIVEIRA REGO MORAIS" w:date="2025-08-08T22:00:28.771Z">
                <w:pPr>
                  <w:bidi w:val="0"/>
                </w:pPr>
              </w:pPrChange>
            </w:pPr>
            <w:ins w:author="GUSTAVO DE OLIVEIRA REGO MORAIS" w:date="2025-08-08T21:59:15.84Z" w:id="901034842">
              <w:r w:rsidRPr="320543F7" w:rsidR="320543F7">
                <w:rPr>
                  <w:rFonts w:ascii="Times New Roman" w:hAnsi="Times New Roman" w:eastAsia="Times New Roman" w:cs="Times New Roman"/>
                  <w:sz w:val="24"/>
                  <w:szCs w:val="24"/>
                  <w:rPrChange w:author="GUSTAVO DE OLIVEIRA REGO MORAIS" w:date="2025-08-08T22:00:09.662Z" w:id="935539087"/>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1925493225">
              <w:tcPr>
                <w:tcW w:w="1803" w:type="dxa"/>
                <w:tcMar/>
              </w:tcPr>
            </w:tcPrChange>
          </w:tcPr>
          <w:p w:rsidR="320543F7" w:rsidP="320543F7" w:rsidRDefault="320543F7" w14:paraId="0A858B0E" w14:textId="60CD58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714825422"/>
              </w:rPr>
              <w:pPrChange w:author="GUSTAVO DE OLIVEIRA REGO MORAIS" w:date="2025-08-08T22:00:28.772Z">
                <w:pPr>
                  <w:bidi w:val="0"/>
                </w:pPr>
              </w:pPrChange>
            </w:pPr>
            <w:ins w:author="GUSTAVO DE OLIVEIRA REGO MORAIS" w:date="2025-08-08T21:59:15.84Z" w:id="837205352">
              <w:r w:rsidRPr="320543F7" w:rsidR="320543F7">
                <w:rPr>
                  <w:rFonts w:ascii="Times New Roman" w:hAnsi="Times New Roman" w:eastAsia="Times New Roman" w:cs="Times New Roman"/>
                  <w:sz w:val="24"/>
                  <w:szCs w:val="24"/>
                  <w:rPrChange w:author="GUSTAVO DE OLIVEIRA REGO MORAIS" w:date="2025-08-08T22:00:09.662Z" w:id="1378141350"/>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995871411">
              <w:tcPr>
                <w:tcW w:w="1803" w:type="dxa"/>
                <w:tcMar/>
              </w:tcPr>
            </w:tcPrChange>
          </w:tcPr>
          <w:p w:rsidR="320543F7" w:rsidP="320543F7" w:rsidRDefault="320543F7" w14:paraId="4B81E5EC" w14:textId="2DDAA65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3Z" w:id="307337804"/>
              </w:rPr>
              <w:pPrChange w:author="GUSTAVO DE OLIVEIRA REGO MORAIS" w:date="2025-08-08T22:00:28.772Z">
                <w:pPr>
                  <w:bidi w:val="0"/>
                </w:pPr>
              </w:pPrChange>
            </w:pPr>
            <w:ins w:author="GUSTAVO DE OLIVEIRA REGO MORAIS" w:date="2025-08-08T21:59:15.84Z" w:id="10177011">
              <w:r w:rsidRPr="320543F7" w:rsidR="320543F7">
                <w:rPr>
                  <w:rFonts w:ascii="Times New Roman" w:hAnsi="Times New Roman" w:eastAsia="Times New Roman" w:cs="Times New Roman"/>
                  <w:sz w:val="24"/>
                  <w:szCs w:val="24"/>
                  <w:rPrChange w:author="GUSTAVO DE OLIVEIRA REGO MORAIS" w:date="2025-08-08T22:00:09.663Z" w:id="508273235"/>
                </w:rPr>
                <w:t>Preço unitário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975674887">
              <w:tcPr>
                <w:tcW w:w="1803" w:type="dxa"/>
                <w:tcMar/>
              </w:tcPr>
            </w:tcPrChange>
          </w:tcPr>
          <w:p w:rsidR="320543F7" w:rsidP="320543F7" w:rsidRDefault="320543F7" w14:paraId="65448D39" w14:textId="6B36668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3Z" w:id="2101796878">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942789922">
              <w:r w:rsidRPr="320543F7" w:rsidR="320543F7">
                <w:rPr>
                  <w:rFonts w:ascii="Times New Roman" w:hAnsi="Times New Roman" w:eastAsia="Times New Roman" w:cs="Times New Roman"/>
                  <w:sz w:val="24"/>
                  <w:szCs w:val="24"/>
                  <w:rPrChange w:author="GUSTAVO DE OLIVEIRA REGO MORAIS" w:date="2025-08-08T22:00:09.663Z" w:id="1416009800">
                    <w:rPr>
                      <w:rFonts w:ascii="Consolas" w:hAnsi="Consolas" w:eastAsia="Consolas" w:cs="Consolas"/>
                    </w:rPr>
                  </w:rPrChange>
                </w:rPr>
                <w:t>{&gt;=0}</w:t>
              </w:r>
            </w:ins>
          </w:p>
        </w:tc>
      </w:tr>
      <w:tr w:rsidR="320543F7" w:rsidTr="320543F7" w14:paraId="361F37C3">
        <w:trPr>
          <w:trHeight w:val="300"/>
          <w:ins w:author="GUSTAVO DE OLIVEIRA REGO MORAIS" w:date="2025-08-08T21:59:15.84Z" w16du:dateUtc="2025-08-08T21:59:15.84Z" w:id="1580460149"/>
          <w:trPrChange w:author="GUSTAVO DE OLIVEIRA REGO MORAIS" w:date="2025-08-08T21:59:14.398Z" w16du:dateUtc="2025-08-08T21:59:14.398Z" w:id="803229257">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1627541528">
              <w:tcPr>
                <w:tcW w:w="1803" w:type="dxa"/>
                <w:tcMar/>
              </w:tcPr>
            </w:tcPrChange>
          </w:tcPr>
          <w:p w:rsidR="320543F7" w:rsidP="320543F7" w:rsidRDefault="320543F7" w14:paraId="1422F7A1" w14:textId="736A584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4Z" w:id="1480492614">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986889451">
              <w:r w:rsidRPr="320543F7" w:rsidR="320543F7">
                <w:rPr>
                  <w:rFonts w:ascii="Times New Roman" w:hAnsi="Times New Roman" w:eastAsia="Times New Roman" w:cs="Times New Roman"/>
                  <w:sz w:val="24"/>
                  <w:szCs w:val="24"/>
                  <w:rPrChange w:author="GUSTAVO DE OLIVEIRA REGO MORAIS" w:date="2025-08-08T22:00:09.663Z" w:id="443481561">
                    <w:rPr>
                      <w:rFonts w:ascii="Consolas" w:hAnsi="Consolas" w:eastAsia="Consolas" w:cs="Consolas"/>
                    </w:rPr>
                  </w:rPrChange>
                </w:rPr>
                <w:t>especificacao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973447094">
              <w:tcPr>
                <w:tcW w:w="1803" w:type="dxa"/>
                <w:tcMar/>
              </w:tcPr>
            </w:tcPrChange>
          </w:tcPr>
          <w:p w:rsidR="320543F7" w:rsidP="320543F7" w:rsidRDefault="320543F7" w14:paraId="4DB1CF02" w14:textId="468FBE4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4Z" w:id="381046509">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211469001">
              <w:r w:rsidRPr="320543F7" w:rsidR="320543F7">
                <w:rPr>
                  <w:rFonts w:ascii="Times New Roman" w:hAnsi="Times New Roman" w:eastAsia="Times New Roman" w:cs="Times New Roman"/>
                  <w:sz w:val="24"/>
                  <w:szCs w:val="24"/>
                  <w:rPrChange w:author="GUSTAVO DE OLIVEIRA REGO MORAIS" w:date="2025-08-08T22:00:09.664Z" w:id="1779590268">
                    <w:rPr>
                      <w:rFonts w:ascii="Consolas" w:hAnsi="Consolas" w:eastAsia="Consolas" w:cs="Consolas"/>
                    </w:rPr>
                  </w:rPrChange>
                </w:rPr>
                <w:t>Map&lt;String,String&gt;</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1602914789">
              <w:tcPr>
                <w:tcW w:w="1803" w:type="dxa"/>
                <w:tcMar/>
              </w:tcPr>
            </w:tcPrChange>
          </w:tcPr>
          <w:p w:rsidR="320543F7" w:rsidP="320543F7" w:rsidRDefault="320543F7" w14:paraId="466D2C9E" w14:textId="2E5BE3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912243219"/>
              </w:rPr>
              <w:pPrChange w:author="GUSTAVO DE OLIVEIRA REGO MORAIS" w:date="2025-08-08T22:00:28.773Z">
                <w:pPr>
                  <w:bidi w:val="0"/>
                </w:pPr>
              </w:pPrChange>
            </w:pPr>
            <w:ins w:author="GUSTAVO DE OLIVEIRA REGO MORAIS" w:date="2025-08-08T21:59:15.84Z" w:id="928901249">
              <w:r w:rsidRPr="320543F7" w:rsidR="320543F7">
                <w:rPr>
                  <w:rFonts w:ascii="Times New Roman" w:hAnsi="Times New Roman" w:eastAsia="Times New Roman" w:cs="Times New Roman"/>
                  <w:sz w:val="24"/>
                  <w:szCs w:val="24"/>
                  <w:rPrChange w:author="GUSTAVO DE OLIVEIRA REGO MORAIS" w:date="2025-08-08T22:00:09.664Z" w:id="1883578950"/>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2020193187">
              <w:tcPr>
                <w:tcW w:w="1803" w:type="dxa"/>
                <w:tcMar/>
              </w:tcPr>
            </w:tcPrChange>
          </w:tcPr>
          <w:p w:rsidR="320543F7" w:rsidP="320543F7" w:rsidRDefault="320543F7" w14:paraId="725C82E3" w14:textId="087857C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182548159"/>
              </w:rPr>
              <w:pPrChange w:author="GUSTAVO DE OLIVEIRA REGO MORAIS" w:date="2025-08-08T22:00:28.773Z">
                <w:pPr>
                  <w:bidi w:val="0"/>
                </w:pPr>
              </w:pPrChange>
            </w:pPr>
            <w:ins w:author="GUSTAVO DE OLIVEIRA REGO MORAIS" w:date="2025-08-08T21:59:15.84Z" w:id="1196168978">
              <w:r w:rsidRPr="320543F7" w:rsidR="320543F7">
                <w:rPr>
                  <w:rFonts w:ascii="Times New Roman" w:hAnsi="Times New Roman" w:eastAsia="Times New Roman" w:cs="Times New Roman"/>
                  <w:sz w:val="24"/>
                  <w:szCs w:val="24"/>
                  <w:rPrChange w:author="GUSTAVO DE OLIVEIRA REGO MORAIS" w:date="2025-08-08T22:00:09.665Z" w:id="1588486313"/>
                </w:rPr>
                <w:t>Mapa de especificações (soquete, clock, etc.).</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1691890938">
              <w:tcPr>
                <w:tcW w:w="1803" w:type="dxa"/>
                <w:tcMar/>
              </w:tcPr>
            </w:tcPrChange>
          </w:tcPr>
          <w:p w:rsidR="320543F7" w:rsidP="320543F7" w:rsidRDefault="320543F7" w14:paraId="5C3DE84F" w14:textId="74C75B8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983121380"/>
              </w:rPr>
              <w:pPrChange w:author="GUSTAVO DE OLIVEIRA REGO MORAIS" w:date="2025-08-08T22:00:28.773Z">
                <w:pPr>
                  <w:bidi w:val="0"/>
                </w:pPr>
              </w:pPrChange>
            </w:pPr>
            <w:ins w:author="GUSTAVO DE OLIVEIRA REGO MORAIS" w:date="2025-08-08T21:59:15.84Z" w:id="610937333">
              <w:r w:rsidRPr="320543F7" w:rsidR="320543F7">
                <w:rPr>
                  <w:rFonts w:ascii="Times New Roman" w:hAnsi="Times New Roman" w:eastAsia="Times New Roman" w:cs="Times New Roman"/>
                  <w:sz w:val="24"/>
                  <w:szCs w:val="24"/>
                  <w:rPrChange w:author="GUSTAVO DE OLIVEIRA REGO MORAIS" w:date="2025-08-08T22:00:09.665Z" w:id="2143537335"/>
                </w:rPr>
                <w:t>—</w:t>
              </w:r>
            </w:ins>
          </w:p>
        </w:tc>
      </w:tr>
      <w:tr w:rsidR="320543F7" w:rsidTr="320543F7" w14:paraId="4C62A25C">
        <w:trPr>
          <w:trHeight w:val="300"/>
          <w:ins w:author="GUSTAVO DE OLIVEIRA REGO MORAIS" w:date="2025-08-08T21:59:15.84Z" w16du:dateUtc="2025-08-08T21:59:15.84Z" w:id="648242157"/>
          <w:trPrChange w:author="GUSTAVO DE OLIVEIRA REGO MORAIS" w:date="2025-08-08T21:59:14.398Z" w16du:dateUtc="2025-08-08T21:59:14.398Z" w:id="314538898">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669652685">
              <w:tcPr>
                <w:tcW w:w="1803" w:type="dxa"/>
                <w:tcMar/>
              </w:tcPr>
            </w:tcPrChange>
          </w:tcPr>
          <w:p w:rsidR="320543F7" w:rsidP="320543F7" w:rsidRDefault="320543F7" w14:paraId="64DCD7DB" w14:textId="44F91F0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6Z" w:id="1479231192">
                  <w:rPr>
                    <w:rFonts w:ascii="Consolas" w:hAnsi="Consolas" w:eastAsia="Consolas" w:cs="Consolas"/>
                  </w:rPr>
                </w:rPrChange>
              </w:rPr>
              <w:pPrChange w:author="GUSTAVO DE OLIVEIRA REGO MORAIS" w:date="2025-08-08T22:00:28.773Z">
                <w:pPr>
                  <w:bidi w:val="0"/>
                </w:pPr>
              </w:pPrChange>
            </w:pPr>
            <w:ins w:author="GUSTAVO DE OLIVEIRA REGO MORAIS" w:date="2025-08-08T21:59:15.84Z" w:id="641471667">
              <w:r w:rsidRPr="320543F7" w:rsidR="320543F7">
                <w:rPr>
                  <w:rFonts w:ascii="Times New Roman" w:hAnsi="Times New Roman" w:eastAsia="Times New Roman" w:cs="Times New Roman"/>
                  <w:sz w:val="24"/>
                  <w:szCs w:val="24"/>
                  <w:rPrChange w:author="GUSTAVO DE OLIVEIRA REGO MORAIS" w:date="2025-08-08T22:00:09.666Z" w:id="1068199726">
                    <w:rPr>
                      <w:rFonts w:ascii="Consolas" w:hAnsi="Consolas" w:eastAsia="Consolas" w:cs="Consolas"/>
                    </w:rPr>
                  </w:rPrChange>
                </w:rPr>
                <w:t>TDP</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878619661">
              <w:tcPr>
                <w:tcW w:w="1803" w:type="dxa"/>
                <w:tcMar/>
              </w:tcPr>
            </w:tcPrChange>
          </w:tcPr>
          <w:p w:rsidR="320543F7" w:rsidP="320543F7" w:rsidRDefault="320543F7" w14:paraId="73E798A1" w14:textId="22E5ED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6Z" w:id="1336897307"/>
              </w:rPr>
              <w:pPrChange w:author="GUSTAVO DE OLIVEIRA REGO MORAIS" w:date="2025-08-08T22:00:28.773Z">
                <w:pPr>
                  <w:bidi w:val="0"/>
                </w:pPr>
              </w:pPrChange>
            </w:pPr>
            <w:ins w:author="GUSTAVO DE OLIVEIRA REGO MORAIS" w:date="2025-08-08T21:59:15.84Z" w:id="1150366168">
              <w:r w:rsidRPr="320543F7" w:rsidR="320543F7">
                <w:rPr>
                  <w:rFonts w:ascii="Times New Roman" w:hAnsi="Times New Roman" w:eastAsia="Times New Roman" w:cs="Times New Roman"/>
                  <w:sz w:val="24"/>
                  <w:szCs w:val="24"/>
                  <w:rPrChange w:author="GUSTAVO DE OLIVEIRA REGO MORAIS" w:date="2025-08-08T22:00:09.666Z" w:id="2048619698"/>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214753304">
              <w:tcPr>
                <w:tcW w:w="1803" w:type="dxa"/>
                <w:tcMar/>
              </w:tcPr>
            </w:tcPrChange>
          </w:tcPr>
          <w:p w:rsidR="320543F7" w:rsidP="320543F7" w:rsidRDefault="320543F7" w14:paraId="0C36A033" w14:textId="3751A5A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7Z" w:id="269263553"/>
              </w:rPr>
              <w:pPrChange w:author="GUSTAVO DE OLIVEIRA REGO MORAIS" w:date="2025-08-08T22:00:28.774Z">
                <w:pPr>
                  <w:bidi w:val="0"/>
                </w:pPr>
              </w:pPrChange>
            </w:pPr>
            <w:ins w:author="GUSTAVO DE OLIVEIRA REGO MORAIS" w:date="2025-08-08T21:59:15.84Z" w:id="1940039678">
              <w:r w:rsidRPr="320543F7" w:rsidR="320543F7">
                <w:rPr>
                  <w:rFonts w:ascii="Times New Roman" w:hAnsi="Times New Roman" w:eastAsia="Times New Roman" w:cs="Times New Roman"/>
                  <w:sz w:val="24"/>
                  <w:szCs w:val="24"/>
                  <w:rPrChange w:author="GUSTAVO DE OLIVEIRA REGO MORAIS" w:date="2025-08-08T22:00:09.667Z" w:id="53287945"/>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390081112">
              <w:tcPr>
                <w:tcW w:w="1803" w:type="dxa"/>
                <w:tcMar/>
              </w:tcPr>
            </w:tcPrChange>
          </w:tcPr>
          <w:p w:rsidR="320543F7" w:rsidP="320543F7" w:rsidRDefault="320543F7" w14:paraId="26702853" w14:textId="3BCBCF7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7Z" w:id="1180531763"/>
              </w:rPr>
              <w:pPrChange w:author="GUSTAVO DE OLIVEIRA REGO MORAIS" w:date="2025-08-08T22:00:28.774Z">
                <w:pPr>
                  <w:bidi w:val="0"/>
                </w:pPr>
              </w:pPrChange>
            </w:pPr>
            <w:ins w:author="GUSTAVO DE OLIVEIRA REGO MORAIS" w:date="2025-08-08T21:59:15.84Z" w:id="564597499">
              <w:r w:rsidRPr="320543F7" w:rsidR="320543F7">
                <w:rPr>
                  <w:rFonts w:ascii="Times New Roman" w:hAnsi="Times New Roman" w:eastAsia="Times New Roman" w:cs="Times New Roman"/>
                  <w:sz w:val="24"/>
                  <w:szCs w:val="24"/>
                  <w:rPrChange w:author="GUSTAVO DE OLIVEIRA REGO MORAIS" w:date="2025-08-08T22:00:09.667Z" w:id="1946193092"/>
                </w:rPr>
                <w:t>Potência de dissipação térmica (Watts).</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1252967797">
              <w:tcPr>
                <w:tcW w:w="1803" w:type="dxa"/>
                <w:tcMar/>
              </w:tcPr>
            </w:tcPrChange>
          </w:tcPr>
          <w:p w:rsidR="320543F7" w:rsidP="320543F7" w:rsidRDefault="320543F7" w14:paraId="0328618C" w14:textId="00625E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8Z" w:id="685166589">
                  <w:rPr>
                    <w:rFonts w:ascii="Consolas" w:hAnsi="Consolas" w:eastAsia="Consolas" w:cs="Consolas"/>
                  </w:rPr>
                </w:rPrChange>
              </w:rPr>
              <w:pPrChange w:author="GUSTAVO DE OLIVEIRA REGO MORAIS" w:date="2025-08-08T22:00:28.774Z">
                <w:pPr>
                  <w:bidi w:val="0"/>
                </w:pPr>
              </w:pPrChange>
            </w:pPr>
            <w:ins w:author="GUSTAVO DE OLIVEIRA REGO MORAIS" w:date="2025-08-08T21:59:15.841Z" w:id="812352964">
              <w:r w:rsidRPr="320543F7" w:rsidR="320543F7">
                <w:rPr>
                  <w:rFonts w:ascii="Times New Roman" w:hAnsi="Times New Roman" w:eastAsia="Times New Roman" w:cs="Times New Roman"/>
                  <w:sz w:val="24"/>
                  <w:szCs w:val="24"/>
                  <w:rPrChange w:author="GUSTAVO DE OLIVEIRA REGO MORAIS" w:date="2025-08-08T22:00:09.668Z" w:id="1675499229">
                    <w:rPr>
                      <w:rFonts w:ascii="Consolas" w:hAnsi="Consolas" w:eastAsia="Consolas" w:cs="Consolas"/>
                    </w:rPr>
                  </w:rPrChange>
                </w:rPr>
                <w:t>{&gt;=0}</w:t>
              </w:r>
            </w:ins>
          </w:p>
        </w:tc>
      </w:tr>
      <w:tr w:rsidR="320543F7" w:rsidTr="320543F7" w14:paraId="4C54E96C">
        <w:trPr>
          <w:trHeight w:val="300"/>
          <w:ins w:author="GUSTAVO DE OLIVEIRA REGO MORAIS" w:date="2025-08-08T21:59:15.841Z" w16du:dateUtc="2025-08-08T21:59:15.841Z" w:id="200634450"/>
          <w:trPrChange w:author="GUSTAVO DE OLIVEIRA REGO MORAIS" w:date="2025-08-08T21:59:14.399Z" w16du:dateUtc="2025-08-08T21:59:14.399Z" w:id="2002641779">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1362310447">
              <w:tcPr>
                <w:tcW w:w="1803" w:type="dxa"/>
                <w:tcMar/>
              </w:tcPr>
            </w:tcPrChange>
          </w:tcPr>
          <w:p w:rsidR="320543F7" w:rsidP="320543F7" w:rsidRDefault="320543F7" w14:paraId="0CCE044C" w14:textId="27CD01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8Z" w:id="1233717484">
                  <w:rPr>
                    <w:rFonts w:ascii="Consolas" w:hAnsi="Consolas" w:eastAsia="Consolas" w:cs="Consolas"/>
                  </w:rPr>
                </w:rPrChange>
              </w:rPr>
              <w:pPrChange w:author="GUSTAVO DE OLIVEIRA REGO MORAIS" w:date="2025-08-08T22:00:28.774Z">
                <w:pPr>
                  <w:bidi w:val="0"/>
                </w:pPr>
              </w:pPrChange>
            </w:pPr>
            <w:ins w:author="GUSTAVO DE OLIVEIRA REGO MORAIS" w:date="2025-08-08T21:59:15.841Z" w:id="669422924">
              <w:r w:rsidRPr="320543F7" w:rsidR="320543F7">
                <w:rPr>
                  <w:rFonts w:ascii="Times New Roman" w:hAnsi="Times New Roman" w:eastAsia="Times New Roman" w:cs="Times New Roman"/>
                  <w:sz w:val="24"/>
                  <w:szCs w:val="24"/>
                  <w:rPrChange w:author="GUSTAVO DE OLIVEIRA REGO MORAIS" w:date="2025-08-08T22:00:09.668Z" w:id="1459649055">
                    <w:rPr>
                      <w:rFonts w:ascii="Consolas" w:hAnsi="Consolas" w:eastAsia="Consolas" w:cs="Consolas"/>
                    </w:rPr>
                  </w:rPrChange>
                </w:rPr>
                <w:t>linkCompra</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2Z" w:id="1607450054">
              <w:tcPr>
                <w:tcW w:w="1803" w:type="dxa"/>
                <w:tcMar/>
              </w:tcPr>
            </w:tcPrChange>
          </w:tcPr>
          <w:p w:rsidR="320543F7" w:rsidP="320543F7" w:rsidRDefault="320543F7" w14:paraId="2F3507C5" w14:textId="5934FE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591989606"/>
              </w:rPr>
              <w:pPrChange w:author="GUSTAVO DE OLIVEIRA REGO MORAIS" w:date="2025-08-08T22:00:28.774Z">
                <w:pPr>
                  <w:bidi w:val="0"/>
                </w:pPr>
              </w:pPrChange>
            </w:pPr>
            <w:ins w:author="GUSTAVO DE OLIVEIRA REGO MORAIS" w:date="2025-08-08T21:59:15.841Z" w:id="1805364067">
              <w:r w:rsidRPr="320543F7" w:rsidR="320543F7">
                <w:rPr>
                  <w:rFonts w:ascii="Times New Roman" w:hAnsi="Times New Roman" w:eastAsia="Times New Roman" w:cs="Times New Roman"/>
                  <w:sz w:val="24"/>
                  <w:szCs w:val="24"/>
                  <w:rPrChange w:author="GUSTAVO DE OLIVEIRA REGO MORAIS" w:date="2025-08-08T22:00:09.669Z" w:id="1096016845"/>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2Z" w:id="488389697">
              <w:tcPr>
                <w:tcW w:w="1803" w:type="dxa"/>
                <w:tcMar/>
              </w:tcPr>
            </w:tcPrChange>
          </w:tcPr>
          <w:p w:rsidR="320543F7" w:rsidP="320543F7" w:rsidRDefault="320543F7" w14:paraId="43DDB276" w14:textId="7C24A79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143149157"/>
              </w:rPr>
              <w:pPrChange w:author="GUSTAVO DE OLIVEIRA REGO MORAIS" w:date="2025-08-08T22:00:28.774Z">
                <w:pPr>
                  <w:bidi w:val="0"/>
                </w:pPr>
              </w:pPrChange>
            </w:pPr>
            <w:ins w:author="GUSTAVO DE OLIVEIRA REGO MORAIS" w:date="2025-08-08T21:59:15.841Z" w:id="1836127021">
              <w:r w:rsidRPr="320543F7" w:rsidR="320543F7">
                <w:rPr>
                  <w:rFonts w:ascii="Times New Roman" w:hAnsi="Times New Roman" w:eastAsia="Times New Roman" w:cs="Times New Roman"/>
                  <w:sz w:val="24"/>
                  <w:szCs w:val="24"/>
                  <w:rPrChange w:author="GUSTAVO DE OLIVEIRA REGO MORAIS" w:date="2025-08-08T22:00:09.669Z" w:id="866614958"/>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2Z" w:id="1265753625">
              <w:tcPr>
                <w:tcW w:w="1803" w:type="dxa"/>
                <w:tcMar/>
              </w:tcPr>
            </w:tcPrChange>
          </w:tcPr>
          <w:p w:rsidR="320543F7" w:rsidP="320543F7" w:rsidRDefault="320543F7" w14:paraId="6C81CFCE" w14:textId="3551CDA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19596251"/>
              </w:rPr>
              <w:pPrChange w:author="GUSTAVO DE OLIVEIRA REGO MORAIS" w:date="2025-08-08T22:00:28.775Z">
                <w:pPr>
                  <w:bidi w:val="0"/>
                </w:pPr>
              </w:pPrChange>
            </w:pPr>
            <w:ins w:author="GUSTAVO DE OLIVEIRA REGO MORAIS" w:date="2025-08-08T21:59:15.841Z" w:id="350964668">
              <w:r w:rsidRPr="320543F7" w:rsidR="320543F7">
                <w:rPr>
                  <w:rFonts w:ascii="Times New Roman" w:hAnsi="Times New Roman" w:eastAsia="Times New Roman" w:cs="Times New Roman"/>
                  <w:sz w:val="24"/>
                  <w:szCs w:val="24"/>
                  <w:rPrChange w:author="GUSTAVO DE OLIVEIRA REGO MORAIS" w:date="2025-08-08T22:00:09.669Z" w:id="1178403658"/>
                </w:rPr>
                <w:t>URL de referência/compra (opcional).</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2Z" w:id="743100894">
              <w:tcPr>
                <w:tcW w:w="1803" w:type="dxa"/>
                <w:tcMar/>
              </w:tcPr>
            </w:tcPrChange>
          </w:tcPr>
          <w:p w:rsidR="320543F7" w:rsidP="320543F7" w:rsidRDefault="320543F7" w14:paraId="57C10D82" w14:textId="616B4CF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Z" w:id="903297843">
                  <w:rPr>
                    <w:rFonts w:ascii="Consolas" w:hAnsi="Consolas" w:eastAsia="Consolas" w:cs="Consolas"/>
                  </w:rPr>
                </w:rPrChange>
              </w:rPr>
              <w:pPrChange w:author="GUSTAVO DE OLIVEIRA REGO MORAIS" w:date="2025-08-08T22:00:28.775Z">
                <w:pPr>
                  <w:bidi w:val="0"/>
                </w:pPr>
              </w:pPrChange>
            </w:pPr>
            <w:ins w:author="GUSTAVO DE OLIVEIRA REGO MORAIS" w:date="2025-08-08T21:59:15.841Z" w:id="648613275">
              <w:r w:rsidRPr="320543F7" w:rsidR="320543F7">
                <w:rPr>
                  <w:rFonts w:ascii="Times New Roman" w:hAnsi="Times New Roman" w:eastAsia="Times New Roman" w:cs="Times New Roman"/>
                  <w:sz w:val="24"/>
                  <w:szCs w:val="24"/>
                  <w:rPrChange w:author="GUSTAVO DE OLIVEIRA REGO MORAIS" w:date="2025-08-08T22:00:09.67Z" w:id="540665679">
                    <w:rPr>
                      <w:rFonts w:ascii="Consolas" w:hAnsi="Consolas" w:eastAsia="Consolas" w:cs="Consolas"/>
                    </w:rPr>
                  </w:rPrChange>
                </w:rPr>
                <w:t>{format=url}</w:t>
              </w:r>
            </w:ins>
          </w:p>
        </w:tc>
      </w:tr>
    </w:tbl>
    <w:p w:rsidR="6595920C" w:rsidP="320543F7" w:rsidRDefault="6595920C" w14:paraId="0F214AE2" w14:textId="49B02D69">
      <w:pPr>
        <w:bidi w:val="0"/>
        <w:spacing w:before="240" w:beforeAutospacing="off" w:after="240" w:afterAutospacing="off" w:line="360" w:lineRule="auto"/>
        <w:jc w:val="both"/>
        <w:rPr>
          <w:ins w:author="GUSTAVO DE OLIVEIRA REGO MORAIS" w:date="2025-08-08T21:59:15.841Z" w16du:dateUtc="2025-08-08T21:59:15.841Z" w:id="1062442236"/>
          <w:rFonts w:ascii="Times New Roman" w:hAnsi="Times New Roman" w:eastAsia="Times New Roman" w:cs="Times New Roman"/>
          <w:b w:val="1"/>
          <w:bCs w:val="1"/>
          <w:noProof w:val="0"/>
          <w:sz w:val="24"/>
          <w:szCs w:val="24"/>
          <w:lang w:val="pt-BR"/>
          <w:rPrChange w:author="GUSTAVO DE OLIVEIRA REGO MORAIS" w:date="2025-08-08T22:00:05.232Z" w:id="1074743376">
            <w:rPr>
              <w:ins w:author="GUSTAVO DE OLIVEIRA REGO MORAIS" w:date="2025-08-08T21:59:15.841Z" w16du:dateUtc="2025-08-08T21:59:15.841Z" w:id="1391562731"/>
              <w:rFonts w:ascii="Times New Roman" w:hAnsi="Times New Roman" w:eastAsia="Times New Roman" w:cs="Times New Roman"/>
              <w:b w:val="1"/>
              <w:bCs w:val="1"/>
              <w:noProof w:val="0"/>
              <w:sz w:val="24"/>
              <w:szCs w:val="24"/>
              <w:lang w:val="pt-BR"/>
            </w:rPr>
          </w:rPrChange>
        </w:rPr>
        <w:pPrChange w:author="GUSTAVO DE OLIVEIRA REGO MORAIS" w:date="2025-08-08T22:00:28.775Z">
          <w:pPr>
            <w:bidi w:val="0"/>
          </w:pPr>
        </w:pPrChange>
      </w:pPr>
      <w:ins w:author="GUSTAVO DE OLIVEIRA REGO MORAIS" w:date="2025-08-08T21:59:15.841Z" w:id="62958665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Z" w:id="887794637">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AFC7B71" w14:textId="652DCC5D">
      <w:pPr>
        <w:pStyle w:val="ListParagraph"/>
        <w:numPr>
          <w:ilvl w:val="0"/>
          <w:numId w:val="153"/>
        </w:numPr>
        <w:bidi w:val="0"/>
        <w:spacing w:before="240" w:beforeAutospacing="off" w:after="240" w:afterAutospacing="off" w:line="360" w:lineRule="auto"/>
        <w:jc w:val="both"/>
        <w:rPr>
          <w:ins w:author="GUSTAVO DE OLIVEIRA REGO MORAIS" w:date="2025-08-08T21:59:15.841Z" w16du:dateUtc="2025-08-08T21:59:15.841Z" w:id="675060399"/>
          <w:rFonts w:ascii="Times New Roman" w:hAnsi="Times New Roman" w:eastAsia="Times New Roman" w:cs="Times New Roman"/>
          <w:noProof w:val="0"/>
          <w:sz w:val="24"/>
          <w:szCs w:val="24"/>
          <w:lang w:val="pt-BR"/>
          <w:rPrChange w:author="GUSTAVO DE OLIVEIRA REGO MORAIS" w:date="2025-08-08T22:00:09.671Z" w:id="691956519">
            <w:rPr>
              <w:ins w:author="GUSTAVO DE OLIVEIRA REGO MORAIS" w:date="2025-08-08T21:59:15.841Z" w16du:dateUtc="2025-08-08T21:59:15.841Z" w:id="1893028621"/>
            </w:rPr>
          </w:rPrChange>
        </w:rPr>
        <w:pPrChange w:author="GUSTAVO DE OLIVEIRA REGO MORAIS" w:date="2025-08-08T22:00:28.775Z">
          <w:pPr>
            <w:bidi w:val="0"/>
          </w:pPr>
        </w:pPrChange>
      </w:pPr>
      <w:ins w:author="GUSTAVO DE OLIVEIRA REGO MORAIS" w:date="2025-08-08T21:59:15.841Z" w:id="383073894">
        <w:r w:rsidRPr="320543F7" w:rsidR="6595920C">
          <w:rPr>
            <w:rFonts w:ascii="Times New Roman" w:hAnsi="Times New Roman" w:eastAsia="Times New Roman" w:cs="Times New Roman"/>
            <w:noProof w:val="0"/>
            <w:sz w:val="24"/>
            <w:szCs w:val="24"/>
            <w:lang w:val="pt-BR"/>
            <w:rPrChange w:author="GUSTAVO DE OLIVEIRA REGO MORAIS" w:date="2025-08-08T22:00:09.671Z" w:id="322799515">
              <w:rPr>
                <w:rFonts w:ascii="Times New Roman" w:hAnsi="Times New Roman" w:eastAsia="Times New Roman" w:cs="Times New Roman"/>
                <w:noProof w:val="0"/>
                <w:sz w:val="24"/>
                <w:szCs w:val="24"/>
                <w:lang w:val="pt-BR"/>
              </w:rPr>
            </w:rPrChange>
          </w:rPr>
          <w:t>Nenhum método público especificado no diagrama.</w:t>
        </w:r>
      </w:ins>
    </w:p>
    <w:p w:rsidR="6595920C" w:rsidP="79ED5846" w:rsidRDefault="6595920C" w14:paraId="3D5A5A84" w14:textId="2985AB07">
      <w:pPr>
        <w:pStyle w:val="Heading4"/>
        <w:bidi w:val="0"/>
        <w:spacing w:before="319" w:beforeAutospacing="off" w:after="319" w:afterAutospacing="off" w:line="360" w:lineRule="auto"/>
        <w:jc w:val="both"/>
        <w:rPr>
          <w:ins w:author="GUSTAVO DE OLIVEIRA REGO MORAIS" w:date="2025-08-08T21:59:15.841Z" w16du:dateUtc="2025-08-08T21:59:15.841Z" w:id="1165299142"/>
          <w:rFonts w:ascii="Times New Roman" w:hAnsi="Times New Roman" w:eastAsia="Times New Roman" w:cs="Times New Roman"/>
          <w:b w:val="1"/>
          <w:bCs w:val="1"/>
          <w:noProof w:val="0"/>
          <w:sz w:val="24"/>
          <w:szCs w:val="24"/>
          <w:lang w:val="pt-BR"/>
          <w:rPrChange w:author="GUSTAVO DE OLIVEIRA REGO MORAIS" w:date="2025-08-08T22:00:05.235Z" w:id="808889630">
            <w:rPr>
              <w:ins w:author="GUSTAVO DE OLIVEIRA REGO MORAIS" w:date="2025-08-08T21:59:15.841Z" w16du:dateUtc="2025-08-08T21:59:15.841Z" w:id="1391895832"/>
              <w:rFonts w:ascii="Consolas" w:hAnsi="Consolas" w:eastAsia="Consolas" w:cs="Consolas"/>
              <w:b w:val="1"/>
              <w:bCs w:val="1"/>
              <w:noProof w:val="0"/>
              <w:sz w:val="24"/>
              <w:szCs w:val="24"/>
              <w:lang w:val="pt-BR"/>
            </w:rPr>
          </w:rPrChange>
        </w:rPr>
        <w:pPrChange w:author="GUSTAVO DE OLIVEIRA REGO MORAIS" w:date="2025-08-08T22:00:28.775Z">
          <w:pPr>
            <w:bidi w:val="0"/>
          </w:pPr>
        </w:pPrChange>
      </w:pPr>
      <w:bookmarkStart w:name="_Toc2076680217" w:id="1977048339"/>
      <w:ins w:author="GUSTAVO DE OLIVEIRA REGO MORAIS" w:date="2025-08-08T21:59:15.841Z" w:id="216139249">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672Z" w:id="818907163">
              <w:rPr>
                <w:rFonts w:ascii="Times New Roman" w:hAnsi="Times New Roman" w:eastAsia="Times New Roman" w:cs="Times New Roman"/>
                <w:b w:val="1"/>
                <w:bCs w:val="1"/>
                <w:noProof w:val="0"/>
                <w:sz w:val="24"/>
                <w:szCs w:val="24"/>
                <w:lang w:val="pt-BR"/>
              </w:rPr>
            </w:rPrChange>
          </w:rPr>
          <w:t xml:space="preserve">8.1.2.6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235Z" w:id="371799164">
              <w:rPr>
                <w:rFonts w:ascii="Consolas" w:hAnsi="Consolas" w:eastAsia="Consolas" w:cs="Consolas"/>
                <w:b w:val="1"/>
                <w:bCs w:val="1"/>
                <w:noProof w:val="0"/>
                <w:sz w:val="24"/>
                <w:szCs w:val="24"/>
                <w:lang w:val="pt-BR"/>
              </w:rPr>
            </w:rPrChange>
          </w:rPr>
          <w:t>Ambiente</w:t>
        </w:r>
      </w:ins>
      <w:bookmarkEnd w:id="1977048339"/>
    </w:p>
    <w:p w:rsidR="6595920C" w:rsidP="320543F7" w:rsidRDefault="6595920C" w14:paraId="7410F14A" w14:textId="11340616">
      <w:pPr>
        <w:bidi w:val="0"/>
        <w:spacing w:before="240" w:beforeAutospacing="off" w:after="240" w:afterAutospacing="off" w:line="360" w:lineRule="auto"/>
        <w:jc w:val="both"/>
        <w:rPr>
          <w:ins w:author="GUSTAVO DE OLIVEIRA REGO MORAIS" w:date="2025-08-08T21:59:15.841Z" w16du:dateUtc="2025-08-08T21:59:15.841Z" w:id="1990663943"/>
          <w:rFonts w:ascii="Times New Roman" w:hAnsi="Times New Roman" w:eastAsia="Times New Roman" w:cs="Times New Roman"/>
          <w:noProof w:val="0"/>
          <w:sz w:val="24"/>
          <w:szCs w:val="24"/>
          <w:lang w:val="pt-BR"/>
          <w:rPrChange w:author="GUSTAVO DE OLIVEIRA REGO MORAIS" w:date="2025-08-08T22:00:05.237Z" w:id="1481831379">
            <w:rPr>
              <w:ins w:author="GUSTAVO DE OLIVEIRA REGO MORAIS" w:date="2025-08-08T21:59:15.841Z" w16du:dateUtc="2025-08-08T21:59:15.841Z" w:id="391834325"/>
              <w:rFonts w:ascii="Times New Roman" w:hAnsi="Times New Roman" w:eastAsia="Times New Roman" w:cs="Times New Roman"/>
              <w:noProof w:val="0"/>
              <w:sz w:val="24"/>
              <w:szCs w:val="24"/>
              <w:lang w:val="pt-BR"/>
            </w:rPr>
          </w:rPrChange>
        </w:rPr>
        <w:pPrChange w:author="GUSTAVO DE OLIVEIRA REGO MORAIS" w:date="2025-08-08T22:00:28.776Z">
          <w:pPr>
            <w:bidi w:val="0"/>
          </w:pPr>
        </w:pPrChange>
      </w:pPr>
      <w:ins w:author="GUSTAVO DE OLIVEIRA REGO MORAIS" w:date="2025-08-08T21:59:15.841Z" w:id="80064658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3Z" w:id="70756064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236Z" w:id="13814155">
              <w:rPr>
                <w:rFonts w:ascii="Times New Roman" w:hAnsi="Times New Roman" w:eastAsia="Times New Roman" w:cs="Times New Roman"/>
                <w:noProof w:val="0"/>
                <w:sz w:val="24"/>
                <w:szCs w:val="24"/>
                <w:lang w:val="pt-BR"/>
              </w:rPr>
            </w:rPrChange>
          </w:rPr>
          <w:t xml:space="preserve"> Modelar as condições do local de uso, utilizadas nos cálculos térmicos e recomendações.</w:t>
        </w:r>
      </w:ins>
    </w:p>
    <w:p w:rsidR="6595920C" w:rsidP="320543F7" w:rsidRDefault="6595920C" w14:paraId="1A459579" w14:textId="0BE5E364">
      <w:pPr>
        <w:bidi w:val="0"/>
        <w:spacing w:before="240" w:beforeAutospacing="off" w:after="240" w:afterAutospacing="off" w:line="360" w:lineRule="auto"/>
        <w:jc w:val="both"/>
        <w:rPr>
          <w:ins w:author="GUSTAVO DE OLIVEIRA REGO MORAIS" w:date="2025-08-08T21:59:15.841Z" w16du:dateUtc="2025-08-08T21:59:15.841Z" w:id="1853264837"/>
          <w:rFonts w:ascii="Times New Roman" w:hAnsi="Times New Roman" w:eastAsia="Times New Roman" w:cs="Times New Roman"/>
          <w:b w:val="1"/>
          <w:bCs w:val="1"/>
          <w:noProof w:val="0"/>
          <w:sz w:val="24"/>
          <w:szCs w:val="24"/>
          <w:lang w:val="pt-BR"/>
          <w:rPrChange w:author="GUSTAVO DE OLIVEIRA REGO MORAIS" w:date="2025-08-08T22:00:05.238Z" w:id="1239366537">
            <w:rPr>
              <w:ins w:author="GUSTAVO DE OLIVEIRA REGO MORAIS" w:date="2025-08-08T21:59:15.841Z" w16du:dateUtc="2025-08-08T21:59:15.841Z" w:id="611329285"/>
              <w:rFonts w:ascii="Times New Roman" w:hAnsi="Times New Roman" w:eastAsia="Times New Roman" w:cs="Times New Roman"/>
              <w:b w:val="1"/>
              <w:bCs w:val="1"/>
              <w:noProof w:val="0"/>
              <w:sz w:val="24"/>
              <w:szCs w:val="24"/>
              <w:lang w:val="pt-BR"/>
            </w:rPr>
          </w:rPrChange>
        </w:rPr>
        <w:pPrChange w:author="GUSTAVO DE OLIVEIRA REGO MORAIS" w:date="2025-08-08T22:00:28.776Z">
          <w:pPr>
            <w:bidi w:val="0"/>
          </w:pPr>
        </w:pPrChange>
      </w:pPr>
      <w:ins w:author="GUSTAVO DE OLIVEIRA REGO MORAIS" w:date="2025-08-08T21:59:15.841Z" w:id="209525044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3Z" w:id="567701338">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Layout w:type="fixed"/>
        <w:tblLook w:val="06A0" w:firstRow="1" w:lastRow="0" w:firstColumn="1" w:lastColumn="0" w:noHBand="1" w:noVBand="1"/>
        <w:tblPrChange w:author="GUSTAVO DE OLIVEIRA REGO MORAIS" w:date="2025-08-08T22:05:20.973Z" w16du:dateUtc="2025-08-08T22:05:20.973Z" w:id="842341620">
          <w:tblPr>
            <w:tblStyle w:val="TableNormal"/>
            <w:tblLayout w:type="fixed"/>
            <w:tblLook w:val="06A0" w:firstRow="1" w:lastRow="0" w:firstColumn="1" w:lastColumn="0" w:noHBand="1" w:noVBand="1"/>
          </w:tblPr>
        </w:tblPrChange>
      </w:tblPr>
      <w:tblGrid>
        <w:gridCol w:w="1287"/>
        <w:gridCol w:w="760"/>
        <w:gridCol w:w="1218"/>
        <w:gridCol w:w="4893"/>
        <w:gridCol w:w="1608"/>
        <w:tblGridChange w:id="1301781719">
          <w:tblGrid>
            <w:gridCol w:w="1803"/>
            <w:gridCol w:w="1803"/>
            <w:gridCol w:w="1803"/>
            <w:gridCol w:w="1803"/>
            <w:gridCol w:w="1803"/>
          </w:tblGrid>
        </w:tblGridChange>
      </w:tblGrid>
      <w:tr w:rsidR="320543F7" w:rsidTr="320543F7" w14:paraId="19005627">
        <w:trPr>
          <w:trHeight w:val="300"/>
          <w:ins w:author="GUSTAVO DE OLIVEIRA REGO MORAIS" w:date="2025-08-08T21:59:15.841Z" w16du:dateUtc="2025-08-08T21:59:15.841Z" w:id="505512533"/>
          <w:trPrChange w:author="GUSTAVO DE OLIVEIRA REGO MORAIS" w:date="2025-08-08T21:59:14.502Z" w16du:dateUtc="2025-08-08T21:59:14.502Z" w:id="118271432">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339013582">
              <w:tcPr>
                <w:tcW w:w="1803" w:type="dxa"/>
                <w:tcMar/>
              </w:tcPr>
            </w:tcPrChange>
          </w:tcPr>
          <w:p w:rsidR="320543F7" w:rsidP="320543F7" w:rsidRDefault="320543F7" w14:paraId="44E6C024" w14:textId="438D485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4Z" w:id="922198172">
                  <w:rPr>
                    <w:b w:val="1"/>
                    <w:bCs w:val="1"/>
                  </w:rPr>
                </w:rPrChange>
              </w:rPr>
              <w:pPrChange w:author="GUSTAVO DE OLIVEIRA REGO MORAIS" w:date="2025-08-08T22:00:28.776Z">
                <w:pPr>
                  <w:bidi w:val="0"/>
                </w:pPr>
              </w:pPrChange>
            </w:pPr>
            <w:ins w:author="GUSTAVO DE OLIVEIRA REGO MORAIS" w:date="2025-08-08T21:59:15.841Z" w:id="1415173166">
              <w:r w:rsidRPr="320543F7" w:rsidR="320543F7">
                <w:rPr>
                  <w:rFonts w:ascii="Times New Roman" w:hAnsi="Times New Roman" w:eastAsia="Times New Roman" w:cs="Times New Roman"/>
                  <w:b w:val="1"/>
                  <w:bCs w:val="1"/>
                  <w:sz w:val="24"/>
                  <w:szCs w:val="24"/>
                  <w:rPrChange w:author="GUSTAVO DE OLIVEIRA REGO MORAIS" w:date="2025-08-08T22:00:09.674Z" w:id="881791595">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4Z" w:id="373026363">
              <w:tcPr>
                <w:tcW w:w="1803" w:type="dxa"/>
                <w:tcMar/>
              </w:tcPr>
            </w:tcPrChange>
          </w:tcPr>
          <w:p w:rsidR="320543F7" w:rsidP="320543F7" w:rsidRDefault="320543F7" w14:paraId="5A9DFD73" w14:textId="5674FD7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5Z" w:id="245258622">
                  <w:rPr>
                    <w:b w:val="1"/>
                    <w:bCs w:val="1"/>
                  </w:rPr>
                </w:rPrChange>
              </w:rPr>
              <w:pPrChange w:author="GUSTAVO DE OLIVEIRA REGO MORAIS" w:date="2025-08-08T22:00:28.776Z">
                <w:pPr>
                  <w:bidi w:val="0"/>
                </w:pPr>
              </w:pPrChange>
            </w:pPr>
            <w:ins w:author="GUSTAVO DE OLIVEIRA REGO MORAIS" w:date="2025-08-08T21:59:15.842Z" w:id="1963349660">
              <w:r w:rsidRPr="320543F7" w:rsidR="320543F7">
                <w:rPr>
                  <w:rFonts w:ascii="Times New Roman" w:hAnsi="Times New Roman" w:eastAsia="Times New Roman" w:cs="Times New Roman"/>
                  <w:b w:val="1"/>
                  <w:bCs w:val="1"/>
                  <w:sz w:val="24"/>
                  <w:szCs w:val="24"/>
                  <w:rPrChange w:author="GUSTAVO DE OLIVEIRA REGO MORAIS" w:date="2025-08-08T22:00:09.674Z" w:id="2061586444">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4Z" w:id="166526312">
              <w:tcPr>
                <w:tcW w:w="1803" w:type="dxa"/>
                <w:tcMar/>
              </w:tcPr>
            </w:tcPrChange>
          </w:tcPr>
          <w:p w:rsidR="320543F7" w:rsidP="320543F7" w:rsidRDefault="320543F7" w14:paraId="3D8A71EA" w14:textId="41C0BF1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5Z" w:id="2103351760">
                  <w:rPr>
                    <w:b w:val="1"/>
                    <w:bCs w:val="1"/>
                  </w:rPr>
                </w:rPrChange>
              </w:rPr>
              <w:pPrChange w:author="GUSTAVO DE OLIVEIRA REGO MORAIS" w:date="2025-08-08T22:00:28.776Z">
                <w:pPr>
                  <w:bidi w:val="0"/>
                </w:pPr>
              </w:pPrChange>
            </w:pPr>
            <w:ins w:author="GUSTAVO DE OLIVEIRA REGO MORAIS" w:date="2025-08-08T21:59:15.842Z" w:id="2100707855">
              <w:r w:rsidRPr="320543F7" w:rsidR="320543F7">
                <w:rPr>
                  <w:rFonts w:ascii="Times New Roman" w:hAnsi="Times New Roman" w:eastAsia="Times New Roman" w:cs="Times New Roman"/>
                  <w:b w:val="1"/>
                  <w:bCs w:val="1"/>
                  <w:sz w:val="24"/>
                  <w:szCs w:val="24"/>
                  <w:rPrChange w:author="GUSTAVO DE OLIVEIRA REGO MORAIS" w:date="2025-08-08T22:00:09.675Z" w:id="19989696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4Z" w:id="1129385276">
              <w:tcPr>
                <w:tcW w:w="1803" w:type="dxa"/>
                <w:tcMar/>
              </w:tcPr>
            </w:tcPrChange>
          </w:tcPr>
          <w:p w:rsidR="320543F7" w:rsidP="320543F7" w:rsidRDefault="320543F7" w14:paraId="01C3364A" w14:textId="5A9F746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6Z" w:id="1527518757">
                  <w:rPr>
                    <w:b w:val="1"/>
                    <w:bCs w:val="1"/>
                  </w:rPr>
                </w:rPrChange>
              </w:rPr>
              <w:pPrChange w:author="GUSTAVO DE OLIVEIRA REGO MORAIS" w:date="2025-08-08T22:00:28.777Z">
                <w:pPr>
                  <w:bidi w:val="0"/>
                </w:pPr>
              </w:pPrChange>
            </w:pPr>
            <w:ins w:author="GUSTAVO DE OLIVEIRA REGO MORAIS" w:date="2025-08-08T21:59:15.842Z" w:id="797230663">
              <w:r w:rsidRPr="320543F7" w:rsidR="320543F7">
                <w:rPr>
                  <w:rFonts w:ascii="Times New Roman" w:hAnsi="Times New Roman" w:eastAsia="Times New Roman" w:cs="Times New Roman"/>
                  <w:b w:val="1"/>
                  <w:bCs w:val="1"/>
                  <w:sz w:val="24"/>
                  <w:szCs w:val="24"/>
                  <w:rPrChange w:author="GUSTAVO DE OLIVEIRA REGO MORAIS" w:date="2025-08-08T22:00:09.676Z" w:id="1847370623">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4Z" w:id="1170865106">
              <w:tcPr>
                <w:tcW w:w="1803" w:type="dxa"/>
                <w:tcMar/>
              </w:tcPr>
            </w:tcPrChange>
          </w:tcPr>
          <w:p w:rsidR="320543F7" w:rsidP="320543F7" w:rsidRDefault="320543F7" w14:paraId="3B1A7FA6" w14:textId="3CEC821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6Z" w:id="1844688856">
                  <w:rPr>
                    <w:b w:val="1"/>
                    <w:bCs w:val="1"/>
                  </w:rPr>
                </w:rPrChange>
              </w:rPr>
              <w:pPrChange w:author="GUSTAVO DE OLIVEIRA REGO MORAIS" w:date="2025-08-08T22:00:28.777Z">
                <w:pPr>
                  <w:bidi w:val="0"/>
                </w:pPr>
              </w:pPrChange>
            </w:pPr>
            <w:ins w:author="GUSTAVO DE OLIVEIRA REGO MORAIS" w:date="2025-08-08T21:59:15.842Z" w:id="1614779270">
              <w:r w:rsidRPr="320543F7" w:rsidR="320543F7">
                <w:rPr>
                  <w:rFonts w:ascii="Times New Roman" w:hAnsi="Times New Roman" w:eastAsia="Times New Roman" w:cs="Times New Roman"/>
                  <w:b w:val="1"/>
                  <w:bCs w:val="1"/>
                  <w:sz w:val="24"/>
                  <w:szCs w:val="24"/>
                  <w:rPrChange w:author="GUSTAVO DE OLIVEIRA REGO MORAIS" w:date="2025-08-08T22:00:09.676Z" w:id="1545234919">
                    <w:rPr>
                      <w:b w:val="1"/>
                      <w:bCs w:val="1"/>
                    </w:rPr>
                  </w:rPrChange>
                </w:rPr>
                <w:t>Restrições</w:t>
              </w:r>
            </w:ins>
          </w:p>
        </w:tc>
      </w:tr>
      <w:tr w:rsidR="320543F7" w:rsidTr="320543F7" w14:paraId="60D1C7E4">
        <w:trPr>
          <w:trHeight w:val="300"/>
          <w:ins w:author="GUSTAVO DE OLIVEIRA REGO MORAIS" w:date="2025-08-08T21:59:15.842Z" w16du:dateUtc="2025-08-08T21:59:15.842Z" w:id="2122279076"/>
          <w:trPrChange w:author="GUSTAVO DE OLIVEIRA REGO MORAIS" w:date="2025-08-08T21:59:14.502Z" w16du:dateUtc="2025-08-08T21:59:14.502Z" w:id="1969148450">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756054906">
              <w:tcPr>
                <w:tcW w:w="1803" w:type="dxa"/>
                <w:tcMar/>
              </w:tcPr>
            </w:tcPrChange>
          </w:tcPr>
          <w:p w:rsidR="320543F7" w:rsidP="320543F7" w:rsidRDefault="320543F7" w14:paraId="1EAA9C43" w14:textId="1CAD2D4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7Z" w:id="176007286">
                  <w:rPr>
                    <w:rFonts w:ascii="Consolas" w:hAnsi="Consolas" w:eastAsia="Consolas" w:cs="Consolas"/>
                  </w:rPr>
                </w:rPrChange>
              </w:rPr>
              <w:pPrChange w:author="GUSTAVO DE OLIVEIRA REGO MORAIS" w:date="2025-08-08T22:00:28.777Z">
                <w:pPr>
                  <w:bidi w:val="0"/>
                </w:pPr>
              </w:pPrChange>
            </w:pPr>
            <w:ins w:author="GUSTAVO DE OLIVEIRA REGO MORAIS" w:date="2025-08-08T21:59:15.842Z" w:id="329754700">
              <w:r w:rsidRPr="320543F7" w:rsidR="320543F7">
                <w:rPr>
                  <w:rFonts w:ascii="Times New Roman" w:hAnsi="Times New Roman" w:eastAsia="Times New Roman" w:cs="Times New Roman"/>
                  <w:sz w:val="24"/>
                  <w:szCs w:val="24"/>
                  <w:rPrChange w:author="GUSTAVO DE OLIVEIRA REGO MORAIS" w:date="2025-08-08T22:00:09.677Z" w:id="2105775986">
                    <w:rPr>
                      <w:rFonts w:ascii="Consolas" w:hAnsi="Consolas" w:eastAsia="Consolas" w:cs="Consolas"/>
                    </w:rPr>
                  </w:rPrChange>
                </w:rPr>
                <w:t>temperatura</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4Z" w:id="1490230103">
              <w:tcPr>
                <w:tcW w:w="1803" w:type="dxa"/>
                <w:tcMar/>
              </w:tcPr>
            </w:tcPrChange>
          </w:tcPr>
          <w:p w:rsidR="320543F7" w:rsidP="320543F7" w:rsidRDefault="320543F7" w14:paraId="2303725F" w14:textId="0E0DB27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7Z" w:id="1114744644"/>
              </w:rPr>
              <w:pPrChange w:author="GUSTAVO DE OLIVEIRA REGO MORAIS" w:date="2025-08-08T22:00:28.777Z">
                <w:pPr>
                  <w:bidi w:val="0"/>
                </w:pPr>
              </w:pPrChange>
            </w:pPr>
            <w:ins w:author="GUSTAVO DE OLIVEIRA REGO MORAIS" w:date="2025-08-08T21:59:15.842Z" w:id="479801694">
              <w:r w:rsidRPr="320543F7" w:rsidR="320543F7">
                <w:rPr>
                  <w:rFonts w:ascii="Times New Roman" w:hAnsi="Times New Roman" w:eastAsia="Times New Roman" w:cs="Times New Roman"/>
                  <w:sz w:val="24"/>
                  <w:szCs w:val="24"/>
                  <w:rPrChange w:author="GUSTAVO DE OLIVEIRA REGO MORAIS" w:date="2025-08-08T22:00:09.677Z" w:id="1568515664"/>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4Z" w:id="1538840775">
              <w:tcPr>
                <w:tcW w:w="1803" w:type="dxa"/>
                <w:tcMar/>
              </w:tcPr>
            </w:tcPrChange>
          </w:tcPr>
          <w:p w:rsidR="320543F7" w:rsidP="320543F7" w:rsidRDefault="320543F7" w14:paraId="57A9E646" w14:textId="3CF659E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8Z" w:id="388887976"/>
              </w:rPr>
              <w:pPrChange w:author="GUSTAVO DE OLIVEIRA REGO MORAIS" w:date="2025-08-08T22:00:28.777Z">
                <w:pPr>
                  <w:bidi w:val="0"/>
                </w:pPr>
              </w:pPrChange>
            </w:pPr>
            <w:ins w:author="GUSTAVO DE OLIVEIRA REGO MORAIS" w:date="2025-08-08T21:59:15.842Z" w:id="947516521">
              <w:r w:rsidRPr="320543F7" w:rsidR="320543F7">
                <w:rPr>
                  <w:rFonts w:ascii="Times New Roman" w:hAnsi="Times New Roman" w:eastAsia="Times New Roman" w:cs="Times New Roman"/>
                  <w:sz w:val="24"/>
                  <w:szCs w:val="24"/>
                  <w:rPrChange w:author="GUSTAVO DE OLIVEIRA REGO MORAIS" w:date="2025-08-08T22:00:09.677Z" w:id="1859850313"/>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4Z" w:id="763615596">
              <w:tcPr>
                <w:tcW w:w="1803" w:type="dxa"/>
                <w:tcMar/>
              </w:tcPr>
            </w:tcPrChange>
          </w:tcPr>
          <w:p w:rsidR="320543F7" w:rsidP="320543F7" w:rsidRDefault="320543F7" w14:paraId="64038135" w14:textId="2742369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8Z" w:id="1605423308"/>
              </w:rPr>
              <w:pPrChange w:author="GUSTAVO DE OLIVEIRA REGO MORAIS" w:date="2025-08-08T22:00:28.778Z">
                <w:pPr>
                  <w:bidi w:val="0"/>
                </w:pPr>
              </w:pPrChange>
            </w:pPr>
            <w:ins w:author="GUSTAVO DE OLIVEIRA REGO MORAIS" w:date="2025-08-08T21:59:15.842Z" w:id="2059760846">
              <w:r w:rsidRPr="320543F7" w:rsidR="320543F7">
                <w:rPr>
                  <w:rFonts w:ascii="Times New Roman" w:hAnsi="Times New Roman" w:eastAsia="Times New Roman" w:cs="Times New Roman"/>
                  <w:sz w:val="24"/>
                  <w:szCs w:val="24"/>
                  <w:rPrChange w:author="GUSTAVO DE OLIVEIRA REGO MORAIS" w:date="2025-08-08T22:00:09.678Z" w:id="2013462808"/>
                </w:rPr>
                <w:t>Temperatura ambiente média (°C).</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4Z" w:id="1194460089">
              <w:tcPr>
                <w:tcW w:w="1803" w:type="dxa"/>
                <w:tcMar/>
              </w:tcPr>
            </w:tcPrChange>
          </w:tcPr>
          <w:p w:rsidR="320543F7" w:rsidP="320543F7" w:rsidRDefault="320543F7" w14:paraId="0E4DECAD" w14:textId="70A391E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9Z" w:id="850114530">
                  <w:rPr>
                    <w:rFonts w:ascii="Consolas" w:hAnsi="Consolas" w:eastAsia="Consolas" w:cs="Consolas"/>
                  </w:rPr>
                </w:rPrChange>
              </w:rPr>
              <w:pPrChange w:author="GUSTAVO DE OLIVEIRA REGO MORAIS" w:date="2025-08-08T22:00:28.778Z">
                <w:pPr>
                  <w:bidi w:val="0"/>
                </w:pPr>
              </w:pPrChange>
            </w:pPr>
            <w:ins w:author="GUSTAVO DE OLIVEIRA REGO MORAIS" w:date="2025-08-08T21:59:15.842Z" w:id="1993725448">
              <w:r w:rsidRPr="320543F7" w:rsidR="320543F7">
                <w:rPr>
                  <w:rFonts w:ascii="Times New Roman" w:hAnsi="Times New Roman" w:eastAsia="Times New Roman" w:cs="Times New Roman"/>
                  <w:sz w:val="24"/>
                  <w:szCs w:val="24"/>
                  <w:rPrChange w:author="GUSTAVO DE OLIVEIRA REGO MORAIS" w:date="2025-08-08T22:00:09.678Z" w:id="1921798915">
                    <w:rPr>
                      <w:rFonts w:ascii="Consolas" w:hAnsi="Consolas" w:eastAsia="Consolas" w:cs="Consolas"/>
                    </w:rPr>
                  </w:rPrChange>
                </w:rPr>
                <w:t>{not null}</w:t>
              </w:r>
            </w:ins>
          </w:p>
        </w:tc>
      </w:tr>
      <w:tr w:rsidR="320543F7" w:rsidTr="320543F7" w14:paraId="261F5DC0">
        <w:trPr>
          <w:trHeight w:val="300"/>
          <w:ins w:author="GUSTAVO DE OLIVEIRA REGO MORAIS" w:date="2025-08-08T21:59:15.842Z" w16du:dateUtc="2025-08-08T21:59:15.842Z" w:id="1648421690"/>
          <w:trPrChange w:author="GUSTAVO DE OLIVEIRA REGO MORAIS" w:date="2025-08-08T21:59:14.503Z" w16du:dateUtc="2025-08-08T21:59:14.503Z" w:id="1494362401">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61715316">
              <w:tcPr>
                <w:tcW w:w="1803" w:type="dxa"/>
                <w:tcMar/>
              </w:tcPr>
            </w:tcPrChange>
          </w:tcPr>
          <w:p w:rsidR="320543F7" w:rsidP="320543F7" w:rsidRDefault="320543F7" w14:paraId="234EA167" w14:textId="734B79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9Z" w:id="1511669792">
                  <w:rPr>
                    <w:rFonts w:ascii="Consolas" w:hAnsi="Consolas" w:eastAsia="Consolas" w:cs="Consolas"/>
                  </w:rPr>
                </w:rPrChange>
              </w:rPr>
              <w:pPrChange w:author="GUSTAVO DE OLIVEIRA REGO MORAIS" w:date="2025-08-08T22:00:28.778Z">
                <w:pPr>
                  <w:bidi w:val="0"/>
                </w:pPr>
              </w:pPrChange>
            </w:pPr>
            <w:ins w:author="GUSTAVO DE OLIVEIRA REGO MORAIS" w:date="2025-08-08T21:59:15.842Z" w:id="1916691654">
              <w:r w:rsidRPr="320543F7" w:rsidR="320543F7">
                <w:rPr>
                  <w:rFonts w:ascii="Times New Roman" w:hAnsi="Times New Roman" w:eastAsia="Times New Roman" w:cs="Times New Roman"/>
                  <w:sz w:val="24"/>
                  <w:szCs w:val="24"/>
                  <w:rPrChange w:author="GUSTAVO DE OLIVEIRA REGO MORAIS" w:date="2025-08-08T22:00:09.679Z" w:id="809756368">
                    <w:rPr>
                      <w:rFonts w:ascii="Consolas" w:hAnsi="Consolas" w:eastAsia="Consolas" w:cs="Consolas"/>
                    </w:rPr>
                  </w:rPrChange>
                </w:rPr>
                <w:t>poeira</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1781904960">
              <w:tcPr>
                <w:tcW w:w="1803" w:type="dxa"/>
                <w:tcMar/>
              </w:tcPr>
            </w:tcPrChange>
          </w:tcPr>
          <w:p w:rsidR="320543F7" w:rsidP="320543F7" w:rsidRDefault="320543F7" w14:paraId="1CCA338E" w14:textId="6A319C3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642797537"/>
              </w:rPr>
              <w:pPrChange w:author="GUSTAVO DE OLIVEIRA REGO MORAIS" w:date="2025-08-08T22:00:28.778Z">
                <w:pPr>
                  <w:bidi w:val="0"/>
                </w:pPr>
              </w:pPrChange>
            </w:pPr>
            <w:ins w:author="GUSTAVO DE OLIVEIRA REGO MORAIS" w:date="2025-08-08T21:59:15.842Z" w:id="1511589151">
              <w:r w:rsidRPr="320543F7" w:rsidR="320543F7">
                <w:rPr>
                  <w:rFonts w:ascii="Times New Roman" w:hAnsi="Times New Roman" w:eastAsia="Times New Roman" w:cs="Times New Roman"/>
                  <w:sz w:val="24"/>
                  <w:szCs w:val="24"/>
                  <w:rPrChange w:author="GUSTAVO DE OLIVEIRA REGO MORAIS" w:date="2025-08-08T22:00:09.679Z" w:id="1005890340"/>
                </w:rPr>
                <w:t>boolean</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1286446588">
              <w:tcPr>
                <w:tcW w:w="1803" w:type="dxa"/>
                <w:tcMar/>
              </w:tcPr>
            </w:tcPrChange>
          </w:tcPr>
          <w:p w:rsidR="320543F7" w:rsidP="320543F7" w:rsidRDefault="320543F7" w14:paraId="69DC1DA7" w14:textId="6FAF7B6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519395007"/>
              </w:rPr>
              <w:pPrChange w:author="GUSTAVO DE OLIVEIRA REGO MORAIS" w:date="2025-08-08T22:00:28.778Z">
                <w:pPr>
                  <w:bidi w:val="0"/>
                </w:pPr>
              </w:pPrChange>
            </w:pPr>
            <w:ins w:author="GUSTAVO DE OLIVEIRA REGO MORAIS" w:date="2025-08-08T21:59:15.842Z" w:id="1937895588">
              <w:r w:rsidRPr="320543F7" w:rsidR="320543F7">
                <w:rPr>
                  <w:rFonts w:ascii="Times New Roman" w:hAnsi="Times New Roman" w:eastAsia="Times New Roman" w:cs="Times New Roman"/>
                  <w:sz w:val="24"/>
                  <w:szCs w:val="24"/>
                  <w:rPrChange w:author="GUSTAVO DE OLIVEIRA REGO MORAIS" w:date="2025-08-08T22:00:09.68Z" w:id="1050306063"/>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80885418">
              <w:tcPr>
                <w:tcW w:w="1803" w:type="dxa"/>
                <w:tcMar/>
              </w:tcPr>
            </w:tcPrChange>
          </w:tcPr>
          <w:p w:rsidR="320543F7" w:rsidP="320543F7" w:rsidRDefault="320543F7" w14:paraId="494434D5" w14:textId="2B759D9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39494440"/>
              </w:rPr>
              <w:pPrChange w:author="GUSTAVO DE OLIVEIRA REGO MORAIS" w:date="2025-08-08T22:00:28.779Z">
                <w:pPr>
                  <w:bidi w:val="0"/>
                </w:pPr>
              </w:pPrChange>
            </w:pPr>
            <w:ins w:author="GUSTAVO DE OLIVEIRA REGO MORAIS" w:date="2025-08-08T21:59:15.842Z" w:id="700080793">
              <w:r w:rsidRPr="320543F7" w:rsidR="320543F7">
                <w:rPr>
                  <w:rFonts w:ascii="Times New Roman" w:hAnsi="Times New Roman" w:eastAsia="Times New Roman" w:cs="Times New Roman"/>
                  <w:sz w:val="24"/>
                  <w:szCs w:val="24"/>
                  <w:rPrChange w:author="GUSTAVO DE OLIVEIRA REGO MORAIS" w:date="2025-08-08T22:00:09.68Z" w:id="2100187178"/>
                </w:rPr>
                <w:t>Indica presença/risco de poeira.</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1462814732">
              <w:tcPr>
                <w:tcW w:w="1803" w:type="dxa"/>
                <w:tcMar/>
              </w:tcPr>
            </w:tcPrChange>
          </w:tcPr>
          <w:p w:rsidR="320543F7" w:rsidP="320543F7" w:rsidRDefault="320543F7" w14:paraId="75E0280A" w14:textId="7AF8B62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1Z" w:id="1975307082">
                  <w:rPr>
                    <w:rFonts w:ascii="Consolas" w:hAnsi="Consolas" w:eastAsia="Consolas" w:cs="Consolas"/>
                  </w:rPr>
                </w:rPrChange>
              </w:rPr>
              <w:pPrChange w:author="GUSTAVO DE OLIVEIRA REGO MORAIS" w:date="2025-08-08T22:00:28.779Z">
                <w:pPr>
                  <w:bidi w:val="0"/>
                </w:pPr>
              </w:pPrChange>
            </w:pPr>
            <w:ins w:author="GUSTAVO DE OLIVEIRA REGO MORAIS" w:date="2025-08-08T21:59:15.842Z" w:id="2119388668">
              <w:r w:rsidRPr="320543F7" w:rsidR="320543F7">
                <w:rPr>
                  <w:rFonts w:ascii="Times New Roman" w:hAnsi="Times New Roman" w:eastAsia="Times New Roman" w:cs="Times New Roman"/>
                  <w:sz w:val="24"/>
                  <w:szCs w:val="24"/>
                  <w:rPrChange w:author="GUSTAVO DE OLIVEIRA REGO MORAIS" w:date="2025-08-08T22:00:09.681Z" w:id="1648660489">
                    <w:rPr>
                      <w:rFonts w:ascii="Consolas" w:hAnsi="Consolas" w:eastAsia="Consolas" w:cs="Consolas"/>
                    </w:rPr>
                  </w:rPrChange>
                </w:rPr>
                <w:t>{default=false}</w:t>
              </w:r>
            </w:ins>
          </w:p>
        </w:tc>
      </w:tr>
      <w:tr w:rsidR="320543F7" w:rsidTr="320543F7" w14:paraId="0E215492">
        <w:trPr>
          <w:trHeight w:val="300"/>
          <w:ins w:author="GUSTAVO DE OLIVEIRA REGO MORAIS" w:date="2025-08-08T21:59:15.842Z" w16du:dateUtc="2025-08-08T21:59:15.842Z" w:id="2072108661"/>
          <w:trPrChange w:author="GUSTAVO DE OLIVEIRA REGO MORAIS" w:date="2025-08-08T21:59:14.503Z" w16du:dateUtc="2025-08-08T21:59:14.503Z" w:id="1343390263">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5Z" w:id="287718699">
              <w:tcPr>
                <w:tcW w:w="1803" w:type="dxa"/>
                <w:tcMar/>
              </w:tcPr>
            </w:tcPrChange>
          </w:tcPr>
          <w:p w:rsidR="320543F7" w:rsidP="320543F7" w:rsidRDefault="320543F7" w14:paraId="1D3359ED" w14:textId="2E58235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1Z" w:id="1551168060">
                  <w:rPr>
                    <w:rFonts w:ascii="Consolas" w:hAnsi="Consolas" w:eastAsia="Consolas" w:cs="Consolas"/>
                  </w:rPr>
                </w:rPrChange>
              </w:rPr>
              <w:pPrChange w:author="GUSTAVO DE OLIVEIRA REGO MORAIS" w:date="2025-08-08T22:00:28.779Z">
                <w:pPr>
                  <w:bidi w:val="0"/>
                </w:pPr>
              </w:pPrChange>
            </w:pPr>
            <w:ins w:author="GUSTAVO DE OLIVEIRA REGO MORAIS" w:date="2025-08-08T21:59:15.843Z" w:id="1262819075">
              <w:r w:rsidRPr="320543F7" w:rsidR="320543F7">
                <w:rPr>
                  <w:rFonts w:ascii="Times New Roman" w:hAnsi="Times New Roman" w:eastAsia="Times New Roman" w:cs="Times New Roman"/>
                  <w:sz w:val="24"/>
                  <w:szCs w:val="24"/>
                  <w:rPrChange w:author="GUSTAVO DE OLIVEIRA REGO MORAIS" w:date="2025-08-08T22:00:09.681Z" w:id="1042037613">
                    <w:rPr>
                      <w:rFonts w:ascii="Consolas" w:hAnsi="Consolas" w:eastAsia="Consolas" w:cs="Consolas"/>
                    </w:rPr>
                  </w:rPrChange>
                </w:rPr>
                <w:t>climatizacao</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1363690997">
              <w:tcPr>
                <w:tcW w:w="1803" w:type="dxa"/>
                <w:tcMar/>
              </w:tcPr>
            </w:tcPrChange>
          </w:tcPr>
          <w:p w:rsidR="320543F7" w:rsidP="320543F7" w:rsidRDefault="320543F7" w14:paraId="620B22FD" w14:textId="089BD9B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2Z" w:id="908104741"/>
              </w:rPr>
              <w:pPrChange w:author="GUSTAVO DE OLIVEIRA REGO MORAIS" w:date="2025-08-08T22:00:28.779Z">
                <w:pPr>
                  <w:bidi w:val="0"/>
                </w:pPr>
              </w:pPrChange>
            </w:pPr>
            <w:ins w:author="GUSTAVO DE OLIVEIRA REGO MORAIS" w:date="2025-08-08T21:59:15.843Z" w:id="1314353682">
              <w:r w:rsidRPr="320543F7" w:rsidR="320543F7">
                <w:rPr>
                  <w:rFonts w:ascii="Times New Roman" w:hAnsi="Times New Roman" w:eastAsia="Times New Roman" w:cs="Times New Roman"/>
                  <w:sz w:val="24"/>
                  <w:szCs w:val="24"/>
                  <w:rPrChange w:author="GUSTAVO DE OLIVEIRA REGO MORAIS" w:date="2025-08-08T22:00:09.682Z" w:id="931434558"/>
                </w:rPr>
                <w:t>boolean</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334671328">
              <w:tcPr>
                <w:tcW w:w="1803" w:type="dxa"/>
                <w:tcMar/>
              </w:tcPr>
            </w:tcPrChange>
          </w:tcPr>
          <w:p w:rsidR="320543F7" w:rsidP="320543F7" w:rsidRDefault="320543F7" w14:paraId="0EE6A4DA" w14:textId="04C3477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2Z" w:id="411509089"/>
              </w:rPr>
              <w:pPrChange w:author="GUSTAVO DE OLIVEIRA REGO MORAIS" w:date="2025-08-08T22:00:28.779Z">
                <w:pPr>
                  <w:bidi w:val="0"/>
                </w:pPr>
              </w:pPrChange>
            </w:pPr>
            <w:ins w:author="GUSTAVO DE OLIVEIRA REGO MORAIS" w:date="2025-08-08T21:59:15.843Z" w:id="1475885238">
              <w:r w:rsidRPr="320543F7" w:rsidR="320543F7">
                <w:rPr>
                  <w:rFonts w:ascii="Times New Roman" w:hAnsi="Times New Roman" w:eastAsia="Times New Roman" w:cs="Times New Roman"/>
                  <w:sz w:val="24"/>
                  <w:szCs w:val="24"/>
                  <w:rPrChange w:author="GUSTAVO DE OLIVEIRA REGO MORAIS" w:date="2025-08-08T22:00:09.682Z" w:id="558449397"/>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666833242">
              <w:tcPr>
                <w:tcW w:w="1803" w:type="dxa"/>
                <w:tcMar/>
              </w:tcPr>
            </w:tcPrChange>
          </w:tcPr>
          <w:p w:rsidR="320543F7" w:rsidP="320543F7" w:rsidRDefault="320543F7" w14:paraId="2FA3E6A2" w14:textId="6530DAC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3Z" w:id="1946428693"/>
              </w:rPr>
              <w:pPrChange w:author="GUSTAVO DE OLIVEIRA REGO MORAIS" w:date="2025-08-08T22:00:28.779Z">
                <w:pPr>
                  <w:bidi w:val="0"/>
                </w:pPr>
              </w:pPrChange>
            </w:pPr>
            <w:ins w:author="GUSTAVO DE OLIVEIRA REGO MORAIS" w:date="2025-08-08T21:59:15.843Z" w:id="925026430">
              <w:r w:rsidRPr="320543F7" w:rsidR="320543F7">
                <w:rPr>
                  <w:rFonts w:ascii="Times New Roman" w:hAnsi="Times New Roman" w:eastAsia="Times New Roman" w:cs="Times New Roman"/>
                  <w:sz w:val="24"/>
                  <w:szCs w:val="24"/>
                  <w:rPrChange w:author="GUSTAVO DE OLIVEIRA REGO MORAIS" w:date="2025-08-08T22:00:09.682Z" w:id="1389169966"/>
                </w:rPr>
                <w:t>Indica presença de climatização (ar-condicionado).</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1334409914">
              <w:tcPr>
                <w:tcW w:w="1803" w:type="dxa"/>
                <w:tcMar/>
              </w:tcPr>
            </w:tcPrChange>
          </w:tcPr>
          <w:p w:rsidR="320543F7" w:rsidP="320543F7" w:rsidRDefault="320543F7" w14:paraId="6329928A" w14:textId="355B51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3Z" w:id="1973232549">
                  <w:rPr>
                    <w:rFonts w:ascii="Consolas" w:hAnsi="Consolas" w:eastAsia="Consolas" w:cs="Consolas"/>
                  </w:rPr>
                </w:rPrChange>
              </w:rPr>
              <w:pPrChange w:author="GUSTAVO DE OLIVEIRA REGO MORAIS" w:date="2025-08-08T22:00:28.78Z">
                <w:pPr>
                  <w:bidi w:val="0"/>
                </w:pPr>
              </w:pPrChange>
            </w:pPr>
            <w:ins w:author="GUSTAVO DE OLIVEIRA REGO MORAIS" w:date="2025-08-08T21:59:15.843Z" w:id="1742367045">
              <w:r w:rsidRPr="320543F7" w:rsidR="320543F7">
                <w:rPr>
                  <w:rFonts w:ascii="Times New Roman" w:hAnsi="Times New Roman" w:eastAsia="Times New Roman" w:cs="Times New Roman"/>
                  <w:sz w:val="24"/>
                  <w:szCs w:val="24"/>
                  <w:rPrChange w:author="GUSTAVO DE OLIVEIRA REGO MORAIS" w:date="2025-08-08T22:00:09.683Z" w:id="1094812222">
                    <w:rPr>
                      <w:rFonts w:ascii="Consolas" w:hAnsi="Consolas" w:eastAsia="Consolas" w:cs="Consolas"/>
                    </w:rPr>
                  </w:rPrChange>
                </w:rPr>
                <w:t>{default=false}</w:t>
              </w:r>
            </w:ins>
          </w:p>
        </w:tc>
      </w:tr>
      <w:tr w:rsidR="320543F7" w:rsidTr="320543F7" w14:paraId="34AA2639">
        <w:trPr>
          <w:trHeight w:val="300"/>
          <w:ins w:author="GUSTAVO DE OLIVEIRA REGO MORAIS" w:date="2025-08-08T21:59:15.843Z" w16du:dateUtc="2025-08-08T21:59:15.843Z" w:id="2087278856"/>
          <w:trPrChange w:author="GUSTAVO DE OLIVEIRA REGO MORAIS" w:date="2025-08-08T21:59:14.504Z" w16du:dateUtc="2025-08-08T21:59:14.504Z" w:id="525659082">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5Z" w:id="76853831">
              <w:tcPr>
                <w:tcW w:w="1803" w:type="dxa"/>
                <w:tcMar/>
              </w:tcPr>
            </w:tcPrChange>
          </w:tcPr>
          <w:p w:rsidR="320543F7" w:rsidP="320543F7" w:rsidRDefault="320543F7" w14:paraId="68ECC87A" w14:textId="2D0DB3B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069995988">
                  <w:rPr>
                    <w:rFonts w:ascii="Consolas" w:hAnsi="Consolas" w:eastAsia="Consolas" w:cs="Consolas"/>
                  </w:rPr>
                </w:rPrChange>
              </w:rPr>
              <w:pPrChange w:author="GUSTAVO DE OLIVEIRA REGO MORAIS" w:date="2025-08-08T22:00:28.78Z">
                <w:pPr>
                  <w:bidi w:val="0"/>
                </w:pPr>
              </w:pPrChange>
            </w:pPr>
            <w:ins w:author="GUSTAVO DE OLIVEIRA REGO MORAIS" w:date="2025-08-08T21:59:15.843Z" w:id="141657009">
              <w:r w:rsidRPr="320543F7" w:rsidR="320543F7">
                <w:rPr>
                  <w:rFonts w:ascii="Times New Roman" w:hAnsi="Times New Roman" w:eastAsia="Times New Roman" w:cs="Times New Roman"/>
                  <w:sz w:val="24"/>
                  <w:szCs w:val="24"/>
                  <w:rPrChange w:author="GUSTAVO DE OLIVEIRA REGO MORAIS" w:date="2025-08-08T22:00:09.683Z" w:id="652876145">
                    <w:rPr>
                      <w:rFonts w:ascii="Consolas" w:hAnsi="Consolas" w:eastAsia="Consolas" w:cs="Consolas"/>
                    </w:rPr>
                  </w:rPrChange>
                </w:rPr>
                <w:t>localizacao</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39244816">
              <w:tcPr>
                <w:tcW w:w="1803" w:type="dxa"/>
                <w:tcMar/>
              </w:tcPr>
            </w:tcPrChange>
          </w:tcPr>
          <w:p w:rsidR="320543F7" w:rsidP="320543F7" w:rsidRDefault="320543F7" w14:paraId="6AE70B01" w14:textId="4A829D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205303023"/>
              </w:rPr>
              <w:pPrChange w:author="GUSTAVO DE OLIVEIRA REGO MORAIS" w:date="2025-08-08T22:00:28.78Z">
                <w:pPr>
                  <w:bidi w:val="0"/>
                </w:pPr>
              </w:pPrChange>
            </w:pPr>
            <w:ins w:author="GUSTAVO DE OLIVEIRA REGO MORAIS" w:date="2025-08-08T21:59:15.843Z" w:id="1533383665">
              <w:r w:rsidRPr="320543F7" w:rsidR="320543F7">
                <w:rPr>
                  <w:rFonts w:ascii="Times New Roman" w:hAnsi="Times New Roman" w:eastAsia="Times New Roman" w:cs="Times New Roman"/>
                  <w:sz w:val="24"/>
                  <w:szCs w:val="24"/>
                  <w:rPrChange w:author="GUSTAVO DE OLIVEIRA REGO MORAIS" w:date="2025-08-08T22:00:09.684Z" w:id="1515159522"/>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1808173519">
              <w:tcPr>
                <w:tcW w:w="1803" w:type="dxa"/>
                <w:tcMar/>
              </w:tcPr>
            </w:tcPrChange>
          </w:tcPr>
          <w:p w:rsidR="320543F7" w:rsidP="320543F7" w:rsidRDefault="320543F7" w14:paraId="2C088B21" w14:textId="1B428F3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949372904"/>
              </w:rPr>
              <w:pPrChange w:author="GUSTAVO DE OLIVEIRA REGO MORAIS" w:date="2025-08-08T22:00:28.78Z">
                <w:pPr>
                  <w:bidi w:val="0"/>
                </w:pPr>
              </w:pPrChange>
            </w:pPr>
            <w:ins w:author="GUSTAVO DE OLIVEIRA REGO MORAIS" w:date="2025-08-08T21:59:15.843Z" w:id="1925301627">
              <w:r w:rsidRPr="320543F7" w:rsidR="320543F7">
                <w:rPr>
                  <w:rFonts w:ascii="Times New Roman" w:hAnsi="Times New Roman" w:eastAsia="Times New Roman" w:cs="Times New Roman"/>
                  <w:sz w:val="24"/>
                  <w:szCs w:val="24"/>
                  <w:rPrChange w:author="GUSTAVO DE OLIVEIRA REGO MORAIS" w:date="2025-08-08T22:00:09.684Z" w:id="1144810952"/>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962434848">
              <w:tcPr>
                <w:tcW w:w="1803" w:type="dxa"/>
                <w:tcMar/>
              </w:tcPr>
            </w:tcPrChange>
          </w:tcPr>
          <w:p w:rsidR="320543F7" w:rsidP="320543F7" w:rsidRDefault="320543F7" w14:paraId="078FCAE9" w14:textId="4710ED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5Z" w:id="649792403"/>
              </w:rPr>
              <w:pPrChange w:author="GUSTAVO DE OLIVEIRA REGO MORAIS" w:date="2025-08-08T22:00:28.78Z">
                <w:pPr>
                  <w:bidi w:val="0"/>
                </w:pPr>
              </w:pPrChange>
            </w:pPr>
            <w:ins w:author="GUSTAVO DE OLIVEIRA REGO MORAIS" w:date="2025-08-08T21:59:15.843Z" w:id="1647770070">
              <w:r w:rsidRPr="320543F7" w:rsidR="320543F7">
                <w:rPr>
                  <w:rFonts w:ascii="Times New Roman" w:hAnsi="Times New Roman" w:eastAsia="Times New Roman" w:cs="Times New Roman"/>
                  <w:sz w:val="24"/>
                  <w:szCs w:val="24"/>
                  <w:rPrChange w:author="GUSTAVO DE OLIVEIRA REGO MORAIS" w:date="2025-08-08T22:00:09.685Z" w:id="1311213484"/>
                </w:rPr>
                <w:t>Descrição da localização (ex.: sala, data center).</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2087636585">
              <w:tcPr>
                <w:tcW w:w="1803" w:type="dxa"/>
                <w:tcMar/>
              </w:tcPr>
            </w:tcPrChange>
          </w:tcPr>
          <w:p w:rsidR="320543F7" w:rsidP="320543F7" w:rsidRDefault="320543F7" w14:paraId="7FF205DC" w14:textId="7B4AEC5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5Z" w:id="1674286856"/>
              </w:rPr>
              <w:pPrChange w:author="GUSTAVO DE OLIVEIRA REGO MORAIS" w:date="2025-08-08T22:00:28.781Z">
                <w:pPr>
                  <w:bidi w:val="0"/>
                </w:pPr>
              </w:pPrChange>
            </w:pPr>
            <w:ins w:author="GUSTAVO DE OLIVEIRA REGO MORAIS" w:date="2025-08-08T21:59:15.843Z" w:id="904992765">
              <w:r w:rsidRPr="320543F7" w:rsidR="320543F7">
                <w:rPr>
                  <w:rFonts w:ascii="Times New Roman" w:hAnsi="Times New Roman" w:eastAsia="Times New Roman" w:cs="Times New Roman"/>
                  <w:sz w:val="24"/>
                  <w:szCs w:val="24"/>
                  <w:rPrChange w:author="GUSTAVO DE OLIVEIRA REGO MORAIS" w:date="2025-08-08T22:00:09.685Z" w:id="2099742943"/>
                </w:rPr>
                <w:t>—</w:t>
              </w:r>
            </w:ins>
          </w:p>
        </w:tc>
      </w:tr>
    </w:tbl>
    <w:p w:rsidR="6595920C" w:rsidP="320543F7" w:rsidRDefault="6595920C" w14:paraId="7BE36BCE" w14:textId="1528D7EE">
      <w:pPr>
        <w:bidi w:val="0"/>
        <w:spacing w:before="240" w:beforeAutospacing="off" w:after="240" w:afterAutospacing="off" w:line="360" w:lineRule="auto"/>
        <w:jc w:val="both"/>
        <w:rPr>
          <w:ins w:author="GUSTAVO DE OLIVEIRA REGO MORAIS" w:date="2025-08-08T21:59:15.843Z" w16du:dateUtc="2025-08-08T21:59:15.843Z" w:id="1104385387"/>
          <w:rFonts w:ascii="Times New Roman" w:hAnsi="Times New Roman" w:eastAsia="Times New Roman" w:cs="Times New Roman"/>
          <w:b w:val="1"/>
          <w:bCs w:val="1"/>
          <w:noProof w:val="0"/>
          <w:sz w:val="24"/>
          <w:szCs w:val="24"/>
          <w:lang w:val="pt-BR"/>
          <w:rPrChange w:author="GUSTAVO DE OLIVEIRA REGO MORAIS" w:date="2025-08-08T22:00:05.264Z" w:id="386160433">
            <w:rPr>
              <w:ins w:author="GUSTAVO DE OLIVEIRA REGO MORAIS" w:date="2025-08-08T21:59:15.843Z" w16du:dateUtc="2025-08-08T21:59:15.843Z" w:id="1727384539"/>
              <w:rFonts w:ascii="Times New Roman" w:hAnsi="Times New Roman" w:eastAsia="Times New Roman" w:cs="Times New Roman"/>
              <w:b w:val="1"/>
              <w:bCs w:val="1"/>
              <w:noProof w:val="0"/>
              <w:sz w:val="24"/>
              <w:szCs w:val="24"/>
              <w:lang w:val="pt-BR"/>
            </w:rPr>
          </w:rPrChange>
        </w:rPr>
        <w:pPrChange w:author="GUSTAVO DE OLIVEIRA REGO MORAIS" w:date="2025-08-08T22:00:28.781Z">
          <w:pPr>
            <w:bidi w:val="0"/>
          </w:pPr>
        </w:pPrChange>
      </w:pPr>
      <w:ins w:author="GUSTAVO DE OLIVEIRA REGO MORAIS" w:date="2025-08-08T21:59:15.843Z" w:id="18157390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6Z" w:id="460396735">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43E73C1" w14:textId="61EBF887">
      <w:pPr>
        <w:pStyle w:val="ListParagraph"/>
        <w:numPr>
          <w:ilvl w:val="0"/>
          <w:numId w:val="154"/>
        </w:numPr>
        <w:bidi w:val="0"/>
        <w:spacing w:before="240" w:beforeAutospacing="off" w:after="240" w:afterAutospacing="off" w:line="360" w:lineRule="auto"/>
        <w:jc w:val="both"/>
        <w:rPr>
          <w:ins w:author="GUSTAVO DE OLIVEIRA REGO MORAIS" w:date="2025-08-08T21:59:15.843Z" w16du:dateUtc="2025-08-08T21:59:15.843Z" w:id="653543038"/>
          <w:rFonts w:ascii="Times New Roman" w:hAnsi="Times New Roman" w:eastAsia="Times New Roman" w:cs="Times New Roman"/>
          <w:noProof w:val="0"/>
          <w:sz w:val="24"/>
          <w:szCs w:val="24"/>
          <w:lang w:val="pt-BR"/>
          <w:rPrChange w:author="GUSTAVO DE OLIVEIRA REGO MORAIS" w:date="2025-08-08T22:00:05.265Z" w:id="287420497">
            <w:rPr>
              <w:ins w:author="GUSTAVO DE OLIVEIRA REGO MORAIS" w:date="2025-08-08T21:59:15.843Z" w16du:dateUtc="2025-08-08T21:59:15.843Z" w:id="1904983347"/>
              <w:rFonts w:ascii="Times New Roman" w:hAnsi="Times New Roman" w:eastAsia="Times New Roman" w:cs="Times New Roman"/>
              <w:noProof w:val="0"/>
              <w:sz w:val="24"/>
              <w:szCs w:val="24"/>
              <w:lang w:val="pt-BR"/>
            </w:rPr>
          </w:rPrChange>
        </w:rPr>
        <w:pPrChange w:author="GUSTAVO DE OLIVEIRA REGO MORAIS" w:date="2025-08-08T22:00:28.781Z">
          <w:pPr>
            <w:bidi w:val="0"/>
          </w:pPr>
        </w:pPrChange>
      </w:pPr>
      <w:ins w:author="GUSTAVO DE OLIVEIRA REGO MORAIS" w:date="2025-08-08T21:59:15.843Z" w:id="1846706535">
        <w:r w:rsidRPr="320543F7" w:rsidR="6595920C">
          <w:rPr>
            <w:rFonts w:ascii="Times New Roman" w:hAnsi="Times New Roman" w:eastAsia="Times New Roman" w:cs="Times New Roman"/>
            <w:noProof w:val="0"/>
            <w:sz w:val="24"/>
            <w:szCs w:val="24"/>
            <w:lang w:val="pt-BR"/>
            <w:rPrChange w:author="GUSTAVO DE OLIVEIRA REGO MORAIS" w:date="2025-08-08T22:00:09.686Z" w:id="268572465">
              <w:rPr>
                <w:rFonts w:ascii="Times New Roman" w:hAnsi="Times New Roman" w:eastAsia="Times New Roman" w:cs="Times New Roman"/>
                <w:noProof w:val="0"/>
                <w:sz w:val="24"/>
                <w:szCs w:val="24"/>
                <w:lang w:val="pt-BR"/>
              </w:rPr>
            </w:rPrChange>
          </w:rPr>
          <w:t>Não há métodos públicos especificados no diagrama.</w:t>
        </w:r>
      </w:ins>
    </w:p>
    <w:p w:rsidR="320543F7" w:rsidP="320543F7" w:rsidRDefault="320543F7" w14:paraId="553E50B4" w14:textId="02D8BD6D">
      <w:pPr>
        <w:bidi w:val="0"/>
        <w:spacing w:line="360" w:lineRule="auto"/>
        <w:jc w:val="both"/>
        <w:rPr>
          <w:ins w:author="GUSTAVO DE OLIVEIRA REGO MORAIS" w:date="2025-08-08T21:59:15.843Z" w16du:dateUtc="2025-08-08T21:59:15.843Z" w:id="1192133602"/>
          <w:rFonts w:ascii="Times New Roman" w:hAnsi="Times New Roman" w:eastAsia="Times New Roman" w:cs="Times New Roman"/>
          <w:sz w:val="24"/>
          <w:szCs w:val="24"/>
          <w:rPrChange w:author="GUSTAVO DE OLIVEIRA REGO MORAIS" w:date="2025-08-08T22:00:09.686Z" w:id="1006072362">
            <w:rPr>
              <w:ins w:author="GUSTAVO DE OLIVEIRA REGO MORAIS" w:date="2025-08-08T21:59:15.843Z" w16du:dateUtc="2025-08-08T21:59:15.843Z" w:id="1502667310"/>
            </w:rPr>
          </w:rPrChange>
        </w:rPr>
        <w:pPrChange w:author="GUSTAVO DE OLIVEIRA REGO MORAIS" w:date="2025-08-08T22:00:28.781Z">
          <w:pPr>
            <w:numPr>
              <w:ilvl w:val="0"/>
              <w:numId w:val="154"/>
            </w:numPr>
            <w:bidi w:val="0"/>
          </w:pPr>
        </w:pPrChange>
      </w:pPr>
    </w:p>
    <w:p w:rsidR="6595920C" w:rsidP="79ED5846" w:rsidRDefault="6595920C" w14:paraId="357E4E7B" w14:textId="383FB8CC">
      <w:pPr>
        <w:pStyle w:val="Heading4"/>
        <w:bidi w:val="0"/>
        <w:spacing w:before="319" w:beforeAutospacing="off" w:after="319" w:afterAutospacing="off" w:line="360" w:lineRule="auto"/>
        <w:jc w:val="both"/>
        <w:rPr>
          <w:ins w:author="GUSTAVO DE OLIVEIRA REGO MORAIS" w:date="2025-08-08T21:59:15.843Z" w16du:dateUtc="2025-08-08T21:59:15.843Z" w:id="1986818288"/>
          <w:rFonts w:ascii="Times New Roman" w:hAnsi="Times New Roman" w:eastAsia="Times New Roman" w:cs="Times New Roman"/>
          <w:b w:val="1"/>
          <w:bCs w:val="1"/>
          <w:noProof w:val="0"/>
          <w:sz w:val="24"/>
          <w:szCs w:val="24"/>
          <w:lang w:val="pt-BR"/>
          <w:rPrChange w:author="GUSTAVO DE OLIVEIRA REGO MORAIS" w:date="2025-08-08T22:00:05.267Z" w:id="604318242">
            <w:rPr>
              <w:ins w:author="GUSTAVO DE OLIVEIRA REGO MORAIS" w:date="2025-08-08T21:59:15.843Z" w16du:dateUtc="2025-08-08T21:59:15.843Z" w:id="323398094"/>
              <w:rFonts w:ascii="Consolas" w:hAnsi="Consolas" w:eastAsia="Consolas" w:cs="Consolas"/>
              <w:b w:val="1"/>
              <w:bCs w:val="1"/>
              <w:noProof w:val="0"/>
              <w:sz w:val="24"/>
              <w:szCs w:val="24"/>
              <w:lang w:val="pt-BR"/>
            </w:rPr>
          </w:rPrChange>
        </w:rPr>
        <w:pPrChange w:author="GUSTAVO DE OLIVEIRA REGO MORAIS" w:date="2025-08-08T22:00:28.781Z">
          <w:pPr>
            <w:bidi w:val="0"/>
          </w:pPr>
        </w:pPrChange>
      </w:pPr>
      <w:bookmarkStart w:name="_Toc1890529533" w:id="1923000047"/>
      <w:ins w:author="GUSTAVO DE OLIVEIRA REGO MORAIS" w:date="2025-08-08T21:59:15.843Z" w:id="2117665245">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687Z" w:id="1606942677">
              <w:rPr>
                <w:rFonts w:ascii="Times New Roman" w:hAnsi="Times New Roman" w:eastAsia="Times New Roman" w:cs="Times New Roman"/>
                <w:b w:val="1"/>
                <w:bCs w:val="1"/>
                <w:noProof w:val="0"/>
                <w:sz w:val="24"/>
                <w:szCs w:val="24"/>
                <w:lang w:val="pt-BR"/>
              </w:rPr>
            </w:rPrChange>
          </w:rPr>
          <w:t xml:space="preserve">8.1.2.7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267Z" w:id="656985707">
              <w:rPr>
                <w:rFonts w:ascii="Consolas" w:hAnsi="Consolas" w:eastAsia="Consolas" w:cs="Consolas"/>
                <w:b w:val="1"/>
                <w:bCs w:val="1"/>
                <w:noProof w:val="0"/>
                <w:sz w:val="24"/>
                <w:szCs w:val="24"/>
                <w:lang w:val="pt-BR"/>
              </w:rPr>
            </w:rPrChange>
          </w:rPr>
          <w:t>User</w:t>
        </w:r>
      </w:ins>
      <w:bookmarkEnd w:id="1923000047"/>
    </w:p>
    <w:p w:rsidR="6595920C" w:rsidP="320543F7" w:rsidRDefault="6595920C" w14:paraId="21A6D9E5" w14:textId="4075DB63">
      <w:pPr>
        <w:bidi w:val="0"/>
        <w:spacing w:before="240" w:beforeAutospacing="off" w:after="240" w:afterAutospacing="off" w:line="360" w:lineRule="auto"/>
        <w:jc w:val="both"/>
        <w:rPr>
          <w:ins w:author="GUSTAVO DE OLIVEIRA REGO MORAIS" w:date="2025-08-08T21:59:15.843Z" w16du:dateUtc="2025-08-08T21:59:15.843Z" w:id="361851888"/>
          <w:rFonts w:ascii="Times New Roman" w:hAnsi="Times New Roman" w:eastAsia="Times New Roman" w:cs="Times New Roman"/>
          <w:noProof w:val="0"/>
          <w:sz w:val="24"/>
          <w:szCs w:val="24"/>
          <w:lang w:val="pt-BR"/>
          <w:rPrChange w:author="GUSTAVO DE OLIVEIRA REGO MORAIS" w:date="2025-08-08T22:00:05.269Z" w:id="927468827">
            <w:rPr>
              <w:ins w:author="GUSTAVO DE OLIVEIRA REGO MORAIS" w:date="2025-08-08T21:59:15.843Z" w16du:dateUtc="2025-08-08T21:59:15.843Z" w:id="513191252"/>
              <w:rFonts w:ascii="Times New Roman" w:hAnsi="Times New Roman" w:eastAsia="Times New Roman" w:cs="Times New Roman"/>
              <w:noProof w:val="0"/>
              <w:sz w:val="24"/>
              <w:szCs w:val="24"/>
              <w:lang w:val="pt-BR"/>
            </w:rPr>
          </w:rPrChange>
        </w:rPr>
        <w:pPrChange w:author="GUSTAVO DE OLIVEIRA REGO MORAIS" w:date="2025-08-08T22:00:28.781Z">
          <w:pPr>
            <w:bidi w:val="0"/>
          </w:pPr>
        </w:pPrChange>
      </w:pPr>
      <w:ins w:author="GUSTAVO DE OLIVEIRA REGO MORAIS" w:date="2025-08-08T21:59:15.843Z" w:id="104822942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8Z" w:id="23439719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268Z" w:id="677224518">
              <w:rPr>
                <w:rFonts w:ascii="Times New Roman" w:hAnsi="Times New Roman" w:eastAsia="Times New Roman" w:cs="Times New Roman"/>
                <w:noProof w:val="0"/>
                <w:sz w:val="24"/>
                <w:szCs w:val="24"/>
                <w:lang w:val="pt-BR"/>
              </w:rPr>
            </w:rPrChange>
          </w:rPr>
          <w:t xml:space="preserve"> Representar o usuário do sistema com dados de autenticação e preferências de comunicação.</w:t>
        </w:r>
      </w:ins>
    </w:p>
    <w:p w:rsidR="6595920C" w:rsidP="320543F7" w:rsidRDefault="6595920C" w14:paraId="6AA35460" w14:textId="2317519B">
      <w:pPr>
        <w:bidi w:val="0"/>
        <w:spacing w:before="240" w:beforeAutospacing="off" w:after="240" w:afterAutospacing="off" w:line="360" w:lineRule="auto"/>
        <w:jc w:val="both"/>
        <w:rPr>
          <w:ins w:author="GUSTAVO DE OLIVEIRA REGO MORAIS" w:date="2025-08-08T21:59:15.844Z" w16du:dateUtc="2025-08-08T21:59:15.844Z" w:id="568615704"/>
          <w:rFonts w:ascii="Times New Roman" w:hAnsi="Times New Roman" w:eastAsia="Times New Roman" w:cs="Times New Roman"/>
          <w:b w:val="1"/>
          <w:bCs w:val="1"/>
          <w:noProof w:val="0"/>
          <w:sz w:val="24"/>
          <w:szCs w:val="24"/>
          <w:lang w:val="pt-BR"/>
          <w:rPrChange w:author="GUSTAVO DE OLIVEIRA REGO MORAIS" w:date="2025-08-08T22:00:05.27Z" w:id="233675352">
            <w:rPr>
              <w:ins w:author="GUSTAVO DE OLIVEIRA REGO MORAIS" w:date="2025-08-08T21:59:15.844Z" w16du:dateUtc="2025-08-08T21:59:15.844Z" w:id="1304036830"/>
              <w:rFonts w:ascii="Times New Roman" w:hAnsi="Times New Roman" w:eastAsia="Times New Roman" w:cs="Times New Roman"/>
              <w:b w:val="1"/>
              <w:bCs w:val="1"/>
              <w:noProof w:val="0"/>
              <w:sz w:val="24"/>
              <w:szCs w:val="24"/>
              <w:lang w:val="pt-BR"/>
            </w:rPr>
          </w:rPrChange>
        </w:rPr>
        <w:pPrChange w:author="GUSTAVO DE OLIVEIRA REGO MORAIS" w:date="2025-08-08T22:00:28.782Z">
          <w:pPr>
            <w:bidi w:val="0"/>
          </w:pPr>
        </w:pPrChange>
      </w:pPr>
      <w:ins w:author="GUSTAVO DE OLIVEIRA REGO MORAIS" w:date="2025-08-08T21:59:15.844Z" w:id="112316718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8Z" w:id="200831727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Ind w:w="-210" w:type="dxa"/>
        <w:tblLayout w:type="fixed"/>
        <w:tblLook w:val="06A0" w:firstRow="1" w:lastRow="0" w:firstColumn="1" w:lastColumn="0" w:noHBand="1" w:noVBand="1"/>
        <w:tblPrChange w:author="GUSTAVO DE OLIVEIRA REGO MORAIS" w:date="2025-08-08T22:09:45.951Z" w16du:dateUtc="2025-08-08T22:09:45.951Z" w:id="1439251768">
          <w:tblPr>
            <w:tblStyle w:val="TableNormal"/>
            <w:tblLayout w:type="fixed"/>
            <w:tblLook w:val="06A0" w:firstRow="1" w:lastRow="0" w:firstColumn="1" w:lastColumn="0" w:noHBand="1" w:noVBand="1"/>
          </w:tblPr>
        </w:tblPrChange>
      </w:tblPr>
      <w:tblGrid>
        <w:gridCol w:w="2132"/>
        <w:gridCol w:w="2132"/>
        <w:gridCol w:w="2132"/>
        <w:gridCol w:w="2132"/>
        <w:gridCol w:w="2132"/>
        <w:tblGridChange w:id="851684283">
          <w:tblGrid>
            <w:gridCol w:w="1803"/>
            <w:gridCol w:w="1803"/>
            <w:gridCol w:w="1803"/>
            <w:gridCol w:w="1803"/>
            <w:gridCol w:w="1803"/>
          </w:tblGrid>
        </w:tblGridChange>
      </w:tblGrid>
      <w:tr w:rsidR="320543F7" w:rsidTr="320543F7" w14:paraId="327FE995">
        <w:trPr>
          <w:trHeight w:val="300"/>
          <w:ins w:author="GUSTAVO DE OLIVEIRA REGO MORAIS" w:date="2025-08-08T21:59:15.844Z" w16du:dateUtc="2025-08-08T21:59:15.844Z" w:id="820085524"/>
          <w:trPrChange w:author="GUSTAVO DE OLIVEIRA REGO MORAIS" w:date="2025-08-08T21:59:14.605Z" w16du:dateUtc="2025-08-08T21:59:14.605Z" w:id="83003167">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920889217">
              <w:tcPr>
                <w:tcW w:w="1803" w:type="dxa"/>
                <w:tcMar/>
              </w:tcPr>
            </w:tcPrChange>
          </w:tcPr>
          <w:p w:rsidR="320543F7" w:rsidP="320543F7" w:rsidRDefault="320543F7" w14:paraId="20894B98" w14:textId="7FB5B2C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89Z" w:id="1093457228">
                  <w:rPr>
                    <w:b w:val="1"/>
                    <w:bCs w:val="1"/>
                  </w:rPr>
                </w:rPrChange>
              </w:rPr>
              <w:pPrChange w:author="GUSTAVO DE OLIVEIRA REGO MORAIS" w:date="2025-08-08T22:00:28.782Z">
                <w:pPr>
                  <w:bidi w:val="0"/>
                </w:pPr>
              </w:pPrChange>
            </w:pPr>
            <w:ins w:author="GUSTAVO DE OLIVEIRA REGO MORAIS" w:date="2025-08-08T21:59:15.844Z" w:id="1293734714">
              <w:r w:rsidRPr="320543F7" w:rsidR="320543F7">
                <w:rPr>
                  <w:rFonts w:ascii="Times New Roman" w:hAnsi="Times New Roman" w:eastAsia="Times New Roman" w:cs="Times New Roman"/>
                  <w:b w:val="1"/>
                  <w:bCs w:val="1"/>
                  <w:sz w:val="24"/>
                  <w:szCs w:val="24"/>
                  <w:rPrChange w:author="GUSTAVO DE OLIVEIRA REGO MORAIS" w:date="2025-08-08T22:00:09.689Z" w:id="183322096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64806553">
              <w:tcPr>
                <w:tcW w:w="1803" w:type="dxa"/>
                <w:tcMar/>
              </w:tcPr>
            </w:tcPrChange>
          </w:tcPr>
          <w:p w:rsidR="320543F7" w:rsidP="320543F7" w:rsidRDefault="320543F7" w14:paraId="73348E81" w14:textId="627CB56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89Z" w:id="1550891463">
                  <w:rPr>
                    <w:b w:val="1"/>
                    <w:bCs w:val="1"/>
                  </w:rPr>
                </w:rPrChange>
              </w:rPr>
              <w:pPrChange w:author="GUSTAVO DE OLIVEIRA REGO MORAIS" w:date="2025-08-08T22:00:28.782Z">
                <w:pPr>
                  <w:bidi w:val="0"/>
                </w:pPr>
              </w:pPrChange>
            </w:pPr>
            <w:ins w:author="GUSTAVO DE OLIVEIRA REGO MORAIS" w:date="2025-08-08T21:59:15.844Z" w:id="388954668">
              <w:r w:rsidRPr="320543F7" w:rsidR="320543F7">
                <w:rPr>
                  <w:rFonts w:ascii="Times New Roman" w:hAnsi="Times New Roman" w:eastAsia="Times New Roman" w:cs="Times New Roman"/>
                  <w:b w:val="1"/>
                  <w:bCs w:val="1"/>
                  <w:sz w:val="24"/>
                  <w:szCs w:val="24"/>
                  <w:rPrChange w:author="GUSTAVO DE OLIVEIRA REGO MORAIS" w:date="2025-08-08T22:00:09.689Z" w:id="141240799">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313533680">
              <w:tcPr>
                <w:tcW w:w="1803" w:type="dxa"/>
                <w:tcMar/>
              </w:tcPr>
            </w:tcPrChange>
          </w:tcPr>
          <w:p w:rsidR="320543F7" w:rsidP="320543F7" w:rsidRDefault="320543F7" w14:paraId="50E930A0" w14:textId="6AFF0DB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Z" w:id="882316388">
                  <w:rPr>
                    <w:b w:val="1"/>
                    <w:bCs w:val="1"/>
                  </w:rPr>
                </w:rPrChange>
              </w:rPr>
              <w:pPrChange w:author="GUSTAVO DE OLIVEIRA REGO MORAIS" w:date="2025-08-08T22:00:28.782Z">
                <w:pPr>
                  <w:bidi w:val="0"/>
                </w:pPr>
              </w:pPrChange>
            </w:pPr>
            <w:ins w:author="GUSTAVO DE OLIVEIRA REGO MORAIS" w:date="2025-08-08T21:59:15.844Z" w:id="800176987">
              <w:r w:rsidRPr="320543F7" w:rsidR="320543F7">
                <w:rPr>
                  <w:rFonts w:ascii="Times New Roman" w:hAnsi="Times New Roman" w:eastAsia="Times New Roman" w:cs="Times New Roman"/>
                  <w:b w:val="1"/>
                  <w:bCs w:val="1"/>
                  <w:sz w:val="24"/>
                  <w:szCs w:val="24"/>
                  <w:rPrChange w:author="GUSTAVO DE OLIVEIRA REGO MORAIS" w:date="2025-08-08T22:00:09.69Z" w:id="203429013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823468870">
              <w:tcPr>
                <w:tcW w:w="1803" w:type="dxa"/>
                <w:tcMar/>
              </w:tcPr>
            </w:tcPrChange>
          </w:tcPr>
          <w:p w:rsidR="320543F7" w:rsidP="320543F7" w:rsidRDefault="320543F7" w14:paraId="23A4A43C" w14:textId="3546B0B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1Z" w:id="967355511">
                  <w:rPr>
                    <w:b w:val="1"/>
                    <w:bCs w:val="1"/>
                  </w:rPr>
                </w:rPrChange>
              </w:rPr>
              <w:pPrChange w:author="GUSTAVO DE OLIVEIRA REGO MORAIS" w:date="2025-08-08T22:00:28.782Z">
                <w:pPr>
                  <w:bidi w:val="0"/>
                </w:pPr>
              </w:pPrChange>
            </w:pPr>
            <w:ins w:author="GUSTAVO DE OLIVEIRA REGO MORAIS" w:date="2025-08-08T21:59:15.844Z" w:id="1406630146">
              <w:r w:rsidRPr="320543F7" w:rsidR="320543F7">
                <w:rPr>
                  <w:rFonts w:ascii="Times New Roman" w:hAnsi="Times New Roman" w:eastAsia="Times New Roman" w:cs="Times New Roman"/>
                  <w:b w:val="1"/>
                  <w:bCs w:val="1"/>
                  <w:sz w:val="24"/>
                  <w:szCs w:val="24"/>
                  <w:rPrChange w:author="GUSTAVO DE OLIVEIRA REGO MORAIS" w:date="2025-08-08T22:00:09.69Z" w:id="112683801">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739145">
              <w:tcPr>
                <w:tcW w:w="1803" w:type="dxa"/>
                <w:tcMar/>
              </w:tcPr>
            </w:tcPrChange>
          </w:tcPr>
          <w:p w:rsidR="320543F7" w:rsidP="320543F7" w:rsidRDefault="320543F7" w14:paraId="66FBEDE5" w14:textId="255334C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1Z" w:id="1480931997">
                  <w:rPr>
                    <w:b w:val="1"/>
                    <w:bCs w:val="1"/>
                  </w:rPr>
                </w:rPrChange>
              </w:rPr>
              <w:pPrChange w:author="GUSTAVO DE OLIVEIRA REGO MORAIS" w:date="2025-08-08T22:00:28.782Z">
                <w:pPr>
                  <w:bidi w:val="0"/>
                </w:pPr>
              </w:pPrChange>
            </w:pPr>
            <w:ins w:author="GUSTAVO DE OLIVEIRA REGO MORAIS" w:date="2025-08-08T21:59:15.844Z" w:id="1160568816">
              <w:r w:rsidRPr="320543F7" w:rsidR="320543F7">
                <w:rPr>
                  <w:rFonts w:ascii="Times New Roman" w:hAnsi="Times New Roman" w:eastAsia="Times New Roman" w:cs="Times New Roman"/>
                  <w:b w:val="1"/>
                  <w:bCs w:val="1"/>
                  <w:sz w:val="24"/>
                  <w:szCs w:val="24"/>
                  <w:rPrChange w:author="GUSTAVO DE OLIVEIRA REGO MORAIS" w:date="2025-08-08T22:00:09.691Z" w:id="1782886300">
                    <w:rPr>
                      <w:b w:val="1"/>
                      <w:bCs w:val="1"/>
                    </w:rPr>
                  </w:rPrChange>
                </w:rPr>
                <w:t>Restrições</w:t>
              </w:r>
            </w:ins>
          </w:p>
        </w:tc>
      </w:tr>
      <w:tr w:rsidR="320543F7" w:rsidTr="320543F7" w14:paraId="200D0C4F">
        <w:trPr>
          <w:trHeight w:val="300"/>
          <w:ins w:author="GUSTAVO DE OLIVEIRA REGO MORAIS" w:date="2025-08-08T21:59:15.844Z" w16du:dateUtc="2025-08-08T21:59:15.844Z" w:id="1801696974"/>
          <w:trPrChange w:author="GUSTAVO DE OLIVEIRA REGO MORAIS" w:date="2025-08-08T21:59:14.606Z" w16du:dateUtc="2025-08-08T21:59:14.606Z" w:id="527875549">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1037551340">
              <w:tcPr>
                <w:tcW w:w="1803" w:type="dxa"/>
                <w:tcMar/>
              </w:tcPr>
            </w:tcPrChange>
          </w:tcPr>
          <w:p w:rsidR="320543F7" w:rsidP="320543F7" w:rsidRDefault="320543F7" w14:paraId="4DEC0EE6" w14:textId="057436A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2Z" w:id="292843414">
                  <w:rPr>
                    <w:rFonts w:ascii="Consolas" w:hAnsi="Consolas" w:eastAsia="Consolas" w:cs="Consolas"/>
                  </w:rPr>
                </w:rPrChange>
              </w:rPr>
              <w:pPrChange w:author="GUSTAVO DE OLIVEIRA REGO MORAIS" w:date="2025-08-08T22:00:28.783Z">
                <w:pPr>
                  <w:bidi w:val="0"/>
                </w:pPr>
              </w:pPrChange>
            </w:pPr>
            <w:ins w:author="GUSTAVO DE OLIVEIRA REGO MORAIS" w:date="2025-08-08T21:59:15.844Z" w:id="1129485790">
              <w:r w:rsidRPr="320543F7" w:rsidR="320543F7">
                <w:rPr>
                  <w:rFonts w:ascii="Times New Roman" w:hAnsi="Times New Roman" w:eastAsia="Times New Roman" w:cs="Times New Roman"/>
                  <w:sz w:val="24"/>
                  <w:szCs w:val="24"/>
                  <w:rPrChange w:author="GUSTAVO DE OLIVEIRA REGO MORAIS" w:date="2025-08-08T22:00:09.692Z" w:id="787772923">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20083567">
              <w:tcPr>
                <w:tcW w:w="1803" w:type="dxa"/>
                <w:tcMar/>
              </w:tcPr>
            </w:tcPrChange>
          </w:tcPr>
          <w:p w:rsidR="320543F7" w:rsidP="320543F7" w:rsidRDefault="320543F7" w14:paraId="2DB49AAC" w14:textId="0CBB9B0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2Z" w:id="1625015203"/>
              </w:rPr>
              <w:pPrChange w:author="GUSTAVO DE OLIVEIRA REGO MORAIS" w:date="2025-08-08T22:00:28.783Z">
                <w:pPr>
                  <w:bidi w:val="0"/>
                </w:pPr>
              </w:pPrChange>
            </w:pPr>
            <w:ins w:author="GUSTAVO DE OLIVEIRA REGO MORAIS" w:date="2025-08-08T21:59:15.844Z" w:id="101834732">
              <w:r w:rsidRPr="320543F7" w:rsidR="320543F7">
                <w:rPr>
                  <w:rFonts w:ascii="Times New Roman" w:hAnsi="Times New Roman" w:eastAsia="Times New Roman" w:cs="Times New Roman"/>
                  <w:sz w:val="24"/>
                  <w:szCs w:val="24"/>
                  <w:rPrChange w:author="GUSTAVO DE OLIVEIRA REGO MORAIS" w:date="2025-08-08T22:00:09.692Z" w:id="210557944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579456236">
              <w:tcPr>
                <w:tcW w:w="1803" w:type="dxa"/>
                <w:tcMar/>
              </w:tcPr>
            </w:tcPrChange>
          </w:tcPr>
          <w:p w:rsidR="320543F7" w:rsidP="320543F7" w:rsidRDefault="320543F7" w14:paraId="483D9866" w14:textId="37B9DF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3Z" w:id="329625446"/>
              </w:rPr>
              <w:pPrChange w:author="GUSTAVO DE OLIVEIRA REGO MORAIS" w:date="2025-08-08T22:00:28.783Z">
                <w:pPr>
                  <w:bidi w:val="0"/>
                </w:pPr>
              </w:pPrChange>
            </w:pPr>
            <w:ins w:author="GUSTAVO DE OLIVEIRA REGO MORAIS" w:date="2025-08-08T21:59:15.844Z" w:id="740919430">
              <w:r w:rsidRPr="320543F7" w:rsidR="320543F7">
                <w:rPr>
                  <w:rFonts w:ascii="Times New Roman" w:hAnsi="Times New Roman" w:eastAsia="Times New Roman" w:cs="Times New Roman"/>
                  <w:sz w:val="24"/>
                  <w:szCs w:val="24"/>
                  <w:rPrChange w:author="GUSTAVO DE OLIVEIRA REGO MORAIS" w:date="2025-08-08T22:00:09.693Z" w:id="19483956"/>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4217469">
              <w:tcPr>
                <w:tcW w:w="1803" w:type="dxa"/>
                <w:tcMar/>
              </w:tcPr>
            </w:tcPrChange>
          </w:tcPr>
          <w:p w:rsidR="320543F7" w:rsidP="320543F7" w:rsidRDefault="320543F7" w14:paraId="290E8DDE" w14:textId="25FC55B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3Z" w:id="1929378615"/>
              </w:rPr>
              <w:pPrChange w:author="GUSTAVO DE OLIVEIRA REGO MORAIS" w:date="2025-08-08T22:00:28.783Z">
                <w:pPr>
                  <w:bidi w:val="0"/>
                </w:pPr>
              </w:pPrChange>
            </w:pPr>
            <w:ins w:author="GUSTAVO DE OLIVEIRA REGO MORAIS" w:date="2025-08-08T21:59:15.844Z" w:id="1344445295">
              <w:r w:rsidRPr="320543F7" w:rsidR="320543F7">
                <w:rPr>
                  <w:rFonts w:ascii="Times New Roman" w:hAnsi="Times New Roman" w:eastAsia="Times New Roman" w:cs="Times New Roman"/>
                  <w:sz w:val="24"/>
                  <w:szCs w:val="24"/>
                  <w:rPrChange w:author="GUSTAVO DE OLIVEIRA REGO MORAIS" w:date="2025-08-08T22:00:09.693Z" w:id="1993699538"/>
                </w:rPr>
                <w:t>Identificador único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097147202">
              <w:tcPr>
                <w:tcW w:w="1803" w:type="dxa"/>
                <w:tcMar/>
              </w:tcPr>
            </w:tcPrChange>
          </w:tcPr>
          <w:p w:rsidR="320543F7" w:rsidP="320543F7" w:rsidRDefault="320543F7" w14:paraId="37B2A735" w14:textId="15D3D4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4Z" w:id="499284957">
                  <w:rPr>
                    <w:rFonts w:ascii="Consolas" w:hAnsi="Consolas" w:eastAsia="Consolas" w:cs="Consolas"/>
                  </w:rPr>
                </w:rPrChange>
              </w:rPr>
              <w:pPrChange w:author="GUSTAVO DE OLIVEIRA REGO MORAIS" w:date="2025-08-08T22:00:28.783Z">
                <w:pPr>
                  <w:bidi w:val="0"/>
                </w:pPr>
              </w:pPrChange>
            </w:pPr>
            <w:ins w:author="GUSTAVO DE OLIVEIRA REGO MORAIS" w:date="2025-08-08T21:59:15.844Z" w:id="1584726942">
              <w:r w:rsidRPr="320543F7" w:rsidR="320543F7">
                <w:rPr>
                  <w:rFonts w:ascii="Times New Roman" w:hAnsi="Times New Roman" w:eastAsia="Times New Roman" w:cs="Times New Roman"/>
                  <w:sz w:val="24"/>
                  <w:szCs w:val="24"/>
                  <w:rPrChange w:author="GUSTAVO DE OLIVEIRA REGO MORAIS" w:date="2025-08-08T22:00:09.694Z" w:id="647060115">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79Z" w:id="2069094492"/>
                </w:rPr>
                <w:t xml:space="preserve">, </w:t>
              </w:r>
              <w:r w:rsidRPr="320543F7" w:rsidR="320543F7">
                <w:rPr>
                  <w:rFonts w:ascii="Times New Roman" w:hAnsi="Times New Roman" w:eastAsia="Times New Roman" w:cs="Times New Roman"/>
                  <w:sz w:val="24"/>
                  <w:szCs w:val="24"/>
                  <w:rPrChange w:author="GUSTAVO DE OLIVEIRA REGO MORAIS" w:date="2025-08-08T22:00:05.28Z" w:id="1853270116">
                    <w:rPr>
                      <w:rFonts w:ascii="Consolas" w:hAnsi="Consolas" w:eastAsia="Consolas" w:cs="Consolas"/>
                    </w:rPr>
                  </w:rPrChange>
                </w:rPr>
                <w:t>{not null}</w:t>
              </w:r>
            </w:ins>
          </w:p>
        </w:tc>
      </w:tr>
      <w:tr w:rsidR="320543F7" w:rsidTr="320543F7" w14:paraId="78697BD4">
        <w:trPr>
          <w:trHeight w:val="300"/>
          <w:ins w:author="GUSTAVO DE OLIVEIRA REGO MORAIS" w:date="2025-08-08T21:59:15.844Z" w16du:dateUtc="2025-08-08T21:59:15.844Z" w:id="1012390780"/>
          <w:trPrChange w:author="GUSTAVO DE OLIVEIRA REGO MORAIS" w:date="2025-08-08T21:59:14.606Z" w16du:dateUtc="2025-08-08T21:59:14.606Z" w:id="2122018321">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1898293552">
              <w:tcPr>
                <w:tcW w:w="1803" w:type="dxa"/>
                <w:tcMar/>
              </w:tcPr>
            </w:tcPrChange>
          </w:tcPr>
          <w:p w:rsidR="320543F7" w:rsidP="320543F7" w:rsidRDefault="320543F7" w14:paraId="7DBE18A0" w14:textId="5E6F0CC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5Z" w:id="1108077648">
                  <w:rPr>
                    <w:rFonts w:ascii="Consolas" w:hAnsi="Consolas" w:eastAsia="Consolas" w:cs="Consolas"/>
                  </w:rPr>
                </w:rPrChange>
              </w:rPr>
              <w:pPrChange w:author="GUSTAVO DE OLIVEIRA REGO MORAIS" w:date="2025-08-08T22:00:28.784Z">
                <w:pPr>
                  <w:bidi w:val="0"/>
                </w:pPr>
              </w:pPrChange>
            </w:pPr>
            <w:ins w:author="GUSTAVO DE OLIVEIRA REGO MORAIS" w:date="2025-08-08T21:59:15.844Z" w:id="911380535">
              <w:r w:rsidRPr="320543F7" w:rsidR="320543F7">
                <w:rPr>
                  <w:rFonts w:ascii="Times New Roman" w:hAnsi="Times New Roman" w:eastAsia="Times New Roman" w:cs="Times New Roman"/>
                  <w:sz w:val="24"/>
                  <w:szCs w:val="24"/>
                  <w:rPrChange w:author="GUSTAVO DE OLIVEIRA REGO MORAIS" w:date="2025-08-08T22:00:09.695Z" w:id="991734140">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54496318">
              <w:tcPr>
                <w:tcW w:w="1803" w:type="dxa"/>
                <w:tcMar/>
              </w:tcPr>
            </w:tcPrChange>
          </w:tcPr>
          <w:p w:rsidR="320543F7" w:rsidP="320543F7" w:rsidRDefault="320543F7" w14:paraId="5CCC66C3" w14:textId="5F3A8D2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5Z" w:id="2092801883"/>
              </w:rPr>
              <w:pPrChange w:author="GUSTAVO DE OLIVEIRA REGO MORAIS" w:date="2025-08-08T22:00:28.784Z">
                <w:pPr>
                  <w:bidi w:val="0"/>
                </w:pPr>
              </w:pPrChange>
            </w:pPr>
            <w:ins w:author="GUSTAVO DE OLIVEIRA REGO MORAIS" w:date="2025-08-08T21:59:15.844Z" w:id="1354223077">
              <w:r w:rsidRPr="320543F7" w:rsidR="320543F7">
                <w:rPr>
                  <w:rFonts w:ascii="Times New Roman" w:hAnsi="Times New Roman" w:eastAsia="Times New Roman" w:cs="Times New Roman"/>
                  <w:sz w:val="24"/>
                  <w:szCs w:val="24"/>
                  <w:rPrChange w:author="GUSTAVO DE OLIVEIRA REGO MORAIS" w:date="2025-08-08T22:00:09.695Z" w:id="2101201039"/>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8543959">
              <w:tcPr>
                <w:tcW w:w="1803" w:type="dxa"/>
                <w:tcMar/>
              </w:tcPr>
            </w:tcPrChange>
          </w:tcPr>
          <w:p w:rsidR="320543F7" w:rsidP="320543F7" w:rsidRDefault="320543F7" w14:paraId="5A46145B" w14:textId="3BD6F5F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6Z" w:id="1976890236"/>
              </w:rPr>
              <w:pPrChange w:author="GUSTAVO DE OLIVEIRA REGO MORAIS" w:date="2025-08-08T22:00:28.784Z">
                <w:pPr>
                  <w:bidi w:val="0"/>
                </w:pPr>
              </w:pPrChange>
            </w:pPr>
            <w:ins w:author="GUSTAVO DE OLIVEIRA REGO MORAIS" w:date="2025-08-08T21:59:15.844Z" w:id="536880315">
              <w:r w:rsidRPr="320543F7" w:rsidR="320543F7">
                <w:rPr>
                  <w:rFonts w:ascii="Times New Roman" w:hAnsi="Times New Roman" w:eastAsia="Times New Roman" w:cs="Times New Roman"/>
                  <w:sz w:val="24"/>
                  <w:szCs w:val="24"/>
                  <w:rPrChange w:author="GUSTAVO DE OLIVEIRA REGO MORAIS" w:date="2025-08-08T22:00:09.695Z" w:id="140202168"/>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26825880">
              <w:tcPr>
                <w:tcW w:w="1803" w:type="dxa"/>
                <w:tcMar/>
              </w:tcPr>
            </w:tcPrChange>
          </w:tcPr>
          <w:p w:rsidR="320543F7" w:rsidP="320543F7" w:rsidRDefault="320543F7" w14:paraId="32903BC5" w14:textId="2F65A6F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6Z" w:id="349861249"/>
              </w:rPr>
              <w:pPrChange w:author="GUSTAVO DE OLIVEIRA REGO MORAIS" w:date="2025-08-08T22:00:28.784Z">
                <w:pPr>
                  <w:bidi w:val="0"/>
                </w:pPr>
              </w:pPrChange>
            </w:pPr>
            <w:ins w:author="GUSTAVO DE OLIVEIRA REGO MORAIS" w:date="2025-08-08T21:59:15.844Z" w:id="1798924783">
              <w:r w:rsidRPr="320543F7" w:rsidR="320543F7">
                <w:rPr>
                  <w:rFonts w:ascii="Times New Roman" w:hAnsi="Times New Roman" w:eastAsia="Times New Roman" w:cs="Times New Roman"/>
                  <w:sz w:val="24"/>
                  <w:szCs w:val="24"/>
                  <w:rPrChange w:author="GUSTAVO DE OLIVEIRA REGO MORAIS" w:date="2025-08-08T22:00:09.696Z" w:id="1211874205"/>
                </w:rPr>
                <w:t>Nome completo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483179584">
              <w:tcPr>
                <w:tcW w:w="1803" w:type="dxa"/>
                <w:tcMar/>
              </w:tcPr>
            </w:tcPrChange>
          </w:tcPr>
          <w:p w:rsidR="320543F7" w:rsidP="320543F7" w:rsidRDefault="320543F7" w14:paraId="5B4AF261" w14:textId="74A75E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279870224">
                  <w:rPr>
                    <w:rFonts w:ascii="Consolas" w:hAnsi="Consolas" w:eastAsia="Consolas" w:cs="Consolas"/>
                  </w:rPr>
                </w:rPrChange>
              </w:rPr>
              <w:pPrChange w:author="GUSTAVO DE OLIVEIRA REGO MORAIS" w:date="2025-08-08T22:00:28.784Z">
                <w:pPr>
                  <w:bidi w:val="0"/>
                </w:pPr>
              </w:pPrChange>
            </w:pPr>
            <w:ins w:author="GUSTAVO DE OLIVEIRA REGO MORAIS" w:date="2025-08-08T21:59:15.845Z" w:id="945795948">
              <w:r w:rsidRPr="320543F7" w:rsidR="320543F7">
                <w:rPr>
                  <w:rFonts w:ascii="Times New Roman" w:hAnsi="Times New Roman" w:eastAsia="Times New Roman" w:cs="Times New Roman"/>
                  <w:sz w:val="24"/>
                  <w:szCs w:val="24"/>
                  <w:rPrChange w:author="GUSTAVO DE OLIVEIRA REGO MORAIS" w:date="2025-08-08T22:00:09.696Z" w:id="368401275">
                    <w:rPr>
                      <w:rFonts w:ascii="Consolas" w:hAnsi="Consolas" w:eastAsia="Consolas" w:cs="Consolas"/>
                    </w:rPr>
                  </w:rPrChange>
                </w:rPr>
                <w:t>{not null}</w:t>
              </w:r>
            </w:ins>
          </w:p>
        </w:tc>
      </w:tr>
      <w:tr w:rsidR="320543F7" w:rsidTr="320543F7" w14:paraId="11B25894">
        <w:trPr>
          <w:trHeight w:val="300"/>
          <w:ins w:author="GUSTAVO DE OLIVEIRA REGO MORAIS" w:date="2025-08-08T21:59:15.845Z" w16du:dateUtc="2025-08-08T21:59:15.845Z" w:id="25328464"/>
          <w:trPrChange w:author="GUSTAVO DE OLIVEIRA REGO MORAIS" w:date="2025-08-08T21:59:14.607Z" w16du:dateUtc="2025-08-08T21:59:14.607Z" w:id="857652575">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944781868">
              <w:tcPr>
                <w:tcW w:w="1803" w:type="dxa"/>
                <w:tcMar/>
              </w:tcPr>
            </w:tcPrChange>
          </w:tcPr>
          <w:p w:rsidR="320543F7" w:rsidP="320543F7" w:rsidRDefault="320543F7" w14:paraId="4E33AA77" w14:textId="61ADA65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1756571938">
                  <w:rPr>
                    <w:rFonts w:ascii="Consolas" w:hAnsi="Consolas" w:eastAsia="Consolas" w:cs="Consolas"/>
                  </w:rPr>
                </w:rPrChange>
              </w:rPr>
              <w:pPrChange w:author="GUSTAVO DE OLIVEIRA REGO MORAIS" w:date="2025-08-08T22:00:28.784Z">
                <w:pPr>
                  <w:bidi w:val="0"/>
                </w:pPr>
              </w:pPrChange>
            </w:pPr>
            <w:ins w:author="GUSTAVO DE OLIVEIRA REGO MORAIS" w:date="2025-08-08T21:59:15.845Z" w:id="1865639334">
              <w:r w:rsidRPr="320543F7" w:rsidR="320543F7">
                <w:rPr>
                  <w:rFonts w:ascii="Times New Roman" w:hAnsi="Times New Roman" w:eastAsia="Times New Roman" w:cs="Times New Roman"/>
                  <w:sz w:val="24"/>
                  <w:szCs w:val="24"/>
                  <w:rPrChange w:author="GUSTAVO DE OLIVEIRA REGO MORAIS" w:date="2025-08-08T22:00:09.697Z" w:id="335030431">
                    <w:rPr>
                      <w:rFonts w:ascii="Consolas" w:hAnsi="Consolas" w:eastAsia="Consolas" w:cs="Consolas"/>
                    </w:rPr>
                  </w:rPrChange>
                </w:rPr>
                <w:t>email</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8760106">
              <w:tcPr>
                <w:tcW w:w="1803" w:type="dxa"/>
                <w:tcMar/>
              </w:tcPr>
            </w:tcPrChange>
          </w:tcPr>
          <w:p w:rsidR="320543F7" w:rsidP="320543F7" w:rsidRDefault="320543F7" w14:paraId="210E085C" w14:textId="0D6E6E3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1671443049"/>
              </w:rPr>
              <w:pPrChange w:author="GUSTAVO DE OLIVEIRA REGO MORAIS" w:date="2025-08-08T22:00:28.785Z">
                <w:pPr>
                  <w:bidi w:val="0"/>
                </w:pPr>
              </w:pPrChange>
            </w:pPr>
            <w:ins w:author="GUSTAVO DE OLIVEIRA REGO MORAIS" w:date="2025-08-08T21:59:15.845Z" w:id="167352767">
              <w:r w:rsidRPr="320543F7" w:rsidR="320543F7">
                <w:rPr>
                  <w:rFonts w:ascii="Times New Roman" w:hAnsi="Times New Roman" w:eastAsia="Times New Roman" w:cs="Times New Roman"/>
                  <w:sz w:val="24"/>
                  <w:szCs w:val="24"/>
                  <w:rPrChange w:author="GUSTAVO DE OLIVEIRA REGO MORAIS" w:date="2025-08-08T22:00:09.697Z" w:id="87215499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07278060">
              <w:tcPr>
                <w:tcW w:w="1803" w:type="dxa"/>
                <w:tcMar/>
              </w:tcPr>
            </w:tcPrChange>
          </w:tcPr>
          <w:p w:rsidR="320543F7" w:rsidP="320543F7" w:rsidRDefault="320543F7" w14:paraId="07F64CB5" w14:textId="09560E1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8Z" w:id="2094785234"/>
              </w:rPr>
              <w:pPrChange w:author="GUSTAVO DE OLIVEIRA REGO MORAIS" w:date="2025-08-08T22:00:28.785Z">
                <w:pPr>
                  <w:bidi w:val="0"/>
                </w:pPr>
              </w:pPrChange>
            </w:pPr>
            <w:ins w:author="GUSTAVO DE OLIVEIRA REGO MORAIS" w:date="2025-08-08T21:59:15.845Z" w:id="20192076">
              <w:r w:rsidRPr="320543F7" w:rsidR="320543F7">
                <w:rPr>
                  <w:rFonts w:ascii="Times New Roman" w:hAnsi="Times New Roman" w:eastAsia="Times New Roman" w:cs="Times New Roman"/>
                  <w:sz w:val="24"/>
                  <w:szCs w:val="24"/>
                  <w:rPrChange w:author="GUSTAVO DE OLIVEIRA REGO MORAIS" w:date="2025-08-08T22:00:09.698Z" w:id="1533734667"/>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063584542">
              <w:tcPr>
                <w:tcW w:w="1803" w:type="dxa"/>
                <w:tcMar/>
              </w:tcPr>
            </w:tcPrChange>
          </w:tcPr>
          <w:p w:rsidR="320543F7" w:rsidP="320543F7" w:rsidRDefault="320543F7" w14:paraId="1A27B1F7" w14:textId="15D5A6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8Z" w:id="1553267208"/>
              </w:rPr>
              <w:pPrChange w:author="GUSTAVO DE OLIVEIRA REGO MORAIS" w:date="2025-08-08T22:00:28.785Z">
                <w:pPr>
                  <w:bidi w:val="0"/>
                </w:pPr>
              </w:pPrChange>
            </w:pPr>
            <w:ins w:author="GUSTAVO DE OLIVEIRA REGO MORAIS" w:date="2025-08-08T21:59:15.845Z" w:id="140203982">
              <w:r w:rsidRPr="320543F7" w:rsidR="320543F7">
                <w:rPr>
                  <w:rFonts w:ascii="Times New Roman" w:hAnsi="Times New Roman" w:eastAsia="Times New Roman" w:cs="Times New Roman"/>
                  <w:sz w:val="24"/>
                  <w:szCs w:val="24"/>
                  <w:rPrChange w:author="GUSTAVO DE OLIVEIRA REGO MORAIS" w:date="2025-08-08T22:00:09.698Z" w:id="915241885"/>
                </w:rPr>
                <w:t>E-mail de login/contato.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30903457">
              <w:tcPr>
                <w:tcW w:w="1803" w:type="dxa"/>
                <w:tcMar/>
              </w:tcPr>
            </w:tcPrChange>
          </w:tcPr>
          <w:p w:rsidR="320543F7" w:rsidP="320543F7" w:rsidRDefault="320543F7" w14:paraId="7EB82FAC" w14:textId="2CF7C2A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1Z" w:id="1992269285">
                  <w:rPr>
                    <w:rFonts w:ascii="Consolas" w:hAnsi="Consolas" w:eastAsia="Consolas" w:cs="Consolas"/>
                  </w:rPr>
                </w:rPrChange>
              </w:rPr>
              <w:pPrChange w:author="GUSTAVO DE OLIVEIRA REGO MORAIS" w:date="2025-08-08T22:00:28.785Z">
                <w:pPr>
                  <w:bidi w:val="0"/>
                </w:pPr>
              </w:pPrChange>
            </w:pPr>
            <w:ins w:author="GUSTAVO DE OLIVEIRA REGO MORAIS" w:date="2025-08-08T21:59:15.845Z" w:id="1543793321">
              <w:r w:rsidRPr="320543F7" w:rsidR="320543F7">
                <w:rPr>
                  <w:rFonts w:ascii="Times New Roman" w:hAnsi="Times New Roman" w:eastAsia="Times New Roman" w:cs="Times New Roman"/>
                  <w:sz w:val="24"/>
                  <w:szCs w:val="24"/>
                  <w:rPrChange w:author="GUSTAVO DE OLIVEIRA REGO MORAIS" w:date="2025-08-08T22:00:09.699Z" w:id="834552187">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89Z" w:id="776581213"/>
                </w:rPr>
                <w:t xml:space="preserve">, </w:t>
              </w:r>
              <w:r w:rsidRPr="320543F7" w:rsidR="320543F7">
                <w:rPr>
                  <w:rFonts w:ascii="Times New Roman" w:hAnsi="Times New Roman" w:eastAsia="Times New Roman" w:cs="Times New Roman"/>
                  <w:sz w:val="24"/>
                  <w:szCs w:val="24"/>
                  <w:rPrChange w:author="GUSTAVO DE OLIVEIRA REGO MORAIS" w:date="2025-08-08T22:00:05.29Z" w:id="1565449396">
                    <w:rPr>
                      <w:rFonts w:ascii="Consolas" w:hAnsi="Consolas" w:eastAsia="Consolas" w:cs="Consolas"/>
                    </w:rPr>
                  </w:rPrChange>
                </w:rPr>
                <w:t>{not null}</w:t>
              </w:r>
              <w:r w:rsidRPr="320543F7" w:rsidR="320543F7">
                <w:rPr>
                  <w:rFonts w:ascii="Times New Roman" w:hAnsi="Times New Roman" w:eastAsia="Times New Roman" w:cs="Times New Roman"/>
                  <w:sz w:val="24"/>
                  <w:szCs w:val="24"/>
                  <w:rPrChange w:author="GUSTAVO DE OLIVEIRA REGO MORAIS" w:date="2025-08-08T22:00:05.29Z" w:id="770621615"/>
                </w:rPr>
                <w:t xml:space="preserve">, </w:t>
              </w:r>
              <w:r w:rsidRPr="320543F7" w:rsidR="320543F7">
                <w:rPr>
                  <w:rFonts w:ascii="Times New Roman" w:hAnsi="Times New Roman" w:eastAsia="Times New Roman" w:cs="Times New Roman"/>
                  <w:sz w:val="24"/>
                  <w:szCs w:val="24"/>
                  <w:rPrChange w:author="GUSTAVO DE OLIVEIRA REGO MORAIS" w:date="2025-08-08T22:00:05.291Z" w:id="840295829">
                    <w:rPr>
                      <w:rFonts w:ascii="Consolas" w:hAnsi="Consolas" w:eastAsia="Consolas" w:cs="Consolas"/>
                    </w:rPr>
                  </w:rPrChange>
                </w:rPr>
                <w:t>{format=email}</w:t>
              </w:r>
            </w:ins>
          </w:p>
        </w:tc>
      </w:tr>
      <w:tr w:rsidR="320543F7" w:rsidTr="320543F7" w14:paraId="75614339">
        <w:trPr>
          <w:trHeight w:val="300"/>
          <w:ins w:author="GUSTAVO DE OLIVEIRA REGO MORAIS" w:date="2025-08-08T21:59:15.845Z" w16du:dateUtc="2025-08-08T21:59:15.845Z" w:id="1180543953"/>
          <w:trPrChange w:author="GUSTAVO DE OLIVEIRA REGO MORAIS" w:date="2025-08-08T21:59:14.608Z" w16du:dateUtc="2025-08-08T21:59:14.608Z" w:id="1000700753">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1412142023">
              <w:tcPr>
                <w:tcW w:w="1803" w:type="dxa"/>
                <w:tcMar/>
              </w:tcPr>
            </w:tcPrChange>
          </w:tcPr>
          <w:p w:rsidR="320543F7" w:rsidP="320543F7" w:rsidRDefault="320543F7" w14:paraId="4F44229E" w14:textId="0876CCE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1Z" w:id="180466328">
                  <w:rPr>
                    <w:rFonts w:ascii="Consolas" w:hAnsi="Consolas" w:eastAsia="Consolas" w:cs="Consolas"/>
                  </w:rPr>
                </w:rPrChange>
              </w:rPr>
              <w:pPrChange w:author="GUSTAVO DE OLIVEIRA REGO MORAIS" w:date="2025-08-08T22:00:28.785Z">
                <w:pPr>
                  <w:bidi w:val="0"/>
                </w:pPr>
              </w:pPrChange>
            </w:pPr>
            <w:ins w:author="GUSTAVO DE OLIVEIRA REGO MORAIS" w:date="2025-08-08T21:59:15.845Z" w:id="417876440">
              <w:r w:rsidRPr="320543F7" w:rsidR="320543F7">
                <w:rPr>
                  <w:rFonts w:ascii="Times New Roman" w:hAnsi="Times New Roman" w:eastAsia="Times New Roman" w:cs="Times New Roman"/>
                  <w:sz w:val="24"/>
                  <w:szCs w:val="24"/>
                  <w:rPrChange w:author="GUSTAVO DE OLIVEIRA REGO MORAIS" w:date="2025-08-08T22:00:09.701Z" w:id="274084959">
                    <w:rPr>
                      <w:rFonts w:ascii="Consolas" w:hAnsi="Consolas" w:eastAsia="Consolas" w:cs="Consolas"/>
                    </w:rPr>
                  </w:rPrChange>
                </w:rPr>
                <w:t>senha</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382225022">
              <w:tcPr>
                <w:tcW w:w="1803" w:type="dxa"/>
                <w:tcMar/>
              </w:tcPr>
            </w:tcPrChange>
          </w:tcPr>
          <w:p w:rsidR="320543F7" w:rsidP="320543F7" w:rsidRDefault="320543F7" w14:paraId="381FF621" w14:textId="6A400AC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2Z" w:id="887253969"/>
              </w:rPr>
              <w:pPrChange w:author="GUSTAVO DE OLIVEIRA REGO MORAIS" w:date="2025-08-08T22:00:28.785Z">
                <w:pPr>
                  <w:bidi w:val="0"/>
                </w:pPr>
              </w:pPrChange>
            </w:pPr>
            <w:ins w:author="GUSTAVO DE OLIVEIRA REGO MORAIS" w:date="2025-08-08T21:59:15.845Z" w:id="468241440">
              <w:r w:rsidRPr="320543F7" w:rsidR="320543F7">
                <w:rPr>
                  <w:rFonts w:ascii="Times New Roman" w:hAnsi="Times New Roman" w:eastAsia="Times New Roman" w:cs="Times New Roman"/>
                  <w:sz w:val="24"/>
                  <w:szCs w:val="24"/>
                  <w:rPrChange w:author="GUSTAVO DE OLIVEIRA REGO MORAIS" w:date="2025-08-08T22:00:09.702Z" w:id="101432796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20557731">
              <w:tcPr>
                <w:tcW w:w="1803" w:type="dxa"/>
                <w:tcMar/>
              </w:tcPr>
            </w:tcPrChange>
          </w:tcPr>
          <w:p w:rsidR="320543F7" w:rsidP="320543F7" w:rsidRDefault="320543F7" w14:paraId="474389D3" w14:textId="5D5EF0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5Z" w:id="397789953"/>
              </w:rPr>
              <w:pPrChange w:author="GUSTAVO DE OLIVEIRA REGO MORAIS" w:date="2025-08-08T22:00:28.786Z">
                <w:pPr>
                  <w:bidi w:val="0"/>
                </w:pPr>
              </w:pPrChange>
            </w:pPr>
            <w:ins w:author="GUSTAVO DE OLIVEIRA REGO MORAIS" w:date="2025-08-08T21:59:15.845Z" w:id="145666190">
              <w:r w:rsidRPr="320543F7" w:rsidR="320543F7">
                <w:rPr>
                  <w:rFonts w:ascii="Times New Roman" w:hAnsi="Times New Roman" w:eastAsia="Times New Roman" w:cs="Times New Roman"/>
                  <w:sz w:val="24"/>
                  <w:szCs w:val="24"/>
                  <w:rPrChange w:author="GUSTAVO DE OLIVEIRA REGO MORAIS" w:date="2025-08-08T22:00:09.702Z" w:id="471530736"/>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662423792">
              <w:tcPr>
                <w:tcW w:w="1803" w:type="dxa"/>
                <w:tcMar/>
              </w:tcPr>
            </w:tcPrChange>
          </w:tcPr>
          <w:p w:rsidR="320543F7" w:rsidP="320543F7" w:rsidRDefault="320543F7" w14:paraId="1EC37868" w14:textId="5A4D35F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5Z" w:id="393711033"/>
              </w:rPr>
              <w:pPrChange w:author="GUSTAVO DE OLIVEIRA REGO MORAIS" w:date="2025-08-08T22:00:28.786Z">
                <w:pPr>
                  <w:bidi w:val="0"/>
                </w:pPr>
              </w:pPrChange>
            </w:pPr>
            <w:ins w:author="GUSTAVO DE OLIVEIRA REGO MORAIS" w:date="2025-08-08T21:59:15.845Z" w:id="1355539731">
              <w:r w:rsidRPr="320543F7" w:rsidR="320543F7">
                <w:rPr>
                  <w:rFonts w:ascii="Times New Roman" w:hAnsi="Times New Roman" w:eastAsia="Times New Roman" w:cs="Times New Roman"/>
                  <w:sz w:val="24"/>
                  <w:szCs w:val="24"/>
                  <w:rPrChange w:author="GUSTAVO DE OLIVEIRA REGO MORAIS" w:date="2025-08-08T22:00:09.705Z" w:id="360276424"/>
                </w:rPr>
                <w:t>Hash da senha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220842834">
              <w:tcPr>
                <w:tcW w:w="1803" w:type="dxa"/>
                <w:tcMar/>
              </w:tcPr>
            </w:tcPrChange>
          </w:tcPr>
          <w:p w:rsidR="320543F7" w:rsidP="320543F7" w:rsidRDefault="320543F7" w14:paraId="5636FB8B" w14:textId="49F3887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6Z" w:id="1419840438">
                  <w:rPr>
                    <w:rFonts w:ascii="Consolas" w:hAnsi="Consolas" w:eastAsia="Consolas" w:cs="Consolas"/>
                  </w:rPr>
                </w:rPrChange>
              </w:rPr>
              <w:pPrChange w:author="GUSTAVO DE OLIVEIRA REGO MORAIS" w:date="2025-08-08T22:00:28.786Z">
                <w:pPr>
                  <w:bidi w:val="0"/>
                </w:pPr>
              </w:pPrChange>
            </w:pPr>
            <w:ins w:author="GUSTAVO DE OLIVEIRA REGO MORAIS" w:date="2025-08-08T21:59:15.845Z" w:id="2083078589">
              <w:r w:rsidRPr="320543F7" w:rsidR="320543F7">
                <w:rPr>
                  <w:rFonts w:ascii="Times New Roman" w:hAnsi="Times New Roman" w:eastAsia="Times New Roman" w:cs="Times New Roman"/>
                  <w:sz w:val="24"/>
                  <w:szCs w:val="24"/>
                  <w:rPrChange w:author="GUSTAVO DE OLIVEIRA REGO MORAIS" w:date="2025-08-08T22:00:09.706Z" w:id="1442113124">
                    <w:rPr>
                      <w:rFonts w:ascii="Consolas" w:hAnsi="Consolas" w:eastAsia="Consolas" w:cs="Consolas"/>
                    </w:rPr>
                  </w:rPrChange>
                </w:rPr>
                <w:t>{not null}</w:t>
              </w:r>
            </w:ins>
          </w:p>
        </w:tc>
      </w:tr>
      <w:tr w:rsidR="320543F7" w:rsidTr="320543F7" w14:paraId="23AA018F">
        <w:trPr>
          <w:trHeight w:val="300"/>
          <w:ins w:author="GUSTAVO DE OLIVEIRA REGO MORAIS" w:date="2025-08-08T21:59:15.845Z" w16du:dateUtc="2025-08-08T21:59:15.845Z" w:id="2092264378"/>
          <w:trPrChange w:author="GUSTAVO DE OLIVEIRA REGO MORAIS" w:date="2025-08-08T21:59:14.608Z" w16du:dateUtc="2025-08-08T21:59:14.608Z" w:id="71873211">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289454258">
              <w:tcPr>
                <w:tcW w:w="1803" w:type="dxa"/>
                <w:tcMar/>
              </w:tcPr>
            </w:tcPrChange>
          </w:tcPr>
          <w:p w:rsidR="320543F7" w:rsidP="320543F7" w:rsidRDefault="320543F7" w14:paraId="07827DC0" w14:textId="114DAE4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6Z" w:id="1549006175">
                  <w:rPr>
                    <w:rFonts w:ascii="Consolas" w:hAnsi="Consolas" w:eastAsia="Consolas" w:cs="Consolas"/>
                  </w:rPr>
                </w:rPrChange>
              </w:rPr>
              <w:pPrChange w:author="GUSTAVO DE OLIVEIRA REGO MORAIS" w:date="2025-08-08T22:00:28.786Z">
                <w:pPr>
                  <w:bidi w:val="0"/>
                </w:pPr>
              </w:pPrChange>
            </w:pPr>
            <w:ins w:author="GUSTAVO DE OLIVEIRA REGO MORAIS" w:date="2025-08-08T21:59:15.845Z" w:id="1260584288">
              <w:r w:rsidRPr="320543F7" w:rsidR="320543F7">
                <w:rPr>
                  <w:rFonts w:ascii="Times New Roman" w:hAnsi="Times New Roman" w:eastAsia="Times New Roman" w:cs="Times New Roman"/>
                  <w:sz w:val="24"/>
                  <w:szCs w:val="24"/>
                  <w:rPrChange w:author="GUSTAVO DE OLIVEIRA REGO MORAIS" w:date="2025-08-08T22:00:09.706Z" w:id="59925875">
                    <w:rPr>
                      <w:rFonts w:ascii="Consolas" w:hAnsi="Consolas" w:eastAsia="Consolas" w:cs="Consolas"/>
                    </w:rPr>
                  </w:rPrChange>
                </w:rPr>
                <w:t>recebeOfertas</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126205615">
              <w:tcPr>
                <w:tcW w:w="1803" w:type="dxa"/>
                <w:tcMar/>
              </w:tcPr>
            </w:tcPrChange>
          </w:tcPr>
          <w:p w:rsidR="320543F7" w:rsidP="320543F7" w:rsidRDefault="320543F7" w14:paraId="0FDFB186" w14:textId="73317D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7Z" w:id="504642651"/>
              </w:rPr>
              <w:pPrChange w:author="GUSTAVO DE OLIVEIRA REGO MORAIS" w:date="2025-08-08T22:00:28.786Z">
                <w:pPr>
                  <w:bidi w:val="0"/>
                </w:pPr>
              </w:pPrChange>
            </w:pPr>
            <w:ins w:author="GUSTAVO DE OLIVEIRA REGO MORAIS" w:date="2025-08-08T21:59:15.845Z" w:id="633332949">
              <w:r w:rsidRPr="320543F7" w:rsidR="320543F7">
                <w:rPr>
                  <w:rFonts w:ascii="Times New Roman" w:hAnsi="Times New Roman" w:eastAsia="Times New Roman" w:cs="Times New Roman"/>
                  <w:sz w:val="24"/>
                  <w:szCs w:val="24"/>
                  <w:rPrChange w:author="GUSTAVO DE OLIVEIRA REGO MORAIS" w:date="2025-08-08T22:00:09.707Z" w:id="1565316100"/>
                </w:rPr>
                <w:t>boolean</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565967570">
              <w:tcPr>
                <w:tcW w:w="1803" w:type="dxa"/>
                <w:tcMar/>
              </w:tcPr>
            </w:tcPrChange>
          </w:tcPr>
          <w:p w:rsidR="320543F7" w:rsidP="320543F7" w:rsidRDefault="320543F7" w14:paraId="4B09ADE6" w14:textId="3AEA265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8Z" w:id="83490684"/>
              </w:rPr>
              <w:pPrChange w:author="GUSTAVO DE OLIVEIRA REGO MORAIS" w:date="2025-08-08T22:00:28.787Z">
                <w:pPr>
                  <w:bidi w:val="0"/>
                </w:pPr>
              </w:pPrChange>
            </w:pPr>
            <w:ins w:author="GUSTAVO DE OLIVEIRA REGO MORAIS" w:date="2025-08-08T21:59:15.845Z" w:id="2136154903">
              <w:r w:rsidRPr="320543F7" w:rsidR="320543F7">
                <w:rPr>
                  <w:rFonts w:ascii="Times New Roman" w:hAnsi="Times New Roman" w:eastAsia="Times New Roman" w:cs="Times New Roman"/>
                  <w:sz w:val="24"/>
                  <w:szCs w:val="24"/>
                  <w:rPrChange w:author="GUSTAVO DE OLIVEIRA REGO MORAIS" w:date="2025-08-08T22:00:09.707Z" w:id="2143338579"/>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03259030">
              <w:tcPr>
                <w:tcW w:w="1803" w:type="dxa"/>
                <w:tcMar/>
              </w:tcPr>
            </w:tcPrChange>
          </w:tcPr>
          <w:p w:rsidR="320543F7" w:rsidP="320543F7" w:rsidRDefault="320543F7" w14:paraId="04951269" w14:textId="2C0F8A4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8Z" w:id="2039961816"/>
              </w:rPr>
              <w:pPrChange w:author="GUSTAVO DE OLIVEIRA REGO MORAIS" w:date="2025-08-08T22:00:28.787Z">
                <w:pPr>
                  <w:bidi w:val="0"/>
                </w:pPr>
              </w:pPrChange>
            </w:pPr>
            <w:ins w:author="GUSTAVO DE OLIVEIRA REGO MORAIS" w:date="2025-08-08T21:59:15.846Z" w:id="263233017">
              <w:r w:rsidRPr="320543F7" w:rsidR="320543F7">
                <w:rPr>
                  <w:rFonts w:ascii="Times New Roman" w:hAnsi="Times New Roman" w:eastAsia="Times New Roman" w:cs="Times New Roman"/>
                  <w:sz w:val="24"/>
                  <w:szCs w:val="24"/>
                  <w:rPrChange w:author="GUSTAVO DE OLIVEIRA REGO MORAIS" w:date="2025-08-08T22:00:09.708Z" w:id="1028189090"/>
                </w:rPr>
                <w:t>Indica interesse em receber ofertas.</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080880256">
              <w:tcPr>
                <w:tcW w:w="1803" w:type="dxa"/>
                <w:tcMar/>
              </w:tcPr>
            </w:tcPrChange>
          </w:tcPr>
          <w:p w:rsidR="320543F7" w:rsidP="320543F7" w:rsidRDefault="320543F7" w14:paraId="1CCE67FF" w14:textId="51734AF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9Z" w:id="456627722">
                  <w:rPr>
                    <w:rFonts w:ascii="Consolas" w:hAnsi="Consolas" w:eastAsia="Consolas" w:cs="Consolas"/>
                  </w:rPr>
                </w:rPrChange>
              </w:rPr>
              <w:pPrChange w:author="GUSTAVO DE OLIVEIRA REGO MORAIS" w:date="2025-08-08T22:00:28.787Z">
                <w:pPr>
                  <w:bidi w:val="0"/>
                </w:pPr>
              </w:pPrChange>
            </w:pPr>
            <w:ins w:author="GUSTAVO DE OLIVEIRA REGO MORAIS" w:date="2025-08-08T21:59:15.846Z" w:id="2022392564">
              <w:r w:rsidRPr="320543F7" w:rsidR="320543F7">
                <w:rPr>
                  <w:rFonts w:ascii="Times New Roman" w:hAnsi="Times New Roman" w:eastAsia="Times New Roman" w:cs="Times New Roman"/>
                  <w:sz w:val="24"/>
                  <w:szCs w:val="24"/>
                  <w:rPrChange w:author="GUSTAVO DE OLIVEIRA REGO MORAIS" w:date="2025-08-08T22:00:09.709Z" w:id="527130854">
                    <w:rPr>
                      <w:rFonts w:ascii="Consolas" w:hAnsi="Consolas" w:eastAsia="Consolas" w:cs="Consolas"/>
                    </w:rPr>
                  </w:rPrChange>
                </w:rPr>
                <w:t>{default=false}</w:t>
              </w:r>
            </w:ins>
          </w:p>
        </w:tc>
      </w:tr>
      <w:tr w:rsidR="320543F7" w:rsidTr="320543F7" w14:paraId="1BADC39B">
        <w:trPr>
          <w:trHeight w:val="300"/>
          <w:ins w:author="GUSTAVO DE OLIVEIRA REGO MORAIS" w:date="2025-08-08T21:59:15.846Z" w16du:dateUtc="2025-08-08T21:59:15.846Z" w:id="1204398827"/>
          <w:trPrChange w:author="GUSTAVO DE OLIVEIRA REGO MORAIS" w:date="2025-08-08T21:59:14.609Z" w16du:dateUtc="2025-08-08T21:59:14.609Z" w:id="1743107606">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223297481">
              <w:tcPr>
                <w:tcW w:w="1803" w:type="dxa"/>
                <w:tcMar/>
              </w:tcPr>
            </w:tcPrChange>
          </w:tcPr>
          <w:p w:rsidR="320543F7" w:rsidP="320543F7" w:rsidRDefault="320543F7" w14:paraId="6995A6E7" w14:textId="3506C6B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9Z" w:id="1727603078">
                  <w:rPr>
                    <w:rFonts w:ascii="Consolas" w:hAnsi="Consolas" w:eastAsia="Consolas" w:cs="Consolas"/>
                  </w:rPr>
                </w:rPrChange>
              </w:rPr>
              <w:pPrChange w:author="GUSTAVO DE OLIVEIRA REGO MORAIS" w:date="2025-08-08T22:00:28.787Z">
                <w:pPr>
                  <w:bidi w:val="0"/>
                </w:pPr>
              </w:pPrChange>
            </w:pPr>
            <w:ins w:author="GUSTAVO DE OLIVEIRA REGO MORAIS" w:date="2025-08-08T21:59:15.846Z" w:id="1096052273">
              <w:r w:rsidRPr="320543F7" w:rsidR="320543F7">
                <w:rPr>
                  <w:rFonts w:ascii="Times New Roman" w:hAnsi="Times New Roman" w:eastAsia="Times New Roman" w:cs="Times New Roman"/>
                  <w:sz w:val="24"/>
                  <w:szCs w:val="24"/>
                  <w:rPrChange w:author="GUSTAVO DE OLIVEIRA REGO MORAIS" w:date="2025-08-08T22:00:09.709Z" w:id="45037562">
                    <w:rPr>
                      <w:rFonts w:ascii="Consolas" w:hAnsi="Consolas" w:eastAsia="Consolas" w:cs="Consolas"/>
                    </w:rPr>
                  </w:rPrChange>
                </w:rPr>
                <w:t>autenticacao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398286507">
              <w:tcPr>
                <w:tcW w:w="1803" w:type="dxa"/>
                <w:tcMar/>
              </w:tcPr>
            </w:tcPrChange>
          </w:tcPr>
          <w:p w:rsidR="320543F7" w:rsidP="320543F7" w:rsidRDefault="320543F7" w14:paraId="36EA5173" w14:textId="4348760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1618484384"/>
              </w:rPr>
              <w:pPrChange w:author="GUSTAVO DE OLIVEIRA REGO MORAIS" w:date="2025-08-08T22:00:28.787Z">
                <w:pPr>
                  <w:bidi w:val="0"/>
                </w:pPr>
              </w:pPrChange>
            </w:pPr>
            <w:ins w:author="GUSTAVO DE OLIVEIRA REGO MORAIS" w:date="2025-08-08T21:59:15.846Z" w:id="1444614655">
              <w:r w:rsidRPr="320543F7" w:rsidR="320543F7">
                <w:rPr>
                  <w:rFonts w:ascii="Times New Roman" w:hAnsi="Times New Roman" w:eastAsia="Times New Roman" w:cs="Times New Roman"/>
                  <w:sz w:val="24"/>
                  <w:szCs w:val="24"/>
                  <w:rPrChange w:author="GUSTAVO DE OLIVEIRA REGO MORAIS" w:date="2025-08-08T22:00:09.709Z" w:id="2012152910"/>
                </w:rPr>
                <w:t>boolean</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858736350">
              <w:tcPr>
                <w:tcW w:w="1803" w:type="dxa"/>
                <w:tcMar/>
              </w:tcPr>
            </w:tcPrChange>
          </w:tcPr>
          <w:p w:rsidR="320543F7" w:rsidP="320543F7" w:rsidRDefault="320543F7" w14:paraId="6C754264" w14:textId="169DCD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428087276"/>
              </w:rPr>
              <w:pPrChange w:author="GUSTAVO DE OLIVEIRA REGO MORAIS" w:date="2025-08-08T22:00:28.788Z">
                <w:pPr>
                  <w:bidi w:val="0"/>
                </w:pPr>
              </w:pPrChange>
            </w:pPr>
            <w:ins w:author="GUSTAVO DE OLIVEIRA REGO MORAIS" w:date="2025-08-08T21:59:15.846Z" w:id="1505384531">
              <w:r w:rsidRPr="320543F7" w:rsidR="320543F7">
                <w:rPr>
                  <w:rFonts w:ascii="Times New Roman" w:hAnsi="Times New Roman" w:eastAsia="Times New Roman" w:cs="Times New Roman"/>
                  <w:sz w:val="24"/>
                  <w:szCs w:val="24"/>
                  <w:rPrChange w:author="GUSTAVO DE OLIVEIRA REGO MORAIS" w:date="2025-08-08T22:00:09.71Z" w:id="197876782"/>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3Z" w:id="1128283203">
              <w:tcPr>
                <w:tcW w:w="1803" w:type="dxa"/>
                <w:tcMar/>
              </w:tcPr>
            </w:tcPrChange>
          </w:tcPr>
          <w:p w:rsidR="320543F7" w:rsidP="320543F7" w:rsidRDefault="320543F7" w14:paraId="129959F8" w14:textId="74789B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1263615096"/>
              </w:rPr>
              <w:pPrChange w:author="GUSTAVO DE OLIVEIRA REGO MORAIS" w:date="2025-08-08T22:00:28.788Z">
                <w:pPr>
                  <w:bidi w:val="0"/>
                </w:pPr>
              </w:pPrChange>
            </w:pPr>
            <w:ins w:author="GUSTAVO DE OLIVEIRA REGO MORAIS" w:date="2025-08-08T21:59:15.846Z" w:id="471516641">
              <w:r w:rsidRPr="320543F7" w:rsidR="320543F7">
                <w:rPr>
                  <w:rFonts w:ascii="Times New Roman" w:hAnsi="Times New Roman" w:eastAsia="Times New Roman" w:cs="Times New Roman"/>
                  <w:sz w:val="24"/>
                  <w:szCs w:val="24"/>
                  <w:rPrChange w:author="GUSTAVO DE OLIVEIRA REGO MORAIS" w:date="2025-08-08T22:00:09.71Z" w:id="589699312"/>
                </w:rPr>
                <w:t>Estado de autenticação (sessão ativa).</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3Z" w:id="1388148077">
              <w:tcPr>
                <w:tcW w:w="1803" w:type="dxa"/>
                <w:tcMar/>
              </w:tcPr>
            </w:tcPrChange>
          </w:tcPr>
          <w:p w:rsidR="320543F7" w:rsidP="320543F7" w:rsidRDefault="320543F7" w14:paraId="73C3C4F8" w14:textId="7A38D5B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1Z" w:id="516682658">
                  <w:rPr>
                    <w:rFonts w:ascii="Consolas" w:hAnsi="Consolas" w:eastAsia="Consolas" w:cs="Consolas"/>
                  </w:rPr>
                </w:rPrChange>
              </w:rPr>
              <w:pPrChange w:author="GUSTAVO DE OLIVEIRA REGO MORAIS" w:date="2025-08-08T22:00:28.788Z">
                <w:pPr>
                  <w:bidi w:val="0"/>
                </w:pPr>
              </w:pPrChange>
            </w:pPr>
            <w:ins w:author="GUSTAVO DE OLIVEIRA REGO MORAIS" w:date="2025-08-08T21:59:15.846Z" w:id="517326332">
              <w:r w:rsidRPr="320543F7" w:rsidR="320543F7">
                <w:rPr>
                  <w:rFonts w:ascii="Times New Roman" w:hAnsi="Times New Roman" w:eastAsia="Times New Roman" w:cs="Times New Roman"/>
                  <w:sz w:val="24"/>
                  <w:szCs w:val="24"/>
                  <w:rPrChange w:author="GUSTAVO DE OLIVEIRA REGO MORAIS" w:date="2025-08-08T22:00:09.711Z" w:id="2003138233">
                    <w:rPr>
                      <w:rFonts w:ascii="Consolas" w:hAnsi="Consolas" w:eastAsia="Consolas" w:cs="Consolas"/>
                    </w:rPr>
                  </w:rPrChange>
                </w:rPr>
                <w:t>{default=false}</w:t>
              </w:r>
            </w:ins>
          </w:p>
        </w:tc>
      </w:tr>
    </w:tbl>
    <w:p w:rsidR="6595920C" w:rsidP="320543F7" w:rsidRDefault="6595920C" w14:paraId="6BAC591A" w14:textId="259763E7">
      <w:pPr>
        <w:bidi w:val="0"/>
        <w:spacing w:before="240" w:beforeAutospacing="off" w:after="240" w:afterAutospacing="off" w:line="360" w:lineRule="auto"/>
        <w:jc w:val="both"/>
        <w:rPr>
          <w:ins w:author="GUSTAVO DE OLIVEIRA REGO MORAIS" w:date="2025-08-08T21:59:15.846Z" w16du:dateUtc="2025-08-08T21:59:15.846Z" w:id="1654814263"/>
          <w:rFonts w:ascii="Times New Roman" w:hAnsi="Times New Roman" w:eastAsia="Times New Roman" w:cs="Times New Roman"/>
          <w:b w:val="1"/>
          <w:bCs w:val="1"/>
          <w:noProof w:val="0"/>
          <w:sz w:val="24"/>
          <w:szCs w:val="24"/>
          <w:lang w:val="pt-BR"/>
          <w:rPrChange w:author="GUSTAVO DE OLIVEIRA REGO MORAIS" w:date="2025-08-08T22:00:05.308Z" w:id="2006578809">
            <w:rPr>
              <w:ins w:author="GUSTAVO DE OLIVEIRA REGO MORAIS" w:date="2025-08-08T21:59:15.846Z" w16du:dateUtc="2025-08-08T21:59:15.846Z" w:id="361948581"/>
              <w:rFonts w:ascii="Times New Roman" w:hAnsi="Times New Roman" w:eastAsia="Times New Roman" w:cs="Times New Roman"/>
              <w:b w:val="1"/>
              <w:bCs w:val="1"/>
              <w:noProof w:val="0"/>
              <w:sz w:val="24"/>
              <w:szCs w:val="24"/>
              <w:lang w:val="pt-BR"/>
            </w:rPr>
          </w:rPrChange>
        </w:rPr>
        <w:pPrChange w:author="GUSTAVO DE OLIVEIRA REGO MORAIS" w:date="2025-08-08T22:00:28.788Z">
          <w:pPr>
            <w:bidi w:val="0"/>
          </w:pPr>
        </w:pPrChange>
      </w:pPr>
      <w:ins w:author="GUSTAVO DE OLIVEIRA REGO MORAIS" w:date="2025-08-08T21:59:15.846Z" w:id="206376970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11Z" w:id="1547150567">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11:27.673Z" w16du:dateUtc="2025-08-08T22:11:27.673Z" w:id="1690852757">
          <w:tblPr>
            <w:tblStyle w:val="TableNormal"/>
            <w:tblLayout w:type="fixed"/>
            <w:tblLook w:val="06A0" w:firstRow="1" w:lastRow="0" w:firstColumn="1" w:lastColumn="0" w:noHBand="1" w:noVBand="1"/>
          </w:tblPr>
        </w:tblPrChange>
      </w:tblPr>
      <w:tblGrid>
        <w:gridCol w:w="1803"/>
        <w:gridCol w:w="1803"/>
        <w:gridCol w:w="1803"/>
        <w:gridCol w:w="1803"/>
        <w:gridCol w:w="1803"/>
        <w:tblGridChange w:id="2057638230">
          <w:tblGrid>
            <w:gridCol w:w="1551"/>
            <w:gridCol w:w="2069"/>
            <w:gridCol w:w="579"/>
            <w:gridCol w:w="839"/>
            <w:gridCol w:w="3977"/>
          </w:tblGrid>
        </w:tblGridChange>
      </w:tblGrid>
      <w:tr w:rsidR="320543F7" w:rsidTr="320543F7" w14:paraId="415265A7">
        <w:trPr>
          <w:trHeight w:val="300"/>
          <w:ins w:author="GUSTAVO DE OLIVEIRA REGO MORAIS" w:date="2025-08-08T21:59:15.846Z" w16du:dateUtc="2025-08-08T21:59:15.846Z" w:id="1502070066"/>
          <w:trPrChange w:author="GUSTAVO DE OLIVEIRA REGO MORAIS" w:date="2025-08-08T22:09:51.886Z" w16du:dateUtc="2025-08-08T22:09:51.886Z" w:id="1195051391">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3Z" w:id="255331007">
              <w:tcPr>
                <w:tcW w:w="1551" w:type="dxa"/>
                <w:tcMar/>
                <w:vAlign w:val="center"/>
              </w:tcPr>
            </w:tcPrChange>
          </w:tcPr>
          <w:p w:rsidR="320543F7" w:rsidP="320543F7" w:rsidRDefault="320543F7" w14:paraId="2629692E" w14:textId="5BE1D35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2Z" w:id="1066410584">
                  <w:rPr>
                    <w:b w:val="1"/>
                    <w:bCs w:val="1"/>
                  </w:rPr>
                </w:rPrChange>
              </w:rPr>
              <w:pPrChange w:author="GUSTAVO DE OLIVEIRA REGO MORAIS" w:date="2025-08-08T22:00:28.788Z">
                <w:pPr>
                  <w:bidi w:val="0"/>
                </w:pPr>
              </w:pPrChange>
            </w:pPr>
            <w:ins w:author="GUSTAVO DE OLIVEIRA REGO MORAIS" w:date="2025-08-08T21:59:15.846Z" w:id="635991053">
              <w:r w:rsidRPr="320543F7" w:rsidR="320543F7">
                <w:rPr>
                  <w:rFonts w:ascii="Times New Roman" w:hAnsi="Times New Roman" w:eastAsia="Times New Roman" w:cs="Times New Roman"/>
                  <w:b w:val="1"/>
                  <w:bCs w:val="1"/>
                  <w:sz w:val="24"/>
                  <w:szCs w:val="24"/>
                  <w:rPrChange w:author="GUSTAVO DE OLIVEIRA REGO MORAIS" w:date="2025-08-08T22:00:09.712Z" w:id="15168908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884871873">
              <w:tcPr>
                <w:tcW w:w="2069" w:type="dxa"/>
                <w:tcMar/>
                <w:vAlign w:val="center"/>
              </w:tcPr>
            </w:tcPrChange>
          </w:tcPr>
          <w:p w:rsidR="320543F7" w:rsidP="320543F7" w:rsidRDefault="320543F7" w14:paraId="31857C86" w14:textId="300B87F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2Z" w:id="1165064012">
                  <w:rPr>
                    <w:b w:val="1"/>
                    <w:bCs w:val="1"/>
                  </w:rPr>
                </w:rPrChange>
              </w:rPr>
              <w:pPrChange w:author="GUSTAVO DE OLIVEIRA REGO MORAIS" w:date="2025-08-08T22:00:28.789Z">
                <w:pPr>
                  <w:bidi w:val="0"/>
                </w:pPr>
              </w:pPrChange>
            </w:pPr>
            <w:ins w:author="GUSTAVO DE OLIVEIRA REGO MORAIS" w:date="2025-08-08T21:59:15.846Z" w:id="362340870">
              <w:r w:rsidRPr="320543F7" w:rsidR="320543F7">
                <w:rPr>
                  <w:rFonts w:ascii="Times New Roman" w:hAnsi="Times New Roman" w:eastAsia="Times New Roman" w:cs="Times New Roman"/>
                  <w:b w:val="1"/>
                  <w:bCs w:val="1"/>
                  <w:sz w:val="24"/>
                  <w:szCs w:val="24"/>
                  <w:rPrChange w:author="GUSTAVO DE OLIVEIRA REGO MORAIS" w:date="2025-08-08T22:00:09.712Z" w:id="819959257">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89391699">
              <w:tcPr>
                <w:tcW w:w="579" w:type="dxa"/>
                <w:tcMar/>
                <w:vAlign w:val="center"/>
              </w:tcPr>
            </w:tcPrChange>
          </w:tcPr>
          <w:p w:rsidR="320543F7" w:rsidP="320543F7" w:rsidRDefault="320543F7" w14:paraId="0A020FEC" w14:textId="3C868AC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3Z" w:id="1416100512">
                  <w:rPr>
                    <w:b w:val="1"/>
                    <w:bCs w:val="1"/>
                  </w:rPr>
                </w:rPrChange>
              </w:rPr>
              <w:pPrChange w:author="GUSTAVO DE OLIVEIRA REGO MORAIS" w:date="2025-08-08T22:00:28.789Z">
                <w:pPr>
                  <w:bidi w:val="0"/>
                </w:pPr>
              </w:pPrChange>
            </w:pPr>
            <w:ins w:author="GUSTAVO DE OLIVEIRA REGO MORAIS" w:date="2025-08-08T21:59:15.846Z" w:id="1714408333">
              <w:r w:rsidRPr="320543F7" w:rsidR="320543F7">
                <w:rPr>
                  <w:rFonts w:ascii="Times New Roman" w:hAnsi="Times New Roman" w:eastAsia="Times New Roman" w:cs="Times New Roman"/>
                  <w:b w:val="1"/>
                  <w:bCs w:val="1"/>
                  <w:sz w:val="24"/>
                  <w:szCs w:val="24"/>
                  <w:rPrChange w:author="GUSTAVO DE OLIVEIRA REGO MORAIS" w:date="2025-08-08T22:00:09.713Z" w:id="264681200">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971806682">
              <w:tcPr>
                <w:tcW w:w="839" w:type="dxa"/>
                <w:tcMar/>
                <w:vAlign w:val="center"/>
              </w:tcPr>
            </w:tcPrChange>
          </w:tcPr>
          <w:p w:rsidR="320543F7" w:rsidP="320543F7" w:rsidRDefault="320543F7" w14:paraId="2BBC5AB4" w14:textId="160600E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3Z" w:id="45336622">
                  <w:rPr>
                    <w:b w:val="1"/>
                    <w:bCs w:val="1"/>
                  </w:rPr>
                </w:rPrChange>
              </w:rPr>
              <w:pPrChange w:author="GUSTAVO DE OLIVEIRA REGO MORAIS" w:date="2025-08-08T22:00:28.789Z">
                <w:pPr>
                  <w:bidi w:val="0"/>
                </w:pPr>
              </w:pPrChange>
            </w:pPr>
            <w:ins w:author="GUSTAVO DE OLIVEIRA REGO MORAIS" w:date="2025-08-08T21:59:15.846Z" w:id="1245056732">
              <w:r w:rsidRPr="320543F7" w:rsidR="320543F7">
                <w:rPr>
                  <w:rFonts w:ascii="Times New Roman" w:hAnsi="Times New Roman" w:eastAsia="Times New Roman" w:cs="Times New Roman"/>
                  <w:b w:val="1"/>
                  <w:bCs w:val="1"/>
                  <w:sz w:val="24"/>
                  <w:szCs w:val="24"/>
                  <w:rPrChange w:author="GUSTAVO DE OLIVEIRA REGO MORAIS" w:date="2025-08-08T22:00:09.713Z" w:id="11241470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303426920">
              <w:tcPr>
                <w:tcW w:w="3977" w:type="dxa"/>
                <w:tcMar/>
                <w:vAlign w:val="center"/>
              </w:tcPr>
            </w:tcPrChange>
          </w:tcPr>
          <w:p w:rsidR="320543F7" w:rsidP="320543F7" w:rsidRDefault="320543F7" w14:paraId="68D8D123" w14:textId="0EAA9DB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4Z" w:id="18359511">
                  <w:rPr>
                    <w:b w:val="1"/>
                    <w:bCs w:val="1"/>
                  </w:rPr>
                </w:rPrChange>
              </w:rPr>
              <w:pPrChange w:author="GUSTAVO DE OLIVEIRA REGO MORAIS" w:date="2025-08-08T22:00:28.789Z">
                <w:pPr>
                  <w:bidi w:val="0"/>
                </w:pPr>
              </w:pPrChange>
            </w:pPr>
            <w:ins w:author="GUSTAVO DE OLIVEIRA REGO MORAIS" w:date="2025-08-08T21:59:15.846Z" w:id="2104375061">
              <w:r w:rsidRPr="320543F7" w:rsidR="320543F7">
                <w:rPr>
                  <w:rFonts w:ascii="Times New Roman" w:hAnsi="Times New Roman" w:eastAsia="Times New Roman" w:cs="Times New Roman"/>
                  <w:b w:val="1"/>
                  <w:bCs w:val="1"/>
                  <w:sz w:val="24"/>
                  <w:szCs w:val="24"/>
                  <w:rPrChange w:author="GUSTAVO DE OLIVEIRA REGO MORAIS" w:date="2025-08-08T22:00:09.713Z" w:id="958343691">
                    <w:rPr>
                      <w:b w:val="1"/>
                      <w:bCs w:val="1"/>
                    </w:rPr>
                  </w:rPrChange>
                </w:rPr>
                <w:t>Descrição</w:t>
              </w:r>
            </w:ins>
          </w:p>
        </w:tc>
      </w:tr>
      <w:tr w:rsidR="320543F7" w:rsidTr="320543F7" w14:paraId="6EAAEC15">
        <w:trPr>
          <w:trHeight w:val="300"/>
          <w:ins w:author="GUSTAVO DE OLIVEIRA REGO MORAIS" w:date="2025-08-08T21:59:15.846Z" w16du:dateUtc="2025-08-08T21:59:15.846Z" w:id="676090996"/>
          <w:trPrChange w:author="GUSTAVO DE OLIVEIRA REGO MORAIS" w:date="2025-08-08T22:09:51.887Z" w16du:dateUtc="2025-08-08T22:09:51.887Z" w:id="432109643">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3Z" w:id="599975679">
              <w:tcPr>
                <w:tcW w:w="1551" w:type="dxa"/>
                <w:tcMar/>
                <w:vAlign w:val="center"/>
              </w:tcPr>
            </w:tcPrChange>
          </w:tcPr>
          <w:p w:rsidR="320543F7" w:rsidP="320543F7" w:rsidRDefault="320543F7" w14:paraId="30DB4C8A" w14:textId="4594FC9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4Z" w:id="1461685218">
                  <w:rPr>
                    <w:rFonts w:ascii="Consolas" w:hAnsi="Consolas" w:eastAsia="Consolas" w:cs="Consolas"/>
                  </w:rPr>
                </w:rPrChange>
              </w:rPr>
              <w:pPrChange w:author="GUSTAVO DE OLIVEIRA REGO MORAIS" w:date="2025-08-08T22:00:28.789Z">
                <w:pPr>
                  <w:bidi w:val="0"/>
                </w:pPr>
              </w:pPrChange>
            </w:pPr>
            <w:ins w:author="GUSTAVO DE OLIVEIRA REGO MORAIS" w:date="2025-08-08T21:59:15.846Z" w:id="1249665394">
              <w:r w:rsidRPr="320543F7" w:rsidR="320543F7">
                <w:rPr>
                  <w:rFonts w:ascii="Times New Roman" w:hAnsi="Times New Roman" w:eastAsia="Times New Roman" w:cs="Times New Roman"/>
                  <w:sz w:val="24"/>
                  <w:szCs w:val="24"/>
                  <w:rPrChange w:author="GUSTAVO DE OLIVEIRA REGO MORAIS" w:date="2025-08-08T22:00:09.714Z" w:id="1365227910">
                    <w:rPr>
                      <w:rFonts w:ascii="Consolas" w:hAnsi="Consolas" w:eastAsia="Consolas" w:cs="Consolas"/>
                    </w:rPr>
                  </w:rPrChange>
                </w:rPr>
                <w:t>login(email, senha)</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987927682">
              <w:tcPr>
                <w:tcW w:w="2069" w:type="dxa"/>
                <w:tcMar/>
                <w:vAlign w:val="center"/>
              </w:tcPr>
            </w:tcPrChange>
          </w:tcPr>
          <w:p w:rsidR="320543F7" w:rsidP="320543F7" w:rsidRDefault="320543F7" w14:paraId="637CEC87" w14:textId="6813ECC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4Z" w:id="1101930025">
                  <w:rPr>
                    <w:rFonts w:ascii="Consolas" w:hAnsi="Consolas" w:eastAsia="Consolas" w:cs="Consolas"/>
                  </w:rPr>
                </w:rPrChange>
              </w:rPr>
              <w:pPrChange w:author="GUSTAVO DE OLIVEIRA REGO MORAIS" w:date="2025-08-08T22:00:28.79Z">
                <w:pPr>
                  <w:bidi w:val="0"/>
                </w:pPr>
              </w:pPrChange>
            </w:pPr>
            <w:ins w:author="GUSTAVO DE OLIVEIRA REGO MORAIS" w:date="2025-08-08T21:59:15.846Z" w:id="1578153933">
              <w:r w:rsidRPr="320543F7" w:rsidR="320543F7">
                <w:rPr>
                  <w:rFonts w:ascii="Times New Roman" w:hAnsi="Times New Roman" w:eastAsia="Times New Roman" w:cs="Times New Roman"/>
                  <w:sz w:val="24"/>
                  <w:szCs w:val="24"/>
                  <w:rPrChange w:author="GUSTAVO DE OLIVEIRA REGO MORAIS" w:date="2025-08-08T22:00:09.714Z" w:id="769370512">
                    <w:rPr>
                      <w:rFonts w:ascii="Consolas" w:hAnsi="Consolas" w:eastAsia="Consolas" w:cs="Consolas"/>
                    </w:rPr>
                  </w:rPrChange>
                </w:rPr>
                <w:t>email: String, senha: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845397418">
              <w:tcPr>
                <w:tcW w:w="579" w:type="dxa"/>
                <w:tcMar/>
                <w:vAlign w:val="center"/>
              </w:tcPr>
            </w:tcPrChange>
          </w:tcPr>
          <w:p w:rsidR="320543F7" w:rsidP="320543F7" w:rsidRDefault="320543F7" w14:paraId="625C56C4" w14:textId="116D1A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5Z" w:id="1015289982">
                  <w:rPr>
                    <w:rFonts w:ascii="Consolas" w:hAnsi="Consolas" w:eastAsia="Consolas" w:cs="Consolas"/>
                  </w:rPr>
                </w:rPrChange>
              </w:rPr>
              <w:pPrChange w:author="GUSTAVO DE OLIVEIRA REGO MORAIS" w:date="2025-08-08T22:00:28.79Z">
                <w:pPr>
                  <w:bidi w:val="0"/>
                </w:pPr>
              </w:pPrChange>
            </w:pPr>
            <w:ins w:author="GUSTAVO DE OLIVEIRA REGO MORAIS" w:date="2025-08-08T21:59:15.847Z" w:id="1380064268">
              <w:r w:rsidRPr="320543F7" w:rsidR="320543F7">
                <w:rPr>
                  <w:rFonts w:ascii="Times New Roman" w:hAnsi="Times New Roman" w:eastAsia="Times New Roman" w:cs="Times New Roman"/>
                  <w:sz w:val="24"/>
                  <w:szCs w:val="24"/>
                  <w:rPrChange w:author="GUSTAVO DE OLIVEIRA REGO MORAIS" w:date="2025-08-08T22:00:09.715Z" w:id="1158671486">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767336763">
              <w:tcPr>
                <w:tcW w:w="839" w:type="dxa"/>
                <w:tcMar/>
                <w:vAlign w:val="center"/>
              </w:tcPr>
            </w:tcPrChange>
          </w:tcPr>
          <w:p w:rsidR="320543F7" w:rsidP="320543F7" w:rsidRDefault="320543F7" w14:paraId="3CFF17EB" w14:textId="66C0B63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6Z" w:id="1375310454"/>
              </w:rPr>
              <w:pPrChange w:author="GUSTAVO DE OLIVEIRA REGO MORAIS" w:date="2025-08-08T22:00:28.79Z">
                <w:pPr>
                  <w:bidi w:val="0"/>
                </w:pPr>
              </w:pPrChange>
            </w:pPr>
            <w:ins w:author="GUSTAVO DE OLIVEIRA REGO MORAIS" w:date="2025-08-08T21:59:15.847Z" w:id="1170016968">
              <w:r w:rsidRPr="320543F7" w:rsidR="320543F7">
                <w:rPr>
                  <w:rFonts w:ascii="Times New Roman" w:hAnsi="Times New Roman" w:eastAsia="Times New Roman" w:cs="Times New Roman"/>
                  <w:sz w:val="24"/>
                  <w:szCs w:val="24"/>
                  <w:rPrChange w:author="GUSTAVO DE OLIVEIRA REGO MORAIS" w:date="2025-08-08T22:00:09.716Z" w:id="1979127819"/>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70905275">
              <w:tcPr>
                <w:tcW w:w="3977" w:type="dxa"/>
                <w:tcMar/>
                <w:vAlign w:val="center"/>
              </w:tcPr>
            </w:tcPrChange>
          </w:tcPr>
          <w:p w:rsidR="320543F7" w:rsidP="320543F7" w:rsidRDefault="320543F7" w14:paraId="40B8AC09" w14:textId="329548D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7Z" w:id="1864397399"/>
              </w:rPr>
              <w:pPrChange w:author="GUSTAVO DE OLIVEIRA REGO MORAIS" w:date="2025-08-08T22:00:28.79Z">
                <w:pPr>
                  <w:bidi w:val="0"/>
                </w:pPr>
              </w:pPrChange>
            </w:pPr>
            <w:ins w:author="GUSTAVO DE OLIVEIRA REGO MORAIS" w:date="2025-08-08T21:59:15.847Z" w:id="1591878525">
              <w:r w:rsidRPr="320543F7" w:rsidR="320543F7">
                <w:rPr>
                  <w:rFonts w:ascii="Times New Roman" w:hAnsi="Times New Roman" w:eastAsia="Times New Roman" w:cs="Times New Roman"/>
                  <w:sz w:val="24"/>
                  <w:szCs w:val="24"/>
                  <w:rPrChange w:author="GUSTAVO DE OLIVEIRA REGO MORAIS" w:date="2025-08-08T22:00:09.716Z" w:id="63563051"/>
                </w:rPr>
                <w:t>Autentica usuário por credenciais.</w:t>
              </w:r>
            </w:ins>
          </w:p>
        </w:tc>
      </w:tr>
      <w:tr w:rsidR="320543F7" w:rsidTr="320543F7" w14:paraId="7D56B7A5">
        <w:trPr>
          <w:trHeight w:val="300"/>
          <w:ins w:author="GUSTAVO DE OLIVEIRA REGO MORAIS" w:date="2025-08-08T21:59:15.847Z" w16du:dateUtc="2025-08-08T21:59:15.847Z" w:id="514602986"/>
          <w:trPrChange w:author="GUSTAVO DE OLIVEIRA REGO MORAIS" w:date="2025-08-08T22:09:51.888Z" w16du:dateUtc="2025-08-08T22:09:51.888Z" w:id="2108389034">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1077891879">
              <w:tcPr>
                <w:tcW w:w="1551" w:type="dxa"/>
                <w:tcMar/>
                <w:vAlign w:val="center"/>
              </w:tcPr>
            </w:tcPrChange>
          </w:tcPr>
          <w:p w:rsidR="320543F7" w:rsidP="320543F7" w:rsidRDefault="320543F7" w14:paraId="21925983" w14:textId="509A8C9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7Z" w:id="1518615396">
                  <w:rPr>
                    <w:rFonts w:ascii="Consolas" w:hAnsi="Consolas" w:eastAsia="Consolas" w:cs="Consolas"/>
                  </w:rPr>
                </w:rPrChange>
              </w:rPr>
              <w:pPrChange w:author="GUSTAVO DE OLIVEIRA REGO MORAIS" w:date="2025-08-08T22:00:28.79Z">
                <w:pPr>
                  <w:bidi w:val="0"/>
                </w:pPr>
              </w:pPrChange>
            </w:pPr>
            <w:ins w:author="GUSTAVO DE OLIVEIRA REGO MORAIS" w:date="2025-08-08T21:59:15.847Z" w:id="1212167414">
              <w:r w:rsidRPr="320543F7" w:rsidR="320543F7">
                <w:rPr>
                  <w:rFonts w:ascii="Times New Roman" w:hAnsi="Times New Roman" w:eastAsia="Times New Roman" w:cs="Times New Roman"/>
                  <w:sz w:val="24"/>
                  <w:szCs w:val="24"/>
                  <w:rPrChange w:author="GUSTAVO DE OLIVEIRA REGO MORAIS" w:date="2025-08-08T22:00:09.717Z" w:id="6438076">
                    <w:rPr>
                      <w:rFonts w:ascii="Consolas" w:hAnsi="Consolas" w:eastAsia="Consolas" w:cs="Consolas"/>
                    </w:rPr>
                  </w:rPrChange>
                </w:rPr>
                <w:t>loginGoogle(token)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626451463">
              <w:tcPr>
                <w:tcW w:w="2069" w:type="dxa"/>
                <w:tcMar/>
                <w:vAlign w:val="center"/>
              </w:tcPr>
            </w:tcPrChange>
          </w:tcPr>
          <w:p w:rsidR="320543F7" w:rsidP="320543F7" w:rsidRDefault="320543F7" w14:paraId="1DFBE49A" w14:textId="6211713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591538347">
                  <w:rPr>
                    <w:rFonts w:ascii="Consolas" w:hAnsi="Consolas" w:eastAsia="Consolas" w:cs="Consolas"/>
                  </w:rPr>
                </w:rPrChange>
              </w:rPr>
              <w:pPrChange w:author="GUSTAVO DE OLIVEIRA REGO MORAIS" w:date="2025-08-08T22:00:28.79Z">
                <w:pPr>
                  <w:bidi w:val="0"/>
                </w:pPr>
              </w:pPrChange>
            </w:pPr>
            <w:ins w:author="GUSTAVO DE OLIVEIRA REGO MORAIS" w:date="2025-08-08T21:59:15.847Z" w:id="597728266">
              <w:r w:rsidRPr="320543F7" w:rsidR="320543F7">
                <w:rPr>
                  <w:rFonts w:ascii="Times New Roman" w:hAnsi="Times New Roman" w:eastAsia="Times New Roman" w:cs="Times New Roman"/>
                  <w:sz w:val="24"/>
                  <w:szCs w:val="24"/>
                  <w:rPrChange w:author="GUSTAVO DE OLIVEIRA REGO MORAIS" w:date="2025-08-08T22:00:09.717Z" w:id="1636539979">
                    <w:rPr>
                      <w:rFonts w:ascii="Consolas" w:hAnsi="Consolas" w:eastAsia="Consolas" w:cs="Consolas"/>
                    </w:rPr>
                  </w:rPrChange>
                </w:rPr>
                <w:t>token: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977797001">
              <w:tcPr>
                <w:tcW w:w="579" w:type="dxa"/>
                <w:tcMar/>
                <w:vAlign w:val="center"/>
              </w:tcPr>
            </w:tcPrChange>
          </w:tcPr>
          <w:p w:rsidR="320543F7" w:rsidP="320543F7" w:rsidRDefault="320543F7" w14:paraId="6510D4E9" w14:textId="2228603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198590753">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263708285">
              <w:r w:rsidRPr="320543F7" w:rsidR="320543F7">
                <w:rPr>
                  <w:rFonts w:ascii="Times New Roman" w:hAnsi="Times New Roman" w:eastAsia="Times New Roman" w:cs="Times New Roman"/>
                  <w:sz w:val="24"/>
                  <w:szCs w:val="24"/>
                  <w:rPrChange w:author="GUSTAVO DE OLIVEIRA REGO MORAIS" w:date="2025-08-08T22:00:09.718Z" w:id="426280978">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77045087">
              <w:tcPr>
                <w:tcW w:w="839" w:type="dxa"/>
                <w:tcMar/>
                <w:vAlign w:val="center"/>
              </w:tcPr>
            </w:tcPrChange>
          </w:tcPr>
          <w:p w:rsidR="320543F7" w:rsidP="320543F7" w:rsidRDefault="320543F7" w14:paraId="022DD467" w14:textId="09766C6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8334278"/>
              </w:rPr>
              <w:pPrChange w:author="GUSTAVO DE OLIVEIRA REGO MORAIS" w:date="2025-08-08T22:00:28.791Z">
                <w:pPr>
                  <w:bidi w:val="0"/>
                </w:pPr>
              </w:pPrChange>
            </w:pPr>
            <w:ins w:author="GUSTAVO DE OLIVEIRA REGO MORAIS" w:date="2025-08-08T21:59:15.847Z" w:id="922691435">
              <w:r w:rsidRPr="320543F7" w:rsidR="320543F7">
                <w:rPr>
                  <w:rFonts w:ascii="Times New Roman" w:hAnsi="Times New Roman" w:eastAsia="Times New Roman" w:cs="Times New Roman"/>
                  <w:sz w:val="24"/>
                  <w:szCs w:val="24"/>
                  <w:rPrChange w:author="GUSTAVO DE OLIVEIRA REGO MORAIS" w:date="2025-08-08T22:00:09.718Z" w:id="71571023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930966801">
              <w:tcPr>
                <w:tcW w:w="3977" w:type="dxa"/>
                <w:tcMar/>
                <w:vAlign w:val="center"/>
              </w:tcPr>
            </w:tcPrChange>
          </w:tcPr>
          <w:p w:rsidR="320543F7" w:rsidP="320543F7" w:rsidRDefault="320543F7" w14:paraId="3A37D923" w14:textId="4817242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9Z" w:id="202732153"/>
              </w:rPr>
              <w:pPrChange w:author="GUSTAVO DE OLIVEIRA REGO MORAIS" w:date="2025-08-08T22:00:28.791Z">
                <w:pPr>
                  <w:bidi w:val="0"/>
                </w:pPr>
              </w:pPrChange>
            </w:pPr>
            <w:ins w:author="GUSTAVO DE OLIVEIRA REGO MORAIS" w:date="2025-08-08T21:59:15.847Z" w:id="712227857">
              <w:r w:rsidRPr="320543F7" w:rsidR="320543F7">
                <w:rPr>
                  <w:rFonts w:ascii="Times New Roman" w:hAnsi="Times New Roman" w:eastAsia="Times New Roman" w:cs="Times New Roman"/>
                  <w:sz w:val="24"/>
                  <w:szCs w:val="24"/>
                  <w:rPrChange w:author="GUSTAVO DE OLIVEIRA REGO MORAIS" w:date="2025-08-08T22:00:09.719Z" w:id="284351511"/>
                </w:rPr>
                <w:t>Autentica via token OAuth (Google).</w:t>
              </w:r>
            </w:ins>
          </w:p>
        </w:tc>
      </w:tr>
      <w:tr w:rsidR="320543F7" w:rsidTr="320543F7" w14:paraId="3556214D">
        <w:trPr>
          <w:trHeight w:val="300"/>
          <w:ins w:author="GUSTAVO DE OLIVEIRA REGO MORAIS" w:date="2025-08-08T21:59:15.847Z" w16du:dateUtc="2025-08-08T21:59:15.847Z" w:id="469785997"/>
          <w:trPrChange w:author="GUSTAVO DE OLIVEIRA REGO MORAIS" w:date="2025-08-08T22:09:51.889Z" w16du:dateUtc="2025-08-08T22:09:51.889Z" w:id="1081274351">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68581793">
              <w:tcPr>
                <w:tcW w:w="1551" w:type="dxa"/>
                <w:tcMar/>
                <w:vAlign w:val="center"/>
              </w:tcPr>
            </w:tcPrChange>
          </w:tcPr>
          <w:p w:rsidR="320543F7" w:rsidP="320543F7" w:rsidRDefault="320543F7" w14:paraId="4B6E7476" w14:textId="13AEB02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9Z" w:id="798727772">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601212746">
              <w:r w:rsidRPr="320543F7" w:rsidR="320543F7">
                <w:rPr>
                  <w:rFonts w:ascii="Times New Roman" w:hAnsi="Times New Roman" w:eastAsia="Times New Roman" w:cs="Times New Roman"/>
                  <w:sz w:val="24"/>
                  <w:szCs w:val="24"/>
                  <w:rPrChange w:author="GUSTAVO DE OLIVEIRA REGO MORAIS" w:date="2025-08-08T22:00:09.719Z" w:id="1999221612">
                    <w:rPr>
                      <w:rFonts w:ascii="Consolas" w:hAnsi="Consolas" w:eastAsia="Consolas" w:cs="Consolas"/>
                    </w:rPr>
                  </w:rPrChange>
                </w:rPr>
                <w:t>recuperarSenha(email)</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59086604">
              <w:tcPr>
                <w:tcW w:w="2069" w:type="dxa"/>
                <w:tcMar/>
                <w:vAlign w:val="center"/>
              </w:tcPr>
            </w:tcPrChange>
          </w:tcPr>
          <w:p w:rsidR="320543F7" w:rsidP="320543F7" w:rsidRDefault="320543F7" w14:paraId="0C0DDEA1" w14:textId="2A2F097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Z" w:id="1800412290">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2061540976">
              <w:r w:rsidRPr="320543F7" w:rsidR="320543F7">
                <w:rPr>
                  <w:rFonts w:ascii="Times New Roman" w:hAnsi="Times New Roman" w:eastAsia="Times New Roman" w:cs="Times New Roman"/>
                  <w:sz w:val="24"/>
                  <w:szCs w:val="24"/>
                  <w:rPrChange w:author="GUSTAVO DE OLIVEIRA REGO MORAIS" w:date="2025-08-08T22:00:09.72Z" w:id="1798968251">
                    <w:rPr>
                      <w:rFonts w:ascii="Consolas" w:hAnsi="Consolas" w:eastAsia="Consolas" w:cs="Consolas"/>
                    </w:rPr>
                  </w:rPrChange>
                </w:rPr>
                <w:t>email: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54624703">
              <w:tcPr>
                <w:tcW w:w="579" w:type="dxa"/>
                <w:tcMar/>
                <w:vAlign w:val="center"/>
              </w:tcPr>
            </w:tcPrChange>
          </w:tcPr>
          <w:p w:rsidR="320543F7" w:rsidP="320543F7" w:rsidRDefault="320543F7" w14:paraId="1D49FDAB" w14:textId="63DAC77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Z" w:id="2130220717">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463221677">
              <w:r w:rsidRPr="320543F7" w:rsidR="320543F7">
                <w:rPr>
                  <w:rFonts w:ascii="Times New Roman" w:hAnsi="Times New Roman" w:eastAsia="Times New Roman" w:cs="Times New Roman"/>
                  <w:sz w:val="24"/>
                  <w:szCs w:val="24"/>
                  <w:rPrChange w:author="GUSTAVO DE OLIVEIRA REGO MORAIS" w:date="2025-08-08T22:00:09.72Z" w:id="276036591">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693623595">
              <w:tcPr>
                <w:tcW w:w="839" w:type="dxa"/>
                <w:tcMar/>
                <w:vAlign w:val="center"/>
              </w:tcPr>
            </w:tcPrChange>
          </w:tcPr>
          <w:p w:rsidR="320543F7" w:rsidP="320543F7" w:rsidRDefault="320543F7" w14:paraId="4C76CF87" w14:textId="3AEF193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807736198"/>
              </w:rPr>
              <w:pPrChange w:author="GUSTAVO DE OLIVEIRA REGO MORAIS" w:date="2025-08-08T22:00:28.792Z">
                <w:pPr>
                  <w:bidi w:val="0"/>
                </w:pPr>
              </w:pPrChange>
            </w:pPr>
            <w:ins w:author="GUSTAVO DE OLIVEIRA REGO MORAIS" w:date="2025-08-08T21:59:15.847Z" w:id="776176840">
              <w:r w:rsidRPr="320543F7" w:rsidR="320543F7">
                <w:rPr>
                  <w:rFonts w:ascii="Times New Roman" w:hAnsi="Times New Roman" w:eastAsia="Times New Roman" w:cs="Times New Roman"/>
                  <w:sz w:val="24"/>
                  <w:szCs w:val="24"/>
                  <w:rPrChange w:author="GUSTAVO DE OLIVEIRA REGO MORAIS" w:date="2025-08-08T22:00:09.72Z" w:id="50210628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15393816">
              <w:tcPr>
                <w:tcW w:w="3977" w:type="dxa"/>
                <w:tcMar/>
                <w:vAlign w:val="center"/>
              </w:tcPr>
            </w:tcPrChange>
          </w:tcPr>
          <w:p w:rsidR="320543F7" w:rsidP="320543F7" w:rsidRDefault="320543F7" w14:paraId="2468CDF5" w14:textId="749B6E5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1603740530"/>
              </w:rPr>
              <w:pPrChange w:author="GUSTAVO DE OLIVEIRA REGO MORAIS" w:date="2025-08-08T22:00:28.792Z">
                <w:pPr>
                  <w:bidi w:val="0"/>
                </w:pPr>
              </w:pPrChange>
            </w:pPr>
            <w:ins w:author="GUSTAVO DE OLIVEIRA REGO MORAIS" w:date="2025-08-08T21:59:15.847Z" w:id="1225620081">
              <w:r w:rsidRPr="320543F7" w:rsidR="320543F7">
                <w:rPr>
                  <w:rFonts w:ascii="Times New Roman" w:hAnsi="Times New Roman" w:eastAsia="Times New Roman" w:cs="Times New Roman"/>
                  <w:sz w:val="24"/>
                  <w:szCs w:val="24"/>
                  <w:rPrChange w:author="GUSTAVO DE OLIVEIRA REGO MORAIS" w:date="2025-08-08T22:00:09.721Z" w:id="410101509"/>
                </w:rPr>
                <w:t>Inicia processo de recuperação de senha (envia e-mail).</w:t>
              </w:r>
            </w:ins>
          </w:p>
        </w:tc>
      </w:tr>
      <w:tr w:rsidR="320543F7" w:rsidTr="320543F7" w14:paraId="784D5560">
        <w:trPr>
          <w:trHeight w:val="300"/>
          <w:ins w:author="GUSTAVO DE OLIVEIRA REGO MORAIS" w:date="2025-08-08T21:59:15.847Z" w16du:dateUtc="2025-08-08T21:59:15.847Z" w:id="530829580"/>
          <w:trPrChange w:author="GUSTAVO DE OLIVEIRA REGO MORAIS" w:date="2025-08-08T22:09:51.89Z" w16du:dateUtc="2025-08-08T22:09:51.89Z" w:id="96488035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1738723984">
              <w:tcPr>
                <w:tcW w:w="1551" w:type="dxa"/>
                <w:tcMar/>
                <w:vAlign w:val="center"/>
              </w:tcPr>
            </w:tcPrChange>
          </w:tcPr>
          <w:p w:rsidR="320543F7" w:rsidP="320543F7" w:rsidRDefault="320543F7" w14:paraId="7329D175" w14:textId="28350AF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1075064008">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492359064">
              <w:r w:rsidRPr="320543F7" w:rsidR="320543F7">
                <w:rPr>
                  <w:rFonts w:ascii="Times New Roman" w:hAnsi="Times New Roman" w:eastAsia="Times New Roman" w:cs="Times New Roman"/>
                  <w:sz w:val="24"/>
                  <w:szCs w:val="24"/>
                  <w:rPrChange w:author="GUSTAVO DE OLIVEIRA REGO MORAIS" w:date="2025-08-08T22:00:09.721Z" w:id="879104102">
                    <w:rPr>
                      <w:rFonts w:ascii="Consolas" w:hAnsi="Consolas" w:eastAsia="Consolas" w:cs="Consolas"/>
                    </w:rPr>
                  </w:rPrChange>
                </w:rPr>
                <w:t>editarPerfil(nome)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45455058">
              <w:tcPr>
                <w:tcW w:w="2069" w:type="dxa"/>
                <w:tcMar/>
                <w:vAlign w:val="center"/>
              </w:tcPr>
            </w:tcPrChange>
          </w:tcPr>
          <w:p w:rsidR="320543F7" w:rsidP="320543F7" w:rsidRDefault="320543F7" w14:paraId="345ECA80" w14:textId="2414A7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2Z" w:id="1972420163">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753692869">
              <w:r w:rsidRPr="320543F7" w:rsidR="320543F7">
                <w:rPr>
                  <w:rFonts w:ascii="Times New Roman" w:hAnsi="Times New Roman" w:eastAsia="Times New Roman" w:cs="Times New Roman"/>
                  <w:sz w:val="24"/>
                  <w:szCs w:val="24"/>
                  <w:rPrChange w:author="GUSTAVO DE OLIVEIRA REGO MORAIS" w:date="2025-08-08T22:00:09.722Z" w:id="494050185">
                    <w:rPr>
                      <w:rFonts w:ascii="Consolas" w:hAnsi="Consolas" w:eastAsia="Consolas" w:cs="Consolas"/>
                    </w:rPr>
                  </w:rPrChange>
                </w:rPr>
                <w:t>nome: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505204183">
              <w:tcPr>
                <w:tcW w:w="579" w:type="dxa"/>
                <w:tcMar/>
                <w:vAlign w:val="center"/>
              </w:tcPr>
            </w:tcPrChange>
          </w:tcPr>
          <w:p w:rsidR="320543F7" w:rsidP="320543F7" w:rsidRDefault="320543F7" w14:paraId="3ACFCC5C" w14:textId="6574B01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2Z" w:id="1646724180">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253201784">
              <w:r w:rsidRPr="320543F7" w:rsidR="320543F7">
                <w:rPr>
                  <w:rFonts w:ascii="Times New Roman" w:hAnsi="Times New Roman" w:eastAsia="Times New Roman" w:cs="Times New Roman"/>
                  <w:sz w:val="24"/>
                  <w:szCs w:val="24"/>
                  <w:rPrChange w:author="GUSTAVO DE OLIVEIRA REGO MORAIS" w:date="2025-08-08T22:00:09.722Z" w:id="1968847386">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536237635">
              <w:tcPr>
                <w:tcW w:w="839" w:type="dxa"/>
                <w:tcMar/>
                <w:vAlign w:val="center"/>
              </w:tcPr>
            </w:tcPrChange>
          </w:tcPr>
          <w:p w:rsidR="320543F7" w:rsidP="320543F7" w:rsidRDefault="320543F7" w14:paraId="6BD8DCA8" w14:textId="2B2DECE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3Z" w:id="807968323"/>
              </w:rPr>
              <w:pPrChange w:author="GUSTAVO DE OLIVEIRA REGO MORAIS" w:date="2025-08-08T22:00:28.792Z">
                <w:pPr>
                  <w:bidi w:val="0"/>
                </w:pPr>
              </w:pPrChange>
            </w:pPr>
            <w:ins w:author="GUSTAVO DE OLIVEIRA REGO MORAIS" w:date="2025-08-08T21:59:15.847Z" w:id="404773218">
              <w:r w:rsidRPr="320543F7" w:rsidR="320543F7">
                <w:rPr>
                  <w:rFonts w:ascii="Times New Roman" w:hAnsi="Times New Roman" w:eastAsia="Times New Roman" w:cs="Times New Roman"/>
                  <w:sz w:val="24"/>
                  <w:szCs w:val="24"/>
                  <w:rPrChange w:author="GUSTAVO DE OLIVEIRA REGO MORAIS" w:date="2025-08-08T22:00:09.723Z" w:id="760821627"/>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591921374">
              <w:tcPr>
                <w:tcW w:w="3977" w:type="dxa"/>
                <w:tcMar/>
                <w:vAlign w:val="center"/>
              </w:tcPr>
            </w:tcPrChange>
          </w:tcPr>
          <w:p w:rsidR="320543F7" w:rsidP="320543F7" w:rsidRDefault="320543F7" w14:paraId="626AD2C7" w14:textId="0686221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3Z" w:id="95805831"/>
              </w:rPr>
              <w:pPrChange w:author="GUSTAVO DE OLIVEIRA REGO MORAIS" w:date="2025-08-08T22:00:28.793Z">
                <w:pPr>
                  <w:bidi w:val="0"/>
                </w:pPr>
              </w:pPrChange>
            </w:pPr>
            <w:ins w:author="GUSTAVO DE OLIVEIRA REGO MORAIS" w:date="2025-08-08T21:59:15.848Z" w:id="223493035">
              <w:r w:rsidRPr="320543F7" w:rsidR="320543F7">
                <w:rPr>
                  <w:rFonts w:ascii="Times New Roman" w:hAnsi="Times New Roman" w:eastAsia="Times New Roman" w:cs="Times New Roman"/>
                  <w:sz w:val="24"/>
                  <w:szCs w:val="24"/>
                  <w:rPrChange w:author="GUSTAVO DE OLIVEIRA REGO MORAIS" w:date="2025-08-08T22:00:09.723Z" w:id="548721609"/>
                </w:rPr>
                <w:t>Atualiza o nome do usuário (e outros campos por extensão).</w:t>
              </w:r>
            </w:ins>
          </w:p>
        </w:tc>
      </w:tr>
    </w:tbl>
    <w:p w:rsidR="320543F7" w:rsidP="320543F7" w:rsidRDefault="320543F7" w14:paraId="71C45AF7" w14:textId="3E726192">
      <w:pPr>
        <w:bidi w:val="0"/>
        <w:spacing w:line="360" w:lineRule="auto"/>
        <w:jc w:val="both"/>
        <w:rPr>
          <w:ins w:author="GUSTAVO DE OLIVEIRA REGO MORAIS" w:date="2025-08-08T21:59:15.848Z" w16du:dateUtc="2025-08-08T21:59:15.848Z" w:id="1428714790"/>
          <w:rFonts w:ascii="Times New Roman" w:hAnsi="Times New Roman" w:eastAsia="Times New Roman" w:cs="Times New Roman"/>
          <w:sz w:val="24"/>
          <w:szCs w:val="24"/>
          <w:rPrChange w:author="GUSTAVO DE OLIVEIRA REGO MORAIS" w:date="2025-08-08T22:00:09.723Z" w:id="1330277617">
            <w:rPr>
              <w:ins w:author="GUSTAVO DE OLIVEIRA REGO MORAIS" w:date="2025-08-08T21:59:15.848Z" w16du:dateUtc="2025-08-08T21:59:15.848Z" w:id="1462046449"/>
            </w:rPr>
          </w:rPrChange>
        </w:rPr>
        <w:pPrChange w:author="GUSTAVO DE OLIVEIRA REGO MORAIS" w:date="2025-08-08T22:00:28.793Z">
          <w:pPr>
            <w:bidi w:val="0"/>
            <w:jc w:val="left"/>
          </w:pPr>
        </w:pPrChange>
      </w:pPr>
    </w:p>
    <w:p w:rsidR="6595920C" w:rsidP="79ED5846" w:rsidRDefault="6595920C" w14:paraId="719FCD27" w14:textId="4E1DC9A2">
      <w:pPr>
        <w:pStyle w:val="Heading4"/>
        <w:bidi w:val="0"/>
        <w:spacing w:before="319" w:beforeAutospacing="off" w:after="319" w:afterAutospacing="off" w:line="360" w:lineRule="auto"/>
        <w:jc w:val="both"/>
        <w:rPr>
          <w:ins w:author="GUSTAVO DE OLIVEIRA REGO MORAIS" w:date="2025-08-08T21:59:15.848Z" w16du:dateUtc="2025-08-08T21:59:15.848Z" w:id="2034027272"/>
          <w:rFonts w:ascii="Times New Roman" w:hAnsi="Times New Roman" w:eastAsia="Times New Roman" w:cs="Times New Roman"/>
          <w:b w:val="1"/>
          <w:bCs w:val="1"/>
          <w:noProof w:val="0"/>
          <w:sz w:val="24"/>
          <w:szCs w:val="24"/>
          <w:lang w:val="pt-BR"/>
          <w:rPrChange w:author="GUSTAVO DE OLIVEIRA REGO MORAIS" w:date="2025-08-08T22:00:05.332Z" w:id="316442945">
            <w:rPr>
              <w:ins w:author="GUSTAVO DE OLIVEIRA REGO MORAIS" w:date="2025-08-08T21:59:15.848Z" w16du:dateUtc="2025-08-08T21:59:15.848Z" w:id="738499405"/>
              <w:rFonts w:ascii="Consolas" w:hAnsi="Consolas" w:eastAsia="Consolas" w:cs="Consolas"/>
              <w:b w:val="1"/>
              <w:bCs w:val="1"/>
              <w:noProof w:val="0"/>
              <w:sz w:val="24"/>
              <w:szCs w:val="24"/>
              <w:lang w:val="pt-BR"/>
            </w:rPr>
          </w:rPrChange>
        </w:rPr>
        <w:pPrChange w:author="GUSTAVO DE OLIVEIRA REGO MORAIS" w:date="2025-08-08T22:00:28.793Z">
          <w:pPr>
            <w:bidi w:val="0"/>
          </w:pPr>
        </w:pPrChange>
      </w:pPr>
      <w:bookmarkStart w:name="_Toc501441856" w:id="1899624764"/>
      <w:ins w:author="GUSTAVO DE OLIVEIRA REGO MORAIS" w:date="2025-08-08T21:59:15.848Z" w:id="85416433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724Z" w:id="389155820">
              <w:rPr>
                <w:rFonts w:ascii="Times New Roman" w:hAnsi="Times New Roman" w:eastAsia="Times New Roman" w:cs="Times New Roman"/>
                <w:b w:val="1"/>
                <w:bCs w:val="1"/>
                <w:noProof w:val="0"/>
                <w:sz w:val="24"/>
                <w:szCs w:val="24"/>
                <w:lang w:val="pt-BR"/>
              </w:rPr>
            </w:rPrChange>
          </w:rPr>
          <w:t xml:space="preserve">8.1.2.8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331Z" w:id="1197541875">
              <w:rPr>
                <w:rFonts w:ascii="Consolas" w:hAnsi="Consolas" w:eastAsia="Consolas" w:cs="Consolas"/>
                <w:b w:val="1"/>
                <w:bCs w:val="1"/>
                <w:noProof w:val="0"/>
                <w:sz w:val="24"/>
                <w:szCs w:val="24"/>
                <w:lang w:val="pt-BR"/>
              </w:rPr>
            </w:rPrChange>
          </w:rPr>
          <w:t>Sistema</w:t>
        </w:r>
      </w:ins>
      <w:bookmarkEnd w:id="1899624764"/>
    </w:p>
    <w:p w:rsidR="6595920C" w:rsidP="320543F7" w:rsidRDefault="6595920C" w14:paraId="723A0866" w14:textId="7BACCD01">
      <w:pPr>
        <w:bidi w:val="0"/>
        <w:spacing w:before="240" w:beforeAutospacing="off" w:after="240" w:afterAutospacing="off" w:line="360" w:lineRule="auto"/>
        <w:jc w:val="both"/>
        <w:rPr>
          <w:ins w:author="GUSTAVO DE OLIVEIRA REGO MORAIS" w:date="2025-08-08T21:59:15.848Z" w16du:dateUtc="2025-08-08T21:59:15.848Z" w:id="2077105914"/>
          <w:rFonts w:ascii="Times New Roman" w:hAnsi="Times New Roman" w:eastAsia="Times New Roman" w:cs="Times New Roman"/>
          <w:noProof w:val="0"/>
          <w:sz w:val="24"/>
          <w:szCs w:val="24"/>
          <w:lang w:val="pt-BR"/>
          <w:rPrChange w:author="GUSTAVO DE OLIVEIRA REGO MORAIS" w:date="2025-08-08T22:00:05.334Z" w:id="2011981018">
            <w:rPr>
              <w:ins w:author="GUSTAVO DE OLIVEIRA REGO MORAIS" w:date="2025-08-08T21:59:15.848Z" w16du:dateUtc="2025-08-08T21:59:15.848Z" w:id="1797440166"/>
              <w:rFonts w:ascii="Times New Roman" w:hAnsi="Times New Roman" w:eastAsia="Times New Roman" w:cs="Times New Roman"/>
              <w:noProof w:val="0"/>
              <w:sz w:val="24"/>
              <w:szCs w:val="24"/>
              <w:lang w:val="pt-BR"/>
            </w:rPr>
          </w:rPrChange>
        </w:rPr>
        <w:pPrChange w:author="GUSTAVO DE OLIVEIRA REGO MORAIS" w:date="2025-08-08T22:00:28.793Z">
          <w:pPr>
            <w:bidi w:val="0"/>
          </w:pPr>
        </w:pPrChange>
      </w:pPr>
      <w:ins w:author="GUSTAVO DE OLIVEIRA REGO MORAIS" w:date="2025-08-08T21:59:15.848Z" w:id="105911556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5Z" w:id="157058264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33Z" w:id="950892129">
              <w:rPr>
                <w:rFonts w:ascii="Times New Roman" w:hAnsi="Times New Roman" w:eastAsia="Times New Roman" w:cs="Times New Roman"/>
                <w:noProof w:val="0"/>
                <w:sz w:val="24"/>
                <w:szCs w:val="24"/>
                <w:lang w:val="pt-BR"/>
              </w:rPr>
            </w:rPrChange>
          </w:rPr>
          <w:t xml:space="preserve"> Serviços centrais para validação de compatibilidade, busca de preços e validação de gabinete.</w:t>
        </w:r>
      </w:ins>
    </w:p>
    <w:p w:rsidR="6595920C" w:rsidP="320543F7" w:rsidRDefault="6595920C" w14:paraId="13C0D189" w14:textId="6B96C21A">
      <w:pPr>
        <w:bidi w:val="0"/>
        <w:spacing w:before="240" w:beforeAutospacing="off" w:after="240" w:afterAutospacing="off" w:line="360" w:lineRule="auto"/>
        <w:jc w:val="both"/>
        <w:rPr>
          <w:ins w:author="GUSTAVO DE OLIVEIRA REGO MORAIS" w:date="2025-08-08T21:59:15.848Z" w16du:dateUtc="2025-08-08T21:59:15.848Z" w:id="1371663029"/>
          <w:rFonts w:ascii="Times New Roman" w:hAnsi="Times New Roman" w:eastAsia="Times New Roman" w:cs="Times New Roman"/>
          <w:b w:val="1"/>
          <w:bCs w:val="1"/>
          <w:noProof w:val="0"/>
          <w:sz w:val="24"/>
          <w:szCs w:val="24"/>
          <w:lang w:val="pt-BR"/>
          <w:rPrChange w:author="GUSTAVO DE OLIVEIRA REGO MORAIS" w:date="2025-08-08T22:00:05.335Z" w:id="1680206854">
            <w:rPr>
              <w:ins w:author="GUSTAVO DE OLIVEIRA REGO MORAIS" w:date="2025-08-08T21:59:15.848Z" w16du:dateUtc="2025-08-08T21:59:15.848Z" w:id="1206930318"/>
              <w:rFonts w:ascii="Times New Roman" w:hAnsi="Times New Roman" w:eastAsia="Times New Roman" w:cs="Times New Roman"/>
              <w:b w:val="1"/>
              <w:bCs w:val="1"/>
              <w:noProof w:val="0"/>
              <w:sz w:val="24"/>
              <w:szCs w:val="24"/>
              <w:lang w:val="pt-BR"/>
            </w:rPr>
          </w:rPrChange>
        </w:rPr>
        <w:pPrChange w:author="GUSTAVO DE OLIVEIRA REGO MORAIS" w:date="2025-08-08T22:00:28.793Z">
          <w:pPr>
            <w:bidi w:val="0"/>
          </w:pPr>
        </w:pPrChange>
      </w:pPr>
      <w:ins w:author="GUSTAVO DE OLIVEIRA REGO MORAIS" w:date="2025-08-08T21:59:15.848Z" w:id="95466000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5Z" w:id="298495578">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128A34F0" w14:textId="62BEDCC2">
      <w:pPr>
        <w:pStyle w:val="ListParagraph"/>
        <w:numPr>
          <w:ilvl w:val="0"/>
          <w:numId w:val="155"/>
        </w:numPr>
        <w:bidi w:val="0"/>
        <w:spacing w:before="240" w:beforeAutospacing="off" w:after="240" w:afterAutospacing="off" w:line="360" w:lineRule="auto"/>
        <w:jc w:val="both"/>
        <w:rPr>
          <w:ins w:author="GUSTAVO DE OLIVEIRA REGO MORAIS" w:date="2025-08-08T21:59:15.848Z" w16du:dateUtc="2025-08-08T21:59:15.848Z" w:id="1872864790"/>
          <w:rFonts w:ascii="Times New Roman" w:hAnsi="Times New Roman" w:eastAsia="Times New Roman" w:cs="Times New Roman"/>
          <w:noProof w:val="0"/>
          <w:sz w:val="24"/>
          <w:szCs w:val="24"/>
          <w:lang w:val="pt-BR"/>
          <w:rPrChange w:author="GUSTAVO DE OLIVEIRA REGO MORAIS" w:date="2025-08-08T22:00:05.336Z" w:id="2016887587">
            <w:rPr>
              <w:ins w:author="GUSTAVO DE OLIVEIRA REGO MORAIS" w:date="2025-08-08T21:59:15.848Z" w16du:dateUtc="2025-08-08T21:59:15.848Z" w:id="1076145392"/>
              <w:rFonts w:ascii="Times New Roman" w:hAnsi="Times New Roman" w:eastAsia="Times New Roman" w:cs="Times New Roman"/>
              <w:noProof w:val="0"/>
              <w:sz w:val="24"/>
              <w:szCs w:val="24"/>
              <w:lang w:val="pt-BR"/>
            </w:rPr>
          </w:rPrChange>
        </w:rPr>
        <w:pPrChange w:author="GUSTAVO DE OLIVEIRA REGO MORAIS" w:date="2025-08-08T22:00:28.794Z">
          <w:pPr>
            <w:bidi w:val="0"/>
          </w:pPr>
        </w:pPrChange>
      </w:pPr>
      <w:ins w:author="GUSTAVO DE OLIVEIRA REGO MORAIS" w:date="2025-08-08T21:59:15.848Z" w:id="1858986343">
        <w:r w:rsidRPr="320543F7" w:rsidR="6595920C">
          <w:rPr>
            <w:rFonts w:ascii="Times New Roman" w:hAnsi="Times New Roman" w:eastAsia="Times New Roman" w:cs="Times New Roman"/>
            <w:noProof w:val="0"/>
            <w:sz w:val="24"/>
            <w:szCs w:val="24"/>
            <w:lang w:val="pt-BR"/>
            <w:rPrChange w:author="GUSTAVO DE OLIVEIRA REGO MORAIS" w:date="2025-08-08T22:00:09.726Z" w:id="1028007947">
              <w:rPr>
                <w:rFonts w:ascii="Times New Roman" w:hAnsi="Times New Roman" w:eastAsia="Times New Roman" w:cs="Times New Roman"/>
                <w:noProof w:val="0"/>
                <w:sz w:val="24"/>
                <w:szCs w:val="24"/>
                <w:lang w:val="pt-BR"/>
              </w:rPr>
            </w:rPrChange>
          </w:rPr>
          <w:t>Não explicitados no diagrama (classe de serviço/fachada).</w:t>
        </w:r>
      </w:ins>
    </w:p>
    <w:p w:rsidR="6595920C" w:rsidP="320543F7" w:rsidRDefault="6595920C" w14:paraId="23993EF8" w14:textId="79571692">
      <w:pPr>
        <w:bidi w:val="0"/>
        <w:spacing w:before="240" w:beforeAutospacing="off" w:after="240" w:afterAutospacing="off" w:line="360" w:lineRule="auto"/>
        <w:jc w:val="both"/>
        <w:rPr>
          <w:ins w:author="GUSTAVO DE OLIVEIRA REGO MORAIS" w:date="2025-08-08T21:59:15.848Z" w16du:dateUtc="2025-08-08T21:59:15.848Z" w:id="618989669"/>
          <w:rFonts w:ascii="Times New Roman" w:hAnsi="Times New Roman" w:eastAsia="Times New Roman" w:cs="Times New Roman"/>
          <w:b w:val="1"/>
          <w:bCs w:val="1"/>
          <w:noProof w:val="0"/>
          <w:sz w:val="24"/>
          <w:szCs w:val="24"/>
          <w:lang w:val="pt-BR"/>
          <w:rPrChange w:author="GUSTAVO DE OLIVEIRA REGO MORAIS" w:date="2025-08-08T22:00:05.337Z" w:id="358411720">
            <w:rPr>
              <w:ins w:author="GUSTAVO DE OLIVEIRA REGO MORAIS" w:date="2025-08-08T21:59:15.848Z" w16du:dateUtc="2025-08-08T21:59:15.848Z" w:id="646220189"/>
              <w:rFonts w:ascii="Times New Roman" w:hAnsi="Times New Roman" w:eastAsia="Times New Roman" w:cs="Times New Roman"/>
              <w:b w:val="1"/>
              <w:bCs w:val="1"/>
              <w:noProof w:val="0"/>
              <w:sz w:val="24"/>
              <w:szCs w:val="24"/>
              <w:lang w:val="pt-BR"/>
            </w:rPr>
          </w:rPrChange>
        </w:rPr>
        <w:pPrChange w:author="GUSTAVO DE OLIVEIRA REGO MORAIS" w:date="2025-08-08T22:00:28.794Z">
          <w:pPr>
            <w:numPr>
              <w:ilvl w:val="0"/>
              <w:numId w:val="155"/>
            </w:numPr>
            <w:bidi w:val="0"/>
          </w:pPr>
        </w:pPrChange>
      </w:pPr>
      <w:ins w:author="GUSTAVO DE OLIVEIRA REGO MORAIS" w:date="2025-08-08T21:59:15.848Z" w:id="44798560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6Z" w:id="687561529">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9:59.927Z" w16du:dateUtc="2025-08-08T22:09:59.927Z" w:id="1621032532">
          <w:tblPr>
            <w:tblStyle w:val="TableNormal"/>
            <w:tblLayout w:type="fixed"/>
            <w:tblLook w:val="06A0" w:firstRow="1" w:lastRow="0" w:firstColumn="1" w:lastColumn="0" w:noHBand="1" w:noVBand="1"/>
          </w:tblPr>
        </w:tblPrChange>
      </w:tblPr>
      <w:tblGrid>
        <w:gridCol w:w="1803"/>
        <w:gridCol w:w="1803"/>
        <w:gridCol w:w="1803"/>
        <w:gridCol w:w="1803"/>
        <w:gridCol w:w="1803"/>
        <w:tblGridChange w:id="1404130970">
          <w:tblGrid>
            <w:gridCol w:w="2220"/>
            <w:gridCol w:w="1839"/>
            <w:gridCol w:w="497"/>
            <w:gridCol w:w="721"/>
            <w:gridCol w:w="3738"/>
          </w:tblGrid>
        </w:tblGridChange>
      </w:tblGrid>
      <w:tr w:rsidR="320543F7" w:rsidTr="320543F7" w14:paraId="5701DAF3">
        <w:trPr>
          <w:trHeight w:val="300"/>
          <w:ins w:author="GUSTAVO DE OLIVEIRA REGO MORAIS" w:date="2025-08-08T21:59:15.848Z" w16du:dateUtc="2025-08-08T21:59:15.848Z" w:id="2096889272"/>
          <w:trPrChange w:author="GUSTAVO DE OLIVEIRA REGO MORAIS" w:date="2025-08-08T22:09:56.035Z" w16du:dateUtc="2025-08-08T22:09:56.035Z" w:id="26308994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7Z" w:id="86532409">
              <w:tcPr>
                <w:tcW w:w="2220" w:type="dxa"/>
                <w:tcMar/>
                <w:vAlign w:val="center"/>
              </w:tcPr>
            </w:tcPrChange>
          </w:tcPr>
          <w:p w:rsidR="320543F7" w:rsidP="320543F7" w:rsidRDefault="320543F7" w14:paraId="1BAB2CD0" w14:textId="2FE19387">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7Z" w:id="1482829882">
                  <w:rPr>
                    <w:b w:val="1"/>
                    <w:bCs w:val="1"/>
                  </w:rPr>
                </w:rPrChange>
              </w:rPr>
              <w:pPrChange w:author="GUSTAVO DE OLIVEIRA REGO MORAIS" w:date="2025-08-08T22:00:28.794Z">
                <w:pPr>
                  <w:bidi w:val="0"/>
                </w:pPr>
              </w:pPrChange>
            </w:pPr>
            <w:ins w:author="GUSTAVO DE OLIVEIRA REGO MORAIS" w:date="2025-08-08T21:59:15.848Z" w:id="1925405028">
              <w:r w:rsidRPr="320543F7" w:rsidR="320543F7">
                <w:rPr>
                  <w:rFonts w:ascii="Times New Roman" w:hAnsi="Times New Roman" w:eastAsia="Times New Roman" w:cs="Times New Roman"/>
                  <w:b w:val="1"/>
                  <w:bCs w:val="1"/>
                  <w:sz w:val="24"/>
                  <w:szCs w:val="24"/>
                  <w:rPrChange w:author="GUSTAVO DE OLIVEIRA REGO MORAIS" w:date="2025-08-08T22:00:09.727Z" w:id="962006902">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216831902">
              <w:tcPr>
                <w:tcW w:w="1839" w:type="dxa"/>
                <w:tcMar/>
                <w:vAlign w:val="center"/>
              </w:tcPr>
            </w:tcPrChange>
          </w:tcPr>
          <w:p w:rsidR="320543F7" w:rsidP="320543F7" w:rsidRDefault="320543F7" w14:paraId="00AF551B" w14:textId="0CAD1F1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7Z" w:id="2112834906">
                  <w:rPr>
                    <w:b w:val="1"/>
                    <w:bCs w:val="1"/>
                  </w:rPr>
                </w:rPrChange>
              </w:rPr>
              <w:pPrChange w:author="GUSTAVO DE OLIVEIRA REGO MORAIS" w:date="2025-08-08T22:00:28.794Z">
                <w:pPr>
                  <w:bidi w:val="0"/>
                </w:pPr>
              </w:pPrChange>
            </w:pPr>
            <w:ins w:author="GUSTAVO DE OLIVEIRA REGO MORAIS" w:date="2025-08-08T21:59:15.848Z" w:id="3267386">
              <w:r w:rsidRPr="320543F7" w:rsidR="320543F7">
                <w:rPr>
                  <w:rFonts w:ascii="Times New Roman" w:hAnsi="Times New Roman" w:eastAsia="Times New Roman" w:cs="Times New Roman"/>
                  <w:b w:val="1"/>
                  <w:bCs w:val="1"/>
                  <w:sz w:val="24"/>
                  <w:szCs w:val="24"/>
                  <w:rPrChange w:author="GUSTAVO DE OLIVEIRA REGO MORAIS" w:date="2025-08-08T22:00:09.727Z" w:id="1875810167">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685803113">
              <w:tcPr>
                <w:tcW w:w="497" w:type="dxa"/>
                <w:tcMar/>
                <w:vAlign w:val="center"/>
              </w:tcPr>
            </w:tcPrChange>
          </w:tcPr>
          <w:p w:rsidR="320543F7" w:rsidP="320543F7" w:rsidRDefault="320543F7" w14:paraId="4BD0ADBB" w14:textId="2D5F1AA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8Z" w:id="1981735491">
                  <w:rPr>
                    <w:b w:val="1"/>
                    <w:bCs w:val="1"/>
                  </w:rPr>
                </w:rPrChange>
              </w:rPr>
              <w:pPrChange w:author="GUSTAVO DE OLIVEIRA REGO MORAIS" w:date="2025-08-08T22:00:28.795Z">
                <w:pPr>
                  <w:bidi w:val="0"/>
                </w:pPr>
              </w:pPrChange>
            </w:pPr>
            <w:ins w:author="GUSTAVO DE OLIVEIRA REGO MORAIS" w:date="2025-08-08T21:59:15.848Z" w:id="9943839">
              <w:r w:rsidRPr="320543F7" w:rsidR="320543F7">
                <w:rPr>
                  <w:rFonts w:ascii="Times New Roman" w:hAnsi="Times New Roman" w:eastAsia="Times New Roman" w:cs="Times New Roman"/>
                  <w:b w:val="1"/>
                  <w:bCs w:val="1"/>
                  <w:sz w:val="24"/>
                  <w:szCs w:val="24"/>
                  <w:rPrChange w:author="GUSTAVO DE OLIVEIRA REGO MORAIS" w:date="2025-08-08T22:00:09.728Z" w:id="72016823">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43649444">
              <w:tcPr>
                <w:tcW w:w="721" w:type="dxa"/>
                <w:tcMar/>
                <w:vAlign w:val="center"/>
              </w:tcPr>
            </w:tcPrChange>
          </w:tcPr>
          <w:p w:rsidR="320543F7" w:rsidP="320543F7" w:rsidRDefault="320543F7" w14:paraId="54A5FF52" w14:textId="26C6F2F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8Z" w:id="1779599404">
                  <w:rPr>
                    <w:b w:val="1"/>
                    <w:bCs w:val="1"/>
                  </w:rPr>
                </w:rPrChange>
              </w:rPr>
              <w:pPrChange w:author="GUSTAVO DE OLIVEIRA REGO MORAIS" w:date="2025-08-08T22:00:28.795Z">
                <w:pPr>
                  <w:bidi w:val="0"/>
                </w:pPr>
              </w:pPrChange>
            </w:pPr>
            <w:ins w:author="GUSTAVO DE OLIVEIRA REGO MORAIS" w:date="2025-08-08T21:59:15.848Z" w:id="1399508759">
              <w:r w:rsidRPr="320543F7" w:rsidR="320543F7">
                <w:rPr>
                  <w:rFonts w:ascii="Times New Roman" w:hAnsi="Times New Roman" w:eastAsia="Times New Roman" w:cs="Times New Roman"/>
                  <w:b w:val="1"/>
                  <w:bCs w:val="1"/>
                  <w:sz w:val="24"/>
                  <w:szCs w:val="24"/>
                  <w:rPrChange w:author="GUSTAVO DE OLIVEIRA REGO MORAIS" w:date="2025-08-08T22:00:09.728Z" w:id="494190630">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481027927">
              <w:tcPr>
                <w:tcW w:w="3738" w:type="dxa"/>
                <w:tcMar/>
                <w:vAlign w:val="center"/>
              </w:tcPr>
            </w:tcPrChange>
          </w:tcPr>
          <w:p w:rsidR="320543F7" w:rsidP="320543F7" w:rsidRDefault="320543F7" w14:paraId="2EEDC0D3" w14:textId="439A8FC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9Z" w:id="1021828191">
                  <w:rPr>
                    <w:b w:val="1"/>
                    <w:bCs w:val="1"/>
                  </w:rPr>
                </w:rPrChange>
              </w:rPr>
              <w:pPrChange w:author="GUSTAVO DE OLIVEIRA REGO MORAIS" w:date="2025-08-08T22:00:28.795Z">
                <w:pPr>
                  <w:bidi w:val="0"/>
                </w:pPr>
              </w:pPrChange>
            </w:pPr>
            <w:ins w:author="GUSTAVO DE OLIVEIRA REGO MORAIS" w:date="2025-08-08T21:59:15.848Z" w:id="1657244152">
              <w:r w:rsidRPr="320543F7" w:rsidR="320543F7">
                <w:rPr>
                  <w:rFonts w:ascii="Times New Roman" w:hAnsi="Times New Roman" w:eastAsia="Times New Roman" w:cs="Times New Roman"/>
                  <w:b w:val="1"/>
                  <w:bCs w:val="1"/>
                  <w:sz w:val="24"/>
                  <w:szCs w:val="24"/>
                  <w:rPrChange w:author="GUSTAVO DE OLIVEIRA REGO MORAIS" w:date="2025-08-08T22:00:09.729Z" w:id="1585254370">
                    <w:rPr>
                      <w:b w:val="1"/>
                      <w:bCs w:val="1"/>
                    </w:rPr>
                  </w:rPrChange>
                </w:rPr>
                <w:t>Descrição</w:t>
              </w:r>
            </w:ins>
          </w:p>
        </w:tc>
      </w:tr>
      <w:tr w:rsidR="320543F7" w:rsidTr="320543F7" w14:paraId="34745134">
        <w:trPr>
          <w:trHeight w:val="300"/>
          <w:ins w:author="GUSTAVO DE OLIVEIRA REGO MORAIS" w:date="2025-08-08T21:59:15.848Z" w16du:dateUtc="2025-08-08T21:59:15.848Z" w:id="1948450185"/>
          <w:trPrChange w:author="GUSTAVO DE OLIVEIRA REGO MORAIS" w:date="2025-08-08T22:09:56.054Z" w16du:dateUtc="2025-08-08T22:09:56.054Z" w:id="1979317528">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7Z" w:id="1396152382">
              <w:tcPr>
                <w:tcW w:w="2220" w:type="dxa"/>
                <w:tcMar/>
                <w:vAlign w:val="center"/>
              </w:tcPr>
            </w:tcPrChange>
          </w:tcPr>
          <w:p w:rsidR="320543F7" w:rsidP="320543F7" w:rsidRDefault="320543F7" w14:paraId="2082AE6F" w14:textId="70D48C4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9Z" w:id="1648813406">
                  <w:rPr>
                    <w:rFonts w:ascii="Consolas" w:hAnsi="Consolas" w:eastAsia="Consolas" w:cs="Consolas"/>
                  </w:rPr>
                </w:rPrChange>
              </w:rPr>
              <w:pPrChange w:author="GUSTAVO DE OLIVEIRA REGO MORAIS" w:date="2025-08-08T22:00:28.795Z">
                <w:pPr>
                  <w:bidi w:val="0"/>
                </w:pPr>
              </w:pPrChange>
            </w:pPr>
            <w:ins w:author="GUSTAVO DE OLIVEIRA REGO MORAIS" w:date="2025-08-08T21:59:15.848Z" w:id="1055874456">
              <w:r w:rsidRPr="320543F7" w:rsidR="320543F7">
                <w:rPr>
                  <w:rFonts w:ascii="Times New Roman" w:hAnsi="Times New Roman" w:eastAsia="Times New Roman" w:cs="Times New Roman"/>
                  <w:sz w:val="24"/>
                  <w:szCs w:val="24"/>
                  <w:rPrChange w:author="GUSTAVO DE OLIVEIRA REGO MORAIS" w:date="2025-08-08T22:00:09.729Z" w:id="1155536763">
                    <w:rPr>
                      <w:rFonts w:ascii="Consolas" w:hAnsi="Consolas" w:eastAsia="Consolas" w:cs="Consolas"/>
                    </w:rPr>
                  </w:rPrChange>
                </w:rPr>
                <w:t>validarCompatibilidade(componentes)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072339024">
              <w:tcPr>
                <w:tcW w:w="1839" w:type="dxa"/>
                <w:tcMar/>
                <w:vAlign w:val="center"/>
              </w:tcPr>
            </w:tcPrChange>
          </w:tcPr>
          <w:p w:rsidR="320543F7" w:rsidP="320543F7" w:rsidRDefault="320543F7" w14:paraId="3E5A300B" w14:textId="57981B5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1008138233">
                  <w:rPr>
                    <w:rFonts w:ascii="Consolas" w:hAnsi="Consolas" w:eastAsia="Consolas" w:cs="Consolas"/>
                  </w:rPr>
                </w:rPrChange>
              </w:rPr>
              <w:pPrChange w:author="GUSTAVO DE OLIVEIRA REGO MORAIS" w:date="2025-08-08T22:00:28.795Z">
                <w:pPr>
                  <w:bidi w:val="0"/>
                </w:pPr>
              </w:pPrChange>
            </w:pPr>
            <w:ins w:author="GUSTAVO DE OLIVEIRA REGO MORAIS" w:date="2025-08-08T21:59:15.848Z" w:id="1571387519">
              <w:r w:rsidRPr="320543F7" w:rsidR="320543F7">
                <w:rPr>
                  <w:rFonts w:ascii="Times New Roman" w:hAnsi="Times New Roman" w:eastAsia="Times New Roman" w:cs="Times New Roman"/>
                  <w:sz w:val="24"/>
                  <w:szCs w:val="24"/>
                  <w:rPrChange w:author="GUSTAVO DE OLIVEIRA REGO MORAIS" w:date="2025-08-08T22:00:09.729Z" w:id="1236439293">
                    <w:rPr>
                      <w:rFonts w:ascii="Consolas" w:hAnsi="Consolas" w:eastAsia="Consolas" w:cs="Consolas"/>
                    </w:rPr>
                  </w:rPrChange>
                </w:rPr>
                <w:t>componentes: List&lt;Componente&gt;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79859630">
              <w:tcPr>
                <w:tcW w:w="497" w:type="dxa"/>
                <w:tcMar/>
                <w:vAlign w:val="center"/>
              </w:tcPr>
            </w:tcPrChange>
          </w:tcPr>
          <w:p w:rsidR="320543F7" w:rsidP="320543F7" w:rsidRDefault="320543F7" w14:paraId="7A1257BB" w14:textId="503C11C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446804546">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1084191126">
              <w:r w:rsidRPr="320543F7" w:rsidR="320543F7">
                <w:rPr>
                  <w:rFonts w:ascii="Times New Roman" w:hAnsi="Times New Roman" w:eastAsia="Times New Roman" w:cs="Times New Roman"/>
                  <w:sz w:val="24"/>
                  <w:szCs w:val="24"/>
                  <w:rPrChange w:author="GUSTAVO DE OLIVEIRA REGO MORAIS" w:date="2025-08-08T22:00:09.73Z" w:id="1484100841">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212191831">
              <w:tcPr>
                <w:tcW w:w="721" w:type="dxa"/>
                <w:tcMar/>
                <w:vAlign w:val="center"/>
              </w:tcPr>
            </w:tcPrChange>
          </w:tcPr>
          <w:p w:rsidR="320543F7" w:rsidP="320543F7" w:rsidRDefault="320543F7" w14:paraId="05255849" w14:textId="603F8A1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150846838"/>
              </w:rPr>
              <w:pPrChange w:author="GUSTAVO DE OLIVEIRA REGO MORAIS" w:date="2025-08-08T22:00:28.796Z">
                <w:pPr>
                  <w:bidi w:val="0"/>
                </w:pPr>
              </w:pPrChange>
            </w:pPr>
            <w:ins w:author="GUSTAVO DE OLIVEIRA REGO MORAIS" w:date="2025-08-08T21:59:15.849Z" w:id="1572740810">
              <w:r w:rsidRPr="320543F7" w:rsidR="320543F7">
                <w:rPr>
                  <w:rFonts w:ascii="Times New Roman" w:hAnsi="Times New Roman" w:eastAsia="Times New Roman" w:cs="Times New Roman"/>
                  <w:sz w:val="24"/>
                  <w:szCs w:val="24"/>
                  <w:rPrChange w:author="GUSTAVO DE OLIVEIRA REGO MORAIS" w:date="2025-08-08T22:00:09.73Z" w:id="40114107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064472523">
              <w:tcPr>
                <w:tcW w:w="3738" w:type="dxa"/>
                <w:tcMar/>
                <w:vAlign w:val="center"/>
              </w:tcPr>
            </w:tcPrChange>
          </w:tcPr>
          <w:p w:rsidR="320543F7" w:rsidP="320543F7" w:rsidRDefault="320543F7" w14:paraId="31E5FFBB" w14:textId="08F5A9E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1Z" w:id="426786835"/>
              </w:rPr>
              <w:pPrChange w:author="GUSTAVO DE OLIVEIRA REGO MORAIS" w:date="2025-08-08T22:00:28.796Z">
                <w:pPr>
                  <w:bidi w:val="0"/>
                </w:pPr>
              </w:pPrChange>
            </w:pPr>
            <w:ins w:author="GUSTAVO DE OLIVEIRA REGO MORAIS" w:date="2025-08-08T21:59:15.849Z" w:id="587051108">
              <w:r w:rsidRPr="320543F7" w:rsidR="320543F7">
                <w:rPr>
                  <w:rFonts w:ascii="Times New Roman" w:hAnsi="Times New Roman" w:eastAsia="Times New Roman" w:cs="Times New Roman"/>
                  <w:sz w:val="24"/>
                  <w:szCs w:val="24"/>
                  <w:rPrChange w:author="GUSTAVO DE OLIVEIRA REGO MORAIS" w:date="2025-08-08T22:00:09.731Z" w:id="1317704467"/>
                </w:rPr>
                <w:t>Verifica compatibilidade técnica entre componentes.</w:t>
              </w:r>
            </w:ins>
          </w:p>
        </w:tc>
      </w:tr>
      <w:tr w:rsidR="320543F7" w:rsidTr="320543F7" w14:paraId="610A2B05">
        <w:trPr>
          <w:trHeight w:val="300"/>
          <w:ins w:author="GUSTAVO DE OLIVEIRA REGO MORAIS" w:date="2025-08-08T21:59:15.849Z" w16du:dateUtc="2025-08-08T21:59:15.849Z" w:id="1685737513"/>
          <w:trPrChange w:author="GUSTAVO DE OLIVEIRA REGO MORAIS" w:date="2025-08-08T22:09:56.183Z" w16du:dateUtc="2025-08-08T22:09:56.183Z" w:id="21428419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8Z" w:id="683324076">
              <w:tcPr>
                <w:tcW w:w="2220" w:type="dxa"/>
                <w:tcMar/>
                <w:vAlign w:val="center"/>
              </w:tcPr>
            </w:tcPrChange>
          </w:tcPr>
          <w:p w:rsidR="320543F7" w:rsidP="320543F7" w:rsidRDefault="320543F7" w14:paraId="0061418A" w14:textId="104294D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2Z" w:id="1935720702">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203547781">
              <w:r w:rsidRPr="320543F7" w:rsidR="320543F7">
                <w:rPr>
                  <w:rFonts w:ascii="Times New Roman" w:hAnsi="Times New Roman" w:eastAsia="Times New Roman" w:cs="Times New Roman"/>
                  <w:sz w:val="24"/>
                  <w:szCs w:val="24"/>
                  <w:rPrChange w:author="GUSTAVO DE OLIVEIRA REGO MORAIS" w:date="2025-08-08T22:00:09.731Z" w:id="1054814482">
                    <w:rPr>
                      <w:rFonts w:ascii="Consolas" w:hAnsi="Consolas" w:eastAsia="Consolas" w:cs="Consolas"/>
                    </w:rPr>
                  </w:rPrChange>
                </w:rPr>
                <w:t>buscarPrecos(componentes)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837302813">
              <w:tcPr>
                <w:tcW w:w="1839" w:type="dxa"/>
                <w:tcMar/>
                <w:vAlign w:val="center"/>
              </w:tcPr>
            </w:tcPrChange>
          </w:tcPr>
          <w:p w:rsidR="320543F7" w:rsidP="320543F7" w:rsidRDefault="320543F7" w14:paraId="7F3A0D96" w14:textId="75E8253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3Z" w:id="461263571">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977659536">
              <w:r w:rsidRPr="320543F7" w:rsidR="320543F7">
                <w:rPr>
                  <w:rFonts w:ascii="Times New Roman" w:hAnsi="Times New Roman" w:eastAsia="Times New Roman" w:cs="Times New Roman"/>
                  <w:sz w:val="24"/>
                  <w:szCs w:val="24"/>
                  <w:rPrChange w:author="GUSTAVO DE OLIVEIRA REGO MORAIS" w:date="2025-08-08T22:00:09.732Z" w:id="1165303763">
                    <w:rPr>
                      <w:rFonts w:ascii="Consolas" w:hAnsi="Consolas" w:eastAsia="Consolas" w:cs="Consolas"/>
                    </w:rPr>
                  </w:rPrChange>
                </w:rPr>
                <w:t>componentes: List&lt;Componente&gt;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364262250">
              <w:tcPr>
                <w:tcW w:w="497" w:type="dxa"/>
                <w:tcMar/>
                <w:vAlign w:val="center"/>
              </w:tcPr>
            </w:tcPrChange>
          </w:tcPr>
          <w:p w:rsidR="320543F7" w:rsidP="320543F7" w:rsidRDefault="320543F7" w14:paraId="7F90AA7A" w14:textId="79A9B6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3Z" w:id="831796825">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615928119">
              <w:r w:rsidRPr="320543F7" w:rsidR="320543F7">
                <w:rPr>
                  <w:rFonts w:ascii="Times New Roman" w:hAnsi="Times New Roman" w:eastAsia="Times New Roman" w:cs="Times New Roman"/>
                  <w:sz w:val="24"/>
                  <w:szCs w:val="24"/>
                  <w:rPrChange w:author="GUSTAVO DE OLIVEIRA REGO MORAIS" w:date="2025-08-08T22:00:09.733Z" w:id="1345099413">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510868317">
              <w:tcPr>
                <w:tcW w:w="721" w:type="dxa"/>
                <w:tcMar/>
                <w:vAlign w:val="center"/>
              </w:tcPr>
            </w:tcPrChange>
          </w:tcPr>
          <w:p w:rsidR="320543F7" w:rsidP="320543F7" w:rsidRDefault="320543F7" w14:paraId="6F14B4F4" w14:textId="0BCE6FE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17112253"/>
              </w:rPr>
              <w:pPrChange w:author="GUSTAVO DE OLIVEIRA REGO MORAIS" w:date="2025-08-08T22:00:28.797Z">
                <w:pPr>
                  <w:bidi w:val="0"/>
                </w:pPr>
              </w:pPrChange>
            </w:pPr>
            <w:ins w:author="GUSTAVO DE OLIVEIRA REGO MORAIS" w:date="2025-08-08T21:59:15.849Z" w:id="627212352">
              <w:r w:rsidRPr="320543F7" w:rsidR="320543F7">
                <w:rPr>
                  <w:rFonts w:ascii="Times New Roman" w:hAnsi="Times New Roman" w:eastAsia="Times New Roman" w:cs="Times New Roman"/>
                  <w:sz w:val="24"/>
                  <w:szCs w:val="24"/>
                  <w:rPrChange w:author="GUSTAVO DE OLIVEIRA REGO MORAIS" w:date="2025-08-08T22:00:09.733Z" w:id="201157091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075492105">
              <w:tcPr>
                <w:tcW w:w="3738" w:type="dxa"/>
                <w:tcMar/>
                <w:vAlign w:val="center"/>
              </w:tcPr>
            </w:tcPrChange>
          </w:tcPr>
          <w:p w:rsidR="320543F7" w:rsidP="320543F7" w:rsidRDefault="320543F7" w14:paraId="3D49245D" w14:textId="23D14D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855865041"/>
              </w:rPr>
              <w:pPrChange w:author="GUSTAVO DE OLIVEIRA REGO MORAIS" w:date="2025-08-08T22:00:28.797Z">
                <w:pPr>
                  <w:bidi w:val="0"/>
                </w:pPr>
              </w:pPrChange>
            </w:pPr>
            <w:ins w:author="GUSTAVO DE OLIVEIRA REGO MORAIS" w:date="2025-08-08T21:59:15.849Z" w:id="682435260">
              <w:r w:rsidRPr="320543F7" w:rsidR="320543F7">
                <w:rPr>
                  <w:rFonts w:ascii="Times New Roman" w:hAnsi="Times New Roman" w:eastAsia="Times New Roman" w:cs="Times New Roman"/>
                  <w:sz w:val="24"/>
                  <w:szCs w:val="24"/>
                  <w:rPrChange w:author="GUSTAVO DE OLIVEIRA REGO MORAIS" w:date="2025-08-08T22:00:09.734Z" w:id="1917129710"/>
                </w:rPr>
                <w:t>Atualiza/preenche preços consultando fontes externas (APIs/DB).</w:t>
              </w:r>
            </w:ins>
          </w:p>
        </w:tc>
      </w:tr>
      <w:tr w:rsidR="320543F7" w:rsidTr="320543F7" w14:paraId="5B0C4B1D">
        <w:trPr>
          <w:trHeight w:val="300"/>
          <w:ins w:author="GUSTAVO DE OLIVEIRA REGO MORAIS" w:date="2025-08-08T21:59:15.849Z" w16du:dateUtc="2025-08-08T21:59:15.849Z" w:id="1209998015"/>
          <w:trPrChange w:author="GUSTAVO DE OLIVEIRA REGO MORAIS" w:date="2025-08-08T22:09:56.184Z" w16du:dateUtc="2025-08-08T22:09:56.184Z" w:id="1380950454">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8Z" w:id="958773157">
              <w:tcPr>
                <w:tcW w:w="2220" w:type="dxa"/>
                <w:tcMar/>
                <w:vAlign w:val="center"/>
              </w:tcPr>
            </w:tcPrChange>
          </w:tcPr>
          <w:p w:rsidR="320543F7" w:rsidP="320543F7" w:rsidRDefault="320543F7" w14:paraId="0E92C8E3" w14:textId="30D577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1426772138">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97277490">
              <w:r w:rsidRPr="320543F7" w:rsidR="320543F7">
                <w:rPr>
                  <w:rFonts w:ascii="Times New Roman" w:hAnsi="Times New Roman" w:eastAsia="Times New Roman" w:cs="Times New Roman"/>
                  <w:sz w:val="24"/>
                  <w:szCs w:val="24"/>
                  <w:rPrChange w:author="GUSTAVO DE OLIVEIRA REGO MORAIS" w:date="2025-08-08T22:00:09.734Z" w:id="256123002">
                    <w:rPr>
                      <w:rFonts w:ascii="Consolas" w:hAnsi="Consolas" w:eastAsia="Consolas" w:cs="Consolas"/>
                    </w:rPr>
                  </w:rPrChange>
                </w:rPr>
                <w:t>validaGabinete(build)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310951036">
              <w:tcPr>
                <w:tcW w:w="1839" w:type="dxa"/>
                <w:tcMar/>
                <w:vAlign w:val="center"/>
              </w:tcPr>
            </w:tcPrChange>
          </w:tcPr>
          <w:p w:rsidR="320543F7" w:rsidP="320543F7" w:rsidRDefault="320543F7" w14:paraId="792CD071" w14:textId="5EFB458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5Z" w:id="338432451">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1112492895">
              <w:r w:rsidRPr="320543F7" w:rsidR="320543F7">
                <w:rPr>
                  <w:rFonts w:ascii="Times New Roman" w:hAnsi="Times New Roman" w:eastAsia="Times New Roman" w:cs="Times New Roman"/>
                  <w:sz w:val="24"/>
                  <w:szCs w:val="24"/>
                  <w:rPrChange w:author="GUSTAVO DE OLIVEIRA REGO MORAIS" w:date="2025-08-08T22:00:09.735Z" w:id="116098252">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210318770">
              <w:tcPr>
                <w:tcW w:w="497" w:type="dxa"/>
                <w:tcMar/>
                <w:vAlign w:val="center"/>
              </w:tcPr>
            </w:tcPrChange>
          </w:tcPr>
          <w:p w:rsidR="320543F7" w:rsidP="320543F7" w:rsidRDefault="320543F7" w14:paraId="52AD1FC3" w14:textId="7E8C789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5Z" w:id="1994693568">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1918984873">
              <w:r w:rsidRPr="320543F7" w:rsidR="320543F7">
                <w:rPr>
                  <w:rFonts w:ascii="Times New Roman" w:hAnsi="Times New Roman" w:eastAsia="Times New Roman" w:cs="Times New Roman"/>
                  <w:sz w:val="24"/>
                  <w:szCs w:val="24"/>
                  <w:rPrChange w:author="GUSTAVO DE OLIVEIRA REGO MORAIS" w:date="2025-08-08T22:00:09.735Z" w:id="1467283076">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476170653">
              <w:tcPr>
                <w:tcW w:w="721" w:type="dxa"/>
                <w:tcMar/>
                <w:vAlign w:val="center"/>
              </w:tcPr>
            </w:tcPrChange>
          </w:tcPr>
          <w:p w:rsidR="320543F7" w:rsidP="320543F7" w:rsidRDefault="320543F7" w14:paraId="638430B1" w14:textId="3E5672F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6Z" w:id="2120925002"/>
              </w:rPr>
              <w:pPrChange w:author="GUSTAVO DE OLIVEIRA REGO MORAIS" w:date="2025-08-08T22:00:28.798Z">
                <w:pPr>
                  <w:bidi w:val="0"/>
                </w:pPr>
              </w:pPrChange>
            </w:pPr>
            <w:ins w:author="GUSTAVO DE OLIVEIRA REGO MORAIS" w:date="2025-08-08T21:59:15.849Z" w:id="323133528">
              <w:r w:rsidRPr="320543F7" w:rsidR="320543F7">
                <w:rPr>
                  <w:rFonts w:ascii="Times New Roman" w:hAnsi="Times New Roman" w:eastAsia="Times New Roman" w:cs="Times New Roman"/>
                  <w:sz w:val="24"/>
                  <w:szCs w:val="24"/>
                  <w:rPrChange w:author="GUSTAVO DE OLIVEIRA REGO MORAIS" w:date="2025-08-08T22:00:09.736Z" w:id="38675942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030919799">
              <w:tcPr>
                <w:tcW w:w="3738" w:type="dxa"/>
                <w:tcMar/>
                <w:vAlign w:val="center"/>
              </w:tcPr>
            </w:tcPrChange>
          </w:tcPr>
          <w:p w:rsidR="320543F7" w:rsidP="320543F7" w:rsidRDefault="320543F7" w14:paraId="1FF9AEA2" w14:textId="7939676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6Z" w:id="386712718"/>
              </w:rPr>
              <w:pPrChange w:author="GUSTAVO DE OLIVEIRA REGO MORAIS" w:date="2025-08-08T22:00:28.798Z">
                <w:pPr>
                  <w:bidi w:val="0"/>
                </w:pPr>
              </w:pPrChange>
            </w:pPr>
            <w:ins w:author="GUSTAVO DE OLIVEIRA REGO MORAIS" w:date="2025-08-08T21:59:15.849Z" w:id="1972982634">
              <w:r w:rsidRPr="320543F7" w:rsidR="320543F7">
                <w:rPr>
                  <w:rFonts w:ascii="Times New Roman" w:hAnsi="Times New Roman" w:eastAsia="Times New Roman" w:cs="Times New Roman"/>
                  <w:sz w:val="24"/>
                  <w:szCs w:val="24"/>
                  <w:rPrChange w:author="GUSTAVO DE OLIVEIRA REGO MORAIS" w:date="2025-08-08T22:00:09.736Z" w:id="116314135"/>
                </w:rPr>
                <w:t>Verifica se gabinete suporta componentes e refrigeração.</w:t>
              </w:r>
            </w:ins>
          </w:p>
        </w:tc>
      </w:tr>
    </w:tbl>
    <w:p w:rsidR="320543F7" w:rsidP="320543F7" w:rsidRDefault="320543F7" w14:paraId="60EA3588" w14:textId="7E38D7CF">
      <w:pPr>
        <w:bidi w:val="0"/>
        <w:spacing w:line="360" w:lineRule="auto"/>
        <w:jc w:val="both"/>
        <w:rPr>
          <w:ins w:author="GUSTAVO DE OLIVEIRA REGO MORAIS" w:date="2025-08-08T21:59:15.849Z" w16du:dateUtc="2025-08-08T21:59:15.849Z" w:id="236777295"/>
          <w:rFonts w:ascii="Times New Roman" w:hAnsi="Times New Roman" w:eastAsia="Times New Roman" w:cs="Times New Roman"/>
          <w:sz w:val="24"/>
          <w:szCs w:val="24"/>
          <w:rPrChange w:author="GUSTAVO DE OLIVEIRA REGO MORAIS" w:date="2025-08-08T22:00:09.736Z" w:id="1815160264">
            <w:rPr>
              <w:ins w:author="GUSTAVO DE OLIVEIRA REGO MORAIS" w:date="2025-08-08T21:59:15.849Z" w16du:dateUtc="2025-08-08T21:59:15.849Z" w:id="917952540"/>
            </w:rPr>
          </w:rPrChange>
        </w:rPr>
        <w:pPrChange w:author="GUSTAVO DE OLIVEIRA REGO MORAIS" w:date="2025-08-08T22:00:28.798Z">
          <w:pPr>
            <w:bidi w:val="0"/>
            <w:jc w:val="left"/>
          </w:pPr>
        </w:pPrChange>
      </w:pPr>
    </w:p>
    <w:p w:rsidR="6595920C" w:rsidP="79ED5846" w:rsidRDefault="6595920C" w14:paraId="054D6DB9" w14:textId="493CAA75">
      <w:pPr>
        <w:pStyle w:val="Heading4"/>
        <w:bidi w:val="0"/>
        <w:spacing w:before="319" w:beforeAutospacing="off" w:after="319" w:afterAutospacing="off" w:line="360" w:lineRule="auto"/>
        <w:jc w:val="both"/>
        <w:rPr>
          <w:ins w:author="GUSTAVO DE OLIVEIRA REGO MORAIS" w:date="2025-08-08T21:59:15.849Z" w16du:dateUtc="2025-08-08T21:59:15.849Z" w:id="1806741121"/>
          <w:rFonts w:ascii="Times New Roman" w:hAnsi="Times New Roman" w:eastAsia="Times New Roman" w:cs="Times New Roman"/>
          <w:b w:val="1"/>
          <w:bCs w:val="1"/>
          <w:noProof w:val="0"/>
          <w:sz w:val="24"/>
          <w:szCs w:val="24"/>
          <w:lang w:val="pt-BR"/>
          <w:rPrChange w:author="GUSTAVO DE OLIVEIRA REGO MORAIS" w:date="2025-08-08T22:00:05.357Z" w:id="2023046692">
            <w:rPr>
              <w:ins w:author="GUSTAVO DE OLIVEIRA REGO MORAIS" w:date="2025-08-08T21:59:15.849Z" w16du:dateUtc="2025-08-08T21:59:15.849Z" w:id="933460869"/>
              <w:rFonts w:ascii="Consolas" w:hAnsi="Consolas" w:eastAsia="Consolas" w:cs="Consolas"/>
              <w:b w:val="1"/>
              <w:bCs w:val="1"/>
              <w:noProof w:val="0"/>
              <w:sz w:val="24"/>
              <w:szCs w:val="24"/>
              <w:lang w:val="pt-BR"/>
            </w:rPr>
          </w:rPrChange>
        </w:rPr>
        <w:pPrChange w:author="GUSTAVO DE OLIVEIRA REGO MORAIS" w:date="2025-08-08T22:00:28.798Z">
          <w:pPr>
            <w:bidi w:val="0"/>
          </w:pPr>
        </w:pPrChange>
      </w:pPr>
      <w:bookmarkStart w:name="_Toc1054013092" w:id="38903708"/>
      <w:ins w:author="GUSTAVO DE OLIVEIRA REGO MORAIS" w:date="2025-08-08T21:59:15.849Z" w:id="1057070147">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737Z" w:id="629419610">
              <w:rPr>
                <w:rFonts w:ascii="Times New Roman" w:hAnsi="Times New Roman" w:eastAsia="Times New Roman" w:cs="Times New Roman"/>
                <w:b w:val="1"/>
                <w:bCs w:val="1"/>
                <w:noProof w:val="0"/>
                <w:sz w:val="24"/>
                <w:szCs w:val="24"/>
                <w:lang w:val="pt-BR"/>
              </w:rPr>
            </w:rPrChange>
          </w:rPr>
          <w:t xml:space="preserve">8.1.2.9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356Z" w:id="1049426833">
              <w:rPr>
                <w:rFonts w:ascii="Consolas" w:hAnsi="Consolas" w:eastAsia="Consolas" w:cs="Consolas"/>
                <w:b w:val="1"/>
                <w:bCs w:val="1"/>
                <w:noProof w:val="0"/>
                <w:sz w:val="24"/>
                <w:szCs w:val="24"/>
                <w:lang w:val="pt-BR"/>
              </w:rPr>
            </w:rPrChange>
          </w:rPr>
          <w:t>ValidaçãoTérmica</w:t>
        </w:r>
      </w:ins>
      <w:bookmarkEnd w:id="38903708"/>
    </w:p>
    <w:p w:rsidR="6595920C" w:rsidP="320543F7" w:rsidRDefault="6595920C" w14:paraId="67D44CAE" w14:textId="46C09C60">
      <w:pPr>
        <w:bidi w:val="0"/>
        <w:spacing w:before="240" w:beforeAutospacing="off" w:after="240" w:afterAutospacing="off" w:line="360" w:lineRule="auto"/>
        <w:jc w:val="both"/>
        <w:rPr>
          <w:ins w:author="GUSTAVO DE OLIVEIRA REGO MORAIS" w:date="2025-08-08T21:59:15.849Z" w16du:dateUtc="2025-08-08T21:59:15.849Z" w:id="107387653"/>
          <w:rFonts w:ascii="Times New Roman" w:hAnsi="Times New Roman" w:eastAsia="Times New Roman" w:cs="Times New Roman"/>
          <w:noProof w:val="0"/>
          <w:sz w:val="24"/>
          <w:szCs w:val="24"/>
          <w:lang w:val="pt-BR"/>
          <w:rPrChange w:author="GUSTAVO DE OLIVEIRA REGO MORAIS" w:date="2025-08-08T22:00:05.358Z" w:id="394429131">
            <w:rPr>
              <w:ins w:author="GUSTAVO DE OLIVEIRA REGO MORAIS" w:date="2025-08-08T21:59:15.849Z" w16du:dateUtc="2025-08-08T21:59:15.849Z" w:id="948932236"/>
              <w:rFonts w:ascii="Times New Roman" w:hAnsi="Times New Roman" w:eastAsia="Times New Roman" w:cs="Times New Roman"/>
              <w:noProof w:val="0"/>
              <w:sz w:val="24"/>
              <w:szCs w:val="24"/>
              <w:lang w:val="pt-BR"/>
            </w:rPr>
          </w:rPrChange>
        </w:rPr>
        <w:pPrChange w:author="GUSTAVO DE OLIVEIRA REGO MORAIS" w:date="2025-08-08T22:00:28.798Z">
          <w:pPr>
            <w:bidi w:val="0"/>
          </w:pPr>
        </w:pPrChange>
      </w:pPr>
      <w:ins w:author="GUSTAVO DE OLIVEIRA REGO MORAIS" w:date="2025-08-08T21:59:15.849Z" w:id="181105618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8Z" w:id="313723453">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58Z" w:id="823180767">
              <w:rPr>
                <w:rFonts w:ascii="Times New Roman" w:hAnsi="Times New Roman" w:eastAsia="Times New Roman" w:cs="Times New Roman"/>
                <w:noProof w:val="0"/>
                <w:sz w:val="24"/>
                <w:szCs w:val="24"/>
                <w:lang w:val="pt-BR"/>
              </w:rPr>
            </w:rPrChange>
          </w:rPr>
          <w:t xml:space="preserve"> Calcular demanda térmica, recomendar refrigeração e validar espaço físico.</w:t>
        </w:r>
      </w:ins>
    </w:p>
    <w:p w:rsidR="6595920C" w:rsidP="320543F7" w:rsidRDefault="6595920C" w14:paraId="223199EE" w14:textId="0A6DAEB0">
      <w:pPr>
        <w:bidi w:val="0"/>
        <w:spacing w:before="240" w:beforeAutospacing="off" w:after="240" w:afterAutospacing="off" w:line="360" w:lineRule="auto"/>
        <w:jc w:val="both"/>
        <w:rPr>
          <w:ins w:author="GUSTAVO DE OLIVEIRA REGO MORAIS" w:date="2025-08-08T21:59:15.85Z" w16du:dateUtc="2025-08-08T21:59:15.85Z" w:id="1263479092"/>
          <w:rFonts w:ascii="Times New Roman" w:hAnsi="Times New Roman" w:eastAsia="Times New Roman" w:cs="Times New Roman"/>
          <w:b w:val="1"/>
          <w:bCs w:val="1"/>
          <w:noProof w:val="0"/>
          <w:sz w:val="24"/>
          <w:szCs w:val="24"/>
          <w:lang w:val="pt-BR"/>
          <w:rPrChange w:author="GUSTAVO DE OLIVEIRA REGO MORAIS" w:date="2025-08-08T22:00:05.359Z" w:id="1748927752">
            <w:rPr>
              <w:ins w:author="GUSTAVO DE OLIVEIRA REGO MORAIS" w:date="2025-08-08T21:59:15.85Z" w16du:dateUtc="2025-08-08T21:59:15.85Z" w:id="8580267"/>
              <w:rFonts w:ascii="Times New Roman" w:hAnsi="Times New Roman" w:eastAsia="Times New Roman" w:cs="Times New Roman"/>
              <w:b w:val="1"/>
              <w:bCs w:val="1"/>
              <w:noProof w:val="0"/>
              <w:sz w:val="24"/>
              <w:szCs w:val="24"/>
              <w:lang w:val="pt-BR"/>
            </w:rPr>
          </w:rPrChange>
        </w:rPr>
        <w:pPrChange w:author="GUSTAVO DE OLIVEIRA REGO MORAIS" w:date="2025-08-08T22:00:28.798Z">
          <w:pPr>
            <w:bidi w:val="0"/>
          </w:pPr>
        </w:pPrChange>
      </w:pPr>
      <w:ins w:author="GUSTAVO DE OLIVEIRA REGO MORAIS" w:date="2025-08-08T21:59:15.85Z" w:id="92215273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8Z" w:id="918619449">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1C1B18DC" w14:textId="50B84E50">
      <w:pPr>
        <w:pStyle w:val="ListParagraph"/>
        <w:numPr>
          <w:ilvl w:val="0"/>
          <w:numId w:val="156"/>
        </w:numPr>
        <w:bidi w:val="0"/>
        <w:spacing w:before="240" w:beforeAutospacing="off" w:after="240" w:afterAutospacing="off" w:line="360" w:lineRule="auto"/>
        <w:jc w:val="both"/>
        <w:rPr>
          <w:ins w:author="GUSTAVO DE OLIVEIRA REGO MORAIS" w:date="2025-08-08T21:59:15.85Z" w16du:dateUtc="2025-08-08T21:59:15.85Z" w:id="181113485"/>
          <w:rFonts w:ascii="Times New Roman" w:hAnsi="Times New Roman" w:eastAsia="Times New Roman" w:cs="Times New Roman"/>
          <w:noProof w:val="0"/>
          <w:sz w:val="24"/>
          <w:szCs w:val="24"/>
          <w:lang w:val="pt-BR"/>
          <w:rPrChange w:author="GUSTAVO DE OLIVEIRA REGO MORAIS" w:date="2025-08-08T22:00:05.36Z" w:id="665603338">
            <w:rPr>
              <w:ins w:author="GUSTAVO DE OLIVEIRA REGO MORAIS" w:date="2025-08-08T21:59:15.85Z" w16du:dateUtc="2025-08-08T21:59:15.85Z" w:id="593466159"/>
              <w:rFonts w:ascii="Times New Roman" w:hAnsi="Times New Roman" w:eastAsia="Times New Roman" w:cs="Times New Roman"/>
              <w:noProof w:val="0"/>
              <w:sz w:val="24"/>
              <w:szCs w:val="24"/>
              <w:lang w:val="pt-BR"/>
            </w:rPr>
          </w:rPrChange>
        </w:rPr>
        <w:pPrChange w:author="GUSTAVO DE OLIVEIRA REGO MORAIS" w:date="2025-08-08T22:00:28.798Z">
          <w:pPr>
            <w:bidi w:val="0"/>
          </w:pPr>
        </w:pPrChange>
      </w:pPr>
      <w:ins w:author="GUSTAVO DE OLIVEIRA REGO MORAIS" w:date="2025-08-08T21:59:15.85Z" w:id="141324503">
        <w:r w:rsidRPr="320543F7" w:rsidR="6595920C">
          <w:rPr>
            <w:rFonts w:ascii="Times New Roman" w:hAnsi="Times New Roman" w:eastAsia="Times New Roman" w:cs="Times New Roman"/>
            <w:noProof w:val="0"/>
            <w:sz w:val="24"/>
            <w:szCs w:val="24"/>
            <w:lang w:val="pt-BR"/>
            <w:rPrChange w:author="GUSTAVO DE OLIVEIRA REGO MORAIS" w:date="2025-08-08T22:00:09.739Z" w:id="1671678739">
              <w:rPr>
                <w:rFonts w:ascii="Times New Roman" w:hAnsi="Times New Roman" w:eastAsia="Times New Roman" w:cs="Times New Roman"/>
                <w:noProof w:val="0"/>
                <w:sz w:val="24"/>
                <w:szCs w:val="24"/>
                <w:lang w:val="pt-BR"/>
              </w:rPr>
            </w:rPrChange>
          </w:rPr>
          <w:t>Não explicitados no diagrama (serviço).</w:t>
        </w:r>
      </w:ins>
    </w:p>
    <w:p w:rsidR="6595920C" w:rsidP="320543F7" w:rsidRDefault="6595920C" w14:paraId="201E5B2B" w14:textId="0F9D95D5">
      <w:pPr>
        <w:bidi w:val="0"/>
        <w:spacing w:before="240" w:beforeAutospacing="off" w:after="240" w:afterAutospacing="off" w:line="360" w:lineRule="auto"/>
        <w:jc w:val="both"/>
        <w:rPr>
          <w:ins w:author="GUSTAVO DE OLIVEIRA REGO MORAIS" w:date="2025-08-08T21:59:15.85Z" w16du:dateUtc="2025-08-08T21:59:15.85Z" w:id="455046254"/>
          <w:rFonts w:ascii="Times New Roman" w:hAnsi="Times New Roman" w:eastAsia="Times New Roman" w:cs="Times New Roman"/>
          <w:b w:val="1"/>
          <w:bCs w:val="1"/>
          <w:noProof w:val="0"/>
          <w:sz w:val="24"/>
          <w:szCs w:val="24"/>
          <w:lang w:val="pt-BR"/>
          <w:rPrChange w:author="GUSTAVO DE OLIVEIRA REGO MORAIS" w:date="2025-08-08T22:00:05.361Z" w:id="945403196">
            <w:rPr>
              <w:ins w:author="GUSTAVO DE OLIVEIRA REGO MORAIS" w:date="2025-08-08T21:59:15.85Z" w16du:dateUtc="2025-08-08T21:59:15.85Z" w:id="90647590"/>
              <w:rFonts w:ascii="Times New Roman" w:hAnsi="Times New Roman" w:eastAsia="Times New Roman" w:cs="Times New Roman"/>
              <w:b w:val="1"/>
              <w:bCs w:val="1"/>
              <w:noProof w:val="0"/>
              <w:sz w:val="24"/>
              <w:szCs w:val="24"/>
              <w:lang w:val="pt-BR"/>
            </w:rPr>
          </w:rPrChange>
        </w:rPr>
        <w:pPrChange w:author="GUSTAVO DE OLIVEIRA REGO MORAIS" w:date="2025-08-08T22:00:28.799Z">
          <w:pPr>
            <w:numPr>
              <w:ilvl w:val="0"/>
              <w:numId w:val="156"/>
            </w:numPr>
            <w:bidi w:val="0"/>
          </w:pPr>
        </w:pPrChange>
      </w:pPr>
      <w:ins w:author="GUSTAVO DE OLIVEIRA REGO MORAIS" w:date="2025-08-08T21:59:15.85Z" w:id="174855873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9Z" w:id="1202421600">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10:22.71Z" w16du:dateUtc="2025-08-08T22:10:22.71Z" w:id="758909343">
          <w:tblPr>
            <w:tblStyle w:val="TableNormal"/>
            <w:tblLayout w:type="fixed"/>
            <w:tblLook w:val="06A0" w:firstRow="1" w:lastRow="0" w:firstColumn="1" w:lastColumn="0" w:noHBand="1" w:noVBand="1"/>
          </w:tblPr>
        </w:tblPrChange>
      </w:tblPr>
      <w:tblGrid>
        <w:gridCol w:w="2149"/>
        <w:gridCol w:w="2047"/>
        <w:gridCol w:w="614"/>
        <w:gridCol w:w="581"/>
        <w:gridCol w:w="3624"/>
        <w:tblGridChange w:id="1883907377">
          <w:tblGrid>
            <w:gridCol w:w="2149"/>
            <w:gridCol w:w="2047"/>
            <w:gridCol w:w="614"/>
            <w:gridCol w:w="581"/>
            <w:gridCol w:w="3624"/>
          </w:tblGrid>
        </w:tblGridChange>
      </w:tblGrid>
      <w:tr w:rsidR="320543F7" w:rsidTr="320543F7" w14:paraId="51DC0171">
        <w:trPr>
          <w:trHeight w:val="300"/>
          <w:ins w:author="GUSTAVO DE OLIVEIRA REGO MORAIS" w:date="2025-08-08T21:59:15.85Z" w16du:dateUtc="2025-08-08T21:59:15.85Z" w:id="453976797"/>
          <w:trPrChange w:author="GUSTAVO DE OLIVEIRA REGO MORAIS" w:date="2025-08-08T22:10:22.711Z" w16du:dateUtc="2025-08-08T22:10:22.711Z" w:id="230538956">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1Z" w:id="1170667416">
              <w:tcPr>
                <w:tcW w:w="2149" w:type="dxa"/>
                <w:tcMar/>
                <w:vAlign w:val="center"/>
              </w:tcPr>
            </w:tcPrChange>
          </w:tcPr>
          <w:p w:rsidR="320543F7" w:rsidP="320543F7" w:rsidRDefault="320543F7" w14:paraId="2D784591" w14:textId="1BEA568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Z" w:id="138820010">
                  <w:rPr>
                    <w:b w:val="1"/>
                    <w:bCs w:val="1"/>
                  </w:rPr>
                </w:rPrChange>
              </w:rPr>
              <w:pPrChange w:author="GUSTAVO DE OLIVEIRA REGO MORAIS" w:date="2025-08-08T22:00:28.799Z">
                <w:pPr>
                  <w:bidi w:val="0"/>
                </w:pPr>
              </w:pPrChange>
            </w:pPr>
            <w:ins w:author="GUSTAVO DE OLIVEIRA REGO MORAIS" w:date="2025-08-08T21:59:15.85Z" w:id="1437301433">
              <w:r w:rsidRPr="320543F7" w:rsidR="320543F7">
                <w:rPr>
                  <w:rFonts w:ascii="Times New Roman" w:hAnsi="Times New Roman" w:eastAsia="Times New Roman" w:cs="Times New Roman"/>
                  <w:b w:val="1"/>
                  <w:bCs w:val="1"/>
                  <w:sz w:val="24"/>
                  <w:szCs w:val="24"/>
                  <w:rPrChange w:author="GUSTAVO DE OLIVEIRA REGO MORAIS" w:date="2025-08-08T22:00:09.74Z" w:id="1667784214">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1Z" w:id="507256453">
              <w:tcPr>
                <w:tcW w:w="2047" w:type="dxa"/>
                <w:tcMar/>
                <w:vAlign w:val="center"/>
              </w:tcPr>
            </w:tcPrChange>
          </w:tcPr>
          <w:p w:rsidR="320543F7" w:rsidP="320543F7" w:rsidRDefault="320543F7" w14:paraId="4B14970A" w14:textId="14EE061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Z" w:id="1242893171">
                  <w:rPr>
                    <w:b w:val="1"/>
                    <w:bCs w:val="1"/>
                  </w:rPr>
                </w:rPrChange>
              </w:rPr>
              <w:pPrChange w:author="GUSTAVO DE OLIVEIRA REGO MORAIS" w:date="2025-08-08T22:00:28.799Z">
                <w:pPr>
                  <w:bidi w:val="0"/>
                </w:pPr>
              </w:pPrChange>
            </w:pPr>
            <w:ins w:author="GUSTAVO DE OLIVEIRA REGO MORAIS" w:date="2025-08-08T21:59:15.85Z" w:id="2069991717">
              <w:r w:rsidRPr="320543F7" w:rsidR="320543F7">
                <w:rPr>
                  <w:rFonts w:ascii="Times New Roman" w:hAnsi="Times New Roman" w:eastAsia="Times New Roman" w:cs="Times New Roman"/>
                  <w:b w:val="1"/>
                  <w:bCs w:val="1"/>
                  <w:sz w:val="24"/>
                  <w:szCs w:val="24"/>
                  <w:rPrChange w:author="GUSTAVO DE OLIVEIRA REGO MORAIS" w:date="2025-08-08T22:00:09.74Z" w:id="1405686740">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1Z" w:id="888963371">
              <w:tcPr>
                <w:tcW w:w="614" w:type="dxa"/>
                <w:tcMar/>
                <w:vAlign w:val="center"/>
              </w:tcPr>
            </w:tcPrChange>
          </w:tcPr>
          <w:p w:rsidR="320543F7" w:rsidP="320543F7" w:rsidRDefault="320543F7" w14:paraId="30DFE5CE" w14:textId="1FFABA5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1Z" w:id="211357514">
                  <w:rPr>
                    <w:b w:val="1"/>
                    <w:bCs w:val="1"/>
                  </w:rPr>
                </w:rPrChange>
              </w:rPr>
              <w:pPrChange w:author="GUSTAVO DE OLIVEIRA REGO MORAIS" w:date="2025-08-08T22:00:28.799Z">
                <w:pPr>
                  <w:bidi w:val="0"/>
                </w:pPr>
              </w:pPrChange>
            </w:pPr>
            <w:ins w:author="GUSTAVO DE OLIVEIRA REGO MORAIS" w:date="2025-08-08T21:59:15.85Z" w:id="1170765481">
              <w:r w:rsidRPr="320543F7" w:rsidR="320543F7">
                <w:rPr>
                  <w:rFonts w:ascii="Times New Roman" w:hAnsi="Times New Roman" w:eastAsia="Times New Roman" w:cs="Times New Roman"/>
                  <w:b w:val="1"/>
                  <w:bCs w:val="1"/>
                  <w:sz w:val="24"/>
                  <w:szCs w:val="24"/>
                  <w:rPrChange w:author="GUSTAVO DE OLIVEIRA REGO MORAIS" w:date="2025-08-08T22:00:09.741Z" w:id="1268939654">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1Z" w:id="1050487849">
              <w:tcPr>
                <w:tcW w:w="581" w:type="dxa"/>
                <w:tcMar/>
                <w:vAlign w:val="center"/>
              </w:tcPr>
            </w:tcPrChange>
          </w:tcPr>
          <w:p w:rsidR="320543F7" w:rsidP="320543F7" w:rsidRDefault="320543F7" w14:paraId="69FB035F" w14:textId="1BFE1D6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1Z" w:id="1268210381">
                  <w:rPr>
                    <w:b w:val="1"/>
                    <w:bCs w:val="1"/>
                  </w:rPr>
                </w:rPrChange>
              </w:rPr>
              <w:pPrChange w:author="GUSTAVO DE OLIVEIRA REGO MORAIS" w:date="2025-08-08T22:00:28.799Z">
                <w:pPr>
                  <w:bidi w:val="0"/>
                </w:pPr>
              </w:pPrChange>
            </w:pPr>
            <w:ins w:author="GUSTAVO DE OLIVEIRA REGO MORAIS" w:date="2025-08-08T21:59:15.85Z" w:id="966694743">
              <w:r w:rsidRPr="320543F7" w:rsidR="320543F7">
                <w:rPr>
                  <w:rFonts w:ascii="Times New Roman" w:hAnsi="Times New Roman" w:eastAsia="Times New Roman" w:cs="Times New Roman"/>
                  <w:b w:val="1"/>
                  <w:bCs w:val="1"/>
                  <w:sz w:val="24"/>
                  <w:szCs w:val="24"/>
                  <w:rPrChange w:author="GUSTAVO DE OLIVEIRA REGO MORAIS" w:date="2025-08-08T22:00:09.741Z" w:id="89949059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1Z" w:id="2026416674">
              <w:tcPr>
                <w:tcW w:w="3624" w:type="dxa"/>
                <w:tcMar/>
                <w:vAlign w:val="center"/>
              </w:tcPr>
            </w:tcPrChange>
          </w:tcPr>
          <w:p w:rsidR="320543F7" w:rsidP="320543F7" w:rsidRDefault="320543F7" w14:paraId="7D06367C" w14:textId="72F17E7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2Z" w:id="600446002">
                  <w:rPr>
                    <w:b w:val="1"/>
                    <w:bCs w:val="1"/>
                  </w:rPr>
                </w:rPrChange>
              </w:rPr>
              <w:pPrChange w:author="GUSTAVO DE OLIVEIRA REGO MORAIS" w:date="2025-08-08T22:00:28.8Z">
                <w:pPr>
                  <w:bidi w:val="0"/>
                </w:pPr>
              </w:pPrChange>
            </w:pPr>
            <w:ins w:author="GUSTAVO DE OLIVEIRA REGO MORAIS" w:date="2025-08-08T21:59:15.85Z" w:id="1200070871">
              <w:r w:rsidRPr="320543F7" w:rsidR="320543F7">
                <w:rPr>
                  <w:rFonts w:ascii="Times New Roman" w:hAnsi="Times New Roman" w:eastAsia="Times New Roman" w:cs="Times New Roman"/>
                  <w:b w:val="1"/>
                  <w:bCs w:val="1"/>
                  <w:sz w:val="24"/>
                  <w:szCs w:val="24"/>
                  <w:rPrChange w:author="GUSTAVO DE OLIVEIRA REGO MORAIS" w:date="2025-08-08T22:00:09.742Z" w:id="1204191564">
                    <w:rPr>
                      <w:b w:val="1"/>
                      <w:bCs w:val="1"/>
                    </w:rPr>
                  </w:rPrChange>
                </w:rPr>
                <w:t>Descrição</w:t>
              </w:r>
            </w:ins>
          </w:p>
        </w:tc>
      </w:tr>
      <w:tr w:rsidR="320543F7" w:rsidTr="320543F7" w14:paraId="42C11A39">
        <w:trPr>
          <w:trHeight w:val="300"/>
          <w:ins w:author="GUSTAVO DE OLIVEIRA REGO MORAIS" w:date="2025-08-08T21:59:15.85Z" w16du:dateUtc="2025-08-08T21:59:15.85Z" w:id="773747751"/>
          <w:trPrChange w:author="GUSTAVO DE OLIVEIRA REGO MORAIS" w:date="2025-08-08T22:10:22.712Z" w16du:dateUtc="2025-08-08T22:10:22.712Z" w:id="1270181646">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2Z" w:id="1547593050">
              <w:tcPr>
                <w:tcW w:w="2149" w:type="dxa"/>
                <w:tcMar/>
                <w:vAlign w:val="center"/>
              </w:tcPr>
            </w:tcPrChange>
          </w:tcPr>
          <w:p w:rsidR="320543F7" w:rsidP="320543F7" w:rsidRDefault="320543F7" w14:paraId="49DF655D" w14:textId="1146E4C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2Z" w:id="2126158195">
                  <w:rPr>
                    <w:rFonts w:ascii="Consolas" w:hAnsi="Consolas" w:eastAsia="Consolas" w:cs="Consolas"/>
                  </w:rPr>
                </w:rPrChange>
              </w:rPr>
              <w:pPrChange w:author="GUSTAVO DE OLIVEIRA REGO MORAIS" w:date="2025-08-08T22:00:28.8Z">
                <w:pPr>
                  <w:bidi w:val="0"/>
                </w:pPr>
              </w:pPrChange>
            </w:pPr>
            <w:ins w:author="GUSTAVO DE OLIVEIRA REGO MORAIS" w:date="2025-08-08T21:59:15.85Z" w:id="913994736">
              <w:r w:rsidRPr="320543F7" w:rsidR="320543F7">
                <w:rPr>
                  <w:rFonts w:ascii="Times New Roman" w:hAnsi="Times New Roman" w:eastAsia="Times New Roman" w:cs="Times New Roman"/>
                  <w:sz w:val="24"/>
                  <w:szCs w:val="24"/>
                  <w:rPrChange w:author="GUSTAVO DE OLIVEIRA REGO MORAIS" w:date="2025-08-08T22:00:09.742Z" w:id="1215698615">
                    <w:rPr>
                      <w:rFonts w:ascii="Consolas" w:hAnsi="Consolas" w:eastAsia="Consolas" w:cs="Consolas"/>
                    </w:rPr>
                  </w:rPrChange>
                </w:rPr>
                <w:t>calcularDemandaTermica(build, ambiente)</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2Z" w:id="1523889097">
              <w:tcPr>
                <w:tcW w:w="2047" w:type="dxa"/>
                <w:tcMar/>
                <w:vAlign w:val="center"/>
              </w:tcPr>
            </w:tcPrChange>
          </w:tcPr>
          <w:p w:rsidR="320543F7" w:rsidP="320543F7" w:rsidRDefault="320543F7" w14:paraId="0D9DDA54" w14:textId="09F4258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3Z" w:id="1552167509">
                  <w:rPr>
                    <w:rFonts w:ascii="Consolas" w:hAnsi="Consolas" w:eastAsia="Consolas" w:cs="Consolas"/>
                  </w:rPr>
                </w:rPrChange>
              </w:rPr>
              <w:pPrChange w:author="GUSTAVO DE OLIVEIRA REGO MORAIS" w:date="2025-08-08T22:00:28.8Z">
                <w:pPr>
                  <w:bidi w:val="0"/>
                </w:pPr>
              </w:pPrChange>
            </w:pPr>
            <w:ins w:author="GUSTAVO DE OLIVEIRA REGO MORAIS" w:date="2025-08-08T21:59:15.85Z" w:id="1573135241">
              <w:r w:rsidRPr="320543F7" w:rsidR="320543F7">
                <w:rPr>
                  <w:rFonts w:ascii="Times New Roman" w:hAnsi="Times New Roman" w:eastAsia="Times New Roman" w:cs="Times New Roman"/>
                  <w:sz w:val="24"/>
                  <w:szCs w:val="24"/>
                  <w:rPrChange w:author="GUSTAVO DE OLIVEIRA REGO MORAIS" w:date="2025-08-08T22:00:09.743Z" w:id="541999325">
                    <w:rPr>
                      <w:rFonts w:ascii="Consolas" w:hAnsi="Consolas" w:eastAsia="Consolas" w:cs="Consolas"/>
                    </w:rPr>
                  </w:rPrChange>
                </w:rPr>
                <w:t>build: Build, ambiente: Ambiente</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2Z" w:id="1841271731">
              <w:tcPr>
                <w:tcW w:w="614" w:type="dxa"/>
                <w:tcMar/>
                <w:vAlign w:val="center"/>
              </w:tcPr>
            </w:tcPrChange>
          </w:tcPr>
          <w:p w:rsidR="320543F7" w:rsidP="320543F7" w:rsidRDefault="320543F7" w14:paraId="3EA3310D" w14:textId="48BCC0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3Z" w:id="1984194715">
                  <w:rPr>
                    <w:rFonts w:ascii="Consolas" w:hAnsi="Consolas" w:eastAsia="Consolas" w:cs="Consolas"/>
                  </w:rPr>
                </w:rPrChange>
              </w:rPr>
              <w:pPrChange w:author="GUSTAVO DE OLIVEIRA REGO MORAIS" w:date="2025-08-08T22:00:28.8Z">
                <w:pPr>
                  <w:bidi w:val="0"/>
                </w:pPr>
              </w:pPrChange>
            </w:pPr>
            <w:ins w:author="GUSTAVO DE OLIVEIRA REGO MORAIS" w:date="2025-08-08T21:59:15.85Z" w:id="424529486">
              <w:r w:rsidRPr="320543F7" w:rsidR="320543F7">
                <w:rPr>
                  <w:rFonts w:ascii="Times New Roman" w:hAnsi="Times New Roman" w:eastAsia="Times New Roman" w:cs="Times New Roman"/>
                  <w:sz w:val="24"/>
                  <w:szCs w:val="24"/>
                  <w:rPrChange w:author="GUSTAVO DE OLIVEIRA REGO MORAIS" w:date="2025-08-08T22:00:09.743Z" w:id="416751499">
                    <w:rPr>
                      <w:rFonts w:ascii="Consolas" w:hAnsi="Consolas" w:eastAsia="Consolas" w:cs="Consolas"/>
                    </w:rPr>
                  </w:rPrChange>
                </w:rPr>
                <w:t>String</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2Z" w:id="185643406">
              <w:tcPr>
                <w:tcW w:w="581" w:type="dxa"/>
                <w:tcMar/>
                <w:vAlign w:val="center"/>
              </w:tcPr>
            </w:tcPrChange>
          </w:tcPr>
          <w:p w:rsidR="320543F7" w:rsidP="320543F7" w:rsidRDefault="320543F7" w14:paraId="272B3161" w14:textId="4539845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4Z" w:id="1683309581"/>
              </w:rPr>
              <w:pPrChange w:author="GUSTAVO DE OLIVEIRA REGO MORAIS" w:date="2025-08-08T22:00:28.8Z">
                <w:pPr>
                  <w:bidi w:val="0"/>
                </w:pPr>
              </w:pPrChange>
            </w:pPr>
            <w:ins w:author="GUSTAVO DE OLIVEIRA REGO MORAIS" w:date="2025-08-08T21:59:15.85Z" w:id="1971020720">
              <w:r w:rsidRPr="320543F7" w:rsidR="320543F7">
                <w:rPr>
                  <w:rFonts w:ascii="Times New Roman" w:hAnsi="Times New Roman" w:eastAsia="Times New Roman" w:cs="Times New Roman"/>
                  <w:sz w:val="24"/>
                  <w:szCs w:val="24"/>
                  <w:rPrChange w:author="GUSTAVO DE OLIVEIRA REGO MORAIS" w:date="2025-08-08T22:00:09.743Z" w:id="701453306"/>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2Z" w:id="1273541176">
              <w:tcPr>
                <w:tcW w:w="3624" w:type="dxa"/>
                <w:tcMar/>
                <w:vAlign w:val="center"/>
              </w:tcPr>
            </w:tcPrChange>
          </w:tcPr>
          <w:p w:rsidR="320543F7" w:rsidP="320543F7" w:rsidRDefault="320543F7" w14:paraId="501187C5" w14:textId="4DF81AF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4Z" w:id="104995040"/>
              </w:rPr>
              <w:pPrChange w:author="GUSTAVO DE OLIVEIRA REGO MORAIS" w:date="2025-08-08T22:00:28.8Z">
                <w:pPr>
                  <w:bidi w:val="0"/>
                </w:pPr>
              </w:pPrChange>
            </w:pPr>
            <w:ins w:author="GUSTAVO DE OLIVEIRA REGO MORAIS" w:date="2025-08-08T21:59:15.85Z" w:id="1841487112">
              <w:r w:rsidRPr="320543F7" w:rsidR="320543F7">
                <w:rPr>
                  <w:rFonts w:ascii="Times New Roman" w:hAnsi="Times New Roman" w:eastAsia="Times New Roman" w:cs="Times New Roman"/>
                  <w:sz w:val="24"/>
                  <w:szCs w:val="24"/>
                  <w:rPrChange w:author="GUSTAVO DE OLIVEIRA REGO MORAIS" w:date="2025-08-08T22:00:09.744Z" w:id="1956256883"/>
                </w:rPr>
                <w:t>Calcula demanda térmica (categoria/descrição) com base em TDPs e ambiente.</w:t>
              </w:r>
            </w:ins>
          </w:p>
        </w:tc>
      </w:tr>
      <w:tr w:rsidR="320543F7" w:rsidTr="320543F7" w14:paraId="18A37246">
        <w:trPr>
          <w:trHeight w:val="300"/>
          <w:ins w:author="GUSTAVO DE OLIVEIRA REGO MORAIS" w:date="2025-08-08T21:59:15.85Z" w16du:dateUtc="2025-08-08T21:59:15.85Z" w:id="258993532"/>
          <w:trPrChange w:author="GUSTAVO DE OLIVEIRA REGO MORAIS" w:date="2025-08-08T22:10:22.713Z" w16du:dateUtc="2025-08-08T22:10:22.713Z" w:id="1083186604">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3Z" w:id="216693009">
              <w:tcPr>
                <w:tcW w:w="2149" w:type="dxa"/>
                <w:tcMar/>
                <w:vAlign w:val="center"/>
              </w:tcPr>
            </w:tcPrChange>
          </w:tcPr>
          <w:p w:rsidR="320543F7" w:rsidP="320543F7" w:rsidRDefault="320543F7" w14:paraId="3C66E7FE" w14:textId="56AB81A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1293479563">
                  <w:rPr>
                    <w:rFonts w:ascii="Consolas" w:hAnsi="Consolas" w:eastAsia="Consolas" w:cs="Consolas"/>
                  </w:rPr>
                </w:rPrChange>
              </w:rPr>
              <w:pPrChange w:author="GUSTAVO DE OLIVEIRA REGO MORAIS" w:date="2025-08-08T22:00:28.801Z">
                <w:pPr>
                  <w:bidi w:val="0"/>
                </w:pPr>
              </w:pPrChange>
            </w:pPr>
            <w:ins w:author="GUSTAVO DE OLIVEIRA REGO MORAIS" w:date="2025-08-08T21:59:15.85Z" w:id="327976323">
              <w:r w:rsidRPr="320543F7" w:rsidR="320543F7">
                <w:rPr>
                  <w:rFonts w:ascii="Times New Roman" w:hAnsi="Times New Roman" w:eastAsia="Times New Roman" w:cs="Times New Roman"/>
                  <w:sz w:val="24"/>
                  <w:szCs w:val="24"/>
                  <w:rPrChange w:author="GUSTAVO DE OLIVEIRA REGO MORAIS" w:date="2025-08-08T22:00:09.744Z" w:id="1719308683">
                    <w:rPr>
                      <w:rFonts w:ascii="Consolas" w:hAnsi="Consolas" w:eastAsia="Consolas" w:cs="Consolas"/>
                    </w:rPr>
                  </w:rPrChange>
                </w:rPr>
                <w:t>recomendarRefrigeracao(demanda)</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3Z" w:id="1368459547">
              <w:tcPr>
                <w:tcW w:w="2047" w:type="dxa"/>
                <w:tcMar/>
                <w:vAlign w:val="center"/>
              </w:tcPr>
            </w:tcPrChange>
          </w:tcPr>
          <w:p w:rsidR="320543F7" w:rsidP="320543F7" w:rsidRDefault="320543F7" w14:paraId="451F1F98" w14:textId="57A96A5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132807889">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1076702136">
              <w:r w:rsidRPr="320543F7" w:rsidR="320543F7">
                <w:rPr>
                  <w:rFonts w:ascii="Times New Roman" w:hAnsi="Times New Roman" w:eastAsia="Times New Roman" w:cs="Times New Roman"/>
                  <w:sz w:val="24"/>
                  <w:szCs w:val="24"/>
                  <w:rPrChange w:author="GUSTAVO DE OLIVEIRA REGO MORAIS" w:date="2025-08-08T22:00:09.745Z" w:id="1666134173">
                    <w:rPr>
                      <w:rFonts w:ascii="Consolas" w:hAnsi="Consolas" w:eastAsia="Consolas" w:cs="Consolas"/>
                    </w:rPr>
                  </w:rPrChange>
                </w:rPr>
                <w:t>demanda: String</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3Z" w:id="21704224">
              <w:tcPr>
                <w:tcW w:w="614" w:type="dxa"/>
                <w:tcMar/>
                <w:vAlign w:val="center"/>
              </w:tcPr>
            </w:tcPrChange>
          </w:tcPr>
          <w:p w:rsidR="320543F7" w:rsidP="320543F7" w:rsidRDefault="320543F7" w14:paraId="251433EA" w14:textId="64EF277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878775974">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210867053">
              <w:r w:rsidRPr="320543F7" w:rsidR="320543F7">
                <w:rPr>
                  <w:rFonts w:ascii="Times New Roman" w:hAnsi="Times New Roman" w:eastAsia="Times New Roman" w:cs="Times New Roman"/>
                  <w:sz w:val="24"/>
                  <w:szCs w:val="24"/>
                  <w:rPrChange w:author="GUSTAVO DE OLIVEIRA REGO MORAIS" w:date="2025-08-08T22:00:09.745Z" w:id="1309666587">
                    <w:rPr>
                      <w:rFonts w:ascii="Consolas" w:hAnsi="Consolas" w:eastAsia="Consolas" w:cs="Consolas"/>
                    </w:rPr>
                  </w:rPrChange>
                </w:rPr>
                <w:t>List&lt;String&gt;</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3Z" w:id="1201263026">
              <w:tcPr>
                <w:tcW w:w="581" w:type="dxa"/>
                <w:tcMar/>
                <w:vAlign w:val="center"/>
              </w:tcPr>
            </w:tcPrChange>
          </w:tcPr>
          <w:p w:rsidR="320543F7" w:rsidP="320543F7" w:rsidRDefault="320543F7" w14:paraId="05040A89" w14:textId="72BD229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6Z" w:id="967244802"/>
              </w:rPr>
              <w:pPrChange w:author="GUSTAVO DE OLIVEIRA REGO MORAIS" w:date="2025-08-08T22:00:28.801Z">
                <w:pPr>
                  <w:bidi w:val="0"/>
                </w:pPr>
              </w:pPrChange>
            </w:pPr>
            <w:ins w:author="GUSTAVO DE OLIVEIRA REGO MORAIS" w:date="2025-08-08T21:59:15.851Z" w:id="1243913792">
              <w:r w:rsidRPr="320543F7" w:rsidR="320543F7">
                <w:rPr>
                  <w:rFonts w:ascii="Times New Roman" w:hAnsi="Times New Roman" w:eastAsia="Times New Roman" w:cs="Times New Roman"/>
                  <w:sz w:val="24"/>
                  <w:szCs w:val="24"/>
                  <w:rPrChange w:author="GUSTAVO DE OLIVEIRA REGO MORAIS" w:date="2025-08-08T22:00:09.746Z" w:id="2110227400"/>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3Z" w:id="2088356846">
              <w:tcPr>
                <w:tcW w:w="3624" w:type="dxa"/>
                <w:tcMar/>
                <w:vAlign w:val="center"/>
              </w:tcPr>
            </w:tcPrChange>
          </w:tcPr>
          <w:p w:rsidR="320543F7" w:rsidP="320543F7" w:rsidRDefault="320543F7" w14:paraId="5DE732FF" w14:textId="0765678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6Z" w:id="2069694853"/>
              </w:rPr>
              <w:pPrChange w:author="GUSTAVO DE OLIVEIRA REGO MORAIS" w:date="2025-08-08T22:00:28.801Z">
                <w:pPr>
                  <w:bidi w:val="0"/>
                </w:pPr>
              </w:pPrChange>
            </w:pPr>
            <w:ins w:author="GUSTAVO DE OLIVEIRA REGO MORAIS" w:date="2025-08-08T21:59:15.851Z" w:id="179825189">
              <w:r w:rsidRPr="320543F7" w:rsidR="320543F7">
                <w:rPr>
                  <w:rFonts w:ascii="Times New Roman" w:hAnsi="Times New Roman" w:eastAsia="Times New Roman" w:cs="Times New Roman"/>
                  <w:sz w:val="24"/>
                  <w:szCs w:val="24"/>
                  <w:rPrChange w:author="GUSTAVO DE OLIVEIRA REGO MORAIS" w:date="2025-08-08T22:00:09.746Z" w:id="1922276044"/>
                </w:rPr>
                <w:t>Retorna lista de soluções de refrigeração recomendadas.</w:t>
              </w:r>
            </w:ins>
          </w:p>
        </w:tc>
      </w:tr>
      <w:tr w:rsidR="320543F7" w:rsidTr="320543F7" w14:paraId="16EA2DDD">
        <w:trPr>
          <w:trHeight w:val="300"/>
          <w:ins w:author="GUSTAVO DE OLIVEIRA REGO MORAIS" w:date="2025-08-08T21:59:15.851Z" w16du:dateUtc="2025-08-08T21:59:15.851Z" w:id="371062553"/>
          <w:trPrChange w:author="GUSTAVO DE OLIVEIRA REGO MORAIS" w:date="2025-08-08T22:10:22.713Z" w16du:dateUtc="2025-08-08T22:10:22.713Z" w:id="962588723">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4Z" w:id="220144183">
              <w:tcPr>
                <w:tcW w:w="2149" w:type="dxa"/>
                <w:tcMar/>
                <w:vAlign w:val="center"/>
              </w:tcPr>
            </w:tcPrChange>
          </w:tcPr>
          <w:p w:rsidR="320543F7" w:rsidP="320543F7" w:rsidRDefault="320543F7" w14:paraId="134C73AF" w14:textId="142A63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7Z" w:id="1375298590">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702374680">
              <w:r w:rsidRPr="320543F7" w:rsidR="320543F7">
                <w:rPr>
                  <w:rFonts w:ascii="Times New Roman" w:hAnsi="Times New Roman" w:eastAsia="Times New Roman" w:cs="Times New Roman"/>
                  <w:sz w:val="24"/>
                  <w:szCs w:val="24"/>
                  <w:rPrChange w:author="GUSTAVO DE OLIVEIRA REGO MORAIS" w:date="2025-08-08T22:00:09.746Z" w:id="255282429">
                    <w:rPr>
                      <w:rFonts w:ascii="Consolas" w:hAnsi="Consolas" w:eastAsia="Consolas" w:cs="Consolas"/>
                    </w:rPr>
                  </w:rPrChange>
                </w:rPr>
                <w:t>validarEspacoGabinete(build, refrigeracao)</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4Z" w:id="2021434727">
              <w:tcPr>
                <w:tcW w:w="2047" w:type="dxa"/>
                <w:tcMar/>
                <w:vAlign w:val="center"/>
              </w:tcPr>
            </w:tcPrChange>
          </w:tcPr>
          <w:p w:rsidR="320543F7" w:rsidP="320543F7" w:rsidRDefault="320543F7" w14:paraId="5A01A01D" w14:textId="0D756EE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7Z" w:id="534869989">
                  <w:rPr>
                    <w:rFonts w:ascii="Consolas" w:hAnsi="Consolas" w:eastAsia="Consolas" w:cs="Consolas"/>
                  </w:rPr>
                </w:rPrChange>
              </w:rPr>
              <w:pPrChange w:author="GUSTAVO DE OLIVEIRA REGO MORAIS" w:date="2025-08-08T22:00:28.802Z">
                <w:pPr>
                  <w:bidi w:val="0"/>
                </w:pPr>
              </w:pPrChange>
            </w:pPr>
            <w:ins w:author="GUSTAVO DE OLIVEIRA REGO MORAIS" w:date="2025-08-08T21:59:15.851Z" w:id="1886678403">
              <w:r w:rsidRPr="320543F7" w:rsidR="320543F7">
                <w:rPr>
                  <w:rFonts w:ascii="Times New Roman" w:hAnsi="Times New Roman" w:eastAsia="Times New Roman" w:cs="Times New Roman"/>
                  <w:sz w:val="24"/>
                  <w:szCs w:val="24"/>
                  <w:rPrChange w:author="GUSTAVO DE OLIVEIRA REGO MORAIS" w:date="2025-08-08T22:00:09.747Z" w:id="1223700044">
                    <w:rPr>
                      <w:rFonts w:ascii="Consolas" w:hAnsi="Consolas" w:eastAsia="Consolas" w:cs="Consolas"/>
                    </w:rPr>
                  </w:rPrChange>
                </w:rPr>
                <w:t>build: Build, refrigeracao: List&lt;String&gt;</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4Z" w:id="1284966841">
              <w:tcPr>
                <w:tcW w:w="614" w:type="dxa"/>
                <w:tcMar/>
                <w:vAlign w:val="center"/>
              </w:tcPr>
            </w:tcPrChange>
          </w:tcPr>
          <w:p w:rsidR="320543F7" w:rsidP="320543F7" w:rsidRDefault="320543F7" w14:paraId="4CFCEC65" w14:textId="37DD16C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8Z" w:id="1130603445">
                  <w:rPr>
                    <w:rFonts w:ascii="Consolas" w:hAnsi="Consolas" w:eastAsia="Consolas" w:cs="Consolas"/>
                  </w:rPr>
                </w:rPrChange>
              </w:rPr>
              <w:pPrChange w:author="GUSTAVO DE OLIVEIRA REGO MORAIS" w:date="2025-08-08T22:00:28.802Z">
                <w:pPr>
                  <w:bidi w:val="0"/>
                </w:pPr>
              </w:pPrChange>
            </w:pPr>
            <w:ins w:author="GUSTAVO DE OLIVEIRA REGO MORAIS" w:date="2025-08-08T21:59:15.851Z" w:id="2000344342">
              <w:r w:rsidRPr="320543F7" w:rsidR="320543F7">
                <w:rPr>
                  <w:rFonts w:ascii="Times New Roman" w:hAnsi="Times New Roman" w:eastAsia="Times New Roman" w:cs="Times New Roman"/>
                  <w:sz w:val="24"/>
                  <w:szCs w:val="24"/>
                  <w:rPrChange w:author="GUSTAVO DE OLIVEIRA REGO MORAIS" w:date="2025-08-08T22:00:09.748Z" w:id="1755864552">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4Z" w:id="1015041429">
              <w:tcPr>
                <w:tcW w:w="581" w:type="dxa"/>
                <w:tcMar/>
                <w:vAlign w:val="center"/>
              </w:tcPr>
            </w:tcPrChange>
          </w:tcPr>
          <w:p w:rsidR="320543F7" w:rsidP="320543F7" w:rsidRDefault="320543F7" w14:paraId="00BF4839" w14:textId="4F64B78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8Z" w:id="1314873191"/>
              </w:rPr>
              <w:pPrChange w:author="GUSTAVO DE OLIVEIRA REGO MORAIS" w:date="2025-08-08T22:00:28.802Z">
                <w:pPr>
                  <w:bidi w:val="0"/>
                </w:pPr>
              </w:pPrChange>
            </w:pPr>
            <w:ins w:author="GUSTAVO DE OLIVEIRA REGO MORAIS" w:date="2025-08-08T21:59:15.851Z" w:id="2023057131">
              <w:r w:rsidRPr="320543F7" w:rsidR="320543F7">
                <w:rPr>
                  <w:rFonts w:ascii="Times New Roman" w:hAnsi="Times New Roman" w:eastAsia="Times New Roman" w:cs="Times New Roman"/>
                  <w:sz w:val="24"/>
                  <w:szCs w:val="24"/>
                  <w:rPrChange w:author="GUSTAVO DE OLIVEIRA REGO MORAIS" w:date="2025-08-08T22:00:09.748Z" w:id="911313661"/>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4Z" w:id="561485106">
              <w:tcPr>
                <w:tcW w:w="3624" w:type="dxa"/>
                <w:tcMar/>
                <w:vAlign w:val="center"/>
              </w:tcPr>
            </w:tcPrChange>
          </w:tcPr>
          <w:p w:rsidR="320543F7" w:rsidP="320543F7" w:rsidRDefault="320543F7" w14:paraId="538578B8" w14:textId="1DCB8C4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9Z" w:id="898144538"/>
              </w:rPr>
              <w:pPrChange w:author="GUSTAVO DE OLIVEIRA REGO MORAIS" w:date="2025-08-08T22:00:28.802Z">
                <w:pPr>
                  <w:bidi w:val="0"/>
                </w:pPr>
              </w:pPrChange>
            </w:pPr>
            <w:ins w:author="GUSTAVO DE OLIVEIRA REGO MORAIS" w:date="2025-08-08T21:59:15.851Z" w:id="88189460">
              <w:r w:rsidRPr="320543F7" w:rsidR="320543F7">
                <w:rPr>
                  <w:rFonts w:ascii="Times New Roman" w:hAnsi="Times New Roman" w:eastAsia="Times New Roman" w:cs="Times New Roman"/>
                  <w:sz w:val="24"/>
                  <w:szCs w:val="24"/>
                  <w:rPrChange w:author="GUSTAVO DE OLIVEIRA REGO MORAIS" w:date="2025-08-08T22:00:09.749Z" w:id="1678399920"/>
                </w:rPr>
                <w:t>Verifica espaço físico no gabinete para as soluções sugeridas.</w:t>
              </w:r>
            </w:ins>
          </w:p>
        </w:tc>
      </w:tr>
    </w:tbl>
    <w:p w:rsidR="320543F7" w:rsidP="320543F7" w:rsidRDefault="320543F7" w14:paraId="722FF8E3" w14:textId="25AD3E95">
      <w:pPr>
        <w:bidi w:val="0"/>
        <w:spacing w:line="360" w:lineRule="auto"/>
        <w:jc w:val="both"/>
        <w:rPr>
          <w:ins w:author="GUSTAVO DE OLIVEIRA REGO MORAIS" w:date="2025-08-08T21:59:15.851Z" w16du:dateUtc="2025-08-08T21:59:15.851Z" w:id="1333915017"/>
          <w:rFonts w:ascii="Times New Roman" w:hAnsi="Times New Roman" w:eastAsia="Times New Roman" w:cs="Times New Roman"/>
          <w:sz w:val="24"/>
          <w:szCs w:val="24"/>
          <w:rPrChange w:author="GUSTAVO DE OLIVEIRA REGO MORAIS" w:date="2025-08-08T22:00:09.749Z" w:id="1691330024">
            <w:rPr>
              <w:ins w:author="GUSTAVO DE OLIVEIRA REGO MORAIS" w:date="2025-08-08T21:59:15.851Z" w16du:dateUtc="2025-08-08T21:59:15.851Z" w:id="1468887113"/>
            </w:rPr>
          </w:rPrChange>
        </w:rPr>
        <w:pPrChange w:author="GUSTAVO DE OLIVEIRA REGO MORAIS" w:date="2025-08-08T22:00:28.802Z">
          <w:pPr>
            <w:bidi w:val="0"/>
            <w:jc w:val="left"/>
          </w:pPr>
        </w:pPrChange>
      </w:pPr>
    </w:p>
    <w:p w:rsidR="6595920C" w:rsidP="79ED5846" w:rsidRDefault="6595920C" w14:paraId="4C77978C" w14:textId="5B234D73">
      <w:pPr>
        <w:pStyle w:val="Heading4"/>
        <w:bidi w:val="0"/>
        <w:spacing w:before="319" w:beforeAutospacing="off" w:after="319" w:afterAutospacing="off" w:line="360" w:lineRule="auto"/>
        <w:jc w:val="both"/>
        <w:rPr>
          <w:ins w:author="GUSTAVO DE OLIVEIRA REGO MORAIS" w:date="2025-08-08T21:59:15.851Z" w16du:dateUtc="2025-08-08T21:59:15.851Z" w:id="538906987"/>
          <w:rFonts w:ascii="Times New Roman" w:hAnsi="Times New Roman" w:eastAsia="Times New Roman" w:cs="Times New Roman"/>
          <w:b w:val="1"/>
          <w:bCs w:val="1"/>
          <w:noProof w:val="0"/>
          <w:sz w:val="24"/>
          <w:szCs w:val="24"/>
          <w:lang w:val="pt-BR"/>
          <w:rPrChange w:author="GUSTAVO DE OLIVEIRA REGO MORAIS" w:date="2025-08-08T22:00:05.381Z" w:id="482166733">
            <w:rPr>
              <w:ins w:author="GUSTAVO DE OLIVEIRA REGO MORAIS" w:date="2025-08-08T21:59:15.851Z" w16du:dateUtc="2025-08-08T21:59:15.851Z" w:id="363883803"/>
              <w:rFonts w:ascii="Consolas" w:hAnsi="Consolas" w:eastAsia="Consolas" w:cs="Consolas"/>
              <w:b w:val="1"/>
              <w:bCs w:val="1"/>
              <w:noProof w:val="0"/>
              <w:sz w:val="24"/>
              <w:szCs w:val="24"/>
              <w:lang w:val="pt-BR"/>
            </w:rPr>
          </w:rPrChange>
        </w:rPr>
        <w:pPrChange w:author="GUSTAVO DE OLIVEIRA REGO MORAIS" w:date="2025-08-08T22:00:28.802Z">
          <w:pPr>
            <w:bidi w:val="0"/>
          </w:pPr>
        </w:pPrChange>
      </w:pPr>
      <w:bookmarkStart w:name="_Toc614813745" w:id="501854326"/>
      <w:ins w:author="GUSTAVO DE OLIVEIRA REGO MORAIS" w:date="2025-08-08T21:59:15.851Z" w:id="2142856558">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75Z" w:id="1454104739">
              <w:rPr>
                <w:rFonts w:ascii="Times New Roman" w:hAnsi="Times New Roman" w:eastAsia="Times New Roman" w:cs="Times New Roman"/>
                <w:b w:val="1"/>
                <w:bCs w:val="1"/>
                <w:noProof w:val="0"/>
                <w:sz w:val="24"/>
                <w:szCs w:val="24"/>
                <w:lang w:val="pt-BR"/>
              </w:rPr>
            </w:rPrChange>
          </w:rPr>
          <w:t xml:space="preserve">8.1.2.10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38Z" w:id="761077262">
              <w:rPr>
                <w:rFonts w:ascii="Consolas" w:hAnsi="Consolas" w:eastAsia="Consolas" w:cs="Consolas"/>
                <w:b w:val="1"/>
                <w:bCs w:val="1"/>
                <w:noProof w:val="0"/>
                <w:sz w:val="24"/>
                <w:szCs w:val="24"/>
                <w:lang w:val="pt-BR"/>
              </w:rPr>
            </w:rPrChange>
          </w:rPr>
          <w:t>ChatBot</w:t>
        </w:r>
      </w:ins>
      <w:bookmarkEnd w:id="501854326"/>
    </w:p>
    <w:p w:rsidR="6595920C" w:rsidP="320543F7" w:rsidRDefault="6595920C" w14:paraId="457974E9" w14:textId="612C013E">
      <w:pPr>
        <w:bidi w:val="0"/>
        <w:spacing w:before="240" w:beforeAutospacing="off" w:after="240" w:afterAutospacing="off" w:line="360" w:lineRule="auto"/>
        <w:jc w:val="both"/>
        <w:rPr>
          <w:ins w:author="GUSTAVO DE OLIVEIRA REGO MORAIS" w:date="2025-08-08T21:59:15.851Z" w16du:dateUtc="2025-08-08T21:59:15.851Z" w:id="168511537"/>
          <w:rFonts w:ascii="Times New Roman" w:hAnsi="Times New Roman" w:eastAsia="Times New Roman" w:cs="Times New Roman"/>
          <w:noProof w:val="0"/>
          <w:sz w:val="24"/>
          <w:szCs w:val="24"/>
          <w:lang w:val="pt-BR"/>
          <w:rPrChange w:author="GUSTAVO DE OLIVEIRA REGO MORAIS" w:date="2025-08-08T22:00:05.382Z" w:id="472497034">
            <w:rPr>
              <w:ins w:author="GUSTAVO DE OLIVEIRA REGO MORAIS" w:date="2025-08-08T21:59:15.851Z" w16du:dateUtc="2025-08-08T21:59:15.851Z" w:id="1239244110"/>
              <w:rFonts w:ascii="Times New Roman" w:hAnsi="Times New Roman" w:eastAsia="Times New Roman" w:cs="Times New Roman"/>
              <w:noProof w:val="0"/>
              <w:sz w:val="24"/>
              <w:szCs w:val="24"/>
              <w:lang w:val="pt-BR"/>
            </w:rPr>
          </w:rPrChange>
        </w:rPr>
        <w:pPrChange w:author="GUSTAVO DE OLIVEIRA REGO MORAIS" w:date="2025-08-08T22:00:28.803Z">
          <w:pPr>
            <w:bidi w:val="0"/>
          </w:pPr>
        </w:pPrChange>
      </w:pPr>
      <w:ins w:author="GUSTAVO DE OLIVEIRA REGO MORAIS" w:date="2025-08-08T21:59:15.851Z" w:id="101161640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Z" w:id="1838320413">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82Z" w:id="541013899">
              <w:rPr>
                <w:rFonts w:ascii="Times New Roman" w:hAnsi="Times New Roman" w:eastAsia="Times New Roman" w:cs="Times New Roman"/>
                <w:noProof w:val="0"/>
                <w:sz w:val="24"/>
                <w:szCs w:val="24"/>
                <w:lang w:val="pt-BR"/>
              </w:rPr>
            </w:rPrChange>
          </w:rPr>
          <w:t xml:space="preserve"> Coletar dados do usuário interativamente e integrar com o sistema de recomendação.</w:t>
        </w:r>
      </w:ins>
    </w:p>
    <w:p w:rsidR="6595920C" w:rsidP="320543F7" w:rsidRDefault="6595920C" w14:paraId="72FC292F" w14:textId="628C98E6">
      <w:pPr>
        <w:bidi w:val="0"/>
        <w:spacing w:before="240" w:beforeAutospacing="off" w:after="240" w:afterAutospacing="off" w:line="360" w:lineRule="auto"/>
        <w:jc w:val="both"/>
        <w:rPr>
          <w:ins w:author="GUSTAVO DE OLIVEIRA REGO MORAIS" w:date="2025-08-08T21:59:15.851Z" w16du:dateUtc="2025-08-08T21:59:15.851Z" w:id="341095100"/>
          <w:rFonts w:ascii="Times New Roman" w:hAnsi="Times New Roman" w:eastAsia="Times New Roman" w:cs="Times New Roman"/>
          <w:b w:val="1"/>
          <w:bCs w:val="1"/>
          <w:noProof w:val="0"/>
          <w:sz w:val="24"/>
          <w:szCs w:val="24"/>
          <w:lang w:val="pt-BR"/>
          <w:rPrChange w:author="GUSTAVO DE OLIVEIRA REGO MORAIS" w:date="2025-08-08T22:00:05.384Z" w:id="1142954560">
            <w:rPr>
              <w:ins w:author="GUSTAVO DE OLIVEIRA REGO MORAIS" w:date="2025-08-08T21:59:15.851Z" w16du:dateUtc="2025-08-08T21:59:15.851Z" w:id="242952612"/>
              <w:rFonts w:ascii="Times New Roman" w:hAnsi="Times New Roman" w:eastAsia="Times New Roman" w:cs="Times New Roman"/>
              <w:b w:val="1"/>
              <w:bCs w:val="1"/>
              <w:noProof w:val="0"/>
              <w:sz w:val="24"/>
              <w:szCs w:val="24"/>
              <w:lang w:val="pt-BR"/>
            </w:rPr>
          </w:rPrChange>
        </w:rPr>
        <w:pPrChange w:author="GUSTAVO DE OLIVEIRA REGO MORAIS" w:date="2025-08-08T22:00:28.803Z">
          <w:pPr>
            <w:bidi w:val="0"/>
          </w:pPr>
        </w:pPrChange>
      </w:pPr>
      <w:ins w:author="GUSTAVO DE OLIVEIRA REGO MORAIS" w:date="2025-08-08T21:59:15.851Z" w:id="2714676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1Z" w:id="91524196">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6365AA2A" w14:textId="22F2F0EE">
      <w:pPr>
        <w:pStyle w:val="ListParagraph"/>
        <w:numPr>
          <w:ilvl w:val="0"/>
          <w:numId w:val="157"/>
        </w:numPr>
        <w:bidi w:val="0"/>
        <w:spacing w:before="240" w:beforeAutospacing="off" w:after="240" w:afterAutospacing="off" w:line="360" w:lineRule="auto"/>
        <w:jc w:val="both"/>
        <w:rPr>
          <w:ins w:author="GUSTAVO DE OLIVEIRA REGO MORAIS" w:date="2025-08-08T21:59:15.851Z" w16du:dateUtc="2025-08-08T21:59:15.851Z" w:id="709263147"/>
          <w:rFonts w:ascii="Times New Roman" w:hAnsi="Times New Roman" w:eastAsia="Times New Roman" w:cs="Times New Roman"/>
          <w:noProof w:val="0"/>
          <w:sz w:val="24"/>
          <w:szCs w:val="24"/>
          <w:lang w:val="pt-BR"/>
          <w:rPrChange w:author="GUSTAVO DE OLIVEIRA REGO MORAIS" w:date="2025-08-08T22:00:05.384Z" w:id="754929725">
            <w:rPr>
              <w:ins w:author="GUSTAVO DE OLIVEIRA REGO MORAIS" w:date="2025-08-08T21:59:15.851Z" w16du:dateUtc="2025-08-08T21:59:15.851Z" w:id="94098406"/>
              <w:rFonts w:ascii="Times New Roman" w:hAnsi="Times New Roman" w:eastAsia="Times New Roman" w:cs="Times New Roman"/>
              <w:noProof w:val="0"/>
              <w:sz w:val="24"/>
              <w:szCs w:val="24"/>
              <w:lang w:val="pt-BR"/>
            </w:rPr>
          </w:rPrChange>
        </w:rPr>
        <w:pPrChange w:author="GUSTAVO DE OLIVEIRA REGO MORAIS" w:date="2025-08-08T22:00:28.803Z">
          <w:pPr>
            <w:bidi w:val="0"/>
          </w:pPr>
        </w:pPrChange>
      </w:pPr>
      <w:ins w:author="GUSTAVO DE OLIVEIRA REGO MORAIS" w:date="2025-08-08T21:59:15.851Z" w:id="558728534">
        <w:r w:rsidRPr="320543F7" w:rsidR="6595920C">
          <w:rPr>
            <w:rFonts w:ascii="Times New Roman" w:hAnsi="Times New Roman" w:eastAsia="Times New Roman" w:cs="Times New Roman"/>
            <w:noProof w:val="0"/>
            <w:sz w:val="24"/>
            <w:szCs w:val="24"/>
            <w:lang w:val="pt-BR"/>
            <w:rPrChange w:author="GUSTAVO DE OLIVEIRA REGO MORAIS" w:date="2025-08-08T22:00:09.752Z" w:id="1824424520">
              <w:rPr>
                <w:rFonts w:ascii="Times New Roman" w:hAnsi="Times New Roman" w:eastAsia="Times New Roman" w:cs="Times New Roman"/>
                <w:noProof w:val="0"/>
                <w:sz w:val="24"/>
                <w:szCs w:val="24"/>
                <w:lang w:val="pt-BR"/>
              </w:rPr>
            </w:rPrChange>
          </w:rPr>
          <w:t>Não explicitados.</w:t>
        </w:r>
      </w:ins>
    </w:p>
    <w:p w:rsidR="6595920C" w:rsidP="320543F7" w:rsidRDefault="6595920C" w14:paraId="107A7816" w14:textId="46D635EB">
      <w:pPr>
        <w:bidi w:val="0"/>
        <w:spacing w:before="240" w:beforeAutospacing="off" w:after="240" w:afterAutospacing="off" w:line="360" w:lineRule="auto"/>
        <w:jc w:val="both"/>
        <w:rPr>
          <w:ins w:author="GUSTAVO DE OLIVEIRA REGO MORAIS" w:date="2025-08-08T21:59:15.851Z" w16du:dateUtc="2025-08-08T21:59:15.851Z" w:id="1354191322"/>
          <w:rFonts w:ascii="Times New Roman" w:hAnsi="Times New Roman" w:eastAsia="Times New Roman" w:cs="Times New Roman"/>
          <w:b w:val="1"/>
          <w:bCs w:val="1"/>
          <w:noProof w:val="0"/>
          <w:sz w:val="24"/>
          <w:szCs w:val="24"/>
          <w:lang w:val="pt-BR"/>
          <w:rPrChange w:author="GUSTAVO DE OLIVEIRA REGO MORAIS" w:date="2025-08-08T22:00:05.386Z" w:id="1096642948">
            <w:rPr>
              <w:ins w:author="GUSTAVO DE OLIVEIRA REGO MORAIS" w:date="2025-08-08T21:59:15.851Z" w16du:dateUtc="2025-08-08T21:59:15.851Z" w:id="412545666"/>
              <w:rFonts w:ascii="Times New Roman" w:hAnsi="Times New Roman" w:eastAsia="Times New Roman" w:cs="Times New Roman"/>
              <w:b w:val="1"/>
              <w:bCs w:val="1"/>
              <w:noProof w:val="0"/>
              <w:sz w:val="24"/>
              <w:szCs w:val="24"/>
              <w:lang w:val="pt-BR"/>
            </w:rPr>
          </w:rPrChange>
        </w:rPr>
        <w:pPrChange w:author="GUSTAVO DE OLIVEIRA REGO MORAIS" w:date="2025-08-08T22:00:28.803Z">
          <w:pPr>
            <w:numPr>
              <w:ilvl w:val="0"/>
              <w:numId w:val="157"/>
            </w:numPr>
            <w:bidi w:val="0"/>
          </w:pPr>
        </w:pPrChange>
      </w:pPr>
      <w:ins w:author="GUSTAVO DE OLIVEIRA REGO MORAIS" w:date="2025-08-08T21:59:15.851Z" w:id="21324507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2Z" w:id="2114056094">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Ind w:w="-1125" w:type="dxa"/>
        <w:tblLayout w:type="fixed"/>
        <w:tblLook w:val="06A0" w:firstRow="1" w:lastRow="0" w:firstColumn="1" w:lastColumn="0" w:noHBand="1" w:noVBand="1"/>
        <w:tblPrChange w:author="GUSTAVO DE OLIVEIRA REGO MORAIS" w:date="2025-08-08T22:10:26.615Z" w16du:dateUtc="2025-08-08T22:10:26.615Z" w:id="850773434">
          <w:tblPr>
            <w:tblStyle w:val="TableNormal"/>
            <w:tblLayout w:type="fixed"/>
            <w:tblLook w:val="06A0" w:firstRow="1" w:lastRow="0" w:firstColumn="1" w:lastColumn="0" w:noHBand="1" w:noVBand="1"/>
          </w:tblPr>
        </w:tblPrChange>
      </w:tblPr>
      <w:tblGrid>
        <w:gridCol w:w="2359"/>
        <w:gridCol w:w="1195"/>
        <w:gridCol w:w="858"/>
        <w:gridCol w:w="1218"/>
        <w:gridCol w:w="5951"/>
        <w:tblGridChange w:id="1851924880">
          <w:tblGrid>
            <w:gridCol w:w="1803"/>
            <w:gridCol w:w="1803"/>
            <w:gridCol w:w="1803"/>
            <w:gridCol w:w="1803"/>
            <w:gridCol w:w="1803"/>
          </w:tblGrid>
        </w:tblGridChange>
      </w:tblGrid>
      <w:tr w:rsidR="320543F7" w:rsidTr="320543F7" w14:paraId="61641E33">
        <w:trPr>
          <w:trHeight w:val="300"/>
          <w:ins w:author="GUSTAVO DE OLIVEIRA REGO MORAIS" w:date="2025-08-08T21:59:15.851Z" w16du:dateUtc="2025-08-08T21:59:15.851Z" w:id="1494386148"/>
          <w:trPrChange w:author="GUSTAVO DE OLIVEIRA REGO MORAIS" w:date="2025-08-08T21:59:14.896Z" w16du:dateUtc="2025-08-08T21:59:14.896Z" w:id="1077493604">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5Z" w:id="719304635">
              <w:tcPr>
                <w:tcW w:w="1803" w:type="dxa"/>
                <w:tcMar/>
              </w:tcPr>
            </w:tcPrChange>
          </w:tcPr>
          <w:p w:rsidR="320543F7" w:rsidP="320543F7" w:rsidRDefault="320543F7" w14:paraId="11129CDF" w14:textId="3689349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1033276052">
                  <w:rPr>
                    <w:b w:val="1"/>
                    <w:bCs w:val="1"/>
                  </w:rPr>
                </w:rPrChange>
              </w:rPr>
              <w:pPrChange w:author="GUSTAVO DE OLIVEIRA REGO MORAIS" w:date="2025-08-08T22:00:28.803Z">
                <w:pPr>
                  <w:bidi w:val="0"/>
                </w:pPr>
              </w:pPrChange>
            </w:pPr>
            <w:ins w:author="GUSTAVO DE OLIVEIRA REGO MORAIS" w:date="2025-08-08T21:59:15.851Z" w:id="1814313986">
              <w:r w:rsidRPr="320543F7" w:rsidR="320543F7">
                <w:rPr>
                  <w:rFonts w:ascii="Times New Roman" w:hAnsi="Times New Roman" w:eastAsia="Times New Roman" w:cs="Times New Roman"/>
                  <w:b w:val="1"/>
                  <w:bCs w:val="1"/>
                  <w:sz w:val="24"/>
                  <w:szCs w:val="24"/>
                  <w:rPrChange w:author="GUSTAVO DE OLIVEIRA REGO MORAIS" w:date="2025-08-08T22:00:09.752Z" w:id="72939094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5Z" w:id="1207514920">
              <w:tcPr>
                <w:tcW w:w="1803" w:type="dxa"/>
                <w:tcMar/>
              </w:tcPr>
            </w:tcPrChange>
          </w:tcPr>
          <w:p w:rsidR="320543F7" w:rsidP="320543F7" w:rsidRDefault="320543F7" w14:paraId="54A988DB" w14:textId="730A55C7">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878170050">
                  <w:rPr>
                    <w:b w:val="1"/>
                    <w:bCs w:val="1"/>
                  </w:rPr>
                </w:rPrChange>
              </w:rPr>
              <w:pPrChange w:author="GUSTAVO DE OLIVEIRA REGO MORAIS" w:date="2025-08-08T22:00:28.804Z">
                <w:pPr>
                  <w:bidi w:val="0"/>
                </w:pPr>
              </w:pPrChange>
            </w:pPr>
            <w:ins w:author="GUSTAVO DE OLIVEIRA REGO MORAIS" w:date="2025-08-08T21:59:15.852Z" w:id="1661741088">
              <w:r w:rsidRPr="320543F7" w:rsidR="320543F7">
                <w:rPr>
                  <w:rFonts w:ascii="Times New Roman" w:hAnsi="Times New Roman" w:eastAsia="Times New Roman" w:cs="Times New Roman"/>
                  <w:b w:val="1"/>
                  <w:bCs w:val="1"/>
                  <w:sz w:val="24"/>
                  <w:szCs w:val="24"/>
                  <w:rPrChange w:author="GUSTAVO DE OLIVEIRA REGO MORAIS" w:date="2025-08-08T22:00:09.753Z" w:id="1705194831">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5Z" w:id="1075704559">
              <w:tcPr>
                <w:tcW w:w="1803" w:type="dxa"/>
                <w:tcMar/>
              </w:tcPr>
            </w:tcPrChange>
          </w:tcPr>
          <w:p w:rsidR="320543F7" w:rsidP="320543F7" w:rsidRDefault="320543F7" w14:paraId="17883627" w14:textId="0B74497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213618141">
                  <w:rPr>
                    <w:b w:val="1"/>
                    <w:bCs w:val="1"/>
                  </w:rPr>
                </w:rPrChange>
              </w:rPr>
              <w:pPrChange w:author="GUSTAVO DE OLIVEIRA REGO MORAIS" w:date="2025-08-08T22:00:28.804Z">
                <w:pPr>
                  <w:bidi w:val="0"/>
                </w:pPr>
              </w:pPrChange>
            </w:pPr>
            <w:ins w:author="GUSTAVO DE OLIVEIRA REGO MORAIS" w:date="2025-08-08T21:59:15.852Z" w:id="1230064574">
              <w:r w:rsidRPr="320543F7" w:rsidR="320543F7">
                <w:rPr>
                  <w:rFonts w:ascii="Times New Roman" w:hAnsi="Times New Roman" w:eastAsia="Times New Roman" w:cs="Times New Roman"/>
                  <w:b w:val="1"/>
                  <w:bCs w:val="1"/>
                  <w:sz w:val="24"/>
                  <w:szCs w:val="24"/>
                  <w:rPrChange w:author="GUSTAVO DE OLIVEIRA REGO MORAIS" w:date="2025-08-08T22:00:09.753Z" w:id="40190694">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5Z" w:id="1007636669">
              <w:tcPr>
                <w:tcW w:w="1803" w:type="dxa"/>
                <w:tcMar/>
              </w:tcPr>
            </w:tcPrChange>
          </w:tcPr>
          <w:p w:rsidR="320543F7" w:rsidP="320543F7" w:rsidRDefault="320543F7" w14:paraId="0E7DD492" w14:textId="1DF4CCD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4Z" w:id="1446025148">
                  <w:rPr>
                    <w:b w:val="1"/>
                    <w:bCs w:val="1"/>
                  </w:rPr>
                </w:rPrChange>
              </w:rPr>
              <w:pPrChange w:author="GUSTAVO DE OLIVEIRA REGO MORAIS" w:date="2025-08-08T22:00:28.804Z">
                <w:pPr>
                  <w:bidi w:val="0"/>
                </w:pPr>
              </w:pPrChange>
            </w:pPr>
            <w:ins w:author="GUSTAVO DE OLIVEIRA REGO MORAIS" w:date="2025-08-08T21:59:15.852Z" w:id="1415100724">
              <w:r w:rsidRPr="320543F7" w:rsidR="320543F7">
                <w:rPr>
                  <w:rFonts w:ascii="Times New Roman" w:hAnsi="Times New Roman" w:eastAsia="Times New Roman" w:cs="Times New Roman"/>
                  <w:b w:val="1"/>
                  <w:bCs w:val="1"/>
                  <w:sz w:val="24"/>
                  <w:szCs w:val="24"/>
                  <w:rPrChange w:author="GUSTAVO DE OLIVEIRA REGO MORAIS" w:date="2025-08-08T22:00:09.754Z" w:id="1570883825">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9047703">
              <w:tcPr>
                <w:tcW w:w="1803" w:type="dxa"/>
                <w:tcMar/>
              </w:tcPr>
            </w:tcPrChange>
          </w:tcPr>
          <w:p w:rsidR="320543F7" w:rsidP="320543F7" w:rsidRDefault="320543F7" w14:paraId="68668E12" w14:textId="31E6268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4Z" w:id="681393146">
                  <w:rPr>
                    <w:b w:val="1"/>
                    <w:bCs w:val="1"/>
                  </w:rPr>
                </w:rPrChange>
              </w:rPr>
              <w:pPrChange w:author="GUSTAVO DE OLIVEIRA REGO MORAIS" w:date="2025-08-08T22:00:28.804Z">
                <w:pPr>
                  <w:bidi w:val="0"/>
                </w:pPr>
              </w:pPrChange>
            </w:pPr>
            <w:ins w:author="GUSTAVO DE OLIVEIRA REGO MORAIS" w:date="2025-08-08T21:59:15.852Z" w:id="776612451">
              <w:r w:rsidRPr="320543F7" w:rsidR="320543F7">
                <w:rPr>
                  <w:rFonts w:ascii="Times New Roman" w:hAnsi="Times New Roman" w:eastAsia="Times New Roman" w:cs="Times New Roman"/>
                  <w:b w:val="1"/>
                  <w:bCs w:val="1"/>
                  <w:sz w:val="24"/>
                  <w:szCs w:val="24"/>
                  <w:rPrChange w:author="GUSTAVO DE OLIVEIRA REGO MORAIS" w:date="2025-08-08T22:00:09.754Z" w:id="1471487726">
                    <w:rPr>
                      <w:b w:val="1"/>
                      <w:bCs w:val="1"/>
                    </w:rPr>
                  </w:rPrChange>
                </w:rPr>
                <w:t>Descrição</w:t>
              </w:r>
            </w:ins>
          </w:p>
        </w:tc>
      </w:tr>
      <w:tr w:rsidR="320543F7" w:rsidTr="320543F7" w14:paraId="25327F05">
        <w:trPr>
          <w:trHeight w:val="300"/>
          <w:ins w:author="GUSTAVO DE OLIVEIRA REGO MORAIS" w:date="2025-08-08T21:59:15.852Z" w16du:dateUtc="2025-08-08T21:59:15.852Z" w:id="78955422"/>
          <w:trPrChange w:author="GUSTAVO DE OLIVEIRA REGO MORAIS" w:date="2025-08-08T21:59:14.897Z" w16du:dateUtc="2025-08-08T21:59:14.897Z" w:id="241465664">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253883669">
              <w:tcPr>
                <w:tcW w:w="1803" w:type="dxa"/>
                <w:tcMar/>
              </w:tcPr>
            </w:tcPrChange>
          </w:tcPr>
          <w:p w:rsidR="320543F7" w:rsidP="320543F7" w:rsidRDefault="320543F7" w14:paraId="090964B6" w14:textId="0CFCE2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5Z" w:id="1936828683">
                  <w:rPr>
                    <w:rFonts w:ascii="Consolas" w:hAnsi="Consolas" w:eastAsia="Consolas" w:cs="Consolas"/>
                  </w:rPr>
                </w:rPrChange>
              </w:rPr>
              <w:pPrChange w:author="GUSTAVO DE OLIVEIRA REGO MORAIS" w:date="2025-08-08T22:00:28.804Z">
                <w:pPr>
                  <w:bidi w:val="0"/>
                </w:pPr>
              </w:pPrChange>
            </w:pPr>
            <w:ins w:author="GUSTAVO DE OLIVEIRA REGO MORAIS" w:date="2025-08-08T21:59:15.852Z" w:id="654577314">
              <w:r w:rsidRPr="320543F7" w:rsidR="320543F7">
                <w:rPr>
                  <w:rFonts w:ascii="Times New Roman" w:hAnsi="Times New Roman" w:eastAsia="Times New Roman" w:cs="Times New Roman"/>
                  <w:sz w:val="24"/>
                  <w:szCs w:val="24"/>
                  <w:rPrChange w:author="GUSTAVO DE OLIVEIRA REGO MORAIS" w:date="2025-08-08T22:00:09.755Z" w:id="1188145701">
                    <w:rPr>
                      <w:rFonts w:ascii="Consolas" w:hAnsi="Consolas" w:eastAsia="Consolas" w:cs="Consolas"/>
                    </w:rPr>
                  </w:rPrChange>
                </w:rPr>
                <w:t>coletarOrcamento()</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392222880">
              <w:tcPr>
                <w:tcW w:w="1803" w:type="dxa"/>
                <w:tcMar/>
              </w:tcPr>
            </w:tcPrChange>
          </w:tcPr>
          <w:p w:rsidR="320543F7" w:rsidP="320543F7" w:rsidRDefault="320543F7" w14:paraId="6F620212" w14:textId="65DDCFF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5Z" w:id="529871402"/>
              </w:rPr>
              <w:pPrChange w:author="GUSTAVO DE OLIVEIRA REGO MORAIS" w:date="2025-08-08T22:00:28.805Z">
                <w:pPr>
                  <w:bidi w:val="0"/>
                </w:pPr>
              </w:pPrChange>
            </w:pPr>
            <w:ins w:author="GUSTAVO DE OLIVEIRA REGO MORAIS" w:date="2025-08-08T21:59:15.852Z" w:id="1969264174">
              <w:r w:rsidRPr="320543F7" w:rsidR="320543F7">
                <w:rPr>
                  <w:rFonts w:ascii="Times New Roman" w:hAnsi="Times New Roman" w:eastAsia="Times New Roman" w:cs="Times New Roman"/>
                  <w:sz w:val="24"/>
                  <w:szCs w:val="24"/>
                  <w:rPrChange w:author="GUSTAVO DE OLIVEIRA REGO MORAIS" w:date="2025-08-08T22:00:09.755Z" w:id="1019245528"/>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602550593">
              <w:tcPr>
                <w:tcW w:w="1803" w:type="dxa"/>
                <w:tcMar/>
              </w:tcPr>
            </w:tcPrChange>
          </w:tcPr>
          <w:p w:rsidR="320543F7" w:rsidP="320543F7" w:rsidRDefault="320543F7" w14:paraId="6D0039D8" w14:textId="3A9E866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6Z" w:id="1700997226">
                  <w:rPr>
                    <w:rFonts w:ascii="Consolas" w:hAnsi="Consolas" w:eastAsia="Consolas" w:cs="Consolas"/>
                  </w:rPr>
                </w:rPrChange>
              </w:rPr>
              <w:pPrChange w:author="GUSTAVO DE OLIVEIRA REGO MORAIS" w:date="2025-08-08T22:00:28.805Z">
                <w:pPr>
                  <w:bidi w:val="0"/>
                </w:pPr>
              </w:pPrChange>
            </w:pPr>
            <w:ins w:author="GUSTAVO DE OLIVEIRA REGO MORAIS" w:date="2025-08-08T21:59:15.852Z" w:id="118931583">
              <w:r w:rsidRPr="320543F7" w:rsidR="320543F7">
                <w:rPr>
                  <w:rFonts w:ascii="Times New Roman" w:hAnsi="Times New Roman" w:eastAsia="Times New Roman" w:cs="Times New Roman"/>
                  <w:sz w:val="24"/>
                  <w:szCs w:val="24"/>
                  <w:rPrChange w:author="GUSTAVO DE OLIVEIRA REGO MORAIS" w:date="2025-08-08T22:00:09.756Z" w:id="448902907">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1315673849">
              <w:tcPr>
                <w:tcW w:w="1803" w:type="dxa"/>
                <w:tcMar/>
              </w:tcPr>
            </w:tcPrChange>
          </w:tcPr>
          <w:p w:rsidR="320543F7" w:rsidP="320543F7" w:rsidRDefault="320543F7" w14:paraId="267A96A0" w14:textId="67B31DC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6Z" w:id="1463522247"/>
              </w:rPr>
              <w:pPrChange w:author="GUSTAVO DE OLIVEIRA REGO MORAIS" w:date="2025-08-08T22:00:28.805Z">
                <w:pPr>
                  <w:bidi w:val="0"/>
                </w:pPr>
              </w:pPrChange>
            </w:pPr>
            <w:ins w:author="GUSTAVO DE OLIVEIRA REGO MORAIS" w:date="2025-08-08T21:59:15.852Z" w:id="349270818">
              <w:r w:rsidRPr="320543F7" w:rsidR="320543F7">
                <w:rPr>
                  <w:rFonts w:ascii="Times New Roman" w:hAnsi="Times New Roman" w:eastAsia="Times New Roman" w:cs="Times New Roman"/>
                  <w:sz w:val="24"/>
                  <w:szCs w:val="24"/>
                  <w:rPrChange w:author="GUSTAVO DE OLIVEIRA REGO MORAIS" w:date="2025-08-08T22:00:09.756Z" w:id="1864126524"/>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2033171831">
              <w:tcPr>
                <w:tcW w:w="1803" w:type="dxa"/>
                <w:tcMar/>
              </w:tcPr>
            </w:tcPrChange>
          </w:tcPr>
          <w:p w:rsidR="320543F7" w:rsidP="320543F7" w:rsidRDefault="320543F7" w14:paraId="70BAFFF6" w14:textId="0C844D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7Z" w:id="1902419621"/>
              </w:rPr>
              <w:pPrChange w:author="GUSTAVO DE OLIVEIRA REGO MORAIS" w:date="2025-08-08T22:00:28.805Z">
                <w:pPr>
                  <w:bidi w:val="0"/>
                </w:pPr>
              </w:pPrChange>
            </w:pPr>
            <w:ins w:author="GUSTAVO DE OLIVEIRA REGO MORAIS" w:date="2025-08-08T21:59:15.852Z" w:id="1449747409">
              <w:r w:rsidRPr="320543F7" w:rsidR="320543F7">
                <w:rPr>
                  <w:rFonts w:ascii="Times New Roman" w:hAnsi="Times New Roman" w:eastAsia="Times New Roman" w:cs="Times New Roman"/>
                  <w:sz w:val="24"/>
                  <w:szCs w:val="24"/>
                  <w:rPrChange w:author="GUSTAVO DE OLIVEIRA REGO MORAIS" w:date="2025-08-08T22:00:09.757Z" w:id="1834736834"/>
                </w:rPr>
                <w:t>Interage para obter orçamento do usuário.</w:t>
              </w:r>
            </w:ins>
          </w:p>
        </w:tc>
      </w:tr>
      <w:tr w:rsidR="320543F7" w:rsidTr="320543F7" w14:paraId="43C2880F">
        <w:trPr>
          <w:trHeight w:val="300"/>
          <w:ins w:author="GUSTAVO DE OLIVEIRA REGO MORAIS" w:date="2025-08-08T21:59:15.852Z" w16du:dateUtc="2025-08-08T21:59:15.852Z" w:id="753450033"/>
          <w:trPrChange w:author="GUSTAVO DE OLIVEIRA REGO MORAIS" w:date="2025-08-08T21:59:14.898Z" w16du:dateUtc="2025-08-08T21:59:14.898Z" w:id="1842843967">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390088578">
              <w:tcPr>
                <w:tcW w:w="1803" w:type="dxa"/>
                <w:tcMar/>
              </w:tcPr>
            </w:tcPrChange>
          </w:tcPr>
          <w:p w:rsidR="320543F7" w:rsidP="320543F7" w:rsidRDefault="320543F7" w14:paraId="385A3AA4" w14:textId="5E89E22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1517057888">
                  <w:rPr>
                    <w:rFonts w:ascii="Consolas" w:hAnsi="Consolas" w:eastAsia="Consolas" w:cs="Consolas"/>
                  </w:rPr>
                </w:rPrChange>
              </w:rPr>
              <w:pPrChange w:author="GUSTAVO DE OLIVEIRA REGO MORAIS" w:date="2025-08-08T22:00:28.805Z">
                <w:pPr>
                  <w:bidi w:val="0"/>
                </w:pPr>
              </w:pPrChange>
            </w:pPr>
            <w:ins w:author="GUSTAVO DE OLIVEIRA REGO MORAIS" w:date="2025-08-08T21:59:15.852Z" w:id="1590944692">
              <w:r w:rsidRPr="320543F7" w:rsidR="320543F7">
                <w:rPr>
                  <w:rFonts w:ascii="Times New Roman" w:hAnsi="Times New Roman" w:eastAsia="Times New Roman" w:cs="Times New Roman"/>
                  <w:sz w:val="24"/>
                  <w:szCs w:val="24"/>
                  <w:rPrChange w:author="GUSTAVO DE OLIVEIRA REGO MORAIS" w:date="2025-08-08T22:00:09.757Z" w:id="73723099">
                    <w:rPr>
                      <w:rFonts w:ascii="Consolas" w:hAnsi="Consolas" w:eastAsia="Consolas" w:cs="Consolas"/>
                    </w:rPr>
                  </w:rPrChange>
                </w:rPr>
                <w:t>coletarPerfilDeUso()</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231254950">
              <w:tcPr>
                <w:tcW w:w="1803" w:type="dxa"/>
                <w:tcMar/>
              </w:tcPr>
            </w:tcPrChange>
          </w:tcPr>
          <w:p w:rsidR="320543F7" w:rsidP="320543F7" w:rsidRDefault="320543F7" w14:paraId="4EF61827" w14:textId="1FB04F4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445467723"/>
              </w:rPr>
              <w:pPrChange w:author="GUSTAVO DE OLIVEIRA REGO MORAIS" w:date="2025-08-08T22:00:28.805Z">
                <w:pPr>
                  <w:bidi w:val="0"/>
                </w:pPr>
              </w:pPrChange>
            </w:pPr>
            <w:ins w:author="GUSTAVO DE OLIVEIRA REGO MORAIS" w:date="2025-08-08T21:59:15.852Z" w:id="1639030659">
              <w:r w:rsidRPr="320543F7" w:rsidR="320543F7">
                <w:rPr>
                  <w:rFonts w:ascii="Times New Roman" w:hAnsi="Times New Roman" w:eastAsia="Times New Roman" w:cs="Times New Roman"/>
                  <w:sz w:val="24"/>
                  <w:szCs w:val="24"/>
                  <w:rPrChange w:author="GUSTAVO DE OLIVEIRA REGO MORAIS" w:date="2025-08-08T22:00:09.758Z" w:id="894413298"/>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1272859647">
              <w:tcPr>
                <w:tcW w:w="1803" w:type="dxa"/>
                <w:tcMar/>
              </w:tcPr>
            </w:tcPrChange>
          </w:tcPr>
          <w:p w:rsidR="320543F7" w:rsidP="320543F7" w:rsidRDefault="320543F7" w14:paraId="40D9502F" w14:textId="35D5EAD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2123951820">
                  <w:rPr>
                    <w:rFonts w:ascii="Consolas" w:hAnsi="Consolas" w:eastAsia="Consolas" w:cs="Consolas"/>
                  </w:rPr>
                </w:rPrChange>
              </w:rPr>
              <w:pPrChange w:author="GUSTAVO DE OLIVEIRA REGO MORAIS" w:date="2025-08-08T22:00:28.806Z">
                <w:pPr>
                  <w:bidi w:val="0"/>
                </w:pPr>
              </w:pPrChange>
            </w:pPr>
            <w:ins w:author="GUSTAVO DE OLIVEIRA REGO MORAIS" w:date="2025-08-08T21:59:15.852Z" w:id="2017163782">
              <w:r w:rsidRPr="320543F7" w:rsidR="320543F7">
                <w:rPr>
                  <w:rFonts w:ascii="Times New Roman" w:hAnsi="Times New Roman" w:eastAsia="Times New Roman" w:cs="Times New Roman"/>
                  <w:sz w:val="24"/>
                  <w:szCs w:val="24"/>
                  <w:rPrChange w:author="GUSTAVO DE OLIVEIRA REGO MORAIS" w:date="2025-08-08T22:00:09.758Z" w:id="1929495738">
                    <w:rPr>
                      <w:rFonts w:ascii="Consolas" w:hAnsi="Consolas" w:eastAsia="Consolas" w:cs="Consolas"/>
                    </w:rPr>
                  </w:rPrChange>
                </w:rPr>
                <w:t>PerfilPC</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483494854">
              <w:tcPr>
                <w:tcW w:w="1803" w:type="dxa"/>
                <w:tcMar/>
              </w:tcPr>
            </w:tcPrChange>
          </w:tcPr>
          <w:p w:rsidR="320543F7" w:rsidP="320543F7" w:rsidRDefault="320543F7" w14:paraId="551CC06E" w14:textId="76C2253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9Z" w:id="663937715"/>
              </w:rPr>
              <w:pPrChange w:author="GUSTAVO DE OLIVEIRA REGO MORAIS" w:date="2025-08-08T22:00:28.806Z">
                <w:pPr>
                  <w:bidi w:val="0"/>
                </w:pPr>
              </w:pPrChange>
            </w:pPr>
            <w:ins w:author="GUSTAVO DE OLIVEIRA REGO MORAIS" w:date="2025-08-08T21:59:15.852Z" w:id="1421083847">
              <w:r w:rsidRPr="320543F7" w:rsidR="320543F7">
                <w:rPr>
                  <w:rFonts w:ascii="Times New Roman" w:hAnsi="Times New Roman" w:eastAsia="Times New Roman" w:cs="Times New Roman"/>
                  <w:sz w:val="24"/>
                  <w:szCs w:val="24"/>
                  <w:rPrChange w:author="GUSTAVO DE OLIVEIRA REGO MORAIS" w:date="2025-08-08T22:00:09.759Z" w:id="2140609031"/>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1565739869">
              <w:tcPr>
                <w:tcW w:w="1803" w:type="dxa"/>
                <w:tcMar/>
              </w:tcPr>
            </w:tcPrChange>
          </w:tcPr>
          <w:p w:rsidR="320543F7" w:rsidP="320543F7" w:rsidRDefault="320543F7" w14:paraId="4409817A" w14:textId="5E41E9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9Z" w:id="1797555624"/>
              </w:rPr>
              <w:pPrChange w:author="GUSTAVO DE OLIVEIRA REGO MORAIS" w:date="2025-08-08T22:00:28.806Z">
                <w:pPr>
                  <w:bidi w:val="0"/>
                </w:pPr>
              </w:pPrChange>
            </w:pPr>
            <w:ins w:author="GUSTAVO DE OLIVEIRA REGO MORAIS" w:date="2025-08-08T21:59:15.852Z" w:id="368754243">
              <w:r w:rsidRPr="320543F7" w:rsidR="320543F7">
                <w:rPr>
                  <w:rFonts w:ascii="Times New Roman" w:hAnsi="Times New Roman" w:eastAsia="Times New Roman" w:cs="Times New Roman"/>
                  <w:sz w:val="24"/>
                  <w:szCs w:val="24"/>
                  <w:rPrChange w:author="GUSTAVO DE OLIVEIRA REGO MORAIS" w:date="2025-08-08T22:00:09.759Z" w:id="1039619277"/>
                </w:rPr>
                <w:t>Determina perfil de uso do usuário por diálogo.</w:t>
              </w:r>
            </w:ins>
          </w:p>
        </w:tc>
      </w:tr>
      <w:tr w:rsidR="320543F7" w:rsidTr="320543F7" w14:paraId="0375E1CC">
        <w:trPr>
          <w:trHeight w:val="300"/>
          <w:ins w:author="GUSTAVO DE OLIVEIRA REGO MORAIS" w:date="2025-08-08T21:59:15.852Z" w16du:dateUtc="2025-08-08T21:59:15.852Z" w:id="192953853"/>
          <w:trPrChange w:author="GUSTAVO DE OLIVEIRA REGO MORAIS" w:date="2025-08-08T21:59:14.898Z" w16du:dateUtc="2025-08-08T21:59:14.898Z" w:id="1229812086">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383080321">
              <w:tcPr>
                <w:tcW w:w="1803" w:type="dxa"/>
                <w:tcMar/>
              </w:tcPr>
            </w:tcPrChange>
          </w:tcPr>
          <w:p w:rsidR="320543F7" w:rsidP="320543F7" w:rsidRDefault="320543F7" w14:paraId="4C2AD85C" w14:textId="0962073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Z" w:id="1562707891">
                  <w:rPr>
                    <w:rFonts w:ascii="Consolas" w:hAnsi="Consolas" w:eastAsia="Consolas" w:cs="Consolas"/>
                  </w:rPr>
                </w:rPrChange>
              </w:rPr>
              <w:pPrChange w:author="GUSTAVO DE OLIVEIRA REGO MORAIS" w:date="2025-08-08T22:00:28.806Z">
                <w:pPr>
                  <w:bidi w:val="0"/>
                </w:pPr>
              </w:pPrChange>
            </w:pPr>
            <w:ins w:author="GUSTAVO DE OLIVEIRA REGO MORAIS" w:date="2025-08-08T21:59:15.853Z" w:id="1822579207">
              <w:r w:rsidRPr="320543F7" w:rsidR="320543F7">
                <w:rPr>
                  <w:rFonts w:ascii="Times New Roman" w:hAnsi="Times New Roman" w:eastAsia="Times New Roman" w:cs="Times New Roman"/>
                  <w:sz w:val="24"/>
                  <w:szCs w:val="24"/>
                  <w:rPrChange w:author="GUSTAVO DE OLIVEIRA REGO MORAIS" w:date="2025-08-08T22:00:09.759Z" w:id="2014429140">
                    <w:rPr>
                      <w:rFonts w:ascii="Consolas" w:hAnsi="Consolas" w:eastAsia="Consolas" w:cs="Consolas"/>
                    </w:rPr>
                  </w:rPrChange>
                </w:rPr>
                <w:t>coletarDadosAmbiente()</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1102535311">
              <w:tcPr>
                <w:tcW w:w="1803" w:type="dxa"/>
                <w:tcMar/>
              </w:tcPr>
            </w:tcPrChange>
          </w:tcPr>
          <w:p w:rsidR="320543F7" w:rsidP="320543F7" w:rsidRDefault="320543F7" w14:paraId="71E434F2" w14:textId="2EF5526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Z" w:id="310381413"/>
              </w:rPr>
              <w:pPrChange w:author="GUSTAVO DE OLIVEIRA REGO MORAIS" w:date="2025-08-08T22:00:28.806Z">
                <w:pPr>
                  <w:bidi w:val="0"/>
                </w:pPr>
              </w:pPrChange>
            </w:pPr>
            <w:ins w:author="GUSTAVO DE OLIVEIRA REGO MORAIS" w:date="2025-08-08T21:59:15.853Z" w:id="1688759830">
              <w:r w:rsidRPr="320543F7" w:rsidR="320543F7">
                <w:rPr>
                  <w:rFonts w:ascii="Times New Roman" w:hAnsi="Times New Roman" w:eastAsia="Times New Roman" w:cs="Times New Roman"/>
                  <w:sz w:val="24"/>
                  <w:szCs w:val="24"/>
                  <w:rPrChange w:author="GUSTAVO DE OLIVEIRA REGO MORAIS" w:date="2025-08-08T22:00:09.76Z" w:id="1667338491"/>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408313606">
              <w:tcPr>
                <w:tcW w:w="1803" w:type="dxa"/>
                <w:tcMar/>
              </w:tcPr>
            </w:tcPrChange>
          </w:tcPr>
          <w:p w:rsidR="320543F7" w:rsidP="320543F7" w:rsidRDefault="320543F7" w14:paraId="184DC0CC" w14:textId="5AD53AB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655586128">
                  <w:rPr>
                    <w:rFonts w:ascii="Consolas" w:hAnsi="Consolas" w:eastAsia="Consolas" w:cs="Consolas"/>
                  </w:rPr>
                </w:rPrChange>
              </w:rPr>
              <w:pPrChange w:author="GUSTAVO DE OLIVEIRA REGO MORAIS" w:date="2025-08-08T22:00:28.807Z">
                <w:pPr>
                  <w:bidi w:val="0"/>
                </w:pPr>
              </w:pPrChange>
            </w:pPr>
            <w:ins w:author="GUSTAVO DE OLIVEIRA REGO MORAIS" w:date="2025-08-08T21:59:15.853Z" w:id="1080109126">
              <w:r w:rsidRPr="320543F7" w:rsidR="320543F7">
                <w:rPr>
                  <w:rFonts w:ascii="Times New Roman" w:hAnsi="Times New Roman" w:eastAsia="Times New Roman" w:cs="Times New Roman"/>
                  <w:sz w:val="24"/>
                  <w:szCs w:val="24"/>
                  <w:rPrChange w:author="GUSTAVO DE OLIVEIRA REGO MORAIS" w:date="2025-08-08T22:00:09.76Z" w:id="644661354">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1177675048">
              <w:tcPr>
                <w:tcW w:w="1803" w:type="dxa"/>
                <w:tcMar/>
              </w:tcPr>
            </w:tcPrChange>
          </w:tcPr>
          <w:p w:rsidR="320543F7" w:rsidP="320543F7" w:rsidRDefault="320543F7" w14:paraId="50F657EE" w14:textId="0F8DA91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744286687"/>
              </w:rPr>
              <w:pPrChange w:author="GUSTAVO DE OLIVEIRA REGO MORAIS" w:date="2025-08-08T22:00:28.807Z">
                <w:pPr>
                  <w:bidi w:val="0"/>
                </w:pPr>
              </w:pPrChange>
            </w:pPr>
            <w:ins w:author="GUSTAVO DE OLIVEIRA REGO MORAIS" w:date="2025-08-08T21:59:15.853Z" w:id="1189870225">
              <w:r w:rsidRPr="320543F7" w:rsidR="320543F7">
                <w:rPr>
                  <w:rFonts w:ascii="Times New Roman" w:hAnsi="Times New Roman" w:eastAsia="Times New Roman" w:cs="Times New Roman"/>
                  <w:sz w:val="24"/>
                  <w:szCs w:val="24"/>
                  <w:rPrChange w:author="GUSTAVO DE OLIVEIRA REGO MORAIS" w:date="2025-08-08T22:00:09.761Z" w:id="1054180696"/>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7Z" w:id="1247694866">
              <w:tcPr>
                <w:tcW w:w="1803" w:type="dxa"/>
                <w:tcMar/>
              </w:tcPr>
            </w:tcPrChange>
          </w:tcPr>
          <w:p w:rsidR="320543F7" w:rsidP="320543F7" w:rsidRDefault="320543F7" w14:paraId="256F3CE6" w14:textId="1F4E311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191538591"/>
              </w:rPr>
              <w:pPrChange w:author="GUSTAVO DE OLIVEIRA REGO MORAIS" w:date="2025-08-08T22:00:28.807Z">
                <w:pPr>
                  <w:bidi w:val="0"/>
                </w:pPr>
              </w:pPrChange>
            </w:pPr>
            <w:ins w:author="GUSTAVO DE OLIVEIRA REGO MORAIS" w:date="2025-08-08T21:59:15.853Z" w:id="1602829151">
              <w:r w:rsidRPr="320543F7" w:rsidR="320543F7">
                <w:rPr>
                  <w:rFonts w:ascii="Times New Roman" w:hAnsi="Times New Roman" w:eastAsia="Times New Roman" w:cs="Times New Roman"/>
                  <w:sz w:val="24"/>
                  <w:szCs w:val="24"/>
                  <w:rPrChange w:author="GUSTAVO DE OLIVEIRA REGO MORAIS" w:date="2025-08-08T22:00:09.761Z" w:id="1519099813"/>
                </w:rPr>
                <w:t>Coleta dados de ambiente (temperatura, poeira, climatização).</w:t>
              </w:r>
            </w:ins>
          </w:p>
        </w:tc>
      </w:tr>
    </w:tbl>
    <w:p w:rsidR="320543F7" w:rsidP="320543F7" w:rsidRDefault="320543F7" w14:paraId="74948F9A" w14:textId="04E00EDF">
      <w:pPr>
        <w:bidi w:val="0"/>
        <w:spacing w:line="360" w:lineRule="auto"/>
        <w:jc w:val="both"/>
        <w:rPr>
          <w:ins w:author="GUSTAVO DE OLIVEIRA REGO MORAIS" w:date="2025-08-08T21:59:15.853Z" w16du:dateUtc="2025-08-08T21:59:15.853Z" w:id="581989825"/>
          <w:rFonts w:ascii="Times New Roman" w:hAnsi="Times New Roman" w:eastAsia="Times New Roman" w:cs="Times New Roman"/>
          <w:sz w:val="24"/>
          <w:szCs w:val="24"/>
          <w:rPrChange w:author="GUSTAVO DE OLIVEIRA REGO MORAIS" w:date="2025-08-08T22:00:09.762Z" w:id="1686506420">
            <w:rPr>
              <w:ins w:author="GUSTAVO DE OLIVEIRA REGO MORAIS" w:date="2025-08-08T21:59:15.853Z" w16du:dateUtc="2025-08-08T21:59:15.853Z" w:id="1996512277"/>
            </w:rPr>
          </w:rPrChange>
        </w:rPr>
        <w:pPrChange w:author="GUSTAVO DE OLIVEIRA REGO MORAIS" w:date="2025-08-08T22:00:28.807Z">
          <w:pPr>
            <w:bidi w:val="0"/>
            <w:jc w:val="left"/>
          </w:pPr>
        </w:pPrChange>
      </w:pPr>
    </w:p>
    <w:p w:rsidR="6595920C" w:rsidP="79ED5846" w:rsidRDefault="6595920C" w14:paraId="7C8CF1FF" w14:textId="2DD54ACD">
      <w:pPr>
        <w:pStyle w:val="Heading4"/>
        <w:bidi w:val="0"/>
        <w:spacing w:before="319" w:beforeAutospacing="off" w:after="319" w:afterAutospacing="off" w:line="360" w:lineRule="auto"/>
        <w:jc w:val="both"/>
        <w:rPr>
          <w:ins w:author="GUSTAVO DE OLIVEIRA REGO MORAIS" w:date="2025-08-08T21:59:15.853Z" w16du:dateUtc="2025-08-08T21:59:15.853Z" w:id="857642159"/>
          <w:rFonts w:ascii="Times New Roman" w:hAnsi="Times New Roman" w:eastAsia="Times New Roman" w:cs="Times New Roman"/>
          <w:b w:val="1"/>
          <w:bCs w:val="1"/>
          <w:noProof w:val="0"/>
          <w:sz w:val="24"/>
          <w:szCs w:val="24"/>
          <w:lang w:val="pt-BR"/>
          <w:rPrChange w:author="GUSTAVO DE OLIVEIRA REGO MORAIS" w:date="2025-08-08T22:00:05.405Z" w:id="415898423">
            <w:rPr>
              <w:ins w:author="GUSTAVO DE OLIVEIRA REGO MORAIS" w:date="2025-08-08T21:59:15.853Z" w16du:dateUtc="2025-08-08T21:59:15.853Z" w:id="375277257"/>
              <w:rFonts w:ascii="Times New Roman" w:hAnsi="Times New Roman" w:eastAsia="Times New Roman" w:cs="Times New Roman"/>
              <w:b w:val="1"/>
              <w:bCs w:val="1"/>
              <w:noProof w:val="0"/>
              <w:sz w:val="24"/>
              <w:szCs w:val="24"/>
              <w:lang w:val="pt-BR"/>
            </w:rPr>
          </w:rPrChange>
        </w:rPr>
        <w:pPrChange w:author="GUSTAVO DE OLIVEIRA REGO MORAIS" w:date="2025-08-08T22:00:28.807Z">
          <w:pPr>
            <w:bidi w:val="0"/>
          </w:pPr>
        </w:pPrChange>
      </w:pPr>
      <w:bookmarkStart w:name="_Toc1407604949" w:id="1533542443"/>
      <w:ins w:author="GUSTAVO DE OLIVEIRA REGO MORAIS" w:date="2025-08-08T21:59:15.853Z" w:id="2027665297">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762Z" w:id="493736459">
              <w:rPr>
                <w:rFonts w:ascii="Times New Roman" w:hAnsi="Times New Roman" w:eastAsia="Times New Roman" w:cs="Times New Roman"/>
                <w:b w:val="1"/>
                <w:bCs w:val="1"/>
                <w:noProof w:val="0"/>
                <w:sz w:val="24"/>
                <w:szCs w:val="24"/>
                <w:lang w:val="pt-BR"/>
              </w:rPr>
            </w:rPrChange>
          </w:rPr>
          <w:t>8.1.2.11 Enumerações</w:t>
        </w:r>
      </w:ins>
      <w:bookmarkEnd w:id="1533542443"/>
    </w:p>
    <w:p w:rsidR="6595920C" w:rsidP="320543F7" w:rsidRDefault="6595920C" w14:paraId="3943D08E" w14:textId="32996EDC">
      <w:pPr>
        <w:bidi w:val="0"/>
        <w:spacing w:before="240" w:beforeAutospacing="off" w:after="240" w:afterAutospacing="off" w:line="360" w:lineRule="auto"/>
        <w:jc w:val="both"/>
        <w:rPr>
          <w:ins w:author="GUSTAVO DE OLIVEIRA REGO MORAIS" w:date="2025-08-08T21:59:15.853Z" w16du:dateUtc="2025-08-08T21:59:15.853Z" w:id="1373711784"/>
          <w:rFonts w:ascii="Times New Roman" w:hAnsi="Times New Roman" w:eastAsia="Times New Roman" w:cs="Times New Roman"/>
          <w:b w:val="1"/>
          <w:bCs w:val="1"/>
          <w:noProof w:val="0"/>
          <w:sz w:val="24"/>
          <w:szCs w:val="24"/>
          <w:lang w:val="pt-BR"/>
          <w:rPrChange w:author="GUSTAVO DE OLIVEIRA REGO MORAIS" w:date="2025-08-08T22:00:05.407Z" w:id="1246232821">
            <w:rPr>
              <w:ins w:author="GUSTAVO DE OLIVEIRA REGO MORAIS" w:date="2025-08-08T21:59:15.853Z" w16du:dateUtc="2025-08-08T21:59:15.853Z" w:id="997039649"/>
              <w:rFonts w:ascii="Consolas" w:hAnsi="Consolas" w:eastAsia="Consolas" w:cs="Consolas"/>
              <w:b w:val="1"/>
              <w:bCs w:val="1"/>
              <w:noProof w:val="0"/>
              <w:sz w:val="24"/>
              <w:szCs w:val="24"/>
              <w:lang w:val="pt-BR"/>
            </w:rPr>
          </w:rPrChange>
        </w:rPr>
        <w:pPrChange w:author="GUSTAVO DE OLIVEIRA REGO MORAIS" w:date="2025-08-08T22:00:28.807Z">
          <w:pPr>
            <w:bidi w:val="0"/>
          </w:pPr>
        </w:pPrChange>
      </w:pPr>
      <w:ins w:author="GUSTAVO DE OLIVEIRA REGO MORAIS" w:date="2025-08-08T21:59:15.853Z" w:id="1582902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62Z" w:id="729938623">
              <w:rPr>
                <w:rFonts w:ascii="Times New Roman" w:hAnsi="Times New Roman" w:eastAsia="Times New Roman" w:cs="Times New Roman"/>
                <w:b w:val="1"/>
                <w:bCs w:val="1"/>
                <w:noProof w:val="0"/>
                <w:sz w:val="24"/>
                <w:szCs w:val="24"/>
                <w:lang w:val="pt-BR"/>
              </w:rPr>
            </w:rPrChange>
          </w:rPr>
          <w:t xml:space="preserve">8.1.2.11.1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06Z" w:id="2218520">
              <w:rPr>
                <w:rFonts w:ascii="Consolas" w:hAnsi="Consolas" w:eastAsia="Consolas" w:cs="Consolas"/>
                <w:b w:val="1"/>
                <w:bCs w:val="1"/>
                <w:noProof w:val="0"/>
                <w:sz w:val="24"/>
                <w:szCs w:val="24"/>
                <w:lang w:val="pt-BR"/>
              </w:rPr>
            </w:rPrChange>
          </w:rPr>
          <w:t>TipoComponente</w:t>
        </w:r>
      </w:ins>
    </w:p>
    <w:p w:rsidR="6595920C" w:rsidP="320543F7" w:rsidRDefault="6595920C" w14:paraId="3DC7E853" w14:textId="7E992DEE">
      <w:pPr>
        <w:pStyle w:val="ListParagraph"/>
        <w:numPr>
          <w:ilvl w:val="0"/>
          <w:numId w:val="158"/>
        </w:numPr>
        <w:bidi w:val="0"/>
        <w:spacing w:before="240" w:beforeAutospacing="off" w:after="240" w:afterAutospacing="off" w:line="360" w:lineRule="auto"/>
        <w:jc w:val="both"/>
        <w:rPr>
          <w:ins w:author="GUSTAVO DE OLIVEIRA REGO MORAIS" w:date="2025-08-08T21:59:15.853Z" w16du:dateUtc="2025-08-08T21:59:15.853Z" w:id="2097858926"/>
          <w:rFonts w:ascii="Times New Roman" w:hAnsi="Times New Roman" w:eastAsia="Times New Roman" w:cs="Times New Roman"/>
          <w:noProof w:val="0"/>
          <w:sz w:val="24"/>
          <w:szCs w:val="24"/>
          <w:lang w:val="pt-BR"/>
          <w:rPrChange w:author="GUSTAVO DE OLIVEIRA REGO MORAIS" w:date="2025-08-08T22:00:05.428Z" w:id="1679173818">
            <w:rPr>
              <w:ins w:author="GUSTAVO DE OLIVEIRA REGO MORAIS" w:date="2025-08-08T21:59:15.853Z" w16du:dateUtc="2025-08-08T21:59:15.853Z" w:id="1530892367"/>
              <w:rFonts w:ascii="Consolas" w:hAnsi="Consolas" w:eastAsia="Consolas" w:cs="Consolas"/>
              <w:noProof w:val="0"/>
              <w:sz w:val="24"/>
              <w:szCs w:val="24"/>
              <w:lang w:val="pt-BR"/>
            </w:rPr>
          </w:rPrChange>
        </w:rPr>
        <w:pPrChange w:author="GUSTAVO DE OLIVEIRA REGO MORAIS" w:date="2025-08-08T22:00:28.808Z">
          <w:pPr>
            <w:bidi w:val="0"/>
          </w:pPr>
        </w:pPrChange>
      </w:pPr>
      <w:ins w:author="GUSTAVO DE OLIVEIRA REGO MORAIS" w:date="2025-08-08T21:59:15.853Z" w:id="995296907">
        <w:r w:rsidRPr="320543F7" w:rsidR="6595920C">
          <w:rPr>
            <w:rFonts w:ascii="Times New Roman" w:hAnsi="Times New Roman" w:eastAsia="Times New Roman" w:cs="Times New Roman"/>
            <w:noProof w:val="0"/>
            <w:sz w:val="24"/>
            <w:szCs w:val="24"/>
            <w:lang w:val="pt-BR"/>
            <w:rPrChange w:author="GUSTAVO DE OLIVEIRA REGO MORAIS" w:date="2025-08-08T22:00:09.764Z" w:id="143859548">
              <w:rPr>
                <w:rFonts w:ascii="Times New Roman" w:hAnsi="Times New Roman" w:eastAsia="Times New Roman" w:cs="Times New Roman"/>
                <w:noProof w:val="0"/>
                <w:sz w:val="24"/>
                <w:szCs w:val="24"/>
                <w:lang w:val="pt-BR"/>
              </w:rPr>
            </w:rPrChange>
          </w:rPr>
          <w:t xml:space="preserve">Valores: </w:t>
        </w:r>
        <w:r w:rsidRPr="320543F7" w:rsidR="6595920C">
          <w:rPr>
            <w:rFonts w:ascii="Times New Roman" w:hAnsi="Times New Roman" w:eastAsia="Times New Roman" w:cs="Times New Roman"/>
            <w:noProof w:val="0"/>
            <w:sz w:val="24"/>
            <w:szCs w:val="24"/>
            <w:lang w:val="pt-BR"/>
            <w:rPrChange w:author="GUSTAVO DE OLIVEIRA REGO MORAIS" w:date="2025-08-08T22:00:05.41Z" w:id="1891465200">
              <w:rPr>
                <w:rFonts w:ascii="Consolas" w:hAnsi="Consolas" w:eastAsia="Consolas" w:cs="Consolas"/>
                <w:noProof w:val="0"/>
                <w:sz w:val="24"/>
                <w:szCs w:val="24"/>
                <w:lang w:val="pt-BR"/>
              </w:rPr>
            </w:rPrChange>
          </w:rPr>
          <w:t>CPU</w:t>
        </w:r>
        <w:r w:rsidRPr="320543F7" w:rsidR="6595920C">
          <w:rPr>
            <w:rFonts w:ascii="Times New Roman" w:hAnsi="Times New Roman" w:eastAsia="Times New Roman" w:cs="Times New Roman"/>
            <w:noProof w:val="0"/>
            <w:sz w:val="24"/>
            <w:szCs w:val="24"/>
            <w:lang w:val="pt-BR"/>
            <w:rPrChange w:author="GUSTAVO DE OLIVEIRA REGO MORAIS" w:date="2025-08-08T22:00:05.41Z" w:id="169637407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1Z" w:id="118213343">
              <w:rPr>
                <w:rFonts w:ascii="Consolas" w:hAnsi="Consolas" w:eastAsia="Consolas" w:cs="Consolas"/>
                <w:noProof w:val="0"/>
                <w:sz w:val="24"/>
                <w:szCs w:val="24"/>
                <w:lang w:val="pt-BR"/>
              </w:rPr>
            </w:rPrChange>
          </w:rPr>
          <w:t>GPU</w:t>
        </w:r>
        <w:r w:rsidRPr="320543F7" w:rsidR="6595920C">
          <w:rPr>
            <w:rFonts w:ascii="Times New Roman" w:hAnsi="Times New Roman" w:eastAsia="Times New Roman" w:cs="Times New Roman"/>
            <w:noProof w:val="0"/>
            <w:sz w:val="24"/>
            <w:szCs w:val="24"/>
            <w:lang w:val="pt-BR"/>
            <w:rPrChange w:author="GUSTAVO DE OLIVEIRA REGO MORAIS" w:date="2025-08-08T22:00:05.412Z" w:id="2051032148">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2Z" w:id="1502776481">
              <w:rPr>
                <w:rFonts w:ascii="Consolas" w:hAnsi="Consolas" w:eastAsia="Consolas" w:cs="Consolas"/>
                <w:noProof w:val="0"/>
                <w:sz w:val="24"/>
                <w:szCs w:val="24"/>
                <w:lang w:val="pt-BR"/>
              </w:rPr>
            </w:rPrChange>
          </w:rPr>
          <w:t>RAM</w:t>
        </w:r>
        <w:r w:rsidRPr="320543F7" w:rsidR="6595920C">
          <w:rPr>
            <w:rFonts w:ascii="Times New Roman" w:hAnsi="Times New Roman" w:eastAsia="Times New Roman" w:cs="Times New Roman"/>
            <w:noProof w:val="0"/>
            <w:sz w:val="24"/>
            <w:szCs w:val="24"/>
            <w:lang w:val="pt-BR"/>
            <w:rPrChange w:author="GUSTAVO DE OLIVEIRA REGO MORAIS" w:date="2025-08-08T22:00:05.413Z" w:id="73803887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4Z" w:id="261182225">
              <w:rPr>
                <w:rFonts w:ascii="Consolas" w:hAnsi="Consolas" w:eastAsia="Consolas" w:cs="Consolas"/>
                <w:noProof w:val="0"/>
                <w:sz w:val="24"/>
                <w:szCs w:val="24"/>
                <w:lang w:val="pt-BR"/>
              </w:rPr>
            </w:rPrChange>
          </w:rPr>
          <w:t>SSD</w:t>
        </w:r>
        <w:r w:rsidRPr="320543F7" w:rsidR="6595920C">
          <w:rPr>
            <w:rFonts w:ascii="Times New Roman" w:hAnsi="Times New Roman" w:eastAsia="Times New Roman" w:cs="Times New Roman"/>
            <w:noProof w:val="0"/>
            <w:sz w:val="24"/>
            <w:szCs w:val="24"/>
            <w:lang w:val="pt-BR"/>
            <w:rPrChange w:author="GUSTAVO DE OLIVEIRA REGO MORAIS" w:date="2025-08-08T22:00:05.415Z" w:id="1219763442">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6Z" w:id="664414831">
              <w:rPr>
                <w:rFonts w:ascii="Consolas" w:hAnsi="Consolas" w:eastAsia="Consolas" w:cs="Consolas"/>
                <w:noProof w:val="0"/>
                <w:sz w:val="24"/>
                <w:szCs w:val="24"/>
                <w:lang w:val="pt-BR"/>
              </w:rPr>
            </w:rPrChange>
          </w:rPr>
          <w:t>HD</w:t>
        </w:r>
        <w:r w:rsidRPr="320543F7" w:rsidR="6595920C">
          <w:rPr>
            <w:rFonts w:ascii="Times New Roman" w:hAnsi="Times New Roman" w:eastAsia="Times New Roman" w:cs="Times New Roman"/>
            <w:noProof w:val="0"/>
            <w:sz w:val="24"/>
            <w:szCs w:val="24"/>
            <w:lang w:val="pt-BR"/>
            <w:rPrChange w:author="GUSTAVO DE OLIVEIRA REGO MORAIS" w:date="2025-08-08T22:00:05.417Z" w:id="84797300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9Z" w:id="1174334971">
              <w:rPr>
                <w:rFonts w:ascii="Consolas" w:hAnsi="Consolas" w:eastAsia="Consolas" w:cs="Consolas"/>
                <w:noProof w:val="0"/>
                <w:sz w:val="24"/>
                <w:szCs w:val="24"/>
                <w:lang w:val="pt-BR"/>
              </w:rPr>
            </w:rPrChange>
          </w:rPr>
          <w:t>PSU</w:t>
        </w:r>
        <w:r w:rsidRPr="320543F7" w:rsidR="6595920C">
          <w:rPr>
            <w:rFonts w:ascii="Times New Roman" w:hAnsi="Times New Roman" w:eastAsia="Times New Roman" w:cs="Times New Roman"/>
            <w:noProof w:val="0"/>
            <w:sz w:val="24"/>
            <w:szCs w:val="24"/>
            <w:lang w:val="pt-BR"/>
            <w:rPrChange w:author="GUSTAVO DE OLIVEIRA REGO MORAIS" w:date="2025-08-08T22:00:05.42Z" w:id="64060211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1Z" w:id="2037764035">
              <w:rPr>
                <w:rFonts w:ascii="Consolas" w:hAnsi="Consolas" w:eastAsia="Consolas" w:cs="Consolas"/>
                <w:noProof w:val="0"/>
                <w:sz w:val="24"/>
                <w:szCs w:val="24"/>
                <w:lang w:val="pt-BR"/>
              </w:rPr>
            </w:rPrChange>
          </w:rPr>
          <w:t>PLACA_MAE</w:t>
        </w:r>
        <w:r w:rsidRPr="320543F7" w:rsidR="6595920C">
          <w:rPr>
            <w:rFonts w:ascii="Times New Roman" w:hAnsi="Times New Roman" w:eastAsia="Times New Roman" w:cs="Times New Roman"/>
            <w:noProof w:val="0"/>
            <w:sz w:val="24"/>
            <w:szCs w:val="24"/>
            <w:lang w:val="pt-BR"/>
            <w:rPrChange w:author="GUSTAVO DE OLIVEIRA REGO MORAIS" w:date="2025-08-08T22:00:05.423Z" w:id="957610766">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4Z" w:id="1522988466">
              <w:rPr>
                <w:rFonts w:ascii="Consolas" w:hAnsi="Consolas" w:eastAsia="Consolas" w:cs="Consolas"/>
                <w:noProof w:val="0"/>
                <w:sz w:val="24"/>
                <w:szCs w:val="24"/>
                <w:lang w:val="pt-BR"/>
              </w:rPr>
            </w:rPrChange>
          </w:rPr>
          <w:t>GABINETE</w:t>
        </w:r>
        <w:r w:rsidRPr="320543F7" w:rsidR="6595920C">
          <w:rPr>
            <w:rFonts w:ascii="Times New Roman" w:hAnsi="Times New Roman" w:eastAsia="Times New Roman" w:cs="Times New Roman"/>
            <w:noProof w:val="0"/>
            <w:sz w:val="24"/>
            <w:szCs w:val="24"/>
            <w:lang w:val="pt-BR"/>
            <w:rPrChange w:author="GUSTAVO DE OLIVEIRA REGO MORAIS" w:date="2025-08-08T22:00:05.426Z" w:id="8622937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7Z" w:id="1049824535">
              <w:rPr>
                <w:rFonts w:ascii="Consolas" w:hAnsi="Consolas" w:eastAsia="Consolas" w:cs="Consolas"/>
                <w:noProof w:val="0"/>
                <w:sz w:val="24"/>
                <w:szCs w:val="24"/>
                <w:lang w:val="pt-BR"/>
              </w:rPr>
            </w:rPrChange>
          </w:rPr>
          <w:t>COOLER</w:t>
        </w:r>
      </w:ins>
    </w:p>
    <w:p w:rsidR="6595920C" w:rsidP="320543F7" w:rsidRDefault="6595920C" w14:paraId="3BC1748D" w14:textId="1E7D2E63">
      <w:pPr>
        <w:pStyle w:val="ListParagraph"/>
        <w:numPr>
          <w:ilvl w:val="0"/>
          <w:numId w:val="158"/>
        </w:numPr>
        <w:bidi w:val="0"/>
        <w:spacing w:before="240" w:beforeAutospacing="off" w:after="240" w:afterAutospacing="off" w:line="360" w:lineRule="auto"/>
        <w:jc w:val="both"/>
        <w:rPr>
          <w:ins w:author="GUSTAVO DE OLIVEIRA REGO MORAIS" w:date="2025-08-08T21:59:15.853Z" w16du:dateUtc="2025-08-08T21:59:15.853Z" w:id="1572473432"/>
          <w:rFonts w:ascii="Times New Roman" w:hAnsi="Times New Roman" w:eastAsia="Times New Roman" w:cs="Times New Roman"/>
          <w:noProof w:val="0"/>
          <w:sz w:val="24"/>
          <w:szCs w:val="24"/>
          <w:lang w:val="pt-BR"/>
          <w:rPrChange w:author="GUSTAVO DE OLIVEIRA REGO MORAIS" w:date="2025-08-08T22:00:05.429Z" w:id="1510344605">
            <w:rPr>
              <w:ins w:author="GUSTAVO DE OLIVEIRA REGO MORAIS" w:date="2025-08-08T21:59:15.853Z" w16du:dateUtc="2025-08-08T21:59:15.853Z" w:id="1163658052"/>
              <w:rFonts w:ascii="Times New Roman" w:hAnsi="Times New Roman" w:eastAsia="Times New Roman" w:cs="Times New Roman"/>
              <w:noProof w:val="0"/>
              <w:sz w:val="24"/>
              <w:szCs w:val="24"/>
              <w:lang w:val="pt-BR"/>
            </w:rPr>
          </w:rPrChange>
        </w:rPr>
        <w:pPrChange w:author="GUSTAVO DE OLIVEIRA REGO MORAIS" w:date="2025-08-08T22:00:28.808Z">
          <w:pPr>
            <w:bidi w:val="0"/>
          </w:pPr>
        </w:pPrChange>
      </w:pPr>
      <w:ins w:author="GUSTAVO DE OLIVEIRA REGO MORAIS" w:date="2025-08-08T21:59:15.853Z" w:id="981845726">
        <w:r w:rsidRPr="320543F7" w:rsidR="6595920C">
          <w:rPr>
            <w:rFonts w:ascii="Times New Roman" w:hAnsi="Times New Roman" w:eastAsia="Times New Roman" w:cs="Times New Roman"/>
            <w:noProof w:val="0"/>
            <w:sz w:val="24"/>
            <w:szCs w:val="24"/>
            <w:lang w:val="pt-BR"/>
            <w:rPrChange w:author="GUSTAVO DE OLIVEIRA REGO MORAIS" w:date="2025-08-08T22:00:09.789Z" w:id="648485620">
              <w:rPr>
                <w:rFonts w:ascii="Times New Roman" w:hAnsi="Times New Roman" w:eastAsia="Times New Roman" w:cs="Times New Roman"/>
                <w:noProof w:val="0"/>
                <w:sz w:val="24"/>
                <w:szCs w:val="24"/>
                <w:lang w:val="pt-BR"/>
              </w:rPr>
            </w:rPrChange>
          </w:rPr>
          <w:t>Descrição: Classifica o tipo funcional do componente.</w:t>
        </w:r>
      </w:ins>
    </w:p>
    <w:p w:rsidR="6595920C" w:rsidP="320543F7" w:rsidRDefault="6595920C" w14:paraId="12791C13" w14:textId="0720E16C">
      <w:pPr>
        <w:bidi w:val="0"/>
        <w:spacing w:before="240" w:beforeAutospacing="off" w:after="240" w:afterAutospacing="off" w:line="360" w:lineRule="auto"/>
        <w:jc w:val="both"/>
        <w:rPr>
          <w:ins w:author="GUSTAVO DE OLIVEIRA REGO MORAIS" w:date="2025-08-08T21:59:15.853Z" w16du:dateUtc="2025-08-08T21:59:15.853Z" w:id="1488446168"/>
          <w:rFonts w:ascii="Times New Roman" w:hAnsi="Times New Roman" w:eastAsia="Times New Roman" w:cs="Times New Roman"/>
          <w:b w:val="1"/>
          <w:bCs w:val="1"/>
          <w:noProof w:val="0"/>
          <w:sz w:val="24"/>
          <w:szCs w:val="24"/>
          <w:lang w:val="pt-BR"/>
          <w:rPrChange w:author="GUSTAVO DE OLIVEIRA REGO MORAIS" w:date="2025-08-08T22:00:05.431Z" w:id="1127570014">
            <w:rPr>
              <w:ins w:author="GUSTAVO DE OLIVEIRA REGO MORAIS" w:date="2025-08-08T21:59:15.853Z" w16du:dateUtc="2025-08-08T21:59:15.853Z" w:id="2096650574"/>
              <w:rFonts w:ascii="Consolas" w:hAnsi="Consolas" w:eastAsia="Consolas" w:cs="Consolas"/>
              <w:b w:val="1"/>
              <w:bCs w:val="1"/>
              <w:noProof w:val="0"/>
              <w:sz w:val="24"/>
              <w:szCs w:val="24"/>
              <w:lang w:val="pt-BR"/>
            </w:rPr>
          </w:rPrChange>
        </w:rPr>
        <w:pPrChange w:author="GUSTAVO DE OLIVEIRA REGO MORAIS" w:date="2025-08-08T22:00:28.808Z">
          <w:pPr>
            <w:numPr>
              <w:ilvl w:val="0"/>
              <w:numId w:val="158"/>
            </w:numPr>
            <w:bidi w:val="0"/>
          </w:pPr>
        </w:pPrChange>
      </w:pPr>
      <w:ins w:author="GUSTAVO DE OLIVEIRA REGO MORAIS" w:date="2025-08-08T21:59:15.853Z" w:id="4203620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9Z" w:id="1118468058">
              <w:rPr>
                <w:rFonts w:ascii="Times New Roman" w:hAnsi="Times New Roman" w:eastAsia="Times New Roman" w:cs="Times New Roman"/>
                <w:b w:val="1"/>
                <w:bCs w:val="1"/>
                <w:noProof w:val="0"/>
                <w:sz w:val="24"/>
                <w:szCs w:val="24"/>
                <w:lang w:val="pt-BR"/>
              </w:rPr>
            </w:rPrChange>
          </w:rPr>
          <w:t xml:space="preserve">8.1.2.11.2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3Z" w:id="1964430245">
              <w:rPr>
                <w:rFonts w:ascii="Consolas" w:hAnsi="Consolas" w:eastAsia="Consolas" w:cs="Consolas"/>
                <w:b w:val="1"/>
                <w:bCs w:val="1"/>
                <w:noProof w:val="0"/>
                <w:sz w:val="24"/>
                <w:szCs w:val="24"/>
                <w:lang w:val="pt-BR"/>
              </w:rPr>
            </w:rPrChange>
          </w:rPr>
          <w:t>PerfilPC</w:t>
        </w:r>
      </w:ins>
    </w:p>
    <w:p w:rsidR="6595920C" w:rsidP="320543F7" w:rsidRDefault="6595920C" w14:paraId="17BCC08C" w14:textId="26F77E48">
      <w:pPr>
        <w:pStyle w:val="ListParagraph"/>
        <w:numPr>
          <w:ilvl w:val="0"/>
          <w:numId w:val="159"/>
        </w:numPr>
        <w:bidi w:val="0"/>
        <w:spacing w:before="240" w:beforeAutospacing="off" w:after="240" w:afterAutospacing="off" w:line="360" w:lineRule="auto"/>
        <w:jc w:val="both"/>
        <w:rPr>
          <w:ins w:author="GUSTAVO DE OLIVEIRA REGO MORAIS" w:date="2025-08-08T21:59:15.853Z" w16du:dateUtc="2025-08-08T21:59:15.853Z" w:id="282868924"/>
          <w:rFonts w:ascii="Times New Roman" w:hAnsi="Times New Roman" w:eastAsia="Times New Roman" w:cs="Times New Roman"/>
          <w:noProof w:val="0"/>
          <w:sz w:val="24"/>
          <w:szCs w:val="24"/>
          <w:lang w:val="pt-BR"/>
          <w:rPrChange w:author="GUSTAVO DE OLIVEIRA REGO MORAIS" w:date="2025-08-08T22:00:05.439Z" w:id="1246029061">
            <w:rPr>
              <w:ins w:author="GUSTAVO DE OLIVEIRA REGO MORAIS" w:date="2025-08-08T21:59:15.853Z" w16du:dateUtc="2025-08-08T21:59:15.853Z" w:id="565096272"/>
              <w:rFonts w:ascii="Consolas" w:hAnsi="Consolas" w:eastAsia="Consolas" w:cs="Consolas"/>
              <w:noProof w:val="0"/>
              <w:sz w:val="24"/>
              <w:szCs w:val="24"/>
              <w:lang w:val="pt-BR"/>
            </w:rPr>
          </w:rPrChange>
        </w:rPr>
        <w:pPrChange w:author="GUSTAVO DE OLIVEIRA REGO MORAIS" w:date="2025-08-08T22:00:28.808Z">
          <w:pPr>
            <w:bidi w:val="0"/>
          </w:pPr>
        </w:pPrChange>
      </w:pPr>
      <w:ins w:author="GUSTAVO DE OLIVEIRA REGO MORAIS" w:date="2025-08-08T21:59:15.853Z" w:id="1841479082">
        <w:r w:rsidRPr="320543F7" w:rsidR="6595920C">
          <w:rPr>
            <w:rFonts w:ascii="Times New Roman" w:hAnsi="Times New Roman" w:eastAsia="Times New Roman" w:cs="Times New Roman"/>
            <w:noProof w:val="0"/>
            <w:sz w:val="24"/>
            <w:szCs w:val="24"/>
            <w:lang w:val="pt-BR"/>
            <w:rPrChange w:author="GUSTAVO DE OLIVEIRA REGO MORAIS" w:date="2025-08-08T22:00:09.791Z" w:id="210740589">
              <w:rPr>
                <w:rFonts w:ascii="Times New Roman" w:hAnsi="Times New Roman" w:eastAsia="Times New Roman" w:cs="Times New Roman"/>
                <w:noProof w:val="0"/>
                <w:sz w:val="24"/>
                <w:szCs w:val="24"/>
                <w:lang w:val="pt-BR"/>
              </w:rPr>
            </w:rPrChange>
          </w:rPr>
          <w:t xml:space="preserve">Valores: </w:t>
        </w:r>
        <w:r w:rsidRPr="320543F7" w:rsidR="6595920C">
          <w:rPr>
            <w:rFonts w:ascii="Times New Roman" w:hAnsi="Times New Roman" w:eastAsia="Times New Roman" w:cs="Times New Roman"/>
            <w:noProof w:val="0"/>
            <w:sz w:val="24"/>
            <w:szCs w:val="24"/>
            <w:lang w:val="pt-BR"/>
            <w:rPrChange w:author="GUSTAVO DE OLIVEIRA REGO MORAIS" w:date="2025-08-08T22:00:05.432Z" w:id="894138176">
              <w:rPr>
                <w:rFonts w:ascii="Consolas" w:hAnsi="Consolas" w:eastAsia="Consolas" w:cs="Consolas"/>
                <w:noProof w:val="0"/>
                <w:sz w:val="24"/>
                <w:szCs w:val="24"/>
                <w:lang w:val="pt-BR"/>
              </w:rPr>
            </w:rPrChange>
          </w:rPr>
          <w:t>GAMER</w:t>
        </w:r>
        <w:r w:rsidRPr="320543F7" w:rsidR="6595920C">
          <w:rPr>
            <w:rFonts w:ascii="Times New Roman" w:hAnsi="Times New Roman" w:eastAsia="Times New Roman" w:cs="Times New Roman"/>
            <w:noProof w:val="0"/>
            <w:sz w:val="24"/>
            <w:szCs w:val="24"/>
            <w:lang w:val="pt-BR"/>
            <w:rPrChange w:author="GUSTAVO DE OLIVEIRA REGO MORAIS" w:date="2025-08-08T22:00:05.432Z" w:id="19846481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3Z" w:id="500545140">
              <w:rPr>
                <w:rFonts w:ascii="Consolas" w:hAnsi="Consolas" w:eastAsia="Consolas" w:cs="Consolas"/>
                <w:noProof w:val="0"/>
                <w:sz w:val="24"/>
                <w:szCs w:val="24"/>
                <w:lang w:val="pt-BR"/>
              </w:rPr>
            </w:rPrChange>
          </w:rPr>
          <w:t>ESCRITORIO</w:t>
        </w:r>
        <w:r w:rsidRPr="320543F7" w:rsidR="6595920C">
          <w:rPr>
            <w:rFonts w:ascii="Times New Roman" w:hAnsi="Times New Roman" w:eastAsia="Times New Roman" w:cs="Times New Roman"/>
            <w:noProof w:val="0"/>
            <w:sz w:val="24"/>
            <w:szCs w:val="24"/>
            <w:lang w:val="pt-BR"/>
            <w:rPrChange w:author="GUSTAVO DE OLIVEIRA REGO MORAIS" w:date="2025-08-08T22:00:05.433Z" w:id="1190912372">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4Z" w:id="1025681206">
              <w:rPr>
                <w:rFonts w:ascii="Consolas" w:hAnsi="Consolas" w:eastAsia="Consolas" w:cs="Consolas"/>
                <w:noProof w:val="0"/>
                <w:sz w:val="24"/>
                <w:szCs w:val="24"/>
                <w:lang w:val="pt-BR"/>
              </w:rPr>
            </w:rPrChange>
          </w:rPr>
          <w:t>EDITOR_VIDEO</w:t>
        </w:r>
        <w:r w:rsidRPr="320543F7" w:rsidR="6595920C">
          <w:rPr>
            <w:rFonts w:ascii="Times New Roman" w:hAnsi="Times New Roman" w:eastAsia="Times New Roman" w:cs="Times New Roman"/>
            <w:noProof w:val="0"/>
            <w:sz w:val="24"/>
            <w:szCs w:val="24"/>
            <w:lang w:val="pt-BR"/>
            <w:rPrChange w:author="GUSTAVO DE OLIVEIRA REGO MORAIS" w:date="2025-08-08T22:00:05.435Z" w:id="149959878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6Z" w:id="1897171866">
              <w:rPr>
                <w:rFonts w:ascii="Consolas" w:hAnsi="Consolas" w:eastAsia="Consolas" w:cs="Consolas"/>
                <w:noProof w:val="0"/>
                <w:sz w:val="24"/>
                <w:szCs w:val="24"/>
                <w:lang w:val="pt-BR"/>
              </w:rPr>
            </w:rPrChange>
          </w:rPr>
          <w:t>PESQUISADOR</w:t>
        </w:r>
        <w:r w:rsidRPr="320543F7" w:rsidR="6595920C">
          <w:rPr>
            <w:rFonts w:ascii="Times New Roman" w:hAnsi="Times New Roman" w:eastAsia="Times New Roman" w:cs="Times New Roman"/>
            <w:noProof w:val="0"/>
            <w:sz w:val="24"/>
            <w:szCs w:val="24"/>
            <w:lang w:val="pt-BR"/>
            <w:rPrChange w:author="GUSTAVO DE OLIVEIRA REGO MORAIS" w:date="2025-08-08T22:00:05.437Z" w:id="13844093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8Z" w:id="1410368115">
              <w:rPr>
                <w:rFonts w:ascii="Consolas" w:hAnsi="Consolas" w:eastAsia="Consolas" w:cs="Consolas"/>
                <w:noProof w:val="0"/>
                <w:sz w:val="24"/>
                <w:szCs w:val="24"/>
                <w:lang w:val="pt-BR"/>
              </w:rPr>
            </w:rPrChange>
          </w:rPr>
          <w:t>STREAMER</w:t>
        </w:r>
      </w:ins>
    </w:p>
    <w:p w:rsidR="6595920C" w:rsidP="320543F7" w:rsidRDefault="6595920C" w14:paraId="08D4B679" w14:textId="268B5DD4">
      <w:pPr>
        <w:pStyle w:val="ListParagraph"/>
        <w:numPr>
          <w:ilvl w:val="0"/>
          <w:numId w:val="159"/>
        </w:numPr>
        <w:bidi w:val="0"/>
        <w:spacing w:before="240" w:beforeAutospacing="off" w:after="240" w:afterAutospacing="off" w:line="360" w:lineRule="auto"/>
        <w:jc w:val="both"/>
        <w:rPr>
          <w:ins w:author="GUSTAVO DE OLIVEIRA REGO MORAIS" w:date="2025-08-08T21:59:15.853Z" w16du:dateUtc="2025-08-08T21:59:15.853Z" w:id="1241967598"/>
          <w:rFonts w:ascii="Times New Roman" w:hAnsi="Times New Roman" w:eastAsia="Times New Roman" w:cs="Times New Roman"/>
          <w:noProof w:val="0"/>
          <w:sz w:val="24"/>
          <w:szCs w:val="24"/>
          <w:lang w:val="pt-BR"/>
          <w:rPrChange w:author="GUSTAVO DE OLIVEIRA REGO MORAIS" w:date="2025-08-08T22:00:05.44Z" w:id="601499241">
            <w:rPr>
              <w:ins w:author="GUSTAVO DE OLIVEIRA REGO MORAIS" w:date="2025-08-08T21:59:15.853Z" w16du:dateUtc="2025-08-08T21:59:15.853Z" w:id="840687449"/>
              <w:rFonts w:ascii="Times New Roman" w:hAnsi="Times New Roman" w:eastAsia="Times New Roman" w:cs="Times New Roman"/>
              <w:noProof w:val="0"/>
              <w:sz w:val="24"/>
              <w:szCs w:val="24"/>
              <w:lang w:val="pt-BR"/>
            </w:rPr>
          </w:rPrChange>
        </w:rPr>
        <w:pPrChange w:author="GUSTAVO DE OLIVEIRA REGO MORAIS" w:date="2025-08-08T22:00:28.808Z">
          <w:pPr>
            <w:bidi w:val="0"/>
          </w:pPr>
        </w:pPrChange>
      </w:pPr>
      <w:ins w:author="GUSTAVO DE OLIVEIRA REGO MORAIS" w:date="2025-08-08T21:59:15.853Z" w:id="1819342805">
        <w:r w:rsidRPr="320543F7" w:rsidR="6595920C">
          <w:rPr>
            <w:rFonts w:ascii="Times New Roman" w:hAnsi="Times New Roman" w:eastAsia="Times New Roman" w:cs="Times New Roman"/>
            <w:noProof w:val="0"/>
            <w:sz w:val="24"/>
            <w:szCs w:val="24"/>
            <w:lang w:val="pt-BR"/>
            <w:rPrChange w:author="GUSTAVO DE OLIVEIRA REGO MORAIS" w:date="2025-08-08T22:00:09.8Z" w:id="2108959966">
              <w:rPr>
                <w:rFonts w:ascii="Times New Roman" w:hAnsi="Times New Roman" w:eastAsia="Times New Roman" w:cs="Times New Roman"/>
                <w:noProof w:val="0"/>
                <w:sz w:val="24"/>
                <w:szCs w:val="24"/>
                <w:lang w:val="pt-BR"/>
              </w:rPr>
            </w:rPrChange>
          </w:rPr>
          <w:t>Descrição: Perfil de uso que orienta prioridades (ex.: desempenho gráfico para GAMER).</w:t>
        </w:r>
      </w:ins>
    </w:p>
    <w:p w:rsidR="320543F7" w:rsidP="320543F7" w:rsidRDefault="320543F7" w14:paraId="5892A661" w14:textId="00F89CFE">
      <w:pPr>
        <w:bidi w:val="0"/>
        <w:spacing w:line="360" w:lineRule="auto"/>
        <w:jc w:val="both"/>
        <w:rPr>
          <w:ins w:author="GUSTAVO DE OLIVEIRA REGO MORAIS" w:date="2025-08-08T21:59:15.853Z" w16du:dateUtc="2025-08-08T21:59:15.853Z" w:id="952533839"/>
          <w:rFonts w:ascii="Times New Roman" w:hAnsi="Times New Roman" w:eastAsia="Times New Roman" w:cs="Times New Roman"/>
          <w:sz w:val="24"/>
          <w:szCs w:val="24"/>
          <w:rPrChange w:author="GUSTAVO DE OLIVEIRA REGO MORAIS" w:date="2025-08-08T22:00:09.801Z" w:id="829088811">
            <w:rPr>
              <w:ins w:author="GUSTAVO DE OLIVEIRA REGO MORAIS" w:date="2025-08-08T21:59:15.853Z" w16du:dateUtc="2025-08-08T21:59:15.853Z" w:id="1484057576"/>
            </w:rPr>
          </w:rPrChange>
        </w:rPr>
        <w:pPrChange w:author="GUSTAVO DE OLIVEIRA REGO MORAIS" w:date="2025-08-08T22:00:28.808Z">
          <w:pPr>
            <w:numPr>
              <w:ilvl w:val="0"/>
              <w:numId w:val="159"/>
            </w:numPr>
            <w:bidi w:val="0"/>
          </w:pPr>
        </w:pPrChange>
      </w:pPr>
    </w:p>
    <w:p w:rsidR="6595920C" w:rsidP="79ED5846" w:rsidRDefault="6595920C" w14:paraId="34B836FC" w14:textId="3240DA05">
      <w:pPr>
        <w:pStyle w:val="Heading3"/>
        <w:bidi w:val="0"/>
        <w:spacing w:before="281" w:beforeAutospacing="off" w:after="281" w:afterAutospacing="off" w:line="360" w:lineRule="auto"/>
        <w:jc w:val="both"/>
        <w:rPr>
          <w:ins w:author="GUSTAVO DE OLIVEIRA REGO MORAIS" w:date="2025-08-08T21:59:15.853Z" w16du:dateUtc="2025-08-08T21:59:15.853Z" w:id="225516754"/>
          <w:rFonts w:ascii="Times New Roman" w:hAnsi="Times New Roman" w:eastAsia="Times New Roman" w:cs="Times New Roman"/>
          <w:b w:val="1"/>
          <w:bCs w:val="1"/>
          <w:noProof w:val="0"/>
          <w:sz w:val="24"/>
          <w:szCs w:val="24"/>
          <w:lang w:val="pt-BR"/>
          <w:rPrChange w:author="GUSTAVO DE OLIVEIRA REGO MORAIS" w:date="2025-08-08T22:00:09.801Z" w:id="2097085880">
            <w:rPr>
              <w:ins w:author="GUSTAVO DE OLIVEIRA REGO MORAIS" w:date="2025-08-08T21:59:15.853Z" w16du:dateUtc="2025-08-08T21:59:15.853Z" w:id="187225997"/>
              <w:rFonts w:ascii="Times New Roman" w:hAnsi="Times New Roman" w:eastAsia="Times New Roman" w:cs="Times New Roman"/>
              <w:b w:val="1"/>
              <w:bCs w:val="1"/>
              <w:noProof w:val="0"/>
              <w:sz w:val="28"/>
              <w:szCs w:val="28"/>
              <w:lang w:val="pt-BR"/>
            </w:rPr>
          </w:rPrChange>
        </w:rPr>
        <w:pPrChange w:author="GUSTAVO DE OLIVEIRA REGO MORAIS" w:date="2025-08-08T22:00:28.808Z">
          <w:pPr>
            <w:bidi w:val="0"/>
          </w:pPr>
        </w:pPrChange>
      </w:pPr>
      <w:bookmarkStart w:name="_Toc1149844632" w:id="1189392306"/>
      <w:ins w:author="GUSTAVO DE OLIVEIRA REGO MORAIS" w:date="2025-08-08T21:59:15.853Z" w:id="405483523">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01Z" w:id="180034406">
              <w:rPr>
                <w:rFonts w:ascii="Times New Roman" w:hAnsi="Times New Roman" w:eastAsia="Times New Roman" w:cs="Times New Roman"/>
                <w:b w:val="1"/>
                <w:bCs w:val="1"/>
                <w:noProof w:val="0"/>
                <w:sz w:val="28"/>
                <w:szCs w:val="28"/>
                <w:lang w:val="pt-BR"/>
              </w:rPr>
            </w:rPrChange>
          </w:rPr>
          <w:t>8.1.3 Descrição dos Relacionamentos</w:t>
        </w:r>
      </w:ins>
      <w:bookmarkEnd w:id="1189392306"/>
    </w:p>
    <w:p w:rsidR="6595920C" w:rsidP="79ED5846" w:rsidRDefault="6595920C" w14:paraId="1FAC6632" w14:textId="49969370">
      <w:pPr>
        <w:pStyle w:val="Heading4"/>
        <w:bidi w:val="0"/>
        <w:spacing w:before="319" w:beforeAutospacing="off" w:after="319" w:afterAutospacing="off" w:line="360" w:lineRule="auto"/>
        <w:jc w:val="both"/>
        <w:rPr>
          <w:ins w:author="GUSTAVO DE OLIVEIRA REGO MORAIS" w:date="2025-08-08T21:59:15.853Z" w16du:dateUtc="2025-08-08T21:59:15.853Z" w:id="763980027"/>
          <w:rFonts w:ascii="Times New Roman" w:hAnsi="Times New Roman" w:eastAsia="Times New Roman" w:cs="Times New Roman"/>
          <w:b w:val="1"/>
          <w:bCs w:val="1"/>
          <w:noProof w:val="0"/>
          <w:sz w:val="24"/>
          <w:szCs w:val="24"/>
          <w:lang w:val="pt-BR"/>
          <w:rPrChange w:author="GUSTAVO DE OLIVEIRA REGO MORAIS" w:date="2025-08-08T22:00:05.444Z" w:id="115082011">
            <w:rPr>
              <w:ins w:author="GUSTAVO DE OLIVEIRA REGO MORAIS" w:date="2025-08-08T21:59:15.853Z" w16du:dateUtc="2025-08-08T21:59:15.853Z" w:id="1054028965"/>
              <w:rFonts w:ascii="Consolas" w:hAnsi="Consolas" w:eastAsia="Consolas" w:cs="Consolas"/>
              <w:b w:val="1"/>
              <w:bCs w:val="1"/>
              <w:noProof w:val="0"/>
              <w:sz w:val="24"/>
              <w:szCs w:val="24"/>
              <w:lang w:val="pt-BR"/>
            </w:rPr>
          </w:rPrChange>
        </w:rPr>
        <w:pPrChange w:author="GUSTAVO DE OLIVEIRA REGO MORAIS" w:date="2025-08-08T22:00:28.809Z">
          <w:pPr>
            <w:bidi w:val="0"/>
          </w:pPr>
        </w:pPrChange>
      </w:pPr>
      <w:bookmarkStart w:name="_Toc986036337" w:id="1962737425"/>
      <w:ins w:author="GUSTAVO DE OLIVEIRA REGO MORAIS" w:date="2025-08-08T21:59:15.853Z" w:id="912883106">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02Z" w:id="1502044472">
              <w:rPr>
                <w:rFonts w:ascii="Times New Roman" w:hAnsi="Times New Roman" w:eastAsia="Times New Roman" w:cs="Times New Roman"/>
                <w:b w:val="1"/>
                <w:bCs w:val="1"/>
                <w:noProof w:val="0"/>
                <w:sz w:val="24"/>
                <w:szCs w:val="24"/>
                <w:lang w:val="pt-BR"/>
              </w:rPr>
            </w:rPrChange>
          </w:rPr>
          <w:t xml:space="preserve">8.1.3.1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42Z" w:id="372655567">
              <w:rPr>
                <w:rFonts w:ascii="Consolas" w:hAnsi="Consolas" w:eastAsia="Consolas" w:cs="Consolas"/>
                <w:b w:val="1"/>
                <w:bCs w:val="1"/>
                <w:noProof w:val="0"/>
                <w:sz w:val="24"/>
                <w:szCs w:val="24"/>
                <w:lang w:val="pt-BR"/>
              </w:rPr>
            </w:rPrChange>
          </w:rPr>
          <w:t>SeçãoRecomendação</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43Z" w:id="558508338">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43Z" w:id="2101744941">
              <w:rPr>
                <w:rFonts w:ascii="Consolas" w:hAnsi="Consolas" w:eastAsia="Consolas" w:cs="Consolas"/>
                <w:b w:val="1"/>
                <w:bCs w:val="1"/>
                <w:noProof w:val="0"/>
                <w:sz w:val="24"/>
                <w:szCs w:val="24"/>
                <w:lang w:val="pt-BR"/>
              </w:rPr>
            </w:rPrChange>
          </w:rPr>
          <w:t>Build</w:t>
        </w:r>
      </w:ins>
      <w:bookmarkEnd w:id="1962737425"/>
    </w:p>
    <w:p w:rsidR="6595920C" w:rsidP="320543F7" w:rsidRDefault="6595920C" w14:paraId="01E71800" w14:textId="634E9381">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297062191"/>
          <w:rFonts w:ascii="Times New Roman" w:hAnsi="Times New Roman" w:eastAsia="Times New Roman" w:cs="Times New Roman"/>
          <w:noProof w:val="0"/>
          <w:sz w:val="24"/>
          <w:szCs w:val="24"/>
          <w:lang w:val="pt-BR"/>
          <w:rPrChange w:author="GUSTAVO DE OLIVEIRA REGO MORAIS" w:date="2025-08-08T22:00:05.446Z" w:id="1433427412">
            <w:rPr>
              <w:ins w:author="GUSTAVO DE OLIVEIRA REGO MORAIS" w:date="2025-08-08T21:59:15.854Z" w16du:dateUtc="2025-08-08T21:59:15.854Z" w:id="767639753"/>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5457402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4Z" w:id="1427040026">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45Z" w:id="1534095683">
              <w:rPr>
                <w:rFonts w:ascii="Times New Roman" w:hAnsi="Times New Roman" w:eastAsia="Times New Roman" w:cs="Times New Roman"/>
                <w:noProof w:val="0"/>
                <w:sz w:val="24"/>
                <w:szCs w:val="24"/>
                <w:lang w:val="pt-BR"/>
              </w:rPr>
            </w:rPrChange>
          </w:rPr>
          <w:t xml:space="preserve"> Composição/Associação</w:t>
        </w:r>
      </w:ins>
    </w:p>
    <w:p w:rsidR="6595920C" w:rsidP="320543F7" w:rsidRDefault="6595920C" w14:paraId="05F68F0D" w14:textId="5ACB3082">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2093707155"/>
          <w:rFonts w:ascii="Times New Roman" w:hAnsi="Times New Roman" w:eastAsia="Times New Roman" w:cs="Times New Roman"/>
          <w:noProof w:val="0"/>
          <w:sz w:val="24"/>
          <w:szCs w:val="24"/>
          <w:lang w:val="pt-BR"/>
          <w:rPrChange w:author="GUSTAVO DE OLIVEIRA REGO MORAIS" w:date="2025-08-08T22:00:05.449Z" w:id="758029911">
            <w:rPr>
              <w:ins w:author="GUSTAVO DE OLIVEIRA REGO MORAIS" w:date="2025-08-08T21:59:15.854Z" w16du:dateUtc="2025-08-08T21:59:15.854Z" w:id="1365265287"/>
              <w:rFonts w:ascii="Consolas" w:hAnsi="Consolas" w:eastAsia="Consolas" w:cs="Consolas"/>
              <w:noProof w:val="0"/>
              <w:sz w:val="24"/>
              <w:szCs w:val="24"/>
              <w:lang w:val="pt-BR"/>
            </w:rPr>
          </w:rPrChange>
        </w:rPr>
        <w:pPrChange w:author="GUSTAVO DE OLIVEIRA REGO MORAIS" w:date="2025-08-08T22:00:28.809Z">
          <w:pPr>
            <w:bidi w:val="0"/>
          </w:pPr>
        </w:pPrChange>
      </w:pPr>
      <w:ins w:author="GUSTAVO DE OLIVEIRA REGO MORAIS" w:date="2025-08-08T21:59:15.854Z" w:id="98362698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5Z" w:id="126448568">
              <w:rPr>
                <w:rFonts w:ascii="Times New Roman" w:hAnsi="Times New Roman" w:eastAsia="Times New Roman" w:cs="Times New Roman"/>
                <w:b w:val="1"/>
                <w:bCs w:val="1"/>
                <w:noProof w:val="0"/>
                <w:sz w:val="24"/>
                <w:szCs w:val="24"/>
                <w:lang w:val="pt-BR"/>
              </w:rPr>
            </w:rPrChange>
          </w:rPr>
          <w:t>Classes:</w:t>
        </w:r>
        <w:r w:rsidRPr="320543F7" w:rsidR="6595920C">
          <w:rPr>
            <w:rFonts w:ascii="Times New Roman" w:hAnsi="Times New Roman" w:eastAsia="Times New Roman" w:cs="Times New Roman"/>
            <w:noProof w:val="0"/>
            <w:sz w:val="24"/>
            <w:szCs w:val="24"/>
            <w:lang w:val="pt-BR"/>
            <w:rPrChange w:author="GUSTAVO DE OLIVEIRA REGO MORAIS" w:date="2025-08-08T22:00:05.446Z" w:id="47756840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47Z" w:id="63893982">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48Z" w:id="1864581675">
              <w:rPr>
                <w:rFonts w:ascii="Times New Roman" w:hAnsi="Times New Roman" w:eastAsia="Times New Roman" w:cs="Times New Roman"/>
                <w:noProof w:val="0"/>
                <w:sz w:val="24"/>
                <w:szCs w:val="24"/>
                <w:lang w:val="pt-BR"/>
              </w:rPr>
            </w:rPrChange>
          </w:rPr>
          <w:t xml:space="preserve"> ↔ </w:t>
        </w:r>
        <w:r w:rsidRPr="320543F7" w:rsidR="6595920C">
          <w:rPr>
            <w:rFonts w:ascii="Times New Roman" w:hAnsi="Times New Roman" w:eastAsia="Times New Roman" w:cs="Times New Roman"/>
            <w:noProof w:val="0"/>
            <w:sz w:val="24"/>
            <w:szCs w:val="24"/>
            <w:lang w:val="pt-BR"/>
            <w:rPrChange w:author="GUSTAVO DE OLIVEIRA REGO MORAIS" w:date="2025-08-08T22:00:05.449Z" w:id="345027687">
              <w:rPr>
                <w:rFonts w:ascii="Consolas" w:hAnsi="Consolas" w:eastAsia="Consolas" w:cs="Consolas"/>
                <w:noProof w:val="0"/>
                <w:sz w:val="24"/>
                <w:szCs w:val="24"/>
                <w:lang w:val="pt-BR"/>
              </w:rPr>
            </w:rPrChange>
          </w:rPr>
          <w:t>Build</w:t>
        </w:r>
      </w:ins>
    </w:p>
    <w:p w:rsidR="6595920C" w:rsidP="320543F7" w:rsidRDefault="6595920C" w14:paraId="539F8103" w14:textId="63994A08">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157786564"/>
          <w:rFonts w:ascii="Times New Roman" w:hAnsi="Times New Roman" w:eastAsia="Times New Roman" w:cs="Times New Roman"/>
          <w:noProof w:val="0"/>
          <w:sz w:val="24"/>
          <w:szCs w:val="24"/>
          <w:lang w:val="pt-BR"/>
          <w:rPrChange w:author="GUSTAVO DE OLIVEIRA REGO MORAIS" w:date="2025-08-08T22:00:05.452Z" w:id="1949780666">
            <w:rPr>
              <w:ins w:author="GUSTAVO DE OLIVEIRA REGO MORAIS" w:date="2025-08-08T21:59:15.854Z" w16du:dateUtc="2025-08-08T21:59:15.854Z" w:id="441290517"/>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9484119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7Z" w:id="735736494">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5Z" w:id="27702940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51Z" w:id="1838614237">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51Z" w:id="2061710337">
              <w:rPr>
                <w:rFonts w:ascii="Times New Roman" w:hAnsi="Times New Roman" w:eastAsia="Times New Roman" w:cs="Times New Roman"/>
                <w:noProof w:val="0"/>
                <w:sz w:val="24"/>
                <w:szCs w:val="24"/>
                <w:lang w:val="pt-BR"/>
              </w:rPr>
            </w:rPrChange>
          </w:rPr>
          <w:t xml:space="preserve"> agrupa builds geradas.</w:t>
        </w:r>
      </w:ins>
    </w:p>
    <w:p w:rsidR="6595920C" w:rsidP="320543F7" w:rsidRDefault="6595920C" w14:paraId="1ACCB290" w14:textId="72A05191">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393467124"/>
          <w:rFonts w:ascii="Times New Roman" w:hAnsi="Times New Roman" w:eastAsia="Times New Roman" w:cs="Times New Roman"/>
          <w:noProof w:val="0"/>
          <w:sz w:val="24"/>
          <w:szCs w:val="24"/>
          <w:lang w:val="pt-BR"/>
          <w:rPrChange w:author="GUSTAVO DE OLIVEIRA REGO MORAIS" w:date="2025-08-08T22:00:05.456Z" w:id="1805387237">
            <w:rPr>
              <w:ins w:author="GUSTAVO DE OLIVEIRA REGO MORAIS" w:date="2025-08-08T21:59:15.854Z" w16du:dateUtc="2025-08-08T21:59:15.854Z" w:id="1460828644"/>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129823281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9Z" w:id="536343684">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53Z" w:id="8652597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54Z" w:id="790197873">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54Z" w:id="621358569">
              <w:rPr>
                <w:rFonts w:ascii="Times New Roman" w:hAnsi="Times New Roman" w:eastAsia="Times New Roman" w:cs="Times New Roman"/>
                <w:noProof w:val="0"/>
                <w:sz w:val="24"/>
                <w:szCs w:val="24"/>
                <w:lang w:val="pt-BR"/>
              </w:rPr>
            </w:rPrChange>
          </w:rPr>
          <w:t xml:space="preserve"> 0..* → </w:t>
        </w:r>
        <w:r w:rsidRPr="320543F7" w:rsidR="6595920C">
          <w:rPr>
            <w:rFonts w:ascii="Times New Roman" w:hAnsi="Times New Roman" w:eastAsia="Times New Roman" w:cs="Times New Roman"/>
            <w:noProof w:val="0"/>
            <w:sz w:val="24"/>
            <w:szCs w:val="24"/>
            <w:lang w:val="pt-BR"/>
            <w:rPrChange w:author="GUSTAVO DE OLIVEIRA REGO MORAIS" w:date="2025-08-08T22:00:05.455Z" w:id="19123045">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56Z" w:id="19060044">
              <w:rPr>
                <w:rFonts w:ascii="Times New Roman" w:hAnsi="Times New Roman" w:eastAsia="Times New Roman" w:cs="Times New Roman"/>
                <w:noProof w:val="0"/>
                <w:sz w:val="24"/>
                <w:szCs w:val="24"/>
                <w:lang w:val="pt-BR"/>
              </w:rPr>
            </w:rPrChange>
          </w:rPr>
          <w:t xml:space="preserve"> (um para muitos).</w:t>
        </w:r>
      </w:ins>
    </w:p>
    <w:p w:rsidR="6595920C" w:rsidP="320543F7" w:rsidRDefault="6595920C" w14:paraId="360D4CF8" w14:textId="4BC47FCD">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497189220"/>
          <w:rFonts w:ascii="Times New Roman" w:hAnsi="Times New Roman" w:eastAsia="Times New Roman" w:cs="Times New Roman"/>
          <w:noProof w:val="0"/>
          <w:sz w:val="24"/>
          <w:szCs w:val="24"/>
          <w:lang w:val="pt-BR"/>
          <w:rPrChange w:author="GUSTAVO DE OLIVEIRA REGO MORAIS" w:date="2025-08-08T22:00:05.458Z" w:id="1885699463">
            <w:rPr>
              <w:ins w:author="GUSTAVO DE OLIVEIRA REGO MORAIS" w:date="2025-08-08T21:59:15.854Z" w16du:dateUtc="2025-08-08T21:59:15.854Z" w:id="1151438521"/>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28103506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3Z" w:id="184143376">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57Z" w:id="885621209">
              <w:rPr>
                <w:rFonts w:ascii="Times New Roman" w:hAnsi="Times New Roman" w:eastAsia="Times New Roman" w:cs="Times New Roman"/>
                <w:noProof w:val="0"/>
                <w:sz w:val="24"/>
                <w:szCs w:val="24"/>
                <w:lang w:val="pt-BR"/>
              </w:rPr>
            </w:rPrChange>
          </w:rPr>
          <w:t xml:space="preserve"> Bidirecional.</w:t>
        </w:r>
      </w:ins>
    </w:p>
    <w:p w:rsidR="6595920C" w:rsidP="79ED5846" w:rsidRDefault="6595920C" w14:paraId="2665B94C" w14:textId="6F6CE5A9">
      <w:pPr>
        <w:pStyle w:val="Heading4"/>
        <w:bidi w:val="0"/>
        <w:spacing w:before="319" w:beforeAutospacing="off" w:after="319" w:afterAutospacing="off" w:line="360" w:lineRule="auto"/>
        <w:jc w:val="both"/>
        <w:rPr>
          <w:ins w:author="GUSTAVO DE OLIVEIRA REGO MORAIS" w:date="2025-08-08T21:59:15.854Z" w16du:dateUtc="2025-08-08T21:59:15.854Z" w:id="1063880310"/>
          <w:rFonts w:ascii="Times New Roman" w:hAnsi="Times New Roman" w:eastAsia="Times New Roman" w:cs="Times New Roman"/>
          <w:b w:val="1"/>
          <w:bCs w:val="1"/>
          <w:noProof w:val="0"/>
          <w:sz w:val="24"/>
          <w:szCs w:val="24"/>
          <w:lang w:val="pt-BR"/>
          <w:rPrChange w:author="GUSTAVO DE OLIVEIRA REGO MORAIS" w:date="2025-08-08T22:00:05.461Z" w:id="805471044">
            <w:rPr>
              <w:ins w:author="GUSTAVO DE OLIVEIRA REGO MORAIS" w:date="2025-08-08T21:59:15.854Z" w16du:dateUtc="2025-08-08T21:59:15.854Z" w:id="1461295513"/>
              <w:rFonts w:ascii="Consolas" w:hAnsi="Consolas" w:eastAsia="Consolas" w:cs="Consolas"/>
              <w:b w:val="1"/>
              <w:bCs w:val="1"/>
              <w:noProof w:val="0"/>
              <w:sz w:val="24"/>
              <w:szCs w:val="24"/>
              <w:lang w:val="pt-BR"/>
            </w:rPr>
          </w:rPrChange>
        </w:rPr>
        <w:pPrChange w:author="GUSTAVO DE OLIVEIRA REGO MORAIS" w:date="2025-08-08T22:00:28.81Z">
          <w:pPr>
            <w:numPr>
              <w:ilvl w:val="0"/>
              <w:numId w:val="160"/>
            </w:numPr>
            <w:bidi w:val="0"/>
          </w:pPr>
        </w:pPrChange>
      </w:pPr>
      <w:bookmarkStart w:name="_Toc2071862122" w:id="462537768"/>
      <w:ins w:author="GUSTAVO DE OLIVEIRA REGO MORAIS" w:date="2025-08-08T21:59:15.854Z" w:id="189906352">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14Z" w:id="2101081815">
              <w:rPr>
                <w:rFonts w:ascii="Times New Roman" w:hAnsi="Times New Roman" w:eastAsia="Times New Roman" w:cs="Times New Roman"/>
                <w:b w:val="1"/>
                <w:bCs w:val="1"/>
                <w:noProof w:val="0"/>
                <w:sz w:val="24"/>
                <w:szCs w:val="24"/>
                <w:lang w:val="pt-BR"/>
              </w:rPr>
            </w:rPrChange>
          </w:rPr>
          <w:t xml:space="preserve">8.1.3.2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59Z" w:id="737001054">
              <w:rPr>
                <w:rFonts w:ascii="Consolas" w:hAnsi="Consolas" w:eastAsia="Consolas" w:cs="Consolas"/>
                <w:b w:val="1"/>
                <w:bCs w:val="1"/>
                <w:noProof w:val="0"/>
                <w:sz w:val="24"/>
                <w:szCs w:val="24"/>
                <w:lang w:val="pt-BR"/>
              </w:rPr>
            </w:rPrChange>
          </w:rPr>
          <w:t>SeçãoRecomendação</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6Z" w:id="1467592006">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6Z" w:id="1312903345">
              <w:rPr>
                <w:rFonts w:ascii="Consolas" w:hAnsi="Consolas" w:eastAsia="Consolas" w:cs="Consolas"/>
                <w:b w:val="1"/>
                <w:bCs w:val="1"/>
                <w:noProof w:val="0"/>
                <w:sz w:val="24"/>
                <w:szCs w:val="24"/>
                <w:lang w:val="pt-BR"/>
              </w:rPr>
            </w:rPrChange>
          </w:rPr>
          <w:t>PreferenciaUsuario</w:t>
        </w:r>
      </w:ins>
      <w:bookmarkEnd w:id="462537768"/>
    </w:p>
    <w:p w:rsidR="6595920C" w:rsidP="320543F7" w:rsidRDefault="6595920C" w14:paraId="10DD49C9" w14:textId="5429E2A0">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829259961"/>
          <w:rFonts w:ascii="Times New Roman" w:hAnsi="Times New Roman" w:eastAsia="Times New Roman" w:cs="Times New Roman"/>
          <w:noProof w:val="0"/>
          <w:sz w:val="24"/>
          <w:szCs w:val="24"/>
          <w:lang w:val="pt-BR"/>
          <w:rPrChange w:author="GUSTAVO DE OLIVEIRA REGO MORAIS" w:date="2025-08-08T22:00:05.463Z" w:id="2071124626">
            <w:rPr>
              <w:ins w:author="GUSTAVO DE OLIVEIRA REGO MORAIS" w:date="2025-08-08T21:59:15.854Z" w16du:dateUtc="2025-08-08T21:59:15.854Z" w:id="1312580332"/>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56881661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6Z" w:id="1328387086">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62Z" w:id="620347849">
              <w:rPr>
                <w:rFonts w:ascii="Times New Roman" w:hAnsi="Times New Roman" w:eastAsia="Times New Roman" w:cs="Times New Roman"/>
                <w:noProof w:val="0"/>
                <w:sz w:val="24"/>
                <w:szCs w:val="24"/>
                <w:lang w:val="pt-BR"/>
              </w:rPr>
            </w:rPrChange>
          </w:rPr>
          <w:t xml:space="preserve"> Associação</w:t>
        </w:r>
      </w:ins>
    </w:p>
    <w:p w:rsidR="6595920C" w:rsidP="320543F7" w:rsidRDefault="6595920C" w14:paraId="6FD3B98C" w14:textId="22FBFAEA">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496829405"/>
          <w:rFonts w:ascii="Times New Roman" w:hAnsi="Times New Roman" w:eastAsia="Times New Roman" w:cs="Times New Roman"/>
          <w:noProof w:val="0"/>
          <w:sz w:val="24"/>
          <w:szCs w:val="24"/>
          <w:lang w:val="pt-BR"/>
          <w:rPrChange w:author="GUSTAVO DE OLIVEIRA REGO MORAIS" w:date="2025-08-08T22:00:05.467Z" w:id="1749761954">
            <w:rPr>
              <w:ins w:author="GUSTAVO DE OLIVEIRA REGO MORAIS" w:date="2025-08-08T21:59:15.854Z" w16du:dateUtc="2025-08-08T21:59:15.854Z" w:id="2111532989"/>
              <w:rFonts w:ascii="Consolas" w:hAnsi="Consolas" w:eastAsia="Consolas" w:cs="Consolas"/>
              <w:noProof w:val="0"/>
              <w:sz w:val="24"/>
              <w:szCs w:val="24"/>
              <w:lang w:val="pt-BR"/>
            </w:rPr>
          </w:rPrChange>
        </w:rPr>
        <w:pPrChange w:author="GUSTAVO DE OLIVEIRA REGO MORAIS" w:date="2025-08-08T22:00:28.81Z">
          <w:pPr>
            <w:bidi w:val="0"/>
          </w:pPr>
        </w:pPrChange>
      </w:pPr>
      <w:ins w:author="GUSTAVO DE OLIVEIRA REGO MORAIS" w:date="2025-08-08T21:59:15.854Z" w:id="181392981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7Z" w:id="317163481">
              <w:rPr>
                <w:rFonts w:ascii="Times New Roman" w:hAnsi="Times New Roman" w:eastAsia="Times New Roman" w:cs="Times New Roman"/>
                <w:b w:val="1"/>
                <w:bCs w:val="1"/>
                <w:noProof w:val="0"/>
                <w:sz w:val="24"/>
                <w:szCs w:val="24"/>
                <w:lang w:val="pt-BR"/>
              </w:rPr>
            </w:rPrChange>
          </w:rPr>
          <w:t>Classes:</w:t>
        </w:r>
        <w:r w:rsidRPr="320543F7" w:rsidR="6595920C">
          <w:rPr>
            <w:rFonts w:ascii="Times New Roman" w:hAnsi="Times New Roman" w:eastAsia="Times New Roman" w:cs="Times New Roman"/>
            <w:noProof w:val="0"/>
            <w:sz w:val="24"/>
            <w:szCs w:val="24"/>
            <w:lang w:val="pt-BR"/>
            <w:rPrChange w:author="GUSTAVO DE OLIVEIRA REGO MORAIS" w:date="2025-08-08T22:00:05.464Z" w:id="113827031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65Z" w:id="1184382694">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66Z" w:id="111650562">
              <w:rPr>
                <w:rFonts w:ascii="Times New Roman" w:hAnsi="Times New Roman" w:eastAsia="Times New Roman" w:cs="Times New Roman"/>
                <w:noProof w:val="0"/>
                <w:sz w:val="24"/>
                <w:szCs w:val="24"/>
                <w:lang w:val="pt-BR"/>
              </w:rPr>
            </w:rPrChange>
          </w:rPr>
          <w:t xml:space="preserve"> ↔ </w:t>
        </w:r>
        <w:r w:rsidRPr="320543F7" w:rsidR="6595920C">
          <w:rPr>
            <w:rFonts w:ascii="Times New Roman" w:hAnsi="Times New Roman" w:eastAsia="Times New Roman" w:cs="Times New Roman"/>
            <w:noProof w:val="0"/>
            <w:sz w:val="24"/>
            <w:szCs w:val="24"/>
            <w:lang w:val="pt-BR"/>
            <w:rPrChange w:author="GUSTAVO DE OLIVEIRA REGO MORAIS" w:date="2025-08-08T22:00:05.466Z" w:id="971594839">
              <w:rPr>
                <w:rFonts w:ascii="Consolas" w:hAnsi="Consolas" w:eastAsia="Consolas" w:cs="Consolas"/>
                <w:noProof w:val="0"/>
                <w:sz w:val="24"/>
                <w:szCs w:val="24"/>
                <w:lang w:val="pt-BR"/>
              </w:rPr>
            </w:rPrChange>
          </w:rPr>
          <w:t>PreferenciaUsuario</w:t>
        </w:r>
      </w:ins>
    </w:p>
    <w:p w:rsidR="6595920C" w:rsidP="320543F7" w:rsidRDefault="6595920C" w14:paraId="01A0BC95" w14:textId="690F34EA">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751886870"/>
          <w:rFonts w:ascii="Times New Roman" w:hAnsi="Times New Roman" w:eastAsia="Times New Roman" w:cs="Times New Roman"/>
          <w:noProof w:val="0"/>
          <w:sz w:val="24"/>
          <w:szCs w:val="24"/>
          <w:lang w:val="pt-BR"/>
          <w:rPrChange w:author="GUSTAVO DE OLIVEIRA REGO MORAIS" w:date="2025-08-08T22:00:05.469Z" w:id="1912179314">
            <w:rPr>
              <w:ins w:author="GUSTAVO DE OLIVEIRA REGO MORAIS" w:date="2025-08-08T21:59:15.854Z" w16du:dateUtc="2025-08-08T21:59:15.854Z" w:id="2017679416"/>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43910145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Z" w:id="1120685819">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68Z" w:id="1927887137">
              <w:rPr>
                <w:rFonts w:ascii="Times New Roman" w:hAnsi="Times New Roman" w:eastAsia="Times New Roman" w:cs="Times New Roman"/>
                <w:noProof w:val="0"/>
                <w:sz w:val="24"/>
                <w:szCs w:val="24"/>
                <w:lang w:val="pt-BR"/>
              </w:rPr>
            </w:rPrChange>
          </w:rPr>
          <w:t xml:space="preserve"> Preferências definem parâmetros para geração da seção.</w:t>
        </w:r>
      </w:ins>
    </w:p>
    <w:p w:rsidR="6595920C" w:rsidP="320543F7" w:rsidRDefault="6595920C" w14:paraId="3333CCEF" w14:textId="3F0FF9D3">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231493046"/>
          <w:rFonts w:ascii="Times New Roman" w:hAnsi="Times New Roman" w:eastAsia="Times New Roman" w:cs="Times New Roman"/>
          <w:noProof w:val="0"/>
          <w:sz w:val="24"/>
          <w:szCs w:val="24"/>
          <w:lang w:val="pt-BR"/>
          <w:rPrChange w:author="GUSTAVO DE OLIVEIRA REGO MORAIS" w:date="2025-08-08T22:00:05.47Z" w:id="2075277830">
            <w:rPr>
              <w:ins w:author="GUSTAVO DE OLIVEIRA REGO MORAIS" w:date="2025-08-08T21:59:15.854Z" w16du:dateUtc="2025-08-08T21:59:15.854Z" w:id="126827833"/>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561531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Z" w:id="1076949831">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7Z" w:id="570828557">
              <w:rPr>
                <w:rFonts w:ascii="Times New Roman" w:hAnsi="Times New Roman" w:eastAsia="Times New Roman" w:cs="Times New Roman"/>
                <w:noProof w:val="0"/>
                <w:sz w:val="24"/>
                <w:szCs w:val="24"/>
                <w:lang w:val="pt-BR"/>
              </w:rPr>
            </w:rPrChange>
          </w:rPr>
          <w:t xml:space="preserve"> 1 → 1.</w:t>
        </w:r>
      </w:ins>
    </w:p>
    <w:p w:rsidR="6595920C" w:rsidP="320543F7" w:rsidRDefault="6595920C" w14:paraId="5B379A75" w14:textId="04C37B19">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879792627"/>
          <w:rFonts w:ascii="Times New Roman" w:hAnsi="Times New Roman" w:eastAsia="Times New Roman" w:cs="Times New Roman"/>
          <w:noProof w:val="0"/>
          <w:sz w:val="24"/>
          <w:szCs w:val="24"/>
          <w:lang w:val="pt-BR"/>
          <w:rPrChange w:author="GUSTAVO DE OLIVEIRA REGO MORAIS" w:date="2025-08-08T22:00:05.472Z" w:id="1085030808">
            <w:rPr>
              <w:ins w:author="GUSTAVO DE OLIVEIRA REGO MORAIS" w:date="2025-08-08T21:59:15.854Z" w16du:dateUtc="2025-08-08T21:59:15.854Z" w:id="806105781"/>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67586840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1Z" w:id="1114724579">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71Z" w:id="1448189560">
              <w:rPr>
                <w:rFonts w:ascii="Times New Roman" w:hAnsi="Times New Roman" w:eastAsia="Times New Roman" w:cs="Times New Roman"/>
                <w:noProof w:val="0"/>
                <w:sz w:val="24"/>
                <w:szCs w:val="24"/>
                <w:lang w:val="pt-BR"/>
              </w:rPr>
            </w:rPrChange>
          </w:rPr>
          <w:t xml:space="preserve"> Unidirecional (Seção usa Preferência).</w:t>
        </w:r>
      </w:ins>
    </w:p>
    <w:p w:rsidR="6595920C" w:rsidP="79ED5846" w:rsidRDefault="6595920C" w14:paraId="710935EA" w14:textId="4DAFFB79">
      <w:pPr>
        <w:pStyle w:val="Heading4"/>
        <w:bidi w:val="0"/>
        <w:spacing w:before="319" w:beforeAutospacing="off" w:after="319" w:afterAutospacing="off" w:line="360" w:lineRule="auto"/>
        <w:jc w:val="both"/>
        <w:rPr>
          <w:ins w:author="GUSTAVO DE OLIVEIRA REGO MORAIS" w:date="2025-08-08T21:59:15.854Z" w16du:dateUtc="2025-08-08T21:59:15.854Z" w:id="93492350"/>
          <w:rFonts w:ascii="Times New Roman" w:hAnsi="Times New Roman" w:eastAsia="Times New Roman" w:cs="Times New Roman"/>
          <w:b w:val="1"/>
          <w:bCs w:val="1"/>
          <w:noProof w:val="0"/>
          <w:sz w:val="24"/>
          <w:szCs w:val="24"/>
          <w:lang w:val="pt-BR"/>
          <w:rPrChange w:author="GUSTAVO DE OLIVEIRA REGO MORAIS" w:date="2025-08-08T22:00:05.475Z" w:id="880812877">
            <w:rPr>
              <w:ins w:author="GUSTAVO DE OLIVEIRA REGO MORAIS" w:date="2025-08-08T21:59:15.854Z" w16du:dateUtc="2025-08-08T21:59:15.854Z" w:id="2087320478"/>
              <w:rFonts w:ascii="Consolas" w:hAnsi="Consolas" w:eastAsia="Consolas" w:cs="Consolas"/>
              <w:b w:val="1"/>
              <w:bCs w:val="1"/>
              <w:noProof w:val="0"/>
              <w:sz w:val="24"/>
              <w:szCs w:val="24"/>
              <w:lang w:val="pt-BR"/>
            </w:rPr>
          </w:rPrChange>
        </w:rPr>
        <w:pPrChange w:author="GUSTAVO DE OLIVEIRA REGO MORAIS" w:date="2025-08-08T22:00:28.811Z">
          <w:pPr>
            <w:numPr>
              <w:ilvl w:val="0"/>
              <w:numId w:val="161"/>
            </w:numPr>
            <w:bidi w:val="0"/>
          </w:pPr>
        </w:pPrChange>
      </w:pPr>
      <w:bookmarkStart w:name="_Toc259106784" w:id="87651108"/>
      <w:ins w:author="GUSTAVO DE OLIVEIRA REGO MORAIS" w:date="2025-08-08T21:59:15.854Z" w:id="1310574386">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22Z" w:id="2067158452">
              <w:rPr>
                <w:rFonts w:ascii="Times New Roman" w:hAnsi="Times New Roman" w:eastAsia="Times New Roman" w:cs="Times New Roman"/>
                <w:b w:val="1"/>
                <w:bCs w:val="1"/>
                <w:noProof w:val="0"/>
                <w:sz w:val="24"/>
                <w:szCs w:val="24"/>
                <w:lang w:val="pt-BR"/>
              </w:rPr>
            </w:rPrChange>
          </w:rPr>
          <w:t xml:space="preserve">8.1.3.3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73Z" w:id="916359479">
              <w:rPr>
                <w:rFonts w:ascii="Consolas" w:hAnsi="Consolas" w:eastAsia="Consolas" w:cs="Consolas"/>
                <w:b w:val="1"/>
                <w:bCs w:val="1"/>
                <w:noProof w:val="0"/>
                <w:sz w:val="24"/>
                <w:szCs w:val="24"/>
                <w:lang w:val="pt-BR"/>
              </w:rPr>
            </w:rPrChange>
          </w:rPr>
          <w:t>IARecomendação</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74Z" w:id="1542560503">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75Z" w:id="462412717">
              <w:rPr>
                <w:rFonts w:ascii="Consolas" w:hAnsi="Consolas" w:eastAsia="Consolas" w:cs="Consolas"/>
                <w:b w:val="1"/>
                <w:bCs w:val="1"/>
                <w:noProof w:val="0"/>
                <w:sz w:val="24"/>
                <w:szCs w:val="24"/>
                <w:lang w:val="pt-BR"/>
              </w:rPr>
            </w:rPrChange>
          </w:rPr>
          <w:t>Build</w:t>
        </w:r>
      </w:ins>
      <w:bookmarkEnd w:id="87651108"/>
    </w:p>
    <w:p w:rsidR="6595920C" w:rsidP="320543F7" w:rsidRDefault="6595920C" w14:paraId="3B6C95C2" w14:textId="133893E1">
      <w:pPr>
        <w:pStyle w:val="ListParagraph"/>
        <w:numPr>
          <w:ilvl w:val="0"/>
          <w:numId w:val="162"/>
        </w:numPr>
        <w:bidi w:val="0"/>
        <w:spacing w:before="240" w:beforeAutospacing="off" w:after="240" w:afterAutospacing="off" w:line="360" w:lineRule="auto"/>
        <w:jc w:val="both"/>
        <w:rPr>
          <w:ins w:author="GUSTAVO DE OLIVEIRA REGO MORAIS" w:date="2025-08-08T21:59:15.854Z" w16du:dateUtc="2025-08-08T21:59:15.854Z" w:id="507731503"/>
          <w:rFonts w:ascii="Times New Roman" w:hAnsi="Times New Roman" w:eastAsia="Times New Roman" w:cs="Times New Roman"/>
          <w:noProof w:val="0"/>
          <w:sz w:val="24"/>
          <w:szCs w:val="24"/>
          <w:lang w:val="pt-BR"/>
          <w:rPrChange w:author="GUSTAVO DE OLIVEIRA REGO MORAIS" w:date="2025-08-08T22:00:05.477Z" w:id="650393291">
            <w:rPr>
              <w:ins w:author="GUSTAVO DE OLIVEIRA REGO MORAIS" w:date="2025-08-08T21:59:15.854Z" w16du:dateUtc="2025-08-08T21:59:15.854Z" w:id="1725701726"/>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4Z" w:id="161750132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4Z" w:id="877029573">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77Z" w:id="1531808592">
              <w:rPr>
                <w:rFonts w:ascii="Times New Roman" w:hAnsi="Times New Roman" w:eastAsia="Times New Roman" w:cs="Times New Roman"/>
                <w:noProof w:val="0"/>
                <w:sz w:val="24"/>
                <w:szCs w:val="24"/>
                <w:lang w:val="pt-BR"/>
              </w:rPr>
            </w:rPrChange>
          </w:rPr>
          <w:t xml:space="preserve"> Dependência/Uso</w:t>
        </w:r>
      </w:ins>
    </w:p>
    <w:p w:rsidR="6595920C" w:rsidP="320543F7" w:rsidRDefault="6595920C" w14:paraId="4D9F612C" w14:textId="33A979B4">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767402904"/>
          <w:rFonts w:ascii="Times New Roman" w:hAnsi="Times New Roman" w:eastAsia="Times New Roman" w:cs="Times New Roman"/>
          <w:noProof w:val="0"/>
          <w:sz w:val="24"/>
          <w:szCs w:val="24"/>
          <w:lang w:val="pt-BR"/>
          <w:rPrChange w:author="GUSTAVO DE OLIVEIRA REGO MORAIS" w:date="2025-08-08T22:00:05.48Z" w:id="37546517">
            <w:rPr>
              <w:ins w:author="GUSTAVO DE OLIVEIRA REGO MORAIS" w:date="2025-08-08T21:59:15.855Z" w16du:dateUtc="2025-08-08T21:59:15.855Z" w:id="1909638936"/>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117121890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5Z" w:id="706116026">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78Z" w:id="1352223828">
              <w:rPr>
                <w:rFonts w:ascii="Times New Roman" w:hAnsi="Times New Roman" w:eastAsia="Times New Roman" w:cs="Times New Roman"/>
                <w:noProof w:val="0"/>
                <w:sz w:val="24"/>
                <w:szCs w:val="24"/>
                <w:lang w:val="pt-BR"/>
              </w:rPr>
            </w:rPrChange>
          </w:rPr>
          <w:t xml:space="preserve"> IA gera e modifica objetos </w:t>
        </w:r>
        <w:r w:rsidRPr="320543F7" w:rsidR="6595920C">
          <w:rPr>
            <w:rFonts w:ascii="Times New Roman" w:hAnsi="Times New Roman" w:eastAsia="Times New Roman" w:cs="Times New Roman"/>
            <w:noProof w:val="0"/>
            <w:sz w:val="24"/>
            <w:szCs w:val="24"/>
            <w:lang w:val="pt-BR"/>
            <w:rPrChange w:author="GUSTAVO DE OLIVEIRA REGO MORAIS" w:date="2025-08-08T22:00:05.479Z" w:id="1385591336">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79Z" w:id="796144474">
              <w:rPr>
                <w:rFonts w:ascii="Times New Roman" w:hAnsi="Times New Roman" w:eastAsia="Times New Roman" w:cs="Times New Roman"/>
                <w:noProof w:val="0"/>
                <w:sz w:val="24"/>
                <w:szCs w:val="24"/>
                <w:lang w:val="pt-BR"/>
              </w:rPr>
            </w:rPrChange>
          </w:rPr>
          <w:t>.</w:t>
        </w:r>
      </w:ins>
    </w:p>
    <w:p w:rsidR="6595920C" w:rsidP="320543F7" w:rsidRDefault="6595920C" w14:paraId="1DA9E534" w14:textId="59ED1899">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239688901"/>
          <w:rFonts w:ascii="Times New Roman" w:hAnsi="Times New Roman" w:eastAsia="Times New Roman" w:cs="Times New Roman"/>
          <w:noProof w:val="0"/>
          <w:sz w:val="24"/>
          <w:szCs w:val="24"/>
          <w:lang w:val="pt-BR"/>
          <w:rPrChange w:author="GUSTAVO DE OLIVEIRA REGO MORAIS" w:date="2025-08-08T22:00:05.481Z" w:id="1535119467">
            <w:rPr>
              <w:ins w:author="GUSTAVO DE OLIVEIRA REGO MORAIS" w:date="2025-08-08T21:59:15.855Z" w16du:dateUtc="2025-08-08T21:59:15.855Z" w:id="1620083489"/>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118642726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7Z" w:id="1899061832">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81Z" w:id="993581225">
              <w:rPr>
                <w:rFonts w:ascii="Times New Roman" w:hAnsi="Times New Roman" w:eastAsia="Times New Roman" w:cs="Times New Roman"/>
                <w:noProof w:val="0"/>
                <w:sz w:val="24"/>
                <w:szCs w:val="24"/>
                <w:lang w:val="pt-BR"/>
              </w:rPr>
            </w:rPrChange>
          </w:rPr>
          <w:t xml:space="preserve"> N/A.</w:t>
        </w:r>
      </w:ins>
    </w:p>
    <w:p w:rsidR="6595920C" w:rsidP="320543F7" w:rsidRDefault="6595920C" w14:paraId="417EE66F" w14:textId="4ED64F20">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028706698"/>
          <w:rFonts w:ascii="Times New Roman" w:hAnsi="Times New Roman" w:eastAsia="Times New Roman" w:cs="Times New Roman"/>
          <w:noProof w:val="0"/>
          <w:sz w:val="24"/>
          <w:szCs w:val="24"/>
          <w:lang w:val="pt-BR"/>
          <w:rPrChange w:author="GUSTAVO DE OLIVEIRA REGO MORAIS" w:date="2025-08-08T22:00:05.483Z" w:id="103666878">
            <w:rPr>
              <w:ins w:author="GUSTAVO DE OLIVEIRA REGO MORAIS" w:date="2025-08-08T21:59:15.855Z" w16du:dateUtc="2025-08-08T21:59:15.855Z" w:id="451222112"/>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214737966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8Z" w:id="157679572">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82Z" w:id="1000422887">
              <w:rPr>
                <w:rFonts w:ascii="Times New Roman" w:hAnsi="Times New Roman" w:eastAsia="Times New Roman" w:cs="Times New Roman"/>
                <w:noProof w:val="0"/>
                <w:sz w:val="24"/>
                <w:szCs w:val="24"/>
                <w:lang w:val="pt-BR"/>
              </w:rPr>
            </w:rPrChange>
          </w:rPr>
          <w:t xml:space="preserve"> Unidirecional (IA → Build).</w:t>
        </w:r>
      </w:ins>
    </w:p>
    <w:p w:rsidR="6595920C" w:rsidP="79ED5846" w:rsidRDefault="6595920C" w14:paraId="5F515825" w14:textId="663E9BAC">
      <w:pPr>
        <w:pStyle w:val="Heading4"/>
        <w:bidi w:val="0"/>
        <w:spacing w:before="319" w:beforeAutospacing="off" w:after="319" w:afterAutospacing="off" w:line="360" w:lineRule="auto"/>
        <w:jc w:val="both"/>
        <w:rPr>
          <w:ins w:author="GUSTAVO DE OLIVEIRA REGO MORAIS" w:date="2025-08-08T21:59:15.855Z" w16du:dateUtc="2025-08-08T21:59:15.855Z" w:id="1800259624"/>
          <w:rFonts w:ascii="Times New Roman" w:hAnsi="Times New Roman" w:eastAsia="Times New Roman" w:cs="Times New Roman"/>
          <w:b w:val="1"/>
          <w:bCs w:val="1"/>
          <w:noProof w:val="0"/>
          <w:sz w:val="24"/>
          <w:szCs w:val="24"/>
          <w:lang w:val="pt-BR"/>
          <w:rPrChange w:author="GUSTAVO DE OLIVEIRA REGO MORAIS" w:date="2025-08-08T22:00:05.486Z" w:id="1527107748">
            <w:rPr>
              <w:ins w:author="GUSTAVO DE OLIVEIRA REGO MORAIS" w:date="2025-08-08T21:59:15.855Z" w16du:dateUtc="2025-08-08T21:59:15.855Z" w:id="351351383"/>
              <w:rFonts w:ascii="Consolas" w:hAnsi="Consolas" w:eastAsia="Consolas" w:cs="Consolas"/>
              <w:b w:val="1"/>
              <w:bCs w:val="1"/>
              <w:noProof w:val="0"/>
              <w:sz w:val="24"/>
              <w:szCs w:val="24"/>
              <w:lang w:val="pt-BR"/>
            </w:rPr>
          </w:rPrChange>
        </w:rPr>
        <w:pPrChange w:author="GUSTAVO DE OLIVEIRA REGO MORAIS" w:date="2025-08-08T22:00:28.811Z">
          <w:pPr>
            <w:numPr>
              <w:ilvl w:val="0"/>
              <w:numId w:val="162"/>
            </w:numPr>
            <w:bidi w:val="0"/>
          </w:pPr>
        </w:pPrChange>
      </w:pPr>
      <w:bookmarkStart w:name="_Toc1145486236" w:id="671689683"/>
      <w:ins w:author="GUSTAVO DE OLIVEIRA REGO MORAIS" w:date="2025-08-08T21:59:15.855Z" w:id="58619621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29Z" w:id="1023404617">
              <w:rPr>
                <w:rFonts w:ascii="Times New Roman" w:hAnsi="Times New Roman" w:eastAsia="Times New Roman" w:cs="Times New Roman"/>
                <w:b w:val="1"/>
                <w:bCs w:val="1"/>
                <w:noProof w:val="0"/>
                <w:sz w:val="24"/>
                <w:szCs w:val="24"/>
                <w:lang w:val="pt-BR"/>
              </w:rPr>
            </w:rPrChange>
          </w:rPr>
          <w:t xml:space="preserve">8.1.3.4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84Z" w:id="1847157420">
              <w:rPr>
                <w:rFonts w:ascii="Consolas" w:hAnsi="Consolas" w:eastAsia="Consolas" w:cs="Consolas"/>
                <w:b w:val="1"/>
                <w:bCs w:val="1"/>
                <w:noProof w:val="0"/>
                <w:sz w:val="24"/>
                <w:szCs w:val="24"/>
                <w:lang w:val="pt-BR"/>
              </w:rPr>
            </w:rPrChange>
          </w:rPr>
          <w:t>Build</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84Z" w:id="1707430826">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85Z" w:id="66479835">
              <w:rPr>
                <w:rFonts w:ascii="Consolas" w:hAnsi="Consolas" w:eastAsia="Consolas" w:cs="Consolas"/>
                <w:b w:val="1"/>
                <w:bCs w:val="1"/>
                <w:noProof w:val="0"/>
                <w:sz w:val="24"/>
                <w:szCs w:val="24"/>
                <w:lang w:val="pt-BR"/>
              </w:rPr>
            </w:rPrChange>
          </w:rPr>
          <w:t>Componente</w:t>
        </w:r>
      </w:ins>
      <w:bookmarkEnd w:id="671689683"/>
    </w:p>
    <w:p w:rsidR="6595920C" w:rsidP="320543F7" w:rsidRDefault="6595920C" w14:paraId="5A205EAA" w14:textId="54C401DE">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076071923"/>
          <w:rFonts w:ascii="Times New Roman" w:hAnsi="Times New Roman" w:eastAsia="Times New Roman" w:cs="Times New Roman"/>
          <w:noProof w:val="0"/>
          <w:sz w:val="24"/>
          <w:szCs w:val="24"/>
          <w:lang w:val="pt-BR"/>
          <w:rPrChange w:author="GUSTAVO DE OLIVEIRA REGO MORAIS" w:date="2025-08-08T22:00:05.487Z" w:id="323751247">
            <w:rPr>
              <w:ins w:author="GUSTAVO DE OLIVEIRA REGO MORAIS" w:date="2025-08-08T21:59:15.855Z" w16du:dateUtc="2025-08-08T21:59:15.855Z" w:id="870869136"/>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182853022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1Z" w:id="1534287120">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87Z" w:id="1452880720">
              <w:rPr>
                <w:rFonts w:ascii="Times New Roman" w:hAnsi="Times New Roman" w:eastAsia="Times New Roman" w:cs="Times New Roman"/>
                <w:noProof w:val="0"/>
                <w:sz w:val="24"/>
                <w:szCs w:val="24"/>
                <w:lang w:val="pt-BR"/>
              </w:rPr>
            </w:rPrChange>
          </w:rPr>
          <w:t xml:space="preserve"> Composição</w:t>
        </w:r>
      </w:ins>
    </w:p>
    <w:p w:rsidR="6595920C" w:rsidP="320543F7" w:rsidRDefault="6595920C" w14:paraId="29B19594" w14:textId="24E5C308">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647480198"/>
          <w:rFonts w:ascii="Times New Roman" w:hAnsi="Times New Roman" w:eastAsia="Times New Roman" w:cs="Times New Roman"/>
          <w:noProof w:val="0"/>
          <w:sz w:val="24"/>
          <w:szCs w:val="24"/>
          <w:lang w:val="pt-BR"/>
          <w:rPrChange w:author="GUSTAVO DE OLIVEIRA REGO MORAIS" w:date="2025-08-08T22:00:05.492Z" w:id="1382449161">
            <w:rPr>
              <w:ins w:author="GUSTAVO DE OLIVEIRA REGO MORAIS" w:date="2025-08-08T21:59:15.855Z" w16du:dateUtc="2025-08-08T21:59:15.855Z" w:id="1598145206"/>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57282843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2Z" w:id="2002031828">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88Z" w:id="170102466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89Z" w:id="333351472">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9Z" w:id="1587339278">
              <w:rPr>
                <w:rFonts w:ascii="Times New Roman" w:hAnsi="Times New Roman" w:eastAsia="Times New Roman" w:cs="Times New Roman"/>
                <w:noProof w:val="0"/>
                <w:sz w:val="24"/>
                <w:szCs w:val="24"/>
                <w:lang w:val="pt-BR"/>
              </w:rPr>
            </w:rPrChange>
          </w:rPr>
          <w:t xml:space="preserve"> agrega </w:t>
        </w:r>
        <w:r w:rsidRPr="320543F7" w:rsidR="6595920C">
          <w:rPr>
            <w:rFonts w:ascii="Times New Roman" w:hAnsi="Times New Roman" w:eastAsia="Times New Roman" w:cs="Times New Roman"/>
            <w:noProof w:val="0"/>
            <w:sz w:val="24"/>
            <w:szCs w:val="24"/>
            <w:lang w:val="pt-BR"/>
            <w:rPrChange w:author="GUSTAVO DE OLIVEIRA REGO MORAIS" w:date="2025-08-08T22:00:05.49Z" w:id="1226623350">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491Z" w:id="348253982">
              <w:rPr>
                <w:rFonts w:ascii="Times New Roman" w:hAnsi="Times New Roman" w:eastAsia="Times New Roman" w:cs="Times New Roman"/>
                <w:noProof w:val="0"/>
                <w:sz w:val="24"/>
                <w:szCs w:val="24"/>
                <w:lang w:val="pt-BR"/>
              </w:rPr>
            </w:rPrChange>
          </w:rPr>
          <w:t>.</w:t>
        </w:r>
      </w:ins>
    </w:p>
    <w:p w:rsidR="6595920C" w:rsidP="320543F7" w:rsidRDefault="6595920C" w14:paraId="0671D331" w14:textId="60273E60">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515638242"/>
          <w:rFonts w:ascii="Times New Roman" w:hAnsi="Times New Roman" w:eastAsia="Times New Roman" w:cs="Times New Roman"/>
          <w:noProof w:val="0"/>
          <w:sz w:val="24"/>
          <w:szCs w:val="24"/>
          <w:lang w:val="pt-BR"/>
          <w:rPrChange w:author="GUSTAVO DE OLIVEIRA REGO MORAIS" w:date="2025-08-08T22:00:05.496Z" w:id="1047092073">
            <w:rPr>
              <w:ins w:author="GUSTAVO DE OLIVEIRA REGO MORAIS" w:date="2025-08-08T21:59:15.855Z" w16du:dateUtc="2025-08-08T21:59:15.855Z" w:id="1496514952"/>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143657579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6Z" w:id="169196878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93Z" w:id="34867214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93Z" w:id="819492350">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94Z" w:id="1276977314">
              <w:rPr>
                <w:rFonts w:ascii="Times New Roman" w:hAnsi="Times New Roman" w:eastAsia="Times New Roman" w:cs="Times New Roman"/>
                <w:noProof w:val="0"/>
                <w:sz w:val="24"/>
                <w:szCs w:val="24"/>
                <w:lang w:val="pt-BR"/>
              </w:rPr>
            </w:rPrChange>
          </w:rPr>
          <w:t xml:space="preserve"> 1 → </w:t>
        </w:r>
        <w:r w:rsidRPr="320543F7" w:rsidR="6595920C">
          <w:rPr>
            <w:rFonts w:ascii="Times New Roman" w:hAnsi="Times New Roman" w:eastAsia="Times New Roman" w:cs="Times New Roman"/>
            <w:noProof w:val="0"/>
            <w:sz w:val="24"/>
            <w:szCs w:val="24"/>
            <w:lang w:val="pt-BR"/>
            <w:rPrChange w:author="GUSTAVO DE OLIVEIRA REGO MORAIS" w:date="2025-08-08T22:00:05.495Z" w:id="45957475">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495Z" w:id="908979456">
              <w:rPr>
                <w:rFonts w:ascii="Times New Roman" w:hAnsi="Times New Roman" w:eastAsia="Times New Roman" w:cs="Times New Roman"/>
                <w:noProof w:val="0"/>
                <w:sz w:val="24"/>
                <w:szCs w:val="24"/>
                <w:lang w:val="pt-BR"/>
              </w:rPr>
            </w:rPrChange>
          </w:rPr>
          <w:t xml:space="preserve"> 1..* .</w:t>
        </w:r>
      </w:ins>
    </w:p>
    <w:p w:rsidR="6595920C" w:rsidP="320543F7" w:rsidRDefault="6595920C" w14:paraId="57CAF28D" w14:textId="7A57A412">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675770686"/>
          <w:rFonts w:ascii="Times New Roman" w:hAnsi="Times New Roman" w:eastAsia="Times New Roman" w:cs="Times New Roman"/>
          <w:noProof w:val="0"/>
          <w:sz w:val="24"/>
          <w:szCs w:val="24"/>
          <w:lang w:val="pt-BR"/>
          <w:rPrChange w:author="GUSTAVO DE OLIVEIRA REGO MORAIS" w:date="2025-08-08T22:00:05.498Z" w:id="2137229241">
            <w:rPr>
              <w:ins w:author="GUSTAVO DE OLIVEIRA REGO MORAIS" w:date="2025-08-08T21:59:15.855Z" w16du:dateUtc="2025-08-08T21:59:15.855Z" w:id="199719417"/>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9230006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9Z" w:id="1062255031">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97Z" w:id="1287261327">
              <w:rPr>
                <w:rFonts w:ascii="Times New Roman" w:hAnsi="Times New Roman" w:eastAsia="Times New Roman" w:cs="Times New Roman"/>
                <w:noProof w:val="0"/>
                <w:sz w:val="24"/>
                <w:szCs w:val="24"/>
                <w:lang w:val="pt-BR"/>
              </w:rPr>
            </w:rPrChange>
          </w:rPr>
          <w:t xml:space="preserve"> Bidirecional.</w:t>
        </w:r>
      </w:ins>
    </w:p>
    <w:p w:rsidR="6595920C" w:rsidP="79ED5846" w:rsidRDefault="6595920C" w14:paraId="7346D1EE" w14:textId="7DC7F6DF">
      <w:pPr>
        <w:pStyle w:val="Heading4"/>
        <w:bidi w:val="0"/>
        <w:spacing w:before="319" w:beforeAutospacing="off" w:after="319" w:afterAutospacing="off" w:line="360" w:lineRule="auto"/>
        <w:jc w:val="both"/>
        <w:rPr>
          <w:ins w:author="GUSTAVO DE OLIVEIRA REGO MORAIS" w:date="2025-08-08T21:59:15.855Z" w16du:dateUtc="2025-08-08T21:59:15.855Z" w:id="967154145"/>
          <w:rFonts w:ascii="Times New Roman" w:hAnsi="Times New Roman" w:eastAsia="Times New Roman" w:cs="Times New Roman"/>
          <w:b w:val="1"/>
          <w:bCs w:val="1"/>
          <w:noProof w:val="0"/>
          <w:sz w:val="24"/>
          <w:szCs w:val="24"/>
          <w:lang w:val="pt-BR"/>
          <w:rPrChange w:author="GUSTAVO DE OLIVEIRA REGO MORAIS" w:date="2025-08-08T22:00:05.501Z" w:id="1909371093">
            <w:rPr>
              <w:ins w:author="GUSTAVO DE OLIVEIRA REGO MORAIS" w:date="2025-08-08T21:59:15.855Z" w16du:dateUtc="2025-08-08T21:59:15.855Z" w:id="2005569260"/>
              <w:rFonts w:ascii="Consolas" w:hAnsi="Consolas" w:eastAsia="Consolas" w:cs="Consolas"/>
              <w:b w:val="1"/>
              <w:bCs w:val="1"/>
              <w:noProof w:val="0"/>
              <w:sz w:val="24"/>
              <w:szCs w:val="24"/>
              <w:lang w:val="pt-BR"/>
            </w:rPr>
          </w:rPrChange>
        </w:rPr>
        <w:pPrChange w:author="GUSTAVO DE OLIVEIRA REGO MORAIS" w:date="2025-08-08T22:00:28.812Z">
          <w:pPr>
            <w:numPr>
              <w:ilvl w:val="0"/>
              <w:numId w:val="163"/>
            </w:numPr>
            <w:bidi w:val="0"/>
          </w:pPr>
        </w:pPrChange>
      </w:pPr>
      <w:bookmarkStart w:name="_Toc1207792215" w:id="1314597955"/>
      <w:ins w:author="GUSTAVO DE OLIVEIRA REGO MORAIS" w:date="2025-08-08T21:59:15.855Z" w:id="624958214">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4Z" w:id="1545656682">
              <w:rPr>
                <w:rFonts w:ascii="Times New Roman" w:hAnsi="Times New Roman" w:eastAsia="Times New Roman" w:cs="Times New Roman"/>
                <w:b w:val="1"/>
                <w:bCs w:val="1"/>
                <w:noProof w:val="0"/>
                <w:sz w:val="24"/>
                <w:szCs w:val="24"/>
                <w:lang w:val="pt-BR"/>
              </w:rPr>
            </w:rPrChange>
          </w:rPr>
          <w:t xml:space="preserve">8.1.3.5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99Z" w:id="1317594653">
              <w:rPr>
                <w:rFonts w:ascii="Consolas" w:hAnsi="Consolas" w:eastAsia="Consolas" w:cs="Consolas"/>
                <w:b w:val="1"/>
                <w:bCs w:val="1"/>
                <w:noProof w:val="0"/>
                <w:sz w:val="24"/>
                <w:szCs w:val="24"/>
                <w:lang w:val="pt-BR"/>
              </w:rPr>
            </w:rPrChange>
          </w:rPr>
          <w:t>Build</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499Z" w:id="999497633">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Z" w:id="1119940989">
              <w:rPr>
                <w:rFonts w:ascii="Consolas" w:hAnsi="Consolas" w:eastAsia="Consolas" w:cs="Consolas"/>
                <w:b w:val="1"/>
                <w:bCs w:val="1"/>
                <w:noProof w:val="0"/>
                <w:sz w:val="24"/>
                <w:szCs w:val="24"/>
                <w:lang w:val="pt-BR"/>
              </w:rPr>
            </w:rPrChange>
          </w:rPr>
          <w:t>Ambiente</w:t>
        </w:r>
      </w:ins>
      <w:bookmarkEnd w:id="1314597955"/>
    </w:p>
    <w:p w:rsidR="6595920C" w:rsidP="320543F7" w:rsidRDefault="6595920C" w14:paraId="58247E29" w14:textId="4970A6F5">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754783356"/>
          <w:rFonts w:ascii="Times New Roman" w:hAnsi="Times New Roman" w:eastAsia="Times New Roman" w:cs="Times New Roman"/>
          <w:noProof w:val="0"/>
          <w:sz w:val="24"/>
          <w:szCs w:val="24"/>
          <w:lang w:val="pt-BR"/>
          <w:rPrChange w:author="GUSTAVO DE OLIVEIRA REGO MORAIS" w:date="2025-08-08T22:00:05.502Z" w:id="817778886">
            <w:rPr>
              <w:ins w:author="GUSTAVO DE OLIVEIRA REGO MORAIS" w:date="2025-08-08T21:59:15.855Z" w16du:dateUtc="2025-08-08T21:59:15.855Z" w:id="10027342"/>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53070626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2Z" w:id="1920400369">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02Z" w:id="463064526">
              <w:rPr>
                <w:rFonts w:ascii="Times New Roman" w:hAnsi="Times New Roman" w:eastAsia="Times New Roman" w:cs="Times New Roman"/>
                <w:noProof w:val="0"/>
                <w:sz w:val="24"/>
                <w:szCs w:val="24"/>
                <w:lang w:val="pt-BR"/>
              </w:rPr>
            </w:rPrChange>
          </w:rPr>
          <w:t xml:space="preserve"> Associação (Ajustado para)</w:t>
        </w:r>
      </w:ins>
    </w:p>
    <w:p w:rsidR="6595920C" w:rsidP="320543F7" w:rsidRDefault="6595920C" w14:paraId="1131EF0A" w14:textId="5D1E032F">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590572370"/>
          <w:rFonts w:ascii="Times New Roman" w:hAnsi="Times New Roman" w:eastAsia="Times New Roman" w:cs="Times New Roman"/>
          <w:noProof w:val="0"/>
          <w:sz w:val="24"/>
          <w:szCs w:val="24"/>
          <w:lang w:val="pt-BR"/>
          <w:rPrChange w:author="GUSTAVO DE OLIVEIRA REGO MORAIS" w:date="2025-08-08T22:00:05.505Z" w:id="1898019796">
            <w:rPr>
              <w:ins w:author="GUSTAVO DE OLIVEIRA REGO MORAIS" w:date="2025-08-08T21:59:15.855Z" w16du:dateUtc="2025-08-08T21:59:15.855Z" w:id="1193841455"/>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71068502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3Z" w:id="676936367">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03Z" w:id="179165324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04Z" w:id="505226128">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04Z" w:id="1388838806">
              <w:rPr>
                <w:rFonts w:ascii="Times New Roman" w:hAnsi="Times New Roman" w:eastAsia="Times New Roman" w:cs="Times New Roman"/>
                <w:noProof w:val="0"/>
                <w:sz w:val="24"/>
                <w:szCs w:val="24"/>
                <w:lang w:val="pt-BR"/>
              </w:rPr>
            </w:rPrChange>
          </w:rPr>
          <w:t xml:space="preserve"> influencia recomendações e validações térmicas.</w:t>
        </w:r>
      </w:ins>
    </w:p>
    <w:p w:rsidR="6595920C" w:rsidP="320543F7" w:rsidRDefault="6595920C" w14:paraId="2C53681F" w14:textId="244CAD7A">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972551716"/>
          <w:rFonts w:ascii="Times New Roman" w:hAnsi="Times New Roman" w:eastAsia="Times New Roman" w:cs="Times New Roman"/>
          <w:noProof w:val="0"/>
          <w:sz w:val="24"/>
          <w:szCs w:val="24"/>
          <w:lang w:val="pt-BR"/>
          <w:rPrChange w:author="GUSTAVO DE OLIVEIRA REGO MORAIS" w:date="2025-08-08T22:00:05.509Z" w:id="1792221695">
            <w:rPr>
              <w:ins w:author="GUSTAVO DE OLIVEIRA REGO MORAIS" w:date="2025-08-08T21:59:15.855Z" w16du:dateUtc="2025-08-08T21:59:15.855Z" w:id="1832229270"/>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129456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5Z" w:id="87439048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506Z" w:id="182174543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07Z" w:id="1509738380">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07Z" w:id="1133446385">
              <w:rPr>
                <w:rFonts w:ascii="Times New Roman" w:hAnsi="Times New Roman" w:eastAsia="Times New Roman" w:cs="Times New Roman"/>
                <w:noProof w:val="0"/>
                <w:sz w:val="24"/>
                <w:szCs w:val="24"/>
                <w:lang w:val="pt-BR"/>
              </w:rPr>
            </w:rPrChange>
          </w:rPr>
          <w:t xml:space="preserve"> 0..* → </w:t>
        </w:r>
        <w:r w:rsidRPr="320543F7" w:rsidR="6595920C">
          <w:rPr>
            <w:rFonts w:ascii="Times New Roman" w:hAnsi="Times New Roman" w:eastAsia="Times New Roman" w:cs="Times New Roman"/>
            <w:noProof w:val="0"/>
            <w:sz w:val="24"/>
            <w:szCs w:val="24"/>
            <w:lang w:val="pt-BR"/>
            <w:rPrChange w:author="GUSTAVO DE OLIVEIRA REGO MORAIS" w:date="2025-08-08T22:00:05.508Z" w:id="1455406075">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09Z" w:id="2119404854">
              <w:rPr>
                <w:rFonts w:ascii="Times New Roman" w:hAnsi="Times New Roman" w:eastAsia="Times New Roman" w:cs="Times New Roman"/>
                <w:noProof w:val="0"/>
                <w:sz w:val="24"/>
                <w:szCs w:val="24"/>
                <w:lang w:val="pt-BR"/>
              </w:rPr>
            </w:rPrChange>
          </w:rPr>
          <w:t xml:space="preserve"> 1 (referência).</w:t>
        </w:r>
      </w:ins>
    </w:p>
    <w:p w:rsidR="6595920C" w:rsidP="320543F7" w:rsidRDefault="6595920C" w14:paraId="2DB0F111" w14:textId="2B4C3AF3">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29811677"/>
          <w:rFonts w:ascii="Times New Roman" w:hAnsi="Times New Roman" w:eastAsia="Times New Roman" w:cs="Times New Roman"/>
          <w:noProof w:val="0"/>
          <w:sz w:val="24"/>
          <w:szCs w:val="24"/>
          <w:lang w:val="pt-BR"/>
          <w:rPrChange w:author="GUSTAVO DE OLIVEIRA REGO MORAIS" w:date="2025-08-08T22:00:05.511Z" w:id="1514529492">
            <w:rPr>
              <w:ins w:author="GUSTAVO DE OLIVEIRA REGO MORAIS" w:date="2025-08-08T21:59:15.855Z" w16du:dateUtc="2025-08-08T21:59:15.855Z" w:id="1950552503"/>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65131213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9Z" w:id="1123567370">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1Z" w:id="81838412">
              <w:rPr>
                <w:rFonts w:ascii="Times New Roman" w:hAnsi="Times New Roman" w:eastAsia="Times New Roman" w:cs="Times New Roman"/>
                <w:noProof w:val="0"/>
                <w:sz w:val="24"/>
                <w:szCs w:val="24"/>
                <w:lang w:val="pt-BR"/>
              </w:rPr>
            </w:rPrChange>
          </w:rPr>
          <w:t xml:space="preserve"> Unidirecional.</w:t>
        </w:r>
      </w:ins>
    </w:p>
    <w:p w:rsidR="6595920C" w:rsidP="79ED5846" w:rsidRDefault="6595920C" w14:paraId="63F95D21" w14:textId="46CB7885">
      <w:pPr>
        <w:pStyle w:val="Heading4"/>
        <w:bidi w:val="0"/>
        <w:spacing w:before="319" w:beforeAutospacing="off" w:after="319" w:afterAutospacing="off" w:line="360" w:lineRule="auto"/>
        <w:jc w:val="both"/>
        <w:rPr>
          <w:ins w:author="GUSTAVO DE OLIVEIRA REGO MORAIS" w:date="2025-08-08T21:59:15.855Z" w16du:dateUtc="2025-08-08T21:59:15.855Z" w:id="537596621"/>
          <w:rFonts w:ascii="Times New Roman" w:hAnsi="Times New Roman" w:eastAsia="Times New Roman" w:cs="Times New Roman"/>
          <w:b w:val="1"/>
          <w:bCs w:val="1"/>
          <w:noProof w:val="0"/>
          <w:sz w:val="24"/>
          <w:szCs w:val="24"/>
          <w:lang w:val="pt-BR"/>
          <w:rPrChange w:author="GUSTAVO DE OLIVEIRA REGO MORAIS" w:date="2025-08-08T22:00:05.514Z" w:id="1235962719">
            <w:rPr>
              <w:ins w:author="GUSTAVO DE OLIVEIRA REGO MORAIS" w:date="2025-08-08T21:59:15.855Z" w16du:dateUtc="2025-08-08T21:59:15.855Z" w:id="1260243757"/>
              <w:rFonts w:ascii="Consolas" w:hAnsi="Consolas" w:eastAsia="Consolas" w:cs="Consolas"/>
              <w:b w:val="1"/>
              <w:bCs w:val="1"/>
              <w:noProof w:val="0"/>
              <w:sz w:val="24"/>
              <w:szCs w:val="24"/>
              <w:lang w:val="pt-BR"/>
            </w:rPr>
          </w:rPrChange>
        </w:rPr>
        <w:pPrChange w:author="GUSTAVO DE OLIVEIRA REGO MORAIS" w:date="2025-08-08T22:00:28.813Z">
          <w:pPr>
            <w:numPr>
              <w:ilvl w:val="0"/>
              <w:numId w:val="164"/>
            </w:numPr>
            <w:bidi w:val="0"/>
          </w:pPr>
        </w:pPrChange>
      </w:pPr>
      <w:bookmarkStart w:name="_Toc997194854" w:id="1748442426"/>
      <w:ins w:author="GUSTAVO DE OLIVEIRA REGO MORAIS" w:date="2025-08-08T21:59:15.855Z" w:id="1111501997">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5Z" w:id="361425455">
              <w:rPr>
                <w:rFonts w:ascii="Times New Roman" w:hAnsi="Times New Roman" w:eastAsia="Times New Roman" w:cs="Times New Roman"/>
                <w:b w:val="1"/>
                <w:bCs w:val="1"/>
                <w:noProof w:val="0"/>
                <w:sz w:val="24"/>
                <w:szCs w:val="24"/>
                <w:lang w:val="pt-BR"/>
              </w:rPr>
            </w:rPrChange>
          </w:rPr>
          <w:t xml:space="preserve">8.1.3.6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12Z" w:id="1324381687">
              <w:rPr>
                <w:rFonts w:ascii="Consolas" w:hAnsi="Consolas" w:eastAsia="Consolas" w:cs="Consolas"/>
                <w:b w:val="1"/>
                <w:bCs w:val="1"/>
                <w:noProof w:val="0"/>
                <w:sz w:val="24"/>
                <w:szCs w:val="24"/>
                <w:lang w:val="pt-BR"/>
              </w:rPr>
            </w:rPrChange>
          </w:rPr>
          <w:t>User</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12Z" w:id="1139574573">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13Z" w:id="2025404282">
              <w:rPr>
                <w:rFonts w:ascii="Consolas" w:hAnsi="Consolas" w:eastAsia="Consolas" w:cs="Consolas"/>
                <w:b w:val="1"/>
                <w:bCs w:val="1"/>
                <w:noProof w:val="0"/>
                <w:sz w:val="24"/>
                <w:szCs w:val="24"/>
                <w:lang w:val="pt-BR"/>
              </w:rPr>
            </w:rPrChange>
          </w:rPr>
          <w:t>Sistema</w:t>
        </w:r>
      </w:ins>
      <w:bookmarkEnd w:id="1748442426"/>
    </w:p>
    <w:p w:rsidR="6595920C" w:rsidP="320543F7" w:rsidRDefault="6595920C" w14:paraId="3CB01AAF" w14:textId="568B967F">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402910929"/>
          <w:rFonts w:ascii="Times New Roman" w:hAnsi="Times New Roman" w:eastAsia="Times New Roman" w:cs="Times New Roman"/>
          <w:noProof w:val="0"/>
          <w:sz w:val="24"/>
          <w:szCs w:val="24"/>
          <w:lang w:val="pt-BR"/>
          <w:rPrChange w:author="GUSTAVO DE OLIVEIRA REGO MORAIS" w:date="2025-08-08T22:00:05.515Z" w:id="1464435573">
            <w:rPr>
              <w:ins w:author="GUSTAVO DE OLIVEIRA REGO MORAIS" w:date="2025-08-08T21:59:15.856Z" w16du:dateUtc="2025-08-08T21:59:15.856Z" w:id="214117237"/>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6Z" w:id="107456237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2Z" w:id="882785258">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15Z" w:id="434210261">
              <w:rPr>
                <w:rFonts w:ascii="Times New Roman" w:hAnsi="Times New Roman" w:eastAsia="Times New Roman" w:cs="Times New Roman"/>
                <w:noProof w:val="0"/>
                <w:sz w:val="24"/>
                <w:szCs w:val="24"/>
                <w:lang w:val="pt-BR"/>
              </w:rPr>
            </w:rPrChange>
          </w:rPr>
          <w:t xml:space="preserve"> Associação/Uso</w:t>
        </w:r>
      </w:ins>
    </w:p>
    <w:p w:rsidR="6595920C" w:rsidP="320543F7" w:rsidRDefault="6595920C" w14:paraId="2200A2F0" w14:textId="51072E5F">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1457841293"/>
          <w:rFonts w:ascii="Times New Roman" w:hAnsi="Times New Roman" w:eastAsia="Times New Roman" w:cs="Times New Roman"/>
          <w:noProof w:val="0"/>
          <w:sz w:val="24"/>
          <w:szCs w:val="24"/>
          <w:lang w:val="pt-BR"/>
          <w:rPrChange w:author="GUSTAVO DE OLIVEIRA REGO MORAIS" w:date="2025-08-08T22:00:05.517Z" w:id="1262802128">
            <w:rPr>
              <w:ins w:author="GUSTAVO DE OLIVEIRA REGO MORAIS" w:date="2025-08-08T21:59:15.856Z" w16du:dateUtc="2025-08-08T21:59:15.856Z" w:id="1876237129"/>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35718209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3Z" w:id="2063146070">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16Z" w:id="1485592031">
              <w:rPr>
                <w:rFonts w:ascii="Times New Roman" w:hAnsi="Times New Roman" w:eastAsia="Times New Roman" w:cs="Times New Roman"/>
                <w:noProof w:val="0"/>
                <w:sz w:val="24"/>
                <w:szCs w:val="24"/>
                <w:lang w:val="pt-BR"/>
              </w:rPr>
            </w:rPrChange>
          </w:rPr>
          <w:t xml:space="preserve"> Usuário invoca operações do sistema (login, solicita recomendações).</w:t>
        </w:r>
      </w:ins>
    </w:p>
    <w:p w:rsidR="6595920C" w:rsidP="320543F7" w:rsidRDefault="6595920C" w14:paraId="42908CD6" w14:textId="42A7CFD2">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1625036026"/>
          <w:rFonts w:ascii="Times New Roman" w:hAnsi="Times New Roman" w:eastAsia="Times New Roman" w:cs="Times New Roman"/>
          <w:noProof w:val="0"/>
          <w:sz w:val="24"/>
          <w:szCs w:val="24"/>
          <w:lang w:val="pt-BR"/>
          <w:rPrChange w:author="GUSTAVO DE OLIVEIRA REGO MORAIS" w:date="2025-08-08T22:00:05.518Z" w:id="926793810">
            <w:rPr>
              <w:ins w:author="GUSTAVO DE OLIVEIRA REGO MORAIS" w:date="2025-08-08T21:59:15.856Z" w16du:dateUtc="2025-08-08T21:59:15.856Z" w:id="790227897"/>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72254091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3Z" w:id="171924187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518Z" w:id="675495854">
              <w:rPr>
                <w:rFonts w:ascii="Times New Roman" w:hAnsi="Times New Roman" w:eastAsia="Times New Roman" w:cs="Times New Roman"/>
                <w:noProof w:val="0"/>
                <w:sz w:val="24"/>
                <w:szCs w:val="24"/>
                <w:lang w:val="pt-BR"/>
              </w:rPr>
            </w:rPrChange>
          </w:rPr>
          <w:t xml:space="preserve"> 1 → 1.</w:t>
        </w:r>
      </w:ins>
    </w:p>
    <w:p w:rsidR="6595920C" w:rsidP="320543F7" w:rsidRDefault="6595920C" w14:paraId="22BA63C7" w14:textId="1A143441">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987963950"/>
          <w:rFonts w:ascii="Times New Roman" w:hAnsi="Times New Roman" w:eastAsia="Times New Roman" w:cs="Times New Roman"/>
          <w:noProof w:val="0"/>
          <w:sz w:val="24"/>
          <w:szCs w:val="24"/>
          <w:lang w:val="pt-BR"/>
          <w:rPrChange w:author="GUSTAVO DE OLIVEIRA REGO MORAIS" w:date="2025-08-08T22:00:05.52Z" w:id="447713807">
            <w:rPr>
              <w:ins w:author="GUSTAVO DE OLIVEIRA REGO MORAIS" w:date="2025-08-08T21:59:15.856Z" w16du:dateUtc="2025-08-08T21:59:15.856Z" w:id="898735460"/>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9134212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4Z" w:id="57820077">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19Z" w:id="556191621">
              <w:rPr>
                <w:rFonts w:ascii="Times New Roman" w:hAnsi="Times New Roman" w:eastAsia="Times New Roman" w:cs="Times New Roman"/>
                <w:noProof w:val="0"/>
                <w:sz w:val="24"/>
                <w:szCs w:val="24"/>
                <w:lang w:val="pt-BR"/>
              </w:rPr>
            </w:rPrChange>
          </w:rPr>
          <w:t xml:space="preserve"> Unidirecional.</w:t>
        </w:r>
      </w:ins>
    </w:p>
    <w:p w:rsidR="6595920C" w:rsidP="79ED5846" w:rsidRDefault="6595920C" w14:paraId="69D9A457" w14:textId="6CDB8F25">
      <w:pPr>
        <w:pStyle w:val="Heading4"/>
        <w:bidi w:val="0"/>
        <w:spacing w:before="319" w:beforeAutospacing="off" w:after="319" w:afterAutospacing="off" w:line="360" w:lineRule="auto"/>
        <w:jc w:val="both"/>
        <w:rPr>
          <w:ins w:author="GUSTAVO DE OLIVEIRA REGO MORAIS" w:date="2025-08-08T21:59:15.856Z" w16du:dateUtc="2025-08-08T21:59:15.856Z" w:id="304677657"/>
          <w:rFonts w:ascii="Times New Roman" w:hAnsi="Times New Roman" w:eastAsia="Times New Roman" w:cs="Times New Roman"/>
          <w:b w:val="1"/>
          <w:bCs w:val="1"/>
          <w:noProof w:val="0"/>
          <w:sz w:val="24"/>
          <w:szCs w:val="24"/>
          <w:lang w:val="pt-BR"/>
          <w:rPrChange w:author="GUSTAVO DE OLIVEIRA REGO MORAIS" w:date="2025-08-08T22:00:05.523Z" w:id="1729898904">
            <w:rPr>
              <w:ins w:author="GUSTAVO DE OLIVEIRA REGO MORAIS" w:date="2025-08-08T21:59:15.856Z" w16du:dateUtc="2025-08-08T21:59:15.856Z" w:id="34039170"/>
              <w:rFonts w:ascii="Consolas" w:hAnsi="Consolas" w:eastAsia="Consolas" w:cs="Consolas"/>
              <w:b w:val="1"/>
              <w:bCs w:val="1"/>
              <w:noProof w:val="0"/>
              <w:sz w:val="24"/>
              <w:szCs w:val="24"/>
              <w:lang w:val="pt-BR"/>
            </w:rPr>
          </w:rPrChange>
        </w:rPr>
        <w:pPrChange w:author="GUSTAVO DE OLIVEIRA REGO MORAIS" w:date="2025-08-08T22:00:28.814Z">
          <w:pPr>
            <w:numPr>
              <w:ilvl w:val="0"/>
              <w:numId w:val="165"/>
            </w:numPr>
            <w:bidi w:val="0"/>
          </w:pPr>
        </w:pPrChange>
      </w:pPr>
      <w:bookmarkStart w:name="_Toc1461690376" w:id="827704605"/>
      <w:ins w:author="GUSTAVO DE OLIVEIRA REGO MORAIS" w:date="2025-08-08T21:59:15.856Z" w:id="1950200355">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55Z" w:id="374266096">
              <w:rPr>
                <w:rFonts w:ascii="Times New Roman" w:hAnsi="Times New Roman" w:eastAsia="Times New Roman" w:cs="Times New Roman"/>
                <w:b w:val="1"/>
                <w:bCs w:val="1"/>
                <w:noProof w:val="0"/>
                <w:sz w:val="24"/>
                <w:szCs w:val="24"/>
                <w:lang w:val="pt-BR"/>
              </w:rPr>
            </w:rPrChange>
          </w:rPr>
          <w:t xml:space="preserve">8.1.3.7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21Z" w:id="932043934">
              <w:rPr>
                <w:rFonts w:ascii="Consolas" w:hAnsi="Consolas" w:eastAsia="Consolas" w:cs="Consolas"/>
                <w:b w:val="1"/>
                <w:bCs w:val="1"/>
                <w:noProof w:val="0"/>
                <w:sz w:val="24"/>
                <w:szCs w:val="24"/>
                <w:lang w:val="pt-BR"/>
              </w:rPr>
            </w:rPrChange>
          </w:rPr>
          <w:t>Sistema</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21Z" w:id="267853962">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22Z" w:id="531105028">
              <w:rPr>
                <w:rFonts w:ascii="Consolas" w:hAnsi="Consolas" w:eastAsia="Consolas" w:cs="Consolas"/>
                <w:b w:val="1"/>
                <w:bCs w:val="1"/>
                <w:noProof w:val="0"/>
                <w:sz w:val="24"/>
                <w:szCs w:val="24"/>
                <w:lang w:val="pt-BR"/>
              </w:rPr>
            </w:rPrChange>
          </w:rPr>
          <w:t>ValidaçãoTérmica</w:t>
        </w:r>
      </w:ins>
      <w:bookmarkEnd w:id="827704605"/>
    </w:p>
    <w:p w:rsidR="6595920C" w:rsidP="320543F7" w:rsidRDefault="6595920C" w14:paraId="5569DA51" w14:textId="7064BE08">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1500377637"/>
          <w:rFonts w:ascii="Times New Roman" w:hAnsi="Times New Roman" w:eastAsia="Times New Roman" w:cs="Times New Roman"/>
          <w:noProof w:val="0"/>
          <w:sz w:val="24"/>
          <w:szCs w:val="24"/>
          <w:lang w:val="pt-BR"/>
          <w:rPrChange w:author="GUSTAVO DE OLIVEIRA REGO MORAIS" w:date="2025-08-08T22:00:05.524Z" w:id="423267210">
            <w:rPr>
              <w:ins w:author="GUSTAVO DE OLIVEIRA REGO MORAIS" w:date="2025-08-08T21:59:15.856Z" w16du:dateUtc="2025-08-08T21:59:15.856Z" w:id="1454080792"/>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91754203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7Z" w:id="1032811108">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24Z" w:id="1146909663">
              <w:rPr>
                <w:rFonts w:ascii="Times New Roman" w:hAnsi="Times New Roman" w:eastAsia="Times New Roman" w:cs="Times New Roman"/>
                <w:noProof w:val="0"/>
                <w:sz w:val="24"/>
                <w:szCs w:val="24"/>
                <w:lang w:val="pt-BR"/>
              </w:rPr>
            </w:rPrChange>
          </w:rPr>
          <w:t xml:space="preserve"> Dependência/Uso</w:t>
        </w:r>
      </w:ins>
    </w:p>
    <w:p w:rsidR="6595920C" w:rsidP="320543F7" w:rsidRDefault="6595920C" w14:paraId="5B70A018" w14:textId="10489516">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94650838"/>
          <w:rFonts w:ascii="Times New Roman" w:hAnsi="Times New Roman" w:eastAsia="Times New Roman" w:cs="Times New Roman"/>
          <w:noProof w:val="0"/>
          <w:sz w:val="24"/>
          <w:szCs w:val="24"/>
          <w:lang w:val="pt-BR"/>
          <w:rPrChange w:author="GUSTAVO DE OLIVEIRA REGO MORAIS" w:date="2025-08-08T22:00:05.527Z" w:id="52380724">
            <w:rPr>
              <w:ins w:author="GUSTAVO DE OLIVEIRA REGO MORAIS" w:date="2025-08-08T21:59:15.856Z" w16du:dateUtc="2025-08-08T21:59:15.856Z" w:id="536705016"/>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69626339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8Z" w:id="8587185">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25Z" w:id="85564957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26Z" w:id="1419990708">
              <w:rPr>
                <w:rFonts w:ascii="Consolas" w:hAnsi="Consolas" w:eastAsia="Consolas" w:cs="Consolas"/>
                <w:noProof w:val="0"/>
                <w:sz w:val="24"/>
                <w:szCs w:val="24"/>
                <w:lang w:val="pt-BR"/>
              </w:rPr>
            </w:rPrChange>
          </w:rPr>
          <w:t>Sistema</w:t>
        </w:r>
        <w:r w:rsidRPr="320543F7" w:rsidR="6595920C">
          <w:rPr>
            <w:rFonts w:ascii="Times New Roman" w:hAnsi="Times New Roman" w:eastAsia="Times New Roman" w:cs="Times New Roman"/>
            <w:noProof w:val="0"/>
            <w:sz w:val="24"/>
            <w:szCs w:val="24"/>
            <w:lang w:val="pt-BR"/>
            <w:rPrChange w:author="GUSTAVO DE OLIVEIRA REGO MORAIS" w:date="2025-08-08T22:00:05.527Z" w:id="249626171">
              <w:rPr>
                <w:rFonts w:ascii="Times New Roman" w:hAnsi="Times New Roman" w:eastAsia="Times New Roman" w:cs="Times New Roman"/>
                <w:noProof w:val="0"/>
                <w:sz w:val="24"/>
                <w:szCs w:val="24"/>
                <w:lang w:val="pt-BR"/>
              </w:rPr>
            </w:rPrChange>
          </w:rPr>
          <w:t xml:space="preserve"> delega cálculos térmicos.</w:t>
        </w:r>
      </w:ins>
    </w:p>
    <w:p w:rsidR="6595920C" w:rsidP="320543F7" w:rsidRDefault="6595920C" w14:paraId="19747E7D" w14:textId="19F34108">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1389840961"/>
          <w:rFonts w:ascii="Times New Roman" w:hAnsi="Times New Roman" w:eastAsia="Times New Roman" w:cs="Times New Roman"/>
          <w:noProof w:val="0"/>
          <w:sz w:val="24"/>
          <w:szCs w:val="24"/>
          <w:lang w:val="pt-BR"/>
          <w:rPrChange w:author="GUSTAVO DE OLIVEIRA REGO MORAIS" w:date="2025-08-08T22:00:05.529Z" w:id="869669719">
            <w:rPr>
              <w:ins w:author="GUSTAVO DE OLIVEIRA REGO MORAIS" w:date="2025-08-08T21:59:15.856Z" w16du:dateUtc="2025-08-08T21:59:15.856Z" w:id="925938939"/>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17581996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Z" w:id="1190895564">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28Z" w:id="1673367558">
              <w:rPr>
                <w:rFonts w:ascii="Times New Roman" w:hAnsi="Times New Roman" w:eastAsia="Times New Roman" w:cs="Times New Roman"/>
                <w:noProof w:val="0"/>
                <w:sz w:val="24"/>
                <w:szCs w:val="24"/>
                <w:lang w:val="pt-BR"/>
              </w:rPr>
            </w:rPrChange>
          </w:rPr>
          <w:t xml:space="preserve"> Unidirecional.</w:t>
        </w:r>
      </w:ins>
    </w:p>
    <w:p w:rsidR="6595920C" w:rsidP="79ED5846" w:rsidRDefault="6595920C" w14:paraId="0AEF667E" w14:textId="3FF19045">
      <w:pPr>
        <w:pStyle w:val="Heading4"/>
        <w:bidi w:val="0"/>
        <w:spacing w:before="319" w:beforeAutospacing="off" w:after="319" w:afterAutospacing="off" w:line="360" w:lineRule="auto"/>
        <w:jc w:val="both"/>
        <w:rPr>
          <w:ins w:author="GUSTAVO DE OLIVEIRA REGO MORAIS" w:date="2025-08-08T21:59:15.856Z" w16du:dateUtc="2025-08-08T21:59:15.856Z" w:id="528121033"/>
          <w:rFonts w:ascii="Times New Roman" w:hAnsi="Times New Roman" w:eastAsia="Times New Roman" w:cs="Times New Roman"/>
          <w:b w:val="1"/>
          <w:bCs w:val="1"/>
          <w:noProof w:val="0"/>
          <w:sz w:val="24"/>
          <w:szCs w:val="24"/>
          <w:lang w:val="pt-BR"/>
          <w:rPrChange w:author="GUSTAVO DE OLIVEIRA REGO MORAIS" w:date="2025-08-08T22:00:05.532Z" w:id="1045673275">
            <w:rPr>
              <w:ins w:author="GUSTAVO DE OLIVEIRA REGO MORAIS" w:date="2025-08-08T21:59:15.856Z" w16du:dateUtc="2025-08-08T21:59:15.856Z" w:id="1830835940"/>
              <w:rFonts w:ascii="Consolas" w:hAnsi="Consolas" w:eastAsia="Consolas" w:cs="Consolas"/>
              <w:b w:val="1"/>
              <w:bCs w:val="1"/>
              <w:noProof w:val="0"/>
              <w:sz w:val="24"/>
              <w:szCs w:val="24"/>
              <w:lang w:val="pt-BR"/>
            </w:rPr>
          </w:rPrChange>
        </w:rPr>
        <w:pPrChange w:author="GUSTAVO DE OLIVEIRA REGO MORAIS" w:date="2025-08-08T22:00:28.815Z">
          <w:pPr>
            <w:numPr>
              <w:ilvl w:val="0"/>
              <w:numId w:val="166"/>
            </w:numPr>
            <w:bidi w:val="0"/>
          </w:pPr>
        </w:pPrChange>
      </w:pPr>
      <w:bookmarkStart w:name="_Toc788901523" w:id="323650843"/>
      <w:ins w:author="GUSTAVO DE OLIVEIRA REGO MORAIS" w:date="2025-08-08T21:59:15.856Z" w:id="2073989752">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61Z" w:id="1464318148">
              <w:rPr>
                <w:rFonts w:ascii="Times New Roman" w:hAnsi="Times New Roman" w:eastAsia="Times New Roman" w:cs="Times New Roman"/>
                <w:b w:val="1"/>
                <w:bCs w:val="1"/>
                <w:noProof w:val="0"/>
                <w:sz w:val="24"/>
                <w:szCs w:val="24"/>
                <w:lang w:val="pt-BR"/>
              </w:rPr>
            </w:rPrChange>
          </w:rPr>
          <w:t xml:space="preserve">8.1.3.8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3Z" w:id="2060787573">
              <w:rPr>
                <w:rFonts w:ascii="Consolas" w:hAnsi="Consolas" w:eastAsia="Consolas" w:cs="Consolas"/>
                <w:b w:val="1"/>
                <w:bCs w:val="1"/>
                <w:noProof w:val="0"/>
                <w:sz w:val="24"/>
                <w:szCs w:val="24"/>
                <w:lang w:val="pt-BR"/>
              </w:rPr>
            </w:rPrChange>
          </w:rPr>
          <w:t>ChatBot</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3Z" w:id="1706299755">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31Z" w:id="897256781">
              <w:rPr>
                <w:rFonts w:ascii="Consolas" w:hAnsi="Consolas" w:eastAsia="Consolas" w:cs="Consolas"/>
                <w:b w:val="1"/>
                <w:bCs w:val="1"/>
                <w:noProof w:val="0"/>
                <w:sz w:val="24"/>
                <w:szCs w:val="24"/>
                <w:lang w:val="pt-BR"/>
              </w:rPr>
            </w:rPrChange>
          </w:rPr>
          <w:t>Sistema</w:t>
        </w:r>
      </w:ins>
      <w:bookmarkEnd w:id="323650843"/>
    </w:p>
    <w:p w:rsidR="6595920C" w:rsidP="320543F7" w:rsidRDefault="6595920C" w14:paraId="0F0B2170" w14:textId="689BFCA9">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797810330"/>
          <w:rFonts w:ascii="Times New Roman" w:hAnsi="Times New Roman" w:eastAsia="Times New Roman" w:cs="Times New Roman"/>
          <w:noProof w:val="0"/>
          <w:sz w:val="24"/>
          <w:szCs w:val="24"/>
          <w:lang w:val="pt-BR"/>
          <w:rPrChange w:author="GUSTAVO DE OLIVEIRA REGO MORAIS" w:date="2025-08-08T22:00:05.535Z" w:id="356592071">
            <w:rPr>
              <w:ins w:author="GUSTAVO DE OLIVEIRA REGO MORAIS" w:date="2025-08-08T21:59:15.856Z" w16du:dateUtc="2025-08-08T21:59:15.856Z" w:id="1396898020"/>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9624714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3Z" w:id="458540741">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33Z" w:id="503485964">
              <w:rPr>
                <w:rFonts w:ascii="Times New Roman" w:hAnsi="Times New Roman" w:eastAsia="Times New Roman" w:cs="Times New Roman"/>
                <w:noProof w:val="0"/>
                <w:sz w:val="24"/>
                <w:szCs w:val="24"/>
                <w:lang w:val="pt-BR"/>
              </w:rPr>
            </w:rPrChange>
          </w:rPr>
          <w:t xml:space="preserve"> Integração</w:t>
        </w:r>
      </w:ins>
    </w:p>
    <w:p w:rsidR="6595920C" w:rsidP="320543F7" w:rsidRDefault="6595920C" w14:paraId="05C46273" w14:textId="5646B245">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994381610"/>
          <w:rFonts w:ascii="Times New Roman" w:hAnsi="Times New Roman" w:eastAsia="Times New Roman" w:cs="Times New Roman"/>
          <w:noProof w:val="0"/>
          <w:sz w:val="24"/>
          <w:szCs w:val="24"/>
          <w:lang w:val="pt-BR"/>
          <w:rPrChange w:author="GUSTAVO DE OLIVEIRA REGO MORAIS" w:date="2025-08-08T22:00:05.537Z" w:id="2000582198">
            <w:rPr>
              <w:ins w:author="GUSTAVO DE OLIVEIRA REGO MORAIS" w:date="2025-08-08T21:59:15.856Z" w16du:dateUtc="2025-08-08T21:59:15.856Z" w:id="1301933527"/>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20758236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4Z" w:id="1845054762">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36Z" w:id="75811971">
              <w:rPr>
                <w:rFonts w:ascii="Times New Roman" w:hAnsi="Times New Roman" w:eastAsia="Times New Roman" w:cs="Times New Roman"/>
                <w:noProof w:val="0"/>
                <w:sz w:val="24"/>
                <w:szCs w:val="24"/>
                <w:lang w:val="pt-BR"/>
              </w:rPr>
            </w:rPrChange>
          </w:rPr>
          <w:t xml:space="preserve"> ChatBot coleta e envia dados para o Sistema.</w:t>
        </w:r>
      </w:ins>
    </w:p>
    <w:p w:rsidR="6595920C" w:rsidP="320543F7" w:rsidRDefault="6595920C" w14:paraId="352F4F7B" w14:textId="20C1D979">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254921157"/>
          <w:rFonts w:ascii="Times New Roman" w:hAnsi="Times New Roman" w:eastAsia="Times New Roman" w:cs="Times New Roman"/>
          <w:noProof w:val="0"/>
          <w:sz w:val="24"/>
          <w:szCs w:val="24"/>
          <w:lang w:val="pt-BR"/>
          <w:rPrChange w:author="GUSTAVO DE OLIVEIRA REGO MORAIS" w:date="2025-08-08T22:00:05.538Z" w:id="1221288687">
            <w:rPr>
              <w:ins w:author="GUSTAVO DE OLIVEIRA REGO MORAIS" w:date="2025-08-08T21:59:15.856Z" w16du:dateUtc="2025-08-08T21:59:15.856Z" w:id="1431481898"/>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200403655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5Z" w:id="1967457098">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38Z" w:id="55769942">
              <w:rPr>
                <w:rFonts w:ascii="Times New Roman" w:hAnsi="Times New Roman" w:eastAsia="Times New Roman" w:cs="Times New Roman"/>
                <w:noProof w:val="0"/>
                <w:sz w:val="24"/>
                <w:szCs w:val="24"/>
                <w:lang w:val="pt-BR"/>
              </w:rPr>
            </w:rPrChange>
          </w:rPr>
          <w:t xml:space="preserve"> ChatBot → Sistema.</w:t>
        </w:r>
      </w:ins>
    </w:p>
    <w:p w:rsidR="6595920C" w:rsidP="79ED5846" w:rsidRDefault="6595920C" w14:paraId="7470C69A" w14:textId="5D6A1838">
      <w:pPr>
        <w:pStyle w:val="Heading4"/>
        <w:bidi w:val="0"/>
        <w:spacing w:before="319" w:beforeAutospacing="off" w:after="319" w:afterAutospacing="off" w:line="360" w:lineRule="auto"/>
        <w:jc w:val="both"/>
        <w:rPr>
          <w:ins w:author="GUSTAVO DE OLIVEIRA REGO MORAIS" w:date="2025-08-08T21:59:15.856Z" w16du:dateUtc="2025-08-08T21:59:15.856Z" w:id="974125064"/>
          <w:rFonts w:ascii="Times New Roman" w:hAnsi="Times New Roman" w:eastAsia="Times New Roman" w:cs="Times New Roman"/>
          <w:b w:val="1"/>
          <w:bCs w:val="1"/>
          <w:noProof w:val="0"/>
          <w:sz w:val="24"/>
          <w:szCs w:val="24"/>
          <w:lang w:val="pt-BR"/>
          <w:rPrChange w:author="GUSTAVO DE OLIVEIRA REGO MORAIS" w:date="2025-08-08T22:00:05.543Z" w:id="596425827">
            <w:rPr>
              <w:ins w:author="GUSTAVO DE OLIVEIRA REGO MORAIS" w:date="2025-08-08T21:59:15.856Z" w16du:dateUtc="2025-08-08T21:59:15.856Z" w:id="1471070380"/>
              <w:rFonts w:ascii="Consolas" w:hAnsi="Consolas" w:eastAsia="Consolas" w:cs="Consolas"/>
              <w:b w:val="1"/>
              <w:bCs w:val="1"/>
              <w:noProof w:val="0"/>
              <w:sz w:val="24"/>
              <w:szCs w:val="24"/>
              <w:lang w:val="pt-BR"/>
            </w:rPr>
          </w:rPrChange>
        </w:rPr>
        <w:pPrChange w:author="GUSTAVO DE OLIVEIRA REGO MORAIS" w:date="2025-08-08T22:00:28.815Z">
          <w:pPr>
            <w:numPr>
              <w:ilvl w:val="0"/>
              <w:numId w:val="167"/>
            </w:numPr>
            <w:bidi w:val="0"/>
          </w:pPr>
        </w:pPrChange>
      </w:pPr>
      <w:bookmarkStart w:name="_Toc1213118184" w:id="1006334658"/>
      <w:ins w:author="GUSTAVO DE OLIVEIRA REGO MORAIS" w:date="2025-08-08T21:59:15.856Z" w:id="856543335">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66Z" w:id="1582354825">
              <w:rPr>
                <w:rFonts w:ascii="Times New Roman" w:hAnsi="Times New Roman" w:eastAsia="Times New Roman" w:cs="Times New Roman"/>
                <w:b w:val="1"/>
                <w:bCs w:val="1"/>
                <w:noProof w:val="0"/>
                <w:sz w:val="24"/>
                <w:szCs w:val="24"/>
                <w:lang w:val="pt-BR"/>
              </w:rPr>
            </w:rPrChange>
          </w:rPr>
          <w:t xml:space="preserve">8.1.3.9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4Z" w:id="222035777">
              <w:rPr>
                <w:rFonts w:ascii="Consolas" w:hAnsi="Consolas" w:eastAsia="Consolas" w:cs="Consolas"/>
                <w:b w:val="1"/>
                <w:bCs w:val="1"/>
                <w:noProof w:val="0"/>
                <w:sz w:val="24"/>
                <w:szCs w:val="24"/>
                <w:lang w:val="pt-BR"/>
              </w:rPr>
            </w:rPrChange>
          </w:rPr>
          <w:t>ValidaçãoTérmica</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4Z" w:id="689821772">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41Z" w:id="729715469">
              <w:rPr>
                <w:rFonts w:ascii="Consolas" w:hAnsi="Consolas" w:eastAsia="Consolas" w:cs="Consolas"/>
                <w:b w:val="1"/>
                <w:bCs w:val="1"/>
                <w:noProof w:val="0"/>
                <w:sz w:val="24"/>
                <w:szCs w:val="24"/>
                <w:lang w:val="pt-BR"/>
              </w:rPr>
            </w:rPrChange>
          </w:rPr>
          <w:t>Build</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41Z" w:id="470825603">
              <w:rPr>
                <w:rFonts w:ascii="Times New Roman" w:hAnsi="Times New Roman" w:eastAsia="Times New Roman" w:cs="Times New Roman"/>
                <w:b w:val="1"/>
                <w:bCs w:val="1"/>
                <w:noProof w:val="0"/>
                <w:sz w:val="24"/>
                <w:szCs w:val="24"/>
                <w:lang w:val="pt-BR"/>
              </w:rPr>
            </w:rPrChange>
          </w:rPr>
          <w:t xml:space="preserve"> / </w:t>
        </w:r>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5.542Z" w:id="610916469">
              <w:rPr>
                <w:rFonts w:ascii="Consolas" w:hAnsi="Consolas" w:eastAsia="Consolas" w:cs="Consolas"/>
                <w:b w:val="1"/>
                <w:bCs w:val="1"/>
                <w:noProof w:val="0"/>
                <w:sz w:val="24"/>
                <w:szCs w:val="24"/>
                <w:lang w:val="pt-BR"/>
              </w:rPr>
            </w:rPrChange>
          </w:rPr>
          <w:t>Ambiente</w:t>
        </w:r>
      </w:ins>
      <w:bookmarkEnd w:id="1006334658"/>
    </w:p>
    <w:p w:rsidR="6595920C" w:rsidP="320543F7" w:rsidRDefault="6595920C" w14:paraId="45D66BE6" w14:textId="0A262370">
      <w:pPr>
        <w:pStyle w:val="ListParagraph"/>
        <w:numPr>
          <w:ilvl w:val="0"/>
          <w:numId w:val="168"/>
        </w:numPr>
        <w:bidi w:val="0"/>
        <w:spacing w:before="240" w:beforeAutospacing="off" w:after="240" w:afterAutospacing="off" w:line="360" w:lineRule="auto"/>
        <w:jc w:val="both"/>
        <w:rPr>
          <w:ins w:author="GUSTAVO DE OLIVEIRA REGO MORAIS" w:date="2025-08-08T21:59:15.856Z" w16du:dateUtc="2025-08-08T21:59:15.856Z" w:id="298256339"/>
          <w:rFonts w:ascii="Times New Roman" w:hAnsi="Times New Roman" w:eastAsia="Times New Roman" w:cs="Times New Roman"/>
          <w:noProof w:val="0"/>
          <w:sz w:val="24"/>
          <w:szCs w:val="24"/>
          <w:lang w:val="pt-BR"/>
          <w:rPrChange w:author="GUSTAVO DE OLIVEIRA REGO MORAIS" w:date="2025-08-08T22:00:05.544Z" w:id="1902805008">
            <w:rPr>
              <w:ins w:author="GUSTAVO DE OLIVEIRA REGO MORAIS" w:date="2025-08-08T21:59:15.856Z" w16du:dateUtc="2025-08-08T21:59:15.856Z" w:id="1593320174"/>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88710238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9Z" w:id="1349539770">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44Z" w:id="1965181502">
              <w:rPr>
                <w:rFonts w:ascii="Times New Roman" w:hAnsi="Times New Roman" w:eastAsia="Times New Roman" w:cs="Times New Roman"/>
                <w:noProof w:val="0"/>
                <w:sz w:val="24"/>
                <w:szCs w:val="24"/>
                <w:lang w:val="pt-BR"/>
              </w:rPr>
            </w:rPrChange>
          </w:rPr>
          <w:t xml:space="preserve"> Associação/Dependência</w:t>
        </w:r>
      </w:ins>
    </w:p>
    <w:p w:rsidR="6595920C" w:rsidP="320543F7" w:rsidRDefault="6595920C" w14:paraId="7B5E16F4" w14:textId="64940979">
      <w:pPr>
        <w:pStyle w:val="ListParagraph"/>
        <w:numPr>
          <w:ilvl w:val="0"/>
          <w:numId w:val="168"/>
        </w:numPr>
        <w:bidi w:val="0"/>
        <w:spacing w:before="240" w:beforeAutospacing="off" w:after="240" w:afterAutospacing="off" w:line="360" w:lineRule="auto"/>
        <w:jc w:val="both"/>
        <w:rPr>
          <w:ins w:author="GUSTAVO DE OLIVEIRA REGO MORAIS" w:date="2025-08-08T21:59:15.857Z" w16du:dateUtc="2025-08-08T21:59:15.857Z" w:id="245602346"/>
          <w:rFonts w:ascii="Times New Roman" w:hAnsi="Times New Roman" w:eastAsia="Times New Roman" w:cs="Times New Roman"/>
          <w:noProof w:val="0"/>
          <w:sz w:val="24"/>
          <w:szCs w:val="24"/>
          <w:lang w:val="pt-BR"/>
          <w:rPrChange w:author="GUSTAVO DE OLIVEIRA REGO MORAIS" w:date="2025-08-08T22:00:05.549Z" w:id="2024109548">
            <w:rPr>
              <w:ins w:author="GUSTAVO DE OLIVEIRA REGO MORAIS" w:date="2025-08-08T21:59:15.857Z" w16du:dateUtc="2025-08-08T21:59:15.857Z" w:id="1406504504"/>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6585099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Z" w:id="1358436202">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45Z" w:id="665271506">
              <w:rPr>
                <w:rFonts w:ascii="Times New Roman" w:hAnsi="Times New Roman" w:eastAsia="Times New Roman" w:cs="Times New Roman"/>
                <w:noProof w:val="0"/>
                <w:sz w:val="24"/>
                <w:szCs w:val="24"/>
                <w:lang w:val="pt-BR"/>
              </w:rPr>
            </w:rPrChange>
          </w:rPr>
          <w:t xml:space="preserve"> Avalia </w:t>
        </w:r>
        <w:r w:rsidRPr="320543F7" w:rsidR="6595920C">
          <w:rPr>
            <w:rFonts w:ascii="Times New Roman" w:hAnsi="Times New Roman" w:eastAsia="Times New Roman" w:cs="Times New Roman"/>
            <w:noProof w:val="0"/>
            <w:sz w:val="24"/>
            <w:szCs w:val="24"/>
            <w:lang w:val="pt-BR"/>
            <w:rPrChange w:author="GUSTAVO DE OLIVEIRA REGO MORAIS" w:date="2025-08-08T22:00:05.546Z" w:id="1124096537">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47Z" w:id="346537009">
              <w:rPr>
                <w:rFonts w:ascii="Times New Roman" w:hAnsi="Times New Roman" w:eastAsia="Times New Roman" w:cs="Times New Roman"/>
                <w:noProof w:val="0"/>
                <w:sz w:val="24"/>
                <w:szCs w:val="24"/>
                <w:lang w:val="pt-BR"/>
              </w:rPr>
            </w:rPrChange>
          </w:rPr>
          <w:t xml:space="preserve"> considerando </w:t>
        </w:r>
        <w:r w:rsidRPr="320543F7" w:rsidR="6595920C">
          <w:rPr>
            <w:rFonts w:ascii="Times New Roman" w:hAnsi="Times New Roman" w:eastAsia="Times New Roman" w:cs="Times New Roman"/>
            <w:noProof w:val="0"/>
            <w:sz w:val="24"/>
            <w:szCs w:val="24"/>
            <w:lang w:val="pt-BR"/>
            <w:rPrChange w:author="GUSTAVO DE OLIVEIRA REGO MORAIS" w:date="2025-08-08T22:00:05.547Z" w:id="888601396">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48Z" w:id="1940047353">
              <w:rPr>
                <w:rFonts w:ascii="Times New Roman" w:hAnsi="Times New Roman" w:eastAsia="Times New Roman" w:cs="Times New Roman"/>
                <w:noProof w:val="0"/>
                <w:sz w:val="24"/>
                <w:szCs w:val="24"/>
                <w:lang w:val="pt-BR"/>
              </w:rPr>
            </w:rPrChange>
          </w:rPr>
          <w:t>.</w:t>
        </w:r>
      </w:ins>
    </w:p>
    <w:p w:rsidR="6595920C" w:rsidP="320543F7" w:rsidRDefault="6595920C" w14:paraId="251C55E4" w14:textId="205A3E40">
      <w:pPr>
        <w:pStyle w:val="ListParagraph"/>
        <w:numPr>
          <w:ilvl w:val="0"/>
          <w:numId w:val="168"/>
        </w:numPr>
        <w:bidi w:val="0"/>
        <w:spacing w:before="240" w:beforeAutospacing="off" w:after="240" w:afterAutospacing="off" w:line="360" w:lineRule="auto"/>
        <w:jc w:val="both"/>
        <w:rPr>
          <w:ins w:author="GUSTAVO DE OLIVEIRA REGO MORAIS" w:date="2025-08-08T21:59:15.857Z" w16du:dateUtc="2025-08-08T21:59:15.857Z" w:id="1791932241"/>
          <w:rFonts w:ascii="Times New Roman" w:hAnsi="Times New Roman" w:eastAsia="Times New Roman" w:cs="Times New Roman"/>
          <w:noProof w:val="0"/>
          <w:sz w:val="24"/>
          <w:szCs w:val="24"/>
          <w:lang w:val="pt-BR"/>
          <w:rPrChange w:author="GUSTAVO DE OLIVEIRA REGO MORAIS" w:date="2025-08-08T22:00:05.55Z" w:id="141209883">
            <w:rPr>
              <w:ins w:author="GUSTAVO DE OLIVEIRA REGO MORAIS" w:date="2025-08-08T21:59:15.857Z" w16du:dateUtc="2025-08-08T21:59:15.857Z" w:id="1839751082"/>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68159271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4Z" w:id="159054234">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5Z" w:id="1954273039">
              <w:rPr>
                <w:rFonts w:ascii="Times New Roman" w:hAnsi="Times New Roman" w:eastAsia="Times New Roman" w:cs="Times New Roman"/>
                <w:noProof w:val="0"/>
                <w:sz w:val="24"/>
                <w:szCs w:val="24"/>
                <w:lang w:val="pt-BR"/>
              </w:rPr>
            </w:rPrChange>
          </w:rPr>
          <w:t xml:space="preserve"> Unidirecional (ValidaçãoTérmica lê Build e Ambiente).</w:t>
        </w:r>
      </w:ins>
    </w:p>
    <w:p w:rsidR="320543F7" w:rsidP="320543F7" w:rsidRDefault="320543F7" w14:paraId="3D98F056" w14:textId="4F9D0AA5">
      <w:pPr>
        <w:bidi w:val="0"/>
        <w:spacing w:line="360" w:lineRule="auto"/>
        <w:jc w:val="both"/>
        <w:rPr>
          <w:ins w:author="GUSTAVO DE OLIVEIRA REGO MORAIS" w:date="2025-08-08T21:59:15.857Z" w16du:dateUtc="2025-08-08T21:59:15.857Z" w:id="831538754"/>
          <w:rFonts w:ascii="Times New Roman" w:hAnsi="Times New Roman" w:eastAsia="Times New Roman" w:cs="Times New Roman"/>
          <w:sz w:val="24"/>
          <w:szCs w:val="24"/>
          <w:rPrChange w:author="GUSTAVO DE OLIVEIRA REGO MORAIS" w:date="2025-08-08T22:00:09.875Z" w:id="1129803486">
            <w:rPr>
              <w:ins w:author="GUSTAVO DE OLIVEIRA REGO MORAIS" w:date="2025-08-08T21:59:15.857Z" w16du:dateUtc="2025-08-08T21:59:15.857Z" w:id="1738454173"/>
            </w:rPr>
          </w:rPrChange>
        </w:rPr>
        <w:pPrChange w:author="GUSTAVO DE OLIVEIRA REGO MORAIS" w:date="2025-08-08T22:00:28.816Z">
          <w:pPr>
            <w:numPr>
              <w:ilvl w:val="0"/>
              <w:numId w:val="168"/>
            </w:numPr>
            <w:bidi w:val="0"/>
          </w:pPr>
        </w:pPrChange>
      </w:pPr>
    </w:p>
    <w:p w:rsidR="6595920C" w:rsidP="79ED5846" w:rsidRDefault="6595920C" w14:paraId="040DBD1A" w14:textId="3356439C">
      <w:pPr>
        <w:pStyle w:val="Heading3"/>
        <w:bidi w:val="0"/>
        <w:spacing w:before="281" w:beforeAutospacing="off" w:after="281" w:afterAutospacing="off" w:line="360" w:lineRule="auto"/>
        <w:jc w:val="both"/>
        <w:rPr>
          <w:ins w:author="GUSTAVO DE OLIVEIRA REGO MORAIS" w:date="2025-08-08T21:59:15.857Z" w16du:dateUtc="2025-08-08T21:59:15.857Z" w:id="172246686"/>
          <w:rFonts w:ascii="Times New Roman" w:hAnsi="Times New Roman" w:eastAsia="Times New Roman" w:cs="Times New Roman"/>
          <w:b w:val="1"/>
          <w:bCs w:val="1"/>
          <w:noProof w:val="0"/>
          <w:sz w:val="24"/>
          <w:szCs w:val="24"/>
          <w:lang w:val="pt-BR"/>
          <w:rPrChange w:author="GUSTAVO DE OLIVEIRA REGO MORAIS" w:date="2025-08-08T22:00:09.875Z" w:id="1529722239">
            <w:rPr>
              <w:ins w:author="GUSTAVO DE OLIVEIRA REGO MORAIS" w:date="2025-08-08T21:59:15.857Z" w16du:dateUtc="2025-08-08T21:59:15.857Z" w:id="1644853674"/>
              <w:rFonts w:ascii="Times New Roman" w:hAnsi="Times New Roman" w:eastAsia="Times New Roman" w:cs="Times New Roman"/>
              <w:b w:val="1"/>
              <w:bCs w:val="1"/>
              <w:noProof w:val="0"/>
              <w:sz w:val="28"/>
              <w:szCs w:val="28"/>
              <w:lang w:val="pt-BR"/>
            </w:rPr>
          </w:rPrChange>
        </w:rPr>
        <w:pPrChange w:author="GUSTAVO DE OLIVEIRA REGO MORAIS" w:date="2025-08-08T22:00:28.816Z">
          <w:pPr>
            <w:bidi w:val="0"/>
          </w:pPr>
        </w:pPrChange>
      </w:pPr>
      <w:bookmarkStart w:name="_Toc965577669" w:id="428327037"/>
      <w:ins w:author="GUSTAVO DE OLIVEIRA REGO MORAIS" w:date="2025-08-08T21:59:15.857Z" w:id="1234570149">
        <w:r w:rsidRPr="79ED5846" w:rsidR="6595920C">
          <w:rPr>
            <w:rFonts w:ascii="Times New Roman" w:hAnsi="Times New Roman" w:eastAsia="Times New Roman" w:cs="Times New Roman"/>
            <w:b w:val="1"/>
            <w:bCs w:val="1"/>
            <w:noProof w:val="0"/>
            <w:sz w:val="24"/>
            <w:szCs w:val="24"/>
            <w:lang w:val="pt-BR"/>
            <w:rPrChange w:author="GUSTAVO DE OLIVEIRA REGO MORAIS" w:date="2025-08-08T22:00:09.875Z" w:id="926073956">
              <w:rPr>
                <w:rFonts w:ascii="Times New Roman" w:hAnsi="Times New Roman" w:eastAsia="Times New Roman" w:cs="Times New Roman"/>
                <w:b w:val="1"/>
                <w:bCs w:val="1"/>
                <w:noProof w:val="0"/>
                <w:sz w:val="28"/>
                <w:szCs w:val="28"/>
                <w:lang w:val="pt-BR"/>
              </w:rPr>
            </w:rPrChange>
          </w:rPr>
          <w:t>8.1.4 Regras de Negócio e Restrições</w:t>
        </w:r>
      </w:ins>
      <w:bookmarkEnd w:id="428327037"/>
    </w:p>
    <w:p w:rsidR="6595920C" w:rsidP="320543F7" w:rsidRDefault="6595920C" w14:paraId="0B9AE9B6" w14:textId="3637DD42">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129803375"/>
          <w:rFonts w:ascii="Times New Roman" w:hAnsi="Times New Roman" w:eastAsia="Times New Roman" w:cs="Times New Roman"/>
          <w:noProof w:val="0"/>
          <w:sz w:val="24"/>
          <w:szCs w:val="24"/>
          <w:lang w:val="pt-BR"/>
          <w:rPrChange w:author="GUSTAVO DE OLIVEIRA REGO MORAIS" w:date="2025-08-08T22:00:05.562Z" w:id="1834553845">
            <w:rPr>
              <w:ins w:author="GUSTAVO DE OLIVEIRA REGO MORAIS" w:date="2025-08-08T21:59:15.857Z" w16du:dateUtc="2025-08-08T21:59:15.857Z" w:id="1326930405"/>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7861673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7Z" w:id="1914875385">
              <w:rPr>
                <w:rFonts w:ascii="Times New Roman" w:hAnsi="Times New Roman" w:eastAsia="Times New Roman" w:cs="Times New Roman"/>
                <w:b w:val="1"/>
                <w:bCs w:val="1"/>
                <w:noProof w:val="0"/>
                <w:sz w:val="24"/>
                <w:szCs w:val="24"/>
                <w:lang w:val="pt-BR"/>
              </w:rPr>
            </w:rPrChange>
          </w:rPr>
          <w:t>IDs únicos:</w:t>
        </w:r>
        <w:r w:rsidRPr="320543F7" w:rsidR="6595920C">
          <w:rPr>
            <w:rFonts w:ascii="Times New Roman" w:hAnsi="Times New Roman" w:eastAsia="Times New Roman" w:cs="Times New Roman"/>
            <w:noProof w:val="0"/>
            <w:sz w:val="24"/>
            <w:szCs w:val="24"/>
            <w:lang w:val="pt-BR"/>
            <w:rPrChange w:author="GUSTAVO DE OLIVEIRA REGO MORAIS" w:date="2025-08-08T22:00:05.553Z" w:id="42429922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3Z" w:id="2133616856">
              <w:rPr>
                <w:rFonts w:ascii="Consolas" w:hAnsi="Consolas" w:eastAsia="Consolas" w:cs="Consolas"/>
                <w:noProof w:val="0"/>
                <w:sz w:val="24"/>
                <w:szCs w:val="24"/>
                <w:lang w:val="pt-BR"/>
              </w:rPr>
            </w:rPrChange>
          </w:rPr>
          <w:t>id</w:t>
        </w:r>
        <w:r w:rsidRPr="320543F7" w:rsidR="6595920C">
          <w:rPr>
            <w:rFonts w:ascii="Times New Roman" w:hAnsi="Times New Roman" w:eastAsia="Times New Roman" w:cs="Times New Roman"/>
            <w:noProof w:val="0"/>
            <w:sz w:val="24"/>
            <w:szCs w:val="24"/>
            <w:lang w:val="pt-BR"/>
            <w:rPrChange w:author="GUSTAVO DE OLIVEIRA REGO MORAIS" w:date="2025-08-08T22:00:05.554Z" w:id="1147265963">
              <w:rPr>
                <w:rFonts w:ascii="Times New Roman" w:hAnsi="Times New Roman" w:eastAsia="Times New Roman" w:cs="Times New Roman"/>
                <w:noProof w:val="0"/>
                <w:sz w:val="24"/>
                <w:szCs w:val="24"/>
                <w:lang w:val="pt-BR"/>
              </w:rPr>
            </w:rPrChange>
          </w:rPr>
          <w:t xml:space="preserve"> de </w:t>
        </w:r>
        <w:r w:rsidRPr="320543F7" w:rsidR="6595920C">
          <w:rPr>
            <w:rFonts w:ascii="Times New Roman" w:hAnsi="Times New Roman" w:eastAsia="Times New Roman" w:cs="Times New Roman"/>
            <w:noProof w:val="0"/>
            <w:sz w:val="24"/>
            <w:szCs w:val="24"/>
            <w:lang w:val="pt-BR"/>
            <w:rPrChange w:author="GUSTAVO DE OLIVEIRA REGO MORAIS" w:date="2025-08-08T22:00:05.555Z" w:id="1191202403">
              <w:rPr>
                <w:rFonts w:ascii="Consolas" w:hAnsi="Consolas" w:eastAsia="Consolas" w:cs="Consolas"/>
                <w:noProof w:val="0"/>
                <w:sz w:val="24"/>
                <w:szCs w:val="24"/>
                <w:lang w:val="pt-BR"/>
              </w:rPr>
            </w:rPrChange>
          </w:rPr>
          <w:t>User</w:t>
        </w:r>
        <w:r w:rsidRPr="320543F7" w:rsidR="6595920C">
          <w:rPr>
            <w:rFonts w:ascii="Times New Roman" w:hAnsi="Times New Roman" w:eastAsia="Times New Roman" w:cs="Times New Roman"/>
            <w:noProof w:val="0"/>
            <w:sz w:val="24"/>
            <w:szCs w:val="24"/>
            <w:lang w:val="pt-BR"/>
            <w:rPrChange w:author="GUSTAVO DE OLIVEIRA REGO MORAIS" w:date="2025-08-08T22:00:05.556Z" w:id="1664148256">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6Z" w:id="1659118791">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57Z" w:id="48343834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8Z" w:id="420782172">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559Z" w:id="1304269216">
              <w:rPr>
                <w:rFonts w:ascii="Times New Roman" w:hAnsi="Times New Roman" w:eastAsia="Times New Roman" w:cs="Times New Roman"/>
                <w:noProof w:val="0"/>
                <w:sz w:val="24"/>
                <w:szCs w:val="24"/>
                <w:lang w:val="pt-BR"/>
              </w:rPr>
            </w:rPrChange>
          </w:rPr>
          <w:t xml:space="preserve"> e </w:t>
        </w:r>
        <w:r w:rsidRPr="320543F7" w:rsidR="6595920C">
          <w:rPr>
            <w:rFonts w:ascii="Times New Roman" w:hAnsi="Times New Roman" w:eastAsia="Times New Roman" w:cs="Times New Roman"/>
            <w:noProof w:val="0"/>
            <w:sz w:val="24"/>
            <w:szCs w:val="24"/>
            <w:lang w:val="pt-BR"/>
            <w:rPrChange w:author="GUSTAVO DE OLIVEIRA REGO MORAIS" w:date="2025-08-08T22:00:05.56Z" w:id="1247922760">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562Z" w:id="1938440793">
              <w:rPr>
                <w:rFonts w:ascii="Times New Roman" w:hAnsi="Times New Roman" w:eastAsia="Times New Roman" w:cs="Times New Roman"/>
                <w:noProof w:val="0"/>
                <w:sz w:val="24"/>
                <w:szCs w:val="24"/>
                <w:lang w:val="pt-BR"/>
              </w:rPr>
            </w:rPrChange>
          </w:rPr>
          <w:t xml:space="preserve"> devem ser únicos e não nulos.</w:t>
        </w:r>
      </w:ins>
    </w:p>
    <w:p w:rsidR="6595920C" w:rsidP="320543F7" w:rsidRDefault="6595920C" w14:paraId="53EAA4D9" w14:textId="7BD8A5C0">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2014374608"/>
          <w:rFonts w:ascii="Times New Roman" w:hAnsi="Times New Roman" w:eastAsia="Times New Roman" w:cs="Times New Roman"/>
          <w:noProof w:val="0"/>
          <w:sz w:val="24"/>
          <w:szCs w:val="24"/>
          <w:lang w:val="pt-BR"/>
          <w:rPrChange w:author="GUSTAVO DE OLIVEIRA REGO MORAIS" w:date="2025-08-08T22:00:05.568Z" w:id="1892013522">
            <w:rPr>
              <w:ins w:author="GUSTAVO DE OLIVEIRA REGO MORAIS" w:date="2025-08-08T21:59:15.857Z" w16du:dateUtc="2025-08-08T21:59:15.857Z" w:id="1353644899"/>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61655677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88Z" w:id="695508682">
              <w:rPr>
                <w:rFonts w:ascii="Times New Roman" w:hAnsi="Times New Roman" w:eastAsia="Times New Roman" w:cs="Times New Roman"/>
                <w:b w:val="1"/>
                <w:bCs w:val="1"/>
                <w:noProof w:val="0"/>
                <w:sz w:val="24"/>
                <w:szCs w:val="24"/>
                <w:lang w:val="pt-BR"/>
              </w:rPr>
            </w:rPrChange>
          </w:rPr>
          <w:t>Orçamento:</w:t>
        </w:r>
        <w:r w:rsidRPr="320543F7" w:rsidR="6595920C">
          <w:rPr>
            <w:rFonts w:ascii="Times New Roman" w:hAnsi="Times New Roman" w:eastAsia="Times New Roman" w:cs="Times New Roman"/>
            <w:noProof w:val="0"/>
            <w:sz w:val="24"/>
            <w:szCs w:val="24"/>
            <w:lang w:val="pt-BR"/>
            <w:rPrChange w:author="GUSTAVO DE OLIVEIRA REGO MORAIS" w:date="2025-08-08T22:00:05.563Z" w:id="65973157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64Z" w:id="261950061">
              <w:rPr>
                <w:rFonts w:ascii="Consolas" w:hAnsi="Consolas" w:eastAsia="Consolas" w:cs="Consolas"/>
                <w:noProof w:val="0"/>
                <w:sz w:val="24"/>
                <w:szCs w:val="24"/>
                <w:lang w:val="pt-BR"/>
              </w:rPr>
            </w:rPrChange>
          </w:rPr>
          <w:t>IARecomendação.sugerirBuild</w:t>
        </w:r>
        <w:r w:rsidRPr="320543F7" w:rsidR="6595920C">
          <w:rPr>
            <w:rFonts w:ascii="Times New Roman" w:hAnsi="Times New Roman" w:eastAsia="Times New Roman" w:cs="Times New Roman"/>
            <w:noProof w:val="0"/>
            <w:sz w:val="24"/>
            <w:szCs w:val="24"/>
            <w:lang w:val="pt-BR"/>
            <w:rPrChange w:author="GUSTAVO DE OLIVEIRA REGO MORAIS" w:date="2025-08-08T22:00:05.564Z" w:id="2071832490">
              <w:rPr>
                <w:rFonts w:ascii="Times New Roman" w:hAnsi="Times New Roman" w:eastAsia="Times New Roman" w:cs="Times New Roman"/>
                <w:noProof w:val="0"/>
                <w:sz w:val="24"/>
                <w:szCs w:val="24"/>
                <w:lang w:val="pt-BR"/>
              </w:rPr>
            </w:rPrChange>
          </w:rPr>
          <w:t xml:space="preserve"> não deve exceder o </w:t>
        </w:r>
        <w:r w:rsidRPr="320543F7" w:rsidR="6595920C">
          <w:rPr>
            <w:rFonts w:ascii="Times New Roman" w:hAnsi="Times New Roman" w:eastAsia="Times New Roman" w:cs="Times New Roman"/>
            <w:noProof w:val="0"/>
            <w:sz w:val="24"/>
            <w:szCs w:val="24"/>
            <w:lang w:val="pt-BR"/>
            <w:rPrChange w:author="GUSTAVO DE OLIVEIRA REGO MORAIS" w:date="2025-08-08T22:00:05.565Z" w:id="613181906">
              <w:rPr>
                <w:rFonts w:ascii="Consolas" w:hAnsi="Consolas" w:eastAsia="Consolas" w:cs="Consolas"/>
                <w:noProof w:val="0"/>
                <w:sz w:val="24"/>
                <w:szCs w:val="24"/>
                <w:lang w:val="pt-BR"/>
              </w:rPr>
            </w:rPrChange>
          </w:rPr>
          <w:t>orcamento</w:t>
        </w:r>
        <w:r w:rsidRPr="320543F7" w:rsidR="6595920C">
          <w:rPr>
            <w:rFonts w:ascii="Times New Roman" w:hAnsi="Times New Roman" w:eastAsia="Times New Roman" w:cs="Times New Roman"/>
            <w:noProof w:val="0"/>
            <w:sz w:val="24"/>
            <w:szCs w:val="24"/>
            <w:lang w:val="pt-BR"/>
            <w:rPrChange w:author="GUSTAVO DE OLIVEIRA REGO MORAIS" w:date="2025-08-08T22:00:05.566Z" w:id="232947913">
              <w:rPr>
                <w:rFonts w:ascii="Times New Roman" w:hAnsi="Times New Roman" w:eastAsia="Times New Roman" w:cs="Times New Roman"/>
                <w:noProof w:val="0"/>
                <w:sz w:val="24"/>
                <w:szCs w:val="24"/>
                <w:lang w:val="pt-BR"/>
              </w:rPr>
            </w:rPrChange>
          </w:rPr>
          <w:t xml:space="preserve"> informado; se impossível, retornar alternativa ou sinalizar necessidade de upgrade (</w:t>
        </w:r>
        <w:r w:rsidRPr="320543F7" w:rsidR="6595920C">
          <w:rPr>
            <w:rFonts w:ascii="Times New Roman" w:hAnsi="Times New Roman" w:eastAsia="Times New Roman" w:cs="Times New Roman"/>
            <w:noProof w:val="0"/>
            <w:sz w:val="24"/>
            <w:szCs w:val="24"/>
            <w:lang w:val="pt-BR"/>
            <w:rPrChange w:author="GUSTAVO DE OLIVEIRA REGO MORAIS" w:date="2025-08-08T22:00:05.566Z" w:id="1661511891">
              <w:rPr>
                <w:rFonts w:ascii="Consolas" w:hAnsi="Consolas" w:eastAsia="Consolas" w:cs="Consolas"/>
                <w:noProof w:val="0"/>
                <w:sz w:val="24"/>
                <w:szCs w:val="24"/>
                <w:lang w:val="pt-BR"/>
              </w:rPr>
            </w:rPrChange>
          </w:rPr>
          <w:t>sugerirUpgradeOrcamento</w:t>
        </w:r>
        <w:r w:rsidRPr="320543F7" w:rsidR="6595920C">
          <w:rPr>
            <w:rFonts w:ascii="Times New Roman" w:hAnsi="Times New Roman" w:eastAsia="Times New Roman" w:cs="Times New Roman"/>
            <w:noProof w:val="0"/>
            <w:sz w:val="24"/>
            <w:szCs w:val="24"/>
            <w:lang w:val="pt-BR"/>
            <w:rPrChange w:author="GUSTAVO DE OLIVEIRA REGO MORAIS" w:date="2025-08-08T22:00:05.567Z" w:id="2011380443">
              <w:rPr>
                <w:rFonts w:ascii="Times New Roman" w:hAnsi="Times New Roman" w:eastAsia="Times New Roman" w:cs="Times New Roman"/>
                <w:noProof w:val="0"/>
                <w:sz w:val="24"/>
                <w:szCs w:val="24"/>
                <w:lang w:val="pt-BR"/>
              </w:rPr>
            </w:rPrChange>
          </w:rPr>
          <w:t>).</w:t>
        </w:r>
      </w:ins>
    </w:p>
    <w:p w:rsidR="6595920C" w:rsidP="320543F7" w:rsidRDefault="6595920C" w14:paraId="53AE607B" w14:textId="146980E8">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418203453"/>
          <w:rFonts w:ascii="Times New Roman" w:hAnsi="Times New Roman" w:eastAsia="Times New Roman" w:cs="Times New Roman"/>
          <w:noProof w:val="0"/>
          <w:sz w:val="24"/>
          <w:szCs w:val="24"/>
          <w:lang w:val="pt-BR"/>
          <w:rPrChange w:author="GUSTAVO DE OLIVEIRA REGO MORAIS" w:date="2025-08-08T22:00:05.571Z" w:id="1555500162">
            <w:rPr>
              <w:ins w:author="GUSTAVO DE OLIVEIRA REGO MORAIS" w:date="2025-08-08T21:59:15.857Z" w16du:dateUtc="2025-08-08T21:59:15.857Z" w:id="494740954"/>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70426191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94Z" w:id="1310083373">
              <w:rPr>
                <w:rFonts w:ascii="Times New Roman" w:hAnsi="Times New Roman" w:eastAsia="Times New Roman" w:cs="Times New Roman"/>
                <w:b w:val="1"/>
                <w:bCs w:val="1"/>
                <w:noProof w:val="0"/>
                <w:sz w:val="24"/>
                <w:szCs w:val="24"/>
                <w:lang w:val="pt-BR"/>
              </w:rPr>
            </w:rPrChange>
          </w:rPr>
          <w:t>Compatibilidade obrigatória:</w:t>
        </w:r>
        <w:r w:rsidRPr="320543F7" w:rsidR="6595920C">
          <w:rPr>
            <w:rFonts w:ascii="Times New Roman" w:hAnsi="Times New Roman" w:eastAsia="Times New Roman" w:cs="Times New Roman"/>
            <w:noProof w:val="0"/>
            <w:sz w:val="24"/>
            <w:szCs w:val="24"/>
            <w:lang w:val="pt-BR"/>
            <w:rPrChange w:author="GUSTAVO DE OLIVEIRA REGO MORAIS" w:date="2025-08-08T22:00:05.569Z" w:id="76378400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Z" w:id="132216061">
              <w:rPr>
                <w:rFonts w:ascii="Consolas" w:hAnsi="Consolas" w:eastAsia="Consolas" w:cs="Consolas"/>
                <w:noProof w:val="0"/>
                <w:sz w:val="24"/>
                <w:szCs w:val="24"/>
                <w:lang w:val="pt-BR"/>
              </w:rPr>
            </w:rPrChange>
          </w:rPr>
          <w:t>Build.validaCompatibilidade()</w:t>
        </w:r>
        <w:r w:rsidRPr="320543F7" w:rsidR="6595920C">
          <w:rPr>
            <w:rFonts w:ascii="Times New Roman" w:hAnsi="Times New Roman" w:eastAsia="Times New Roman" w:cs="Times New Roman"/>
            <w:noProof w:val="0"/>
            <w:sz w:val="24"/>
            <w:szCs w:val="24"/>
            <w:lang w:val="pt-BR"/>
            <w:rPrChange w:author="GUSTAVO DE OLIVEIRA REGO MORAIS" w:date="2025-08-08T22:00:05.57Z" w:id="1530577362">
              <w:rPr>
                <w:rFonts w:ascii="Times New Roman" w:hAnsi="Times New Roman" w:eastAsia="Times New Roman" w:cs="Times New Roman"/>
                <w:noProof w:val="0"/>
                <w:sz w:val="24"/>
                <w:szCs w:val="24"/>
                <w:lang w:val="pt-BR"/>
              </w:rPr>
            </w:rPrChange>
          </w:rPr>
          <w:t xml:space="preserve"> deve verificar soquete CPU/placa-mãe, tipo/freq. de memória, potência da PSU com margem (ex.: 25%), dimensões físicas e conectores.</w:t>
        </w:r>
      </w:ins>
    </w:p>
    <w:p w:rsidR="6595920C" w:rsidP="320543F7" w:rsidRDefault="6595920C" w14:paraId="4DE43FE9" w14:textId="679DAA49">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892246112"/>
          <w:rFonts w:ascii="Times New Roman" w:hAnsi="Times New Roman" w:eastAsia="Times New Roman" w:cs="Times New Roman"/>
          <w:noProof w:val="0"/>
          <w:sz w:val="24"/>
          <w:szCs w:val="24"/>
          <w:lang w:val="pt-BR"/>
          <w:rPrChange w:author="GUSTAVO DE OLIVEIRA REGO MORAIS" w:date="2025-08-08T22:00:05.575Z" w:id="1486244621">
            <w:rPr>
              <w:ins w:author="GUSTAVO DE OLIVEIRA REGO MORAIS" w:date="2025-08-08T21:59:15.857Z" w16du:dateUtc="2025-08-08T21:59:15.857Z" w:id="2088373249"/>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9532810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97Z" w:id="1294044444">
              <w:rPr>
                <w:rFonts w:ascii="Times New Roman" w:hAnsi="Times New Roman" w:eastAsia="Times New Roman" w:cs="Times New Roman"/>
                <w:b w:val="1"/>
                <w:bCs w:val="1"/>
                <w:noProof w:val="0"/>
                <w:sz w:val="24"/>
                <w:szCs w:val="24"/>
                <w:lang w:val="pt-BR"/>
              </w:rPr>
            </w:rPrChange>
          </w:rPr>
          <w:t>Cálculo térmico:</w:t>
        </w:r>
        <w:r w:rsidRPr="320543F7" w:rsidR="6595920C">
          <w:rPr>
            <w:rFonts w:ascii="Times New Roman" w:hAnsi="Times New Roman" w:eastAsia="Times New Roman" w:cs="Times New Roman"/>
            <w:noProof w:val="0"/>
            <w:sz w:val="24"/>
            <w:szCs w:val="24"/>
            <w:lang w:val="pt-BR"/>
            <w:rPrChange w:author="GUSTAVO DE OLIVEIRA REGO MORAIS" w:date="2025-08-08T22:00:05.572Z" w:id="57345857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2Z" w:id="287973600">
              <w:rPr>
                <w:rFonts w:ascii="Consolas" w:hAnsi="Consolas" w:eastAsia="Consolas" w:cs="Consolas"/>
                <w:noProof w:val="0"/>
                <w:sz w:val="24"/>
                <w:szCs w:val="24"/>
                <w:lang w:val="pt-BR"/>
              </w:rPr>
            </w:rPrChange>
          </w:rPr>
          <w:t>Build.calculaTDP()</w:t>
        </w:r>
        <w:r w:rsidRPr="320543F7" w:rsidR="6595920C">
          <w:rPr>
            <w:rFonts w:ascii="Times New Roman" w:hAnsi="Times New Roman" w:eastAsia="Times New Roman" w:cs="Times New Roman"/>
            <w:noProof w:val="0"/>
            <w:sz w:val="24"/>
            <w:szCs w:val="24"/>
            <w:lang w:val="pt-BR"/>
            <w:rPrChange w:author="GUSTAVO DE OLIVEIRA REGO MORAIS" w:date="2025-08-08T22:00:05.573Z" w:id="747570247">
              <w:rPr>
                <w:rFonts w:ascii="Times New Roman" w:hAnsi="Times New Roman" w:eastAsia="Times New Roman" w:cs="Times New Roman"/>
                <w:noProof w:val="0"/>
                <w:sz w:val="24"/>
                <w:szCs w:val="24"/>
                <w:lang w:val="pt-BR"/>
              </w:rPr>
            </w:rPrChange>
          </w:rPr>
          <w:t xml:space="preserve"> soma TDPs críticos; </w:t>
        </w:r>
        <w:r w:rsidRPr="320543F7" w:rsidR="6595920C">
          <w:rPr>
            <w:rFonts w:ascii="Times New Roman" w:hAnsi="Times New Roman" w:eastAsia="Times New Roman" w:cs="Times New Roman"/>
            <w:noProof w:val="0"/>
            <w:sz w:val="24"/>
            <w:szCs w:val="24"/>
            <w:lang w:val="pt-BR"/>
            <w:rPrChange w:author="GUSTAVO DE OLIVEIRA REGO MORAIS" w:date="2025-08-08T22:00:05.574Z" w:id="1664752887">
              <w:rPr>
                <w:rFonts w:ascii="Consolas" w:hAnsi="Consolas" w:eastAsia="Consolas" w:cs="Consolas"/>
                <w:noProof w:val="0"/>
                <w:sz w:val="24"/>
                <w:szCs w:val="24"/>
                <w:lang w:val="pt-BR"/>
              </w:rPr>
            </w:rPrChange>
          </w:rPr>
          <w:t>ValidaçãoTérmica</w:t>
        </w:r>
        <w:r w:rsidRPr="320543F7" w:rsidR="6595920C">
          <w:rPr>
            <w:rFonts w:ascii="Times New Roman" w:hAnsi="Times New Roman" w:eastAsia="Times New Roman" w:cs="Times New Roman"/>
            <w:noProof w:val="0"/>
            <w:sz w:val="24"/>
            <w:szCs w:val="24"/>
            <w:lang w:val="pt-BR"/>
            <w:rPrChange w:author="GUSTAVO DE OLIVEIRA REGO MORAIS" w:date="2025-08-08T22:00:05.574Z" w:id="2095940011">
              <w:rPr>
                <w:rFonts w:ascii="Times New Roman" w:hAnsi="Times New Roman" w:eastAsia="Times New Roman" w:cs="Times New Roman"/>
                <w:noProof w:val="0"/>
                <w:sz w:val="24"/>
                <w:szCs w:val="24"/>
                <w:lang w:val="pt-BR"/>
              </w:rPr>
            </w:rPrChange>
          </w:rPr>
          <w:t xml:space="preserve"> ajusta por temperatura ambiente e presença/ausência de climatização; recomendações devem considerar risco de poeira.</w:t>
        </w:r>
      </w:ins>
    </w:p>
    <w:p w:rsidR="6595920C" w:rsidP="320543F7" w:rsidRDefault="6595920C" w14:paraId="57213F5B" w14:textId="0B982500">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64444503"/>
          <w:rFonts w:ascii="Times New Roman" w:hAnsi="Times New Roman" w:eastAsia="Times New Roman" w:cs="Times New Roman"/>
          <w:noProof w:val="0"/>
          <w:sz w:val="24"/>
          <w:szCs w:val="24"/>
          <w:lang w:val="pt-BR"/>
          <w:rPrChange w:author="GUSTAVO DE OLIVEIRA REGO MORAIS" w:date="2025-08-08T22:00:05.578Z" w:id="648518481">
            <w:rPr>
              <w:ins w:author="GUSTAVO DE OLIVEIRA REGO MORAIS" w:date="2025-08-08T21:59:15.857Z" w16du:dateUtc="2025-08-08T21:59:15.857Z" w:id="1202398234"/>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180068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Z" w:id="877680670">
              <w:rPr>
                <w:rFonts w:ascii="Times New Roman" w:hAnsi="Times New Roman" w:eastAsia="Times New Roman" w:cs="Times New Roman"/>
                <w:b w:val="1"/>
                <w:bCs w:val="1"/>
                <w:noProof w:val="0"/>
                <w:sz w:val="24"/>
                <w:szCs w:val="24"/>
                <w:lang w:val="pt-BR"/>
              </w:rPr>
            </w:rPrChange>
          </w:rPr>
          <w:t>Validação de gabinete:</w:t>
        </w:r>
        <w:r w:rsidRPr="320543F7" w:rsidR="6595920C">
          <w:rPr>
            <w:rFonts w:ascii="Times New Roman" w:hAnsi="Times New Roman" w:eastAsia="Times New Roman" w:cs="Times New Roman"/>
            <w:noProof w:val="0"/>
            <w:sz w:val="24"/>
            <w:szCs w:val="24"/>
            <w:lang w:val="pt-BR"/>
            <w:rPrChange w:author="GUSTAVO DE OLIVEIRA REGO MORAIS" w:date="2025-08-08T22:00:05.576Z" w:id="6834407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6Z" w:id="441430699">
              <w:rPr>
                <w:rFonts w:ascii="Consolas" w:hAnsi="Consolas" w:eastAsia="Consolas" w:cs="Consolas"/>
                <w:noProof w:val="0"/>
                <w:sz w:val="24"/>
                <w:szCs w:val="24"/>
                <w:lang w:val="pt-BR"/>
              </w:rPr>
            </w:rPrChange>
          </w:rPr>
          <w:t>Sistema.validaGabinete(build)</w:t>
        </w:r>
        <w:r w:rsidRPr="320543F7" w:rsidR="6595920C">
          <w:rPr>
            <w:rFonts w:ascii="Times New Roman" w:hAnsi="Times New Roman" w:eastAsia="Times New Roman" w:cs="Times New Roman"/>
            <w:noProof w:val="0"/>
            <w:sz w:val="24"/>
            <w:szCs w:val="24"/>
            <w:lang w:val="pt-BR"/>
            <w:rPrChange w:author="GUSTAVO DE OLIVEIRA REGO MORAIS" w:date="2025-08-08T22:00:05.577Z" w:id="1769348034">
              <w:rPr>
                <w:rFonts w:ascii="Times New Roman" w:hAnsi="Times New Roman" w:eastAsia="Times New Roman" w:cs="Times New Roman"/>
                <w:noProof w:val="0"/>
                <w:sz w:val="24"/>
                <w:szCs w:val="24"/>
                <w:lang w:val="pt-BR"/>
              </w:rPr>
            </w:rPrChange>
          </w:rPr>
          <w:t xml:space="preserve"> verifica espaço e suporte para a refrigeração sugerida.</w:t>
        </w:r>
      </w:ins>
    </w:p>
    <w:p w:rsidR="6595920C" w:rsidP="320543F7" w:rsidRDefault="6595920C" w14:paraId="193EF601" w14:textId="6668CDA5">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368709546"/>
          <w:rFonts w:ascii="Times New Roman" w:hAnsi="Times New Roman" w:eastAsia="Times New Roman" w:cs="Times New Roman"/>
          <w:noProof w:val="0"/>
          <w:sz w:val="24"/>
          <w:szCs w:val="24"/>
          <w:lang w:val="pt-BR"/>
          <w:rPrChange w:author="GUSTAVO DE OLIVEIRA REGO MORAIS" w:date="2025-08-08T22:00:05.582Z" w:id="1018258941">
            <w:rPr>
              <w:ins w:author="GUSTAVO DE OLIVEIRA REGO MORAIS" w:date="2025-08-08T21:59:15.857Z" w16du:dateUtc="2025-08-08T21:59:15.857Z" w:id="926181226"/>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3657597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2Z" w:id="1630994223">
              <w:rPr>
                <w:rFonts w:ascii="Times New Roman" w:hAnsi="Times New Roman" w:eastAsia="Times New Roman" w:cs="Times New Roman"/>
                <w:b w:val="1"/>
                <w:bCs w:val="1"/>
                <w:noProof w:val="0"/>
                <w:sz w:val="24"/>
                <w:szCs w:val="24"/>
                <w:lang w:val="pt-BR"/>
              </w:rPr>
            </w:rPrChange>
          </w:rPr>
          <w:t>Armazenamento seguro:</w:t>
        </w:r>
        <w:r w:rsidRPr="320543F7" w:rsidR="6595920C">
          <w:rPr>
            <w:rFonts w:ascii="Times New Roman" w:hAnsi="Times New Roman" w:eastAsia="Times New Roman" w:cs="Times New Roman"/>
            <w:noProof w:val="0"/>
            <w:sz w:val="24"/>
            <w:szCs w:val="24"/>
            <w:lang w:val="pt-BR"/>
            <w:rPrChange w:author="GUSTAVO DE OLIVEIRA REGO MORAIS" w:date="2025-08-08T22:00:05.579Z" w:id="136799596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9Z" w:id="1227067104">
              <w:rPr>
                <w:rFonts w:ascii="Consolas" w:hAnsi="Consolas" w:eastAsia="Consolas" w:cs="Consolas"/>
                <w:noProof w:val="0"/>
                <w:sz w:val="24"/>
                <w:szCs w:val="24"/>
                <w:lang w:val="pt-BR"/>
              </w:rPr>
            </w:rPrChange>
          </w:rPr>
          <w:t>User.senha</w:t>
        </w:r>
        <w:r w:rsidRPr="320543F7" w:rsidR="6595920C">
          <w:rPr>
            <w:rFonts w:ascii="Times New Roman" w:hAnsi="Times New Roman" w:eastAsia="Times New Roman" w:cs="Times New Roman"/>
            <w:noProof w:val="0"/>
            <w:sz w:val="24"/>
            <w:szCs w:val="24"/>
            <w:lang w:val="pt-BR"/>
            <w:rPrChange w:author="GUSTAVO DE OLIVEIRA REGO MORAIS" w:date="2025-08-08T22:00:05.58Z" w:id="1208811278">
              <w:rPr>
                <w:rFonts w:ascii="Times New Roman" w:hAnsi="Times New Roman" w:eastAsia="Times New Roman" w:cs="Times New Roman"/>
                <w:noProof w:val="0"/>
                <w:sz w:val="24"/>
                <w:szCs w:val="24"/>
                <w:lang w:val="pt-BR"/>
              </w:rPr>
            </w:rPrChange>
          </w:rPr>
          <w:t xml:space="preserve"> deve ser armazenada como hash; autenticação deve suportar credenciais e OAuth (</w:t>
        </w:r>
        <w:r w:rsidRPr="320543F7" w:rsidR="6595920C">
          <w:rPr>
            <w:rFonts w:ascii="Times New Roman" w:hAnsi="Times New Roman" w:eastAsia="Times New Roman" w:cs="Times New Roman"/>
            <w:noProof w:val="0"/>
            <w:sz w:val="24"/>
            <w:szCs w:val="24"/>
            <w:lang w:val="pt-BR"/>
            <w:rPrChange w:author="GUSTAVO DE OLIVEIRA REGO MORAIS" w:date="2025-08-08T22:00:05.58Z" w:id="935229480">
              <w:rPr>
                <w:rFonts w:ascii="Consolas" w:hAnsi="Consolas" w:eastAsia="Consolas" w:cs="Consolas"/>
                <w:noProof w:val="0"/>
                <w:sz w:val="24"/>
                <w:szCs w:val="24"/>
                <w:lang w:val="pt-BR"/>
              </w:rPr>
            </w:rPrChange>
          </w:rPr>
          <w:t>loginGoogle</w:t>
        </w:r>
        <w:r w:rsidRPr="320543F7" w:rsidR="6595920C">
          <w:rPr>
            <w:rFonts w:ascii="Times New Roman" w:hAnsi="Times New Roman" w:eastAsia="Times New Roman" w:cs="Times New Roman"/>
            <w:noProof w:val="0"/>
            <w:sz w:val="24"/>
            <w:szCs w:val="24"/>
            <w:lang w:val="pt-BR"/>
            <w:rPrChange w:author="GUSTAVO DE OLIVEIRA REGO MORAIS" w:date="2025-08-08T22:00:05.581Z" w:id="636830156">
              <w:rPr>
                <w:rFonts w:ascii="Times New Roman" w:hAnsi="Times New Roman" w:eastAsia="Times New Roman" w:cs="Times New Roman"/>
                <w:noProof w:val="0"/>
                <w:sz w:val="24"/>
                <w:szCs w:val="24"/>
                <w:lang w:val="pt-BR"/>
              </w:rPr>
            </w:rPrChange>
          </w:rPr>
          <w:t>).</w:t>
        </w:r>
      </w:ins>
    </w:p>
    <w:p w:rsidR="6595920C" w:rsidP="320543F7" w:rsidRDefault="6595920C" w14:paraId="30C05B7E" w14:textId="4BFE7FDE">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443026732"/>
          <w:rFonts w:ascii="Times New Roman" w:hAnsi="Times New Roman" w:eastAsia="Times New Roman" w:cs="Times New Roman"/>
          <w:noProof w:val="0"/>
          <w:sz w:val="24"/>
          <w:szCs w:val="24"/>
          <w:lang w:val="pt-BR"/>
          <w:rPrChange w:author="GUSTAVO DE OLIVEIRA REGO MORAIS" w:date="2025-08-08T22:00:05.584Z" w:id="1433659521">
            <w:rPr>
              <w:ins w:author="GUSTAVO DE OLIVEIRA REGO MORAIS" w:date="2025-08-08T21:59:15.857Z" w16du:dateUtc="2025-08-08T21:59:15.857Z" w:id="1406465996"/>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12203123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6Z" w:id="791299178">
              <w:rPr>
                <w:rFonts w:ascii="Times New Roman" w:hAnsi="Times New Roman" w:eastAsia="Times New Roman" w:cs="Times New Roman"/>
                <w:b w:val="1"/>
                <w:bCs w:val="1"/>
                <w:noProof w:val="0"/>
                <w:sz w:val="24"/>
                <w:szCs w:val="24"/>
                <w:lang w:val="pt-BR"/>
              </w:rPr>
            </w:rPrChange>
          </w:rPr>
          <w:t>Consentimento de marketing:</w:t>
        </w:r>
        <w:r w:rsidRPr="320543F7" w:rsidR="6595920C">
          <w:rPr>
            <w:rFonts w:ascii="Times New Roman" w:hAnsi="Times New Roman" w:eastAsia="Times New Roman" w:cs="Times New Roman"/>
            <w:noProof w:val="0"/>
            <w:sz w:val="24"/>
            <w:szCs w:val="24"/>
            <w:lang w:val="pt-BR"/>
            <w:rPrChange w:author="GUSTAVO DE OLIVEIRA REGO MORAIS" w:date="2025-08-08T22:00:05.583Z" w:id="152581474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83Z" w:id="673852611">
              <w:rPr>
                <w:rFonts w:ascii="Consolas" w:hAnsi="Consolas" w:eastAsia="Consolas" w:cs="Consolas"/>
                <w:noProof w:val="0"/>
                <w:sz w:val="24"/>
                <w:szCs w:val="24"/>
                <w:lang w:val="pt-BR"/>
              </w:rPr>
            </w:rPrChange>
          </w:rPr>
          <w:t>User.recebeOfertas</w:t>
        </w:r>
        <w:r w:rsidRPr="320543F7" w:rsidR="6595920C">
          <w:rPr>
            <w:rFonts w:ascii="Times New Roman" w:hAnsi="Times New Roman" w:eastAsia="Times New Roman" w:cs="Times New Roman"/>
            <w:noProof w:val="0"/>
            <w:sz w:val="24"/>
            <w:szCs w:val="24"/>
            <w:lang w:val="pt-BR"/>
            <w:rPrChange w:author="GUSTAVO DE OLIVEIRA REGO MORAIS" w:date="2025-08-08T22:00:05.584Z" w:id="1911397838">
              <w:rPr>
                <w:rFonts w:ascii="Times New Roman" w:hAnsi="Times New Roman" w:eastAsia="Times New Roman" w:cs="Times New Roman"/>
                <w:noProof w:val="0"/>
                <w:sz w:val="24"/>
                <w:szCs w:val="24"/>
                <w:lang w:val="pt-BR"/>
              </w:rPr>
            </w:rPrChange>
          </w:rPr>
          <w:t xml:space="preserve"> controla comunicações (respeito a opt-in).</w:t>
        </w:r>
      </w:ins>
    </w:p>
    <w:p w:rsidR="6595920C" w:rsidP="320543F7" w:rsidRDefault="6595920C" w14:paraId="5A76EE90" w14:textId="093DE31D">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2057564984"/>
          <w:rFonts w:ascii="Times New Roman" w:hAnsi="Times New Roman" w:eastAsia="Times New Roman" w:cs="Times New Roman"/>
          <w:noProof w:val="0"/>
          <w:sz w:val="24"/>
          <w:szCs w:val="24"/>
          <w:lang w:val="pt-BR"/>
          <w:rPrChange w:author="GUSTAVO DE OLIVEIRA REGO MORAIS" w:date="2025-08-08T22:00:05.589Z" w:id="1523390691">
            <w:rPr>
              <w:ins w:author="GUSTAVO DE OLIVEIRA REGO MORAIS" w:date="2025-08-08T21:59:15.857Z" w16du:dateUtc="2025-08-08T21:59:15.857Z" w:id="1171557541"/>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8446461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8Z" w:id="1561406686">
              <w:rPr>
                <w:rFonts w:ascii="Times New Roman" w:hAnsi="Times New Roman" w:eastAsia="Times New Roman" w:cs="Times New Roman"/>
                <w:b w:val="1"/>
                <w:bCs w:val="1"/>
                <w:noProof w:val="0"/>
                <w:sz w:val="24"/>
                <w:szCs w:val="24"/>
                <w:lang w:val="pt-BR"/>
              </w:rPr>
            </w:rPrChange>
          </w:rPr>
          <w:t>ChatBot:</w:t>
        </w:r>
        <w:r w:rsidRPr="320543F7" w:rsidR="6595920C">
          <w:rPr>
            <w:rFonts w:ascii="Times New Roman" w:hAnsi="Times New Roman" w:eastAsia="Times New Roman" w:cs="Times New Roman"/>
            <w:noProof w:val="0"/>
            <w:sz w:val="24"/>
            <w:szCs w:val="24"/>
            <w:lang w:val="pt-BR"/>
            <w:rPrChange w:author="GUSTAVO DE OLIVEIRA REGO MORAIS" w:date="2025-08-08T22:00:05.585Z" w:id="1139194472">
              <w:rPr>
                <w:rFonts w:ascii="Times New Roman" w:hAnsi="Times New Roman" w:eastAsia="Times New Roman" w:cs="Times New Roman"/>
                <w:noProof w:val="0"/>
                <w:sz w:val="24"/>
                <w:szCs w:val="24"/>
                <w:lang w:val="pt-BR"/>
              </w:rPr>
            </w:rPrChange>
          </w:rPr>
          <w:t xml:space="preserve"> Deve validar entradas do usuário (ex.: numericidade do orçamento) antes de converter para </w:t>
        </w:r>
        <w:r w:rsidRPr="320543F7" w:rsidR="6595920C">
          <w:rPr>
            <w:rFonts w:ascii="Times New Roman" w:hAnsi="Times New Roman" w:eastAsia="Times New Roman" w:cs="Times New Roman"/>
            <w:noProof w:val="0"/>
            <w:sz w:val="24"/>
            <w:szCs w:val="24"/>
            <w:lang w:val="pt-BR"/>
            <w:rPrChange w:author="GUSTAVO DE OLIVEIRA REGO MORAIS" w:date="2025-08-08T22:00:05.586Z" w:id="683166819">
              <w:rPr>
                <w:rFonts w:ascii="Consolas" w:hAnsi="Consolas" w:eastAsia="Consolas" w:cs="Consolas"/>
                <w:noProof w:val="0"/>
                <w:sz w:val="24"/>
                <w:szCs w:val="24"/>
                <w:lang w:val="pt-BR"/>
              </w:rPr>
            </w:rPrChange>
          </w:rPr>
          <w:t>PreferenciaUsuario</w:t>
        </w:r>
        <w:r w:rsidRPr="320543F7" w:rsidR="6595920C">
          <w:rPr>
            <w:rFonts w:ascii="Times New Roman" w:hAnsi="Times New Roman" w:eastAsia="Times New Roman" w:cs="Times New Roman"/>
            <w:noProof w:val="0"/>
            <w:sz w:val="24"/>
            <w:szCs w:val="24"/>
            <w:lang w:val="pt-BR"/>
            <w:rPrChange w:author="GUSTAVO DE OLIVEIRA REGO MORAIS" w:date="2025-08-08T22:00:05.587Z" w:id="1825897825">
              <w:rPr>
                <w:rFonts w:ascii="Times New Roman" w:hAnsi="Times New Roman" w:eastAsia="Times New Roman" w:cs="Times New Roman"/>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587Z" w:id="549774469">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88Z" w:id="1932855002">
              <w:rPr>
                <w:rFonts w:ascii="Times New Roman" w:hAnsi="Times New Roman" w:eastAsia="Times New Roman" w:cs="Times New Roman"/>
                <w:noProof w:val="0"/>
                <w:sz w:val="24"/>
                <w:szCs w:val="24"/>
                <w:lang w:val="pt-BR"/>
              </w:rPr>
            </w:rPrChange>
          </w:rPr>
          <w:t>.</w:t>
        </w:r>
      </w:ins>
    </w:p>
    <w:p w:rsidR="6595920C" w:rsidP="320543F7" w:rsidRDefault="6595920C" w14:paraId="44BEBBD2" w14:textId="46720FE2">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92250233"/>
          <w:rFonts w:ascii="Times New Roman" w:hAnsi="Times New Roman" w:eastAsia="Times New Roman" w:cs="Times New Roman"/>
          <w:noProof w:val="0"/>
          <w:sz w:val="24"/>
          <w:szCs w:val="24"/>
          <w:lang w:val="pt-BR"/>
          <w:rPrChange w:author="GUSTAVO DE OLIVEIRA REGO MORAIS" w:date="2025-08-08T22:00:05.594Z" w:id="869956153">
            <w:rPr>
              <w:ins w:author="GUSTAVO DE OLIVEIRA REGO MORAIS" w:date="2025-08-08T21:59:15.857Z" w16du:dateUtc="2025-08-08T21:59:15.857Z" w:id="69340110"/>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3091577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12Z" w:id="1315114280">
              <w:rPr>
                <w:rFonts w:ascii="Times New Roman" w:hAnsi="Times New Roman" w:eastAsia="Times New Roman" w:cs="Times New Roman"/>
                <w:b w:val="1"/>
                <w:bCs w:val="1"/>
                <w:noProof w:val="0"/>
                <w:sz w:val="24"/>
                <w:szCs w:val="24"/>
                <w:lang w:val="pt-BR"/>
              </w:rPr>
            </w:rPrChange>
          </w:rPr>
          <w:t>Exportação:</w:t>
        </w:r>
        <w:r w:rsidRPr="320543F7" w:rsidR="6595920C">
          <w:rPr>
            <w:rFonts w:ascii="Times New Roman" w:hAnsi="Times New Roman" w:eastAsia="Times New Roman" w:cs="Times New Roman"/>
            <w:noProof w:val="0"/>
            <w:sz w:val="24"/>
            <w:szCs w:val="24"/>
            <w:lang w:val="pt-BR"/>
            <w:rPrChange w:author="GUSTAVO DE OLIVEIRA REGO MORAIS" w:date="2025-08-08T22:00:05.59Z" w:id="4772054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9Z" w:id="495793702">
              <w:rPr>
                <w:rFonts w:ascii="Consolas" w:hAnsi="Consolas" w:eastAsia="Consolas" w:cs="Consolas"/>
                <w:noProof w:val="0"/>
                <w:sz w:val="24"/>
                <w:szCs w:val="24"/>
                <w:lang w:val="pt-BR"/>
              </w:rPr>
            </w:rPrChange>
          </w:rPr>
          <w:t>Build.exportar(formato)</w:t>
        </w:r>
        <w:r w:rsidRPr="320543F7" w:rsidR="6595920C">
          <w:rPr>
            <w:rFonts w:ascii="Times New Roman" w:hAnsi="Times New Roman" w:eastAsia="Times New Roman" w:cs="Times New Roman"/>
            <w:noProof w:val="0"/>
            <w:sz w:val="24"/>
            <w:szCs w:val="24"/>
            <w:lang w:val="pt-BR"/>
            <w:rPrChange w:author="GUSTAVO DE OLIVEIRA REGO MORAIS" w:date="2025-08-08T22:00:05.591Z" w:id="448045302">
              <w:rPr>
                <w:rFonts w:ascii="Times New Roman" w:hAnsi="Times New Roman" w:eastAsia="Times New Roman" w:cs="Times New Roman"/>
                <w:noProof w:val="0"/>
                <w:sz w:val="24"/>
                <w:szCs w:val="24"/>
                <w:lang w:val="pt-BR"/>
              </w:rPr>
            </w:rPrChange>
          </w:rPr>
          <w:t xml:space="preserve"> ao menos </w:t>
        </w:r>
        <w:r w:rsidRPr="320543F7" w:rsidR="6595920C">
          <w:rPr>
            <w:rFonts w:ascii="Times New Roman" w:hAnsi="Times New Roman" w:eastAsia="Times New Roman" w:cs="Times New Roman"/>
            <w:noProof w:val="0"/>
            <w:sz w:val="24"/>
            <w:szCs w:val="24"/>
            <w:lang w:val="pt-BR"/>
            <w:rPrChange w:author="GUSTAVO DE OLIVEIRA REGO MORAIS" w:date="2025-08-08T22:00:05.591Z" w:id="824960474">
              <w:rPr>
                <w:rFonts w:ascii="Consolas" w:hAnsi="Consolas" w:eastAsia="Consolas" w:cs="Consolas"/>
                <w:noProof w:val="0"/>
                <w:sz w:val="24"/>
                <w:szCs w:val="24"/>
                <w:lang w:val="pt-BR"/>
              </w:rPr>
            </w:rPrChange>
          </w:rPr>
          <w:t>JSON</w:t>
        </w:r>
        <w:r w:rsidRPr="320543F7" w:rsidR="6595920C">
          <w:rPr>
            <w:rFonts w:ascii="Times New Roman" w:hAnsi="Times New Roman" w:eastAsia="Times New Roman" w:cs="Times New Roman"/>
            <w:noProof w:val="0"/>
            <w:sz w:val="24"/>
            <w:szCs w:val="24"/>
            <w:lang w:val="pt-BR"/>
            <w:rPrChange w:author="GUSTAVO DE OLIVEIRA REGO MORAIS" w:date="2025-08-08T22:00:05.592Z" w:id="37911864">
              <w:rPr>
                <w:rFonts w:ascii="Times New Roman" w:hAnsi="Times New Roman" w:eastAsia="Times New Roman" w:cs="Times New Roman"/>
                <w:noProof w:val="0"/>
                <w:sz w:val="24"/>
                <w:szCs w:val="24"/>
                <w:lang w:val="pt-BR"/>
              </w:rPr>
            </w:rPrChange>
          </w:rPr>
          <w:t xml:space="preserve"> e </w:t>
        </w:r>
        <w:r w:rsidRPr="320543F7" w:rsidR="6595920C">
          <w:rPr>
            <w:rFonts w:ascii="Times New Roman" w:hAnsi="Times New Roman" w:eastAsia="Times New Roman" w:cs="Times New Roman"/>
            <w:noProof w:val="0"/>
            <w:sz w:val="24"/>
            <w:szCs w:val="24"/>
            <w:lang w:val="pt-BR"/>
            <w:rPrChange w:author="GUSTAVO DE OLIVEIRA REGO MORAIS" w:date="2025-08-08T22:00:05.593Z" w:id="1687446665">
              <w:rPr>
                <w:rFonts w:ascii="Consolas" w:hAnsi="Consolas" w:eastAsia="Consolas" w:cs="Consolas"/>
                <w:noProof w:val="0"/>
                <w:sz w:val="24"/>
                <w:szCs w:val="24"/>
                <w:lang w:val="pt-BR"/>
              </w:rPr>
            </w:rPrChange>
          </w:rPr>
          <w:t>CSV</w:t>
        </w:r>
        <w:r w:rsidRPr="320543F7" w:rsidR="6595920C">
          <w:rPr>
            <w:rFonts w:ascii="Times New Roman" w:hAnsi="Times New Roman" w:eastAsia="Times New Roman" w:cs="Times New Roman"/>
            <w:noProof w:val="0"/>
            <w:sz w:val="24"/>
            <w:szCs w:val="24"/>
            <w:lang w:val="pt-BR"/>
            <w:rPrChange w:author="GUSTAVO DE OLIVEIRA REGO MORAIS" w:date="2025-08-08T22:00:05.594Z" w:id="413225419">
              <w:rPr>
                <w:rFonts w:ascii="Times New Roman" w:hAnsi="Times New Roman" w:eastAsia="Times New Roman" w:cs="Times New Roman"/>
                <w:noProof w:val="0"/>
                <w:sz w:val="24"/>
                <w:szCs w:val="24"/>
                <w:lang w:val="pt-BR"/>
              </w:rPr>
            </w:rPrChange>
          </w:rPr>
          <w:t>; PDF opcional.</w:t>
        </w:r>
      </w:ins>
    </w:p>
    <w:p w:rsidR="6595920C" w:rsidP="320543F7" w:rsidRDefault="6595920C" w14:paraId="15711ECE" w14:textId="3811C772">
      <w:pPr>
        <w:pStyle w:val="ListParagraph"/>
        <w:numPr>
          <w:ilvl w:val="0"/>
          <w:numId w:val="169"/>
        </w:numPr>
        <w:bidi w:val="0"/>
        <w:spacing w:before="240" w:beforeAutospacing="off" w:after="240" w:afterAutospacing="off" w:line="360" w:lineRule="auto"/>
        <w:jc w:val="both"/>
        <w:rPr>
          <w:ins w:author="GUSTAVO DE OLIVEIRA REGO MORAIS" w:date="2025-08-08T21:59:15.858Z" w16du:dateUtc="2025-08-08T21:59:15.858Z" w:id="1488683554"/>
          <w:rFonts w:ascii="Times New Roman" w:hAnsi="Times New Roman" w:eastAsia="Times New Roman" w:cs="Times New Roman"/>
          <w:noProof w:val="0"/>
          <w:sz w:val="24"/>
          <w:szCs w:val="24"/>
          <w:lang w:val="pt-BR"/>
          <w:rPrChange w:author="GUSTAVO DE OLIVEIRA REGO MORAIS" w:date="2025-08-08T22:00:05.597Z" w:id="1850054650">
            <w:rPr>
              <w:ins w:author="GUSTAVO DE OLIVEIRA REGO MORAIS" w:date="2025-08-08T21:59:15.858Z" w16du:dateUtc="2025-08-08T21:59:15.858Z" w:id="2072144887"/>
              <w:rFonts w:ascii="Times New Roman" w:hAnsi="Times New Roman" w:eastAsia="Times New Roman" w:cs="Times New Roman"/>
              <w:noProof w:val="0"/>
              <w:sz w:val="24"/>
              <w:szCs w:val="24"/>
              <w:lang w:val="pt-BR"/>
            </w:rPr>
          </w:rPrChange>
        </w:rPr>
        <w:pPrChange w:author="GUSTAVO DE OLIVEIRA REGO MORAIS" w:date="2025-08-08T22:00:28.818Z">
          <w:pPr>
            <w:bidi w:val="0"/>
          </w:pPr>
        </w:pPrChange>
      </w:pPr>
      <w:ins w:author="GUSTAVO DE OLIVEIRA REGO MORAIS" w:date="2025-08-08T21:59:15.858Z" w:id="108200254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18Z" w:id="862771388">
              <w:rPr>
                <w:rFonts w:ascii="Times New Roman" w:hAnsi="Times New Roman" w:eastAsia="Times New Roman" w:cs="Times New Roman"/>
                <w:b w:val="1"/>
                <w:bCs w:val="1"/>
                <w:noProof w:val="0"/>
                <w:sz w:val="24"/>
                <w:szCs w:val="24"/>
                <w:lang w:val="pt-BR"/>
              </w:rPr>
            </w:rPrChange>
          </w:rPr>
          <w:t>Margens de segurança:</w:t>
        </w:r>
        <w:r w:rsidRPr="320543F7" w:rsidR="6595920C">
          <w:rPr>
            <w:rFonts w:ascii="Times New Roman" w:hAnsi="Times New Roman" w:eastAsia="Times New Roman" w:cs="Times New Roman"/>
            <w:noProof w:val="0"/>
            <w:sz w:val="24"/>
            <w:szCs w:val="24"/>
            <w:lang w:val="pt-BR"/>
            <w:rPrChange w:author="GUSTAVO DE OLIVEIRA REGO MORAIS" w:date="2025-08-08T22:00:05.596Z" w:id="1434841465">
              <w:rPr>
                <w:rFonts w:ascii="Times New Roman" w:hAnsi="Times New Roman" w:eastAsia="Times New Roman" w:cs="Times New Roman"/>
                <w:noProof w:val="0"/>
                <w:sz w:val="24"/>
                <w:szCs w:val="24"/>
                <w:lang w:val="pt-BR"/>
              </w:rPr>
            </w:rPrChange>
          </w:rPr>
          <w:t xml:space="preserve"> Ao calcular requisitos de PSU/refrigeração, aplicar margem (ex.: PSU recomendada = </w:t>
        </w:r>
        <w:r w:rsidRPr="320543F7" w:rsidR="6595920C">
          <w:rPr>
            <w:rFonts w:ascii="Times New Roman" w:hAnsi="Times New Roman" w:eastAsia="Times New Roman" w:cs="Times New Roman"/>
            <w:noProof w:val="0"/>
            <w:sz w:val="24"/>
            <w:szCs w:val="24"/>
            <w:lang w:val="pt-BR"/>
            <w:rPrChange w:author="GUSTAVO DE OLIVEIRA REGO MORAIS" w:date="2025-08-08T22:00:05.596Z" w:id="1265153900">
              <w:rPr>
                <w:rFonts w:ascii="Consolas" w:hAnsi="Consolas" w:eastAsia="Consolas" w:cs="Consolas"/>
                <w:noProof w:val="0"/>
                <w:sz w:val="24"/>
                <w:szCs w:val="24"/>
                <w:lang w:val="pt-BR"/>
              </w:rPr>
            </w:rPrChange>
          </w:rPr>
          <w:t>somatório_TDP * 1.25</w:t>
        </w:r>
        <w:r w:rsidRPr="320543F7" w:rsidR="6595920C">
          <w:rPr>
            <w:rFonts w:ascii="Times New Roman" w:hAnsi="Times New Roman" w:eastAsia="Times New Roman" w:cs="Times New Roman"/>
            <w:noProof w:val="0"/>
            <w:sz w:val="24"/>
            <w:szCs w:val="24"/>
            <w:lang w:val="pt-BR"/>
            <w:rPrChange w:author="GUSTAVO DE OLIVEIRA REGO MORAIS" w:date="2025-08-08T22:00:05.597Z" w:id="1872057968">
              <w:rPr>
                <w:rFonts w:ascii="Times New Roman" w:hAnsi="Times New Roman" w:eastAsia="Times New Roman" w:cs="Times New Roman"/>
                <w:noProof w:val="0"/>
                <w:sz w:val="24"/>
                <w:szCs w:val="24"/>
                <w:lang w:val="pt-BR"/>
              </w:rPr>
            </w:rPrChange>
          </w:rPr>
          <w:t>).</w:t>
        </w:r>
      </w:ins>
    </w:p>
    <w:p w:rsidR="320543F7" w:rsidP="320543F7" w:rsidRDefault="320543F7" w14:paraId="738E896D" w14:textId="01501436">
      <w:pPr>
        <w:bidi w:val="0"/>
        <w:jc w:val="both"/>
        <w:rPr>
          <w:ins w:author="GUSTAVO DE OLIVEIRA REGO MORAIS" w:date="2025-08-08T21:28:29.129Z" w16du:dateUtc="2025-08-08T21:28:29.129Z" w:id="388479490"/>
          <w:rFonts w:ascii="Times New Roman" w:hAnsi="Times New Roman" w:eastAsia="Times New Roman" w:cs="Times New Roman"/>
        </w:rPr>
      </w:pPr>
    </w:p>
    <w:p w:rsidR="320543F7" w:rsidP="320543F7" w:rsidRDefault="320543F7" w14:paraId="5EC770EC" w14:textId="7821C288">
      <w:pPr>
        <w:pStyle w:val="Heading3"/>
        <w:numPr>
          <w:ilvl w:val="0"/>
          <w:numId w:val="133"/>
        </w:numPr>
        <w:bidi w:val="0"/>
        <w:spacing w:before="281" w:beforeAutospacing="off" w:after="281" w:afterAutospacing="off" w:line="360" w:lineRule="auto"/>
        <w:jc w:val="both"/>
        <w:rPr>
          <w:del w:author="GUSTAVO DE OLIVEIRA REGO MORAIS" w:date="2025-08-08T21:40:22.662Z" w16du:dateUtc="2025-08-08T21:40:22.662Z" w:id="533924408"/>
          <w:rFonts w:ascii="Times New Roman" w:hAnsi="Times New Roman" w:eastAsia="Times New Roman" w:cs="Times New Roman"/>
          <w:b w:val="1"/>
          <w:bCs w:val="1"/>
          <w:i w:val="0"/>
          <w:iCs w:val="0"/>
          <w:noProof w:val="0"/>
          <w:sz w:val="24"/>
          <w:szCs w:val="24"/>
          <w:lang w:val="pt-BR"/>
        </w:rPr>
        <w:pPrChange w:author="GUSTAVO DE OLIVEIRA REGO MORAIS" w:date="2025-08-08T21:40:22.837Z">
          <w:pPr>
            <w:bidi w:val="0"/>
          </w:pPr>
        </w:pPrChange>
      </w:pPr>
    </w:p>
    <w:p w:rsidR="7E933464" w:rsidP="320543F7" w:rsidRDefault="7E933464" w14:paraId="36E10054" w14:textId="5A23BFFF">
      <w:pPr>
        <w:pStyle w:val="Heading1"/>
        <w:spacing w:line="360" w:lineRule="auto"/>
        <w:rPr>
          <w:rFonts w:ascii="Times New Roman" w:hAnsi="Times New Roman" w:eastAsia="Times New Roman" w:cs="Times New Roman"/>
          <w:b w:val="1"/>
          <w:bCs w:val="1"/>
          <w:sz w:val="24"/>
          <w:szCs w:val="24"/>
        </w:rPr>
      </w:pPr>
      <w:bookmarkStart w:name="_Toc1907086499" w:id="739782793"/>
      <w:r w:rsidRPr="79ED5846" w:rsidR="6265BE77">
        <w:rPr>
          <w:rFonts w:ascii="Times New Roman" w:hAnsi="Times New Roman" w:eastAsia="Times New Roman" w:cs="Times New Roman"/>
          <w:b w:val="1"/>
          <w:bCs w:val="1"/>
          <w:sz w:val="24"/>
          <w:szCs w:val="24"/>
        </w:rPr>
        <w:t>9</w:t>
      </w:r>
      <w:r w:rsidRPr="79ED5846" w:rsidR="1C8DCD83">
        <w:rPr>
          <w:rFonts w:ascii="Times New Roman" w:hAnsi="Times New Roman" w:eastAsia="Times New Roman" w:cs="Times New Roman"/>
          <w:b w:val="1"/>
          <w:bCs w:val="1"/>
          <w:sz w:val="24"/>
          <w:szCs w:val="24"/>
        </w:rPr>
        <w:t>.</w:t>
      </w:r>
      <w:r w:rsidRPr="79ED5846" w:rsidR="6265BE77">
        <w:rPr>
          <w:rFonts w:ascii="Times New Roman" w:hAnsi="Times New Roman" w:eastAsia="Times New Roman" w:cs="Times New Roman"/>
          <w:b w:val="1"/>
          <w:bCs w:val="1"/>
          <w:sz w:val="24"/>
          <w:szCs w:val="24"/>
        </w:rPr>
        <w:t xml:space="preserve"> TECNOLOGIAS</w:t>
      </w:r>
      <w:bookmarkEnd w:id="739782793"/>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320543F7" w:rsidRDefault="7E933464" w14:paraId="7A15D14E" w14:textId="3CCEF96D">
      <w:pPr>
        <w:pStyle w:val="Heading1"/>
        <w:spacing w:line="360" w:lineRule="auto"/>
        <w:rPr>
          <w:rFonts w:ascii="Times New Roman" w:hAnsi="Times New Roman" w:eastAsia="Times New Roman" w:cs="Times New Roman"/>
          <w:b w:val="1"/>
          <w:bCs w:val="1"/>
          <w:sz w:val="24"/>
          <w:szCs w:val="24"/>
        </w:rPr>
      </w:pPr>
      <w:bookmarkStart w:name="_Toc840412639" w:id="1569376135"/>
      <w:r w:rsidRPr="79ED5846" w:rsidR="6265BE77">
        <w:rPr>
          <w:rFonts w:ascii="Times New Roman" w:hAnsi="Times New Roman" w:eastAsia="Times New Roman" w:cs="Times New Roman"/>
          <w:b w:val="1"/>
          <w:bCs w:val="1"/>
          <w:sz w:val="24"/>
          <w:szCs w:val="24"/>
        </w:rPr>
        <w:t>10</w:t>
      </w:r>
      <w:r w:rsidRPr="79ED5846" w:rsidR="56736870">
        <w:rPr>
          <w:rFonts w:ascii="Times New Roman" w:hAnsi="Times New Roman" w:eastAsia="Times New Roman" w:cs="Times New Roman"/>
          <w:b w:val="1"/>
          <w:bCs w:val="1"/>
          <w:sz w:val="24"/>
          <w:szCs w:val="24"/>
        </w:rPr>
        <w:t>.</w:t>
      </w:r>
      <w:r w:rsidRPr="79ED5846" w:rsidR="6265BE77">
        <w:rPr>
          <w:rFonts w:ascii="Times New Roman" w:hAnsi="Times New Roman" w:eastAsia="Times New Roman" w:cs="Times New Roman"/>
          <w:b w:val="1"/>
          <w:bCs w:val="1"/>
          <w:sz w:val="24"/>
          <w:szCs w:val="24"/>
        </w:rPr>
        <w:t xml:space="preserve"> ESCOPO DA PROTOTIPAÇÃO</w:t>
      </w:r>
      <w:bookmarkEnd w:id="1569376135"/>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320543F7"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pt-BR"/>
        </w:rPr>
      </w:pPr>
      <w:r w:rsidRPr="320543F7" w:rsidR="15447F7C">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320543F7" w:rsidRDefault="7E933464" w14:paraId="01B1AEF0" w14:textId="1DCB3B62">
      <w:pPr>
        <w:pStyle w:val="Heading1"/>
        <w:rPr>
          <w:b w:val="1"/>
          <w:bCs w:val="1"/>
          <w:sz w:val="24"/>
          <w:szCs w:val="24"/>
        </w:rPr>
      </w:pPr>
      <w:bookmarkStart w:name="_Toc404453359" w:id="1809427036"/>
      <w:r w:rsidRPr="79ED5846" w:rsidR="6265BE77">
        <w:rPr>
          <w:b w:val="1"/>
          <w:bCs w:val="1"/>
          <w:sz w:val="24"/>
          <w:szCs w:val="24"/>
        </w:rPr>
        <w:t>11</w:t>
      </w:r>
      <w:r w:rsidRPr="79ED5846" w:rsidR="7BA28918">
        <w:rPr>
          <w:b w:val="1"/>
          <w:bCs w:val="1"/>
          <w:sz w:val="24"/>
          <w:szCs w:val="24"/>
        </w:rPr>
        <w:t>.</w:t>
      </w:r>
      <w:r w:rsidRPr="79ED5846" w:rsidR="6265BE77">
        <w:rPr>
          <w:b w:val="1"/>
          <w:bCs w:val="1"/>
          <w:sz w:val="24"/>
          <w:szCs w:val="24"/>
        </w:rPr>
        <w:t xml:space="preserve"> CONCLUSÃO</w:t>
      </w:r>
      <w:bookmarkEnd w:id="1809427036"/>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56F07C0D" w:rsidP="4B48383A" w:rsidRDefault="56F07C0D" w14:paraId="35B3F044" w14:textId="6528BDB1">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20543F7" w:rsidR="26A7DB9F">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320543F7" w:rsidP="320543F7" w:rsidRDefault="320543F7" w14:paraId="2A524D9D" w14:textId="1C469492">
      <w:pPr>
        <w:pStyle w:val="Normal"/>
      </w:pPr>
    </w:p>
    <w:p w:rsidR="320543F7" w:rsidRDefault="320543F7" w14:paraId="396436C9" w14:textId="23744C0B">
      <w:r>
        <w:br w:type="page"/>
      </w:r>
    </w:p>
    <w:p w:rsidR="7E933464" w:rsidP="320543F7" w:rsidRDefault="7E933464" w14:paraId="142E8B40" w14:textId="5BF8845A">
      <w:pPr>
        <w:pStyle w:val="Heading1"/>
        <w:rPr>
          <w:rFonts w:ascii="Times New Roman" w:hAnsi="Times New Roman" w:eastAsia="Times New Roman" w:cs="Times New Roman"/>
          <w:b w:val="1"/>
          <w:bCs w:val="1"/>
          <w:sz w:val="24"/>
          <w:szCs w:val="24"/>
        </w:rPr>
      </w:pPr>
      <w:bookmarkStart w:name="_Toc996610449" w:id="528006048"/>
      <w:r w:rsidRPr="79ED5846" w:rsidR="6265BE77">
        <w:rPr>
          <w:b w:val="1"/>
          <w:bCs w:val="1"/>
          <w:sz w:val="24"/>
          <w:szCs w:val="24"/>
        </w:rPr>
        <w:t>12 REFERENCIAS</w:t>
      </w:r>
      <w:bookmarkEnd w:id="528006048"/>
    </w:p>
    <w:p w:rsidR="1AF509E4" w:rsidP="1AF509E4" w:rsidRDefault="1AF509E4" w14:paraId="08B15201" w14:textId="74B293B8">
      <w:pPr>
        <w:pStyle w:val="Normal"/>
      </w:pPr>
    </w:p>
    <w:p w:rsidR="7C468BC7" w:rsidP="1AF509E4" w:rsidRDefault="7C468BC7" w14:paraId="30CAA2DA" w14:textId="3489FA12">
      <w:pPr>
        <w:pStyle w:val="Normal"/>
      </w:pPr>
      <w:r w:rsidR="7C468BC7">
        <w:rPr/>
        <w:t xml:space="preserve">[1] PRESSMAN, R. S.; MAXIM, B. Engenharia de software: uma abordagem profissional. 8. ed. Porto Alegre: AMGH, 2016. </w:t>
      </w:r>
    </w:p>
    <w:p w:rsidR="7C468BC7" w:rsidP="1AF509E4" w:rsidRDefault="7C468BC7" w14:paraId="2B59206E" w14:textId="0C38E932">
      <w:pPr>
        <w:pStyle w:val="Normal"/>
      </w:pPr>
      <w:r w:rsidR="7C468BC7">
        <w:rPr/>
        <w:t xml:space="preserve"> </w:t>
      </w:r>
    </w:p>
    <w:p w:rsidR="7C468BC7" w:rsidP="1AF509E4" w:rsidRDefault="7C468BC7" w14:paraId="00F2B070" w14:textId="26FF0049">
      <w:pPr>
        <w:pStyle w:val="Normal"/>
      </w:pPr>
      <w:r w:rsidR="7C468BC7">
        <w:rPr/>
        <w:t xml:space="preserve">[2] JORNAL DA USP. A expansão do mercado de games brasileiro se deve a mudanças no modo tradicional do trabalho. São Paulo, 2023. Disponível em: </w:t>
      </w:r>
      <w:ins w:author="ARLISON GASPAR DE OLIVEIRA" w:date="2025-06-14T01:05:21.98Z" w:id="2135760361">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1606028101">
        <w:r>
          <w:fldChar w:fldCharType="begin"/>
        </w:r>
        <w:r>
          <w:instrText xml:space="preserve">HYPERLINK "https://jornal.usp.br/radio-usp/a-expansao-do-mercado-de-games-brasileiro-se-deve-a-mudancas-no-modo-tradicional-do-trabalho/" </w:instrText>
        </w:r>
        <w:r>
          <w:fldChar w:fldCharType="separate"/>
        </w:r>
        <w:r/>
      </w:ins>
      <w:r w:rsidR="7C468BC7">
        <w:rPr/>
        <w:t>https://jornal.usp.br/radio-usp/a-expansao-do-mercado-de-games-brasileiro-se-deve-a-mudancas-no-modo-tradicional-do-trabalho/</w:t>
      </w:r>
      <w:ins w:author="ARLISON GASPAR DE OLIVEIRA" w:date="2025-06-14T01:05:21.95Z" w:id="1466795710">
        <w:r>
          <w:fldChar w:fldCharType="end"/>
        </w:r>
      </w:ins>
      <w:ins w:author="ARLISON GASPAR DE OLIVEIRA" w:date="2025-06-14T01:05:21.98Z" w:id="1720111463">
        <w:r>
          <w:fldChar w:fldCharType="end"/>
        </w:r>
      </w:ins>
      <w:r w:rsidR="7C468BC7">
        <w:rPr/>
        <w:t xml:space="preserve">. Acesso em: 02 jun. 2025. </w:t>
      </w:r>
    </w:p>
    <w:p w:rsidR="7C468BC7" w:rsidP="1AF509E4" w:rsidRDefault="7C468BC7" w14:paraId="45293A65" w14:textId="08DC0CDE">
      <w:pPr>
        <w:pStyle w:val="Normal"/>
      </w:pPr>
      <w:r w:rsidR="7C468BC7">
        <w:rPr/>
        <w:t xml:space="preserve"> </w:t>
      </w:r>
    </w:p>
    <w:p w:rsidR="7C468BC7" w:rsidP="1AF509E4" w:rsidRDefault="7C468BC7" w14:paraId="635FD5FA" w14:textId="091DCDA3">
      <w:pPr>
        <w:pStyle w:val="Normal"/>
      </w:pPr>
      <w:r w:rsidR="7C468BC7">
        <w:rPr/>
        <w:t>[</w:t>
      </w:r>
      <w:r w:rsidR="7C468BC7">
        <w:rPr/>
        <w:t>3]KINGSTON</w:t>
      </w:r>
      <w:r w:rsidR="7C468BC7">
        <w:rPr/>
        <w:t xml:space="preserve">. Os 10 principais erros que os iniciantes cometem ao montar um PC. 2023. Disponível em: </w:t>
      </w:r>
      <w:ins w:author="ARLISON GASPAR DE OLIVEIRA" w:date="2025-06-14T01:05:21.98Z" w:id="1604116960">
        <w:r>
          <w:fldChar w:fldCharType="begin"/>
        </w:r>
        <w:r>
          <w:instrText xml:space="preserve">HYPERLINK "https://www.kingston.com/br/blog/gaming/top-10-pc-build-mistakes-beginners-make" </w:instrText>
        </w:r>
        <w:r>
          <w:fldChar w:fldCharType="separate"/>
        </w:r>
        <w:r/>
      </w:ins>
      <w:ins w:author="ARLISON GASPAR DE OLIVEIRA" w:date="2025-06-14T01:05:21.954Z" w:id="321949687">
        <w:r>
          <w:fldChar w:fldCharType="begin"/>
        </w:r>
        <w:r>
          <w:instrText xml:space="preserve">HYPERLINK "https://www.kingston.com/br/blog/gaming/top-10-pc-build-mistakes-beginners-make" </w:instrText>
        </w:r>
        <w:r>
          <w:fldChar w:fldCharType="separate"/>
        </w:r>
        <w:r/>
      </w:ins>
      <w:r w:rsidR="7C468BC7">
        <w:rPr/>
        <w:t>https://www.kingston.com/br/blog/gaming/top-10-pc-build-mistakes-beginners-make</w:t>
      </w:r>
      <w:ins w:author="ARLISON GASPAR DE OLIVEIRA" w:date="2025-06-14T01:05:21.954Z" w:id="152808080">
        <w:r>
          <w:fldChar w:fldCharType="end"/>
        </w:r>
      </w:ins>
      <w:ins w:author="ARLISON GASPAR DE OLIVEIRA" w:date="2025-06-14T01:05:21.98Z" w:id="931834369">
        <w:r>
          <w:fldChar w:fldCharType="end"/>
        </w:r>
      </w:ins>
      <w:r w:rsidR="7C468BC7">
        <w:rPr/>
        <w:t xml:space="preserve">. Acesso em: 30 mai. 2025. </w:t>
      </w:r>
    </w:p>
    <w:p w:rsidR="7C468BC7" w:rsidP="1AF509E4" w:rsidRDefault="7C468BC7" w14:paraId="6D9644BF" w14:textId="130180AB">
      <w:pPr>
        <w:pStyle w:val="Normal"/>
      </w:pPr>
      <w:r w:rsidR="7C468BC7">
        <w:rPr/>
        <w:t xml:space="preserve"> </w:t>
      </w:r>
    </w:p>
    <w:p w:rsidR="7C468BC7" w:rsidP="1AF509E4" w:rsidRDefault="7C468BC7" w14:paraId="18E18ECF" w14:textId="7BB9B4D8">
      <w:pPr>
        <w:pStyle w:val="Normal"/>
      </w:pPr>
      <w:r w:rsidR="7C468BC7">
        <w:rPr/>
        <w:t xml:space="preserve">[4] SOMMERVILLE, I. Engenharia de Software. 9. ed. São Paulo: Pearson Addison Wesley, 2011. </w:t>
      </w:r>
    </w:p>
    <w:p w:rsidR="7C468BC7" w:rsidP="1AF509E4" w:rsidRDefault="7C468BC7" w14:paraId="14648D9F" w14:textId="46EC1004">
      <w:pPr>
        <w:pStyle w:val="Normal"/>
      </w:pPr>
      <w:r w:rsidR="7C468BC7">
        <w:rPr/>
        <w:t xml:space="preserve"> </w:t>
      </w:r>
    </w:p>
    <w:p w:rsidR="7C468BC7" w:rsidP="1AF509E4" w:rsidRDefault="7C468BC7" w14:paraId="08F3192C" w14:textId="4ACD0F68">
      <w:pPr>
        <w:pStyle w:val="Normal"/>
      </w:pPr>
      <w:r w:rsidR="7C468BC7">
        <w:rPr/>
        <w:t xml:space="preserve">[5] BOOCH, G.; RUMBAUGH, J.; JACOBSON, I. UML: guia do usuário. 2. ed. Rio de Janeiro: Campus, 2006. </w:t>
      </w:r>
    </w:p>
    <w:p w:rsidR="7C468BC7" w:rsidP="1AF509E4" w:rsidRDefault="7C468BC7" w14:paraId="00CBA556" w14:textId="39189313">
      <w:pPr>
        <w:pStyle w:val="Normal"/>
      </w:pPr>
      <w:r w:rsidR="7C468BC7">
        <w:rPr/>
        <w:t xml:space="preserve"> </w:t>
      </w:r>
    </w:p>
    <w:p w:rsidR="7C468BC7" w:rsidP="1AF509E4" w:rsidRDefault="7C468BC7" w14:paraId="000A9904" w14:textId="7DE66BFA">
      <w:pPr>
        <w:pStyle w:val="Normal"/>
      </w:pPr>
      <w:r w:rsidR="7C468BC7">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7C468BC7">
        <w:rPr/>
        <w:t xml:space="preserve"> </w:t>
      </w:r>
    </w:p>
    <w:p w:rsidR="7C468BC7" w:rsidP="1AF509E4" w:rsidRDefault="7C468BC7" w14:paraId="7B630202" w14:textId="0FC2CDEE">
      <w:pPr>
        <w:pStyle w:val="Normal"/>
      </w:pPr>
      <w:r w:rsidR="7C468BC7">
        <w:rPr/>
        <w:t xml:space="preserve">[7] </w:t>
      </w:r>
      <w:r w:rsidR="7C468BC7">
        <w:rPr/>
        <w:t>Object</w:t>
      </w:r>
      <w:r w:rsidR="7C468BC7">
        <w:rPr/>
        <w:t xml:space="preserve"> Management </w:t>
      </w:r>
      <w:r w:rsidR="7C468BC7">
        <w:rPr/>
        <w:t>Group</w:t>
      </w:r>
      <w:r w:rsidR="7C468BC7">
        <w:rPr/>
        <w:t xml:space="preserve"> (OMG). OMG </w:t>
      </w:r>
      <w:r w:rsidR="7C468BC7">
        <w:rPr/>
        <w:t>Unified</w:t>
      </w:r>
      <w:r w:rsidR="7C468BC7">
        <w:rPr/>
        <w:t xml:space="preserve"> </w:t>
      </w:r>
      <w:r w:rsidR="7C468BC7">
        <w:rPr/>
        <w:t>Modeling</w:t>
      </w:r>
      <w:r w:rsidR="7C468BC7">
        <w:rPr/>
        <w:t xml:space="preserve"> </w:t>
      </w:r>
      <w:r w:rsidR="7C468BC7">
        <w:rPr/>
        <w:t>Language</w:t>
      </w:r>
      <w:r w:rsidR="7C468BC7">
        <w:rPr/>
        <w:t xml:space="preserve"> (OMG UML), </w:t>
      </w:r>
      <w:r w:rsidR="7C468BC7">
        <w:rPr/>
        <w:t>Superstructure</w:t>
      </w:r>
      <w:r w:rsidR="7C468BC7">
        <w:rPr/>
        <w:t xml:space="preserve">, V2.5.1. Disponível em: </w:t>
      </w:r>
      <w:ins w:author="ARLISON GASPAR DE OLIVEIRA" w:date="2025-06-14T01:05:21.981Z" w:id="1188135285">
        <w:r>
          <w:fldChar w:fldCharType="begin"/>
        </w:r>
        <w:r>
          <w:instrText xml:space="preserve">HYPERLINK "https://www.omg.org/spec/UML/" </w:instrText>
        </w:r>
        <w:r>
          <w:fldChar w:fldCharType="separate"/>
        </w:r>
        <w:r/>
      </w:ins>
      <w:ins w:author="ARLISON GASPAR DE OLIVEIRA" w:date="2025-06-14T01:05:21.969Z" w:id="1455131222">
        <w:r>
          <w:fldChar w:fldCharType="begin"/>
        </w:r>
        <w:r>
          <w:instrText xml:space="preserve">HYPERLINK "https://www.omg.org/spec/UML/" </w:instrText>
        </w:r>
        <w:r>
          <w:fldChar w:fldCharType="separate"/>
        </w:r>
        <w:r/>
      </w:ins>
      <w:r w:rsidR="7C468BC7">
        <w:rPr/>
        <w:t>https://www.omg.org/spec/UML/</w:t>
      </w:r>
      <w:ins w:author="ARLISON GASPAR DE OLIVEIRA" w:date="2025-06-14T01:05:21.969Z" w:id="1855257943">
        <w:r>
          <w:fldChar w:fldCharType="end"/>
        </w:r>
      </w:ins>
      <w:ins w:author="ARLISON GASPAR DE OLIVEIRA" w:date="2025-06-14T01:05:21.981Z" w:id="1190295181">
        <w:r>
          <w:fldChar w:fldCharType="end"/>
        </w:r>
      </w:ins>
      <w:r w:rsidR="7C468BC7">
        <w:rPr/>
        <w:t xml:space="preserve">. Acesso em: 05 jun. 2025. </w:t>
      </w:r>
    </w:p>
    <w:p w:rsidR="7C468BC7" w:rsidP="1AF509E4" w:rsidRDefault="7C468BC7" w14:paraId="2E29A437" w14:textId="0E84E391">
      <w:pPr>
        <w:pStyle w:val="Normal"/>
      </w:pPr>
      <w:r w:rsidR="7C468BC7">
        <w:rPr/>
        <w:t xml:space="preserve"> </w:t>
      </w:r>
    </w:p>
    <w:p w:rsidR="7C468BC7" w:rsidP="1AF509E4" w:rsidRDefault="7C468BC7" w14:paraId="726C91A8" w14:textId="70D5B8A2">
      <w:pPr>
        <w:pStyle w:val="Normal"/>
      </w:pPr>
      <w:r w:rsidR="7C468BC7">
        <w:rPr/>
        <w:t xml:space="preserve">[8] ADRENALINE. Guia rápido de montagem de PC! 2021. Disponível em: </w:t>
      </w:r>
      <w:ins w:author="ARLISON GASPAR DE OLIVEIRA" w:date="2025-06-14T01:05:21.982Z" w:id="1704041080">
        <w:r>
          <w:fldChar w:fldCharType="begin"/>
        </w:r>
        <w:r>
          <w:instrText xml:space="preserve">HYPERLINK "https://www.adrenaline.com.br/hardware/guia-rapido-de-montagem-de-pc/" </w:instrText>
        </w:r>
        <w:r>
          <w:fldChar w:fldCharType="separate"/>
        </w:r>
        <w:r/>
      </w:ins>
      <w:ins w:author="ARLISON GASPAR DE OLIVEIRA" w:date="2025-06-14T01:05:21.973Z" w:id="719402185">
        <w:r>
          <w:fldChar w:fldCharType="begin"/>
        </w:r>
        <w:r>
          <w:instrText xml:space="preserve">HYPERLINK "https://www.adrenaline.com.br/hardware/guia-rapido-de-montagem-de-pc/" </w:instrText>
        </w:r>
        <w:r>
          <w:fldChar w:fldCharType="separate"/>
        </w:r>
        <w:r/>
      </w:ins>
      <w:r w:rsidR="7C468BC7">
        <w:rPr/>
        <w:t>https://www.adrenaline.com.br/hardware/guia-rapido-de-montagem-de-pc/</w:t>
      </w:r>
      <w:ins w:author="ARLISON GASPAR DE OLIVEIRA" w:date="2025-06-14T01:05:21.973Z" w:id="654019642">
        <w:r>
          <w:fldChar w:fldCharType="end"/>
        </w:r>
      </w:ins>
      <w:ins w:author="ARLISON GASPAR DE OLIVEIRA" w:date="2025-06-14T01:05:21.982Z" w:id="948777954">
        <w:r>
          <w:fldChar w:fldCharType="end"/>
        </w:r>
      </w:ins>
      <w:r w:rsidR="7C468BC7">
        <w:rPr/>
        <w:t xml:space="preserve">. Acesso em: 12 mai. 2025. </w:t>
      </w:r>
    </w:p>
    <w:p w:rsidR="7C468BC7" w:rsidP="1AF509E4" w:rsidRDefault="7C468BC7" w14:paraId="060D9158" w14:textId="07FE50CA">
      <w:pPr>
        <w:pStyle w:val="Normal"/>
      </w:pPr>
      <w:r w:rsidR="7C468BC7">
        <w:rPr/>
        <w:t xml:space="preserve"> </w:t>
      </w:r>
    </w:p>
    <w:p w:rsidR="7C468BC7" w:rsidP="1AF509E4" w:rsidRDefault="7C468BC7" w14:paraId="7F9B6050" w14:textId="49217DFD">
      <w:pPr>
        <w:pStyle w:val="Normal"/>
        <w:rPr>
          <w:ins w:author="GUSTAVO DE OLIVEIRA REGO MORAIS" w:date="2025-07-01T23:20:16.308Z" w16du:dateUtc="2025-07-01T23:20:16.308Z" w:id="1721105583"/>
        </w:rPr>
      </w:pPr>
      <w:r w:rsidR="7C468BC7">
        <w:rPr/>
        <w:t>[9] PICHAU ARENA. Como Montar um PC Gamer: Guia Completo para 2025. 2025. Disponível em: https://www.pichauarena.com.br/</w:t>
      </w:r>
      <w:r w:rsidR="7C468BC7">
        <w:rPr/>
        <w:t>pichau</w:t>
      </w:r>
      <w:r w:rsidR="7C468BC7">
        <w:rPr/>
        <w:t>-arena/como-montar-</w:t>
      </w:r>
      <w:r w:rsidR="7C468BC7">
        <w:rPr/>
        <w:t>pc</w:t>
      </w:r>
      <w:r w:rsidR="7C468BC7">
        <w:rPr/>
        <w:t>-gamer/. Acesso em: 12 mai. 2025.</w:t>
      </w:r>
    </w:p>
    <w:p w:rsidR="32419297" w:rsidRDefault="32419297" w14:paraId="45AB84E5" w14:textId="1AC103CE">
      <w:r>
        <w:br w:type="page"/>
      </w:r>
    </w:p>
    <w:p w:rsidR="372BCCBF" w:rsidP="32419297" w:rsidRDefault="372BCCBF" w14:paraId="337BEA43" w14:textId="012CFA23">
      <w:pPr>
        <w:jc w:val="both"/>
        <w:rPr>
          <w:ins w:author="GUSTAVO DE OLIVEIRA REGO MORAIS" w:date="2025-07-02T00:26:37.71Z" w16du:dateUtc="2025-07-02T00:26:37.71Z" w:id="1023791701"/>
        </w:rPr>
        <w:pPrChange w:author="GUSTAVO DE OLIVEIRA REGO MORAIS" w:date="2025-07-01T23:35:41.922Z">
          <w:pPr/>
        </w:pPrChange>
      </w:pPr>
      <w:ins w:author="GUSTAVO DE OLIVEIRA REGO MORAIS" w:date="2025-07-01T23:35:32.495Z" w:id="1634727971">
        <w:r w:rsidRPr="32419297" w:rsidR="372BCCBF">
          <w:rPr>
            <w:rFonts w:ascii="Aptos" w:hAnsi="Aptos" w:eastAsia="Aptos" w:cs="Aptos"/>
            <w:noProof w:val="0"/>
            <w:sz w:val="24"/>
            <w:szCs w:val="24"/>
            <w:lang w:val="pt-BR"/>
          </w:rPr>
          <w:t>Este projeto visa facilitar a montagem de PCs personalizados com o uso de IA.</w:t>
        </w:r>
        <w:r w:rsidRPr="32419297" w:rsidR="372BCCBF">
          <w:rPr>
            <w:rFonts w:ascii="Aptos" w:hAnsi="Aptos" w:eastAsia="Aptos" w:cs="Aptos"/>
            <w:noProof w:val="0"/>
            <w:sz w:val="24"/>
            <w:szCs w:val="24"/>
            <w:lang w:val="pt-BR"/>
          </w:rPr>
          <w:t xml:space="preserve"> O problema é a dificuldade dos usuários em escolher peças compatíveis e otimizadas.</w:t>
        </w:r>
        <w:r w:rsidRPr="32419297" w:rsidR="372BCCBF">
          <w:rPr>
            <w:rFonts w:ascii="Aptos" w:hAnsi="Aptos" w:eastAsia="Aptos" w:cs="Aptos"/>
            <w:noProof w:val="0"/>
            <w:sz w:val="24"/>
            <w:szCs w:val="24"/>
            <w:lang w:val="pt-BR"/>
          </w:rPr>
          <w:t xml:space="preserve"> A solução é um site com IA que coleta preferências e gera builds automaticamente.</w:t>
        </w:r>
        <w:r w:rsidRPr="32419297" w:rsidR="372BCCBF">
          <w:rPr>
            <w:rFonts w:ascii="Aptos" w:hAnsi="Aptos" w:eastAsia="Aptos" w:cs="Aptos"/>
            <w:noProof w:val="0"/>
            <w:sz w:val="24"/>
            <w:szCs w:val="24"/>
            <w:lang w:val="pt-BR"/>
          </w:rPr>
          <w:t xml:space="preserve"> Foi desenvolvido com </w:t>
        </w:r>
        <w:r w:rsidRPr="32419297" w:rsidR="372BCCBF">
          <w:rPr>
            <w:rFonts w:ascii="Aptos" w:hAnsi="Aptos" w:eastAsia="Aptos" w:cs="Aptos"/>
            <w:noProof w:val="0"/>
            <w:sz w:val="24"/>
            <w:szCs w:val="24"/>
            <w:lang w:val="pt-BR"/>
          </w:rPr>
          <w:t>TypeScript</w:t>
        </w:r>
        <w:r w:rsidRPr="32419297" w:rsidR="372BCCBF">
          <w:rPr>
            <w:rFonts w:ascii="Aptos" w:hAnsi="Aptos" w:eastAsia="Aptos" w:cs="Aptos"/>
            <w:noProof w:val="0"/>
            <w:sz w:val="24"/>
            <w:szCs w:val="24"/>
            <w:lang w:val="pt-BR"/>
          </w:rPr>
          <w:t>, Node.js e Gemini AI.</w:t>
        </w:r>
      </w:ins>
    </w:p>
    <w:p w:rsidR="32419297" w:rsidP="32419297" w:rsidRDefault="32419297" w14:paraId="7C87A078" w14:textId="7A2FE326">
      <w:pPr>
        <w:jc w:val="both"/>
        <w:rPr>
          <w:ins w:author="GUSTAVO DE OLIVEIRA REGO MORAIS" w:date="2025-07-01T23:36:11.776Z" w16du:dateUtc="2025-07-01T23:36:11.776Z" w:id="1049226549"/>
          <w:rFonts w:ascii="Aptos" w:hAnsi="Aptos" w:eastAsia="Aptos" w:cs="Aptos"/>
          <w:noProof w:val="0"/>
          <w:sz w:val="24"/>
          <w:szCs w:val="24"/>
          <w:lang w:val="pt-BR"/>
        </w:rPr>
      </w:pPr>
    </w:p>
    <w:p w:rsidR="3D3A4D95" w:rsidP="32419297" w:rsidRDefault="3D3A4D95" w14:paraId="445E52EB" w14:textId="136BF405">
      <w:pPr>
        <w:pStyle w:val="Normal"/>
        <w:jc w:val="both"/>
        <w:rPr>
          <w:ins w:author="GUSTAVO DE OLIVEIRA REGO MORAIS" w:date="2025-07-02T00:23:02.839Z" w16du:dateUtc="2025-07-02T00:23:02.839Z" w:id="867126592"/>
          <w:noProof w:val="0"/>
          <w:sz w:val="24"/>
          <w:szCs w:val="24"/>
          <w:lang w:val="pt-BR"/>
        </w:rPr>
      </w:pPr>
      <w:ins w:author="GUSTAVO DE OLIVEIRA REGO MORAIS" w:date="2025-07-02T00:22:49.577Z" w:id="1387238133">
        <w:r w:rsidRPr="32419297" w:rsidR="3D3A4D95">
          <w:rPr>
            <w:noProof w:val="0"/>
            <w:lang w:val="pt-BR"/>
          </w:rPr>
          <w:t xml:space="preserve">Para executar o projeto localmente, é necessário ter o Node.js instalado e uma chave de API do Gemini. O processo começa acessando a pasta raiz do projeto com o comando </w:t>
        </w:r>
        <w:r w:rsidRPr="32419297" w:rsidR="3D3A4D95">
          <w:rPr>
            <w:noProof w:val="0"/>
            <w:lang w:val="pt-BR"/>
          </w:rPr>
          <w:t>cd</w:t>
        </w:r>
        <w:r w:rsidRPr="32419297" w:rsidR="3D3A4D95">
          <w:rPr>
            <w:noProof w:val="0"/>
            <w:lang w:val="pt-BR"/>
          </w:rPr>
          <w:t xml:space="preserve"> </w:t>
        </w:r>
        <w:r w:rsidRPr="32419297" w:rsidR="3D3A4D95">
          <w:rPr>
            <w:noProof w:val="0"/>
            <w:lang w:val="pt-BR"/>
          </w:rPr>
          <w:t>codigo</w:t>
        </w:r>
        <w:r w:rsidRPr="32419297" w:rsidR="3D3A4D95">
          <w:rPr>
            <w:noProof w:val="0"/>
            <w:lang w:val="pt-BR"/>
          </w:rPr>
          <w:t xml:space="preserve">/MONTAGEM_DE_PC. Em seguida, é preciso instalar as dependências utilizando os seguintes comandos no terminal: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@types/react @types/react-dom,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vite</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jspdf</w:t>
        </w:r>
        <w:r w:rsidRPr="32419297" w:rsidR="3D3A4D95">
          <w:rPr>
            <w:noProof w:val="0"/>
            <w:lang w:val="pt-BR"/>
          </w:rPr>
          <w:t>.</w:t>
        </w:r>
      </w:ins>
    </w:p>
    <w:p w:rsidR="3D3A4D95" w:rsidP="32419297" w:rsidRDefault="3D3A4D95" w14:paraId="24D62A05" w14:textId="3EFD36B3">
      <w:pPr>
        <w:pStyle w:val="Normal"/>
        <w:jc w:val="both"/>
        <w:rPr>
          <w:ins w:author="GUSTAVO DE OLIVEIRA REGO MORAIS" w:date="2025-07-02T00:22:49.577Z" w16du:dateUtc="2025-07-02T00:22:49.577Z" w:id="1846106814"/>
          <w:noProof w:val="0"/>
          <w:sz w:val="24"/>
          <w:szCs w:val="24"/>
          <w:lang w:val="pt-BR"/>
        </w:rPr>
      </w:pPr>
      <w:ins w:author="GUSTAVO DE OLIVEIRA REGO MORAIS" w:date="2025-07-02T00:22:49.577Z" w:id="239753642">
        <w:r w:rsidRPr="32419297" w:rsidR="3D3A4D95">
          <w:rPr>
            <w:noProof w:val="0"/>
            <w:lang w:val="pt-BR"/>
          </w:rPr>
          <w:t xml:space="preserve">Como etapa opcional, recomenda-se rodar </w:t>
        </w:r>
        <w:r w:rsidRPr="32419297" w:rsidR="3D3A4D95">
          <w:rPr>
            <w:noProof w:val="0"/>
            <w:lang w:val="pt-BR"/>
          </w:rPr>
          <w:t>npm</w:t>
        </w:r>
        <w:r w:rsidRPr="32419297" w:rsidR="3D3A4D95">
          <w:rPr>
            <w:noProof w:val="0"/>
            <w:lang w:val="pt-BR"/>
          </w:rPr>
          <w:t xml:space="preserve"> </w:t>
        </w:r>
        <w:r w:rsidRPr="32419297" w:rsidR="3D3A4D95">
          <w:rPr>
            <w:noProof w:val="0"/>
            <w:lang w:val="pt-BR"/>
          </w:rPr>
          <w:t>audit</w:t>
        </w:r>
        <w:r w:rsidRPr="32419297" w:rsidR="3D3A4D95">
          <w:rPr>
            <w:noProof w:val="0"/>
            <w:lang w:val="pt-BR"/>
          </w:rPr>
          <w:t xml:space="preserve"> </w:t>
        </w:r>
        <w:r w:rsidRPr="32419297" w:rsidR="3D3A4D95">
          <w:rPr>
            <w:noProof w:val="0"/>
            <w:lang w:val="pt-BR"/>
          </w:rPr>
          <w:t>fix</w:t>
        </w:r>
        <w:r w:rsidRPr="32419297" w:rsidR="3D3A4D95">
          <w:rPr>
            <w:noProof w:val="0"/>
            <w:lang w:val="pt-BR"/>
          </w:rPr>
          <w:t xml:space="preserve"> --force para corrigir automaticamente vulnerabilidades encontradas nas dependências.</w:t>
        </w:r>
      </w:ins>
    </w:p>
    <w:p w:rsidR="3D3A4D95" w:rsidP="32419297" w:rsidRDefault="3D3A4D95" w14:paraId="3144B0C4" w14:textId="6A9CF856">
      <w:pPr>
        <w:pStyle w:val="Normal"/>
        <w:spacing w:before="240" w:beforeAutospacing="off" w:after="240" w:afterAutospacing="off"/>
        <w:ind w:left="0"/>
        <w:rPr>
          <w:ins w:author="GUSTAVO DE OLIVEIRA REGO MORAIS" w:date="2025-07-02T00:23:10.071Z" w16du:dateUtc="2025-07-02T00:23:10.071Z" w:id="1845726470"/>
          <w:noProof w:val="0"/>
          <w:sz w:val="24"/>
          <w:szCs w:val="24"/>
          <w:lang w:val="pt-BR"/>
        </w:rPr>
        <w:pPrChange w:author="GUSTAVO DE OLIVEIRA REGO MORAIS" w:date="2025-07-02T00:23:06.543Z">
          <w:pPr/>
        </w:pPrChange>
      </w:pPr>
      <w:ins w:author="GUSTAVO DE OLIVEIRA REGO MORAIS" w:date="2025-07-02T00:22:49.577Z" w:id="141877384">
        <w:r w:rsidRPr="32419297" w:rsidR="3D3A4D95">
          <w:rPr>
            <w:noProof w:val="0"/>
            <w:lang w:val="pt-BR"/>
          </w:rPr>
          <w:t>Após isso, deve-se configurar a chave da API Gemini. Para isso, crie um arquivo chamado .</w:t>
        </w:r>
        <w:r w:rsidRPr="32419297" w:rsidR="3D3A4D95">
          <w:rPr>
            <w:noProof w:val="0"/>
            <w:lang w:val="pt-BR"/>
          </w:rPr>
          <w:t>env.local</w:t>
        </w:r>
        <w:r w:rsidRPr="32419297" w:rsidR="3D3A4D95">
          <w:rPr>
            <w:noProof w:val="0"/>
            <w:lang w:val="pt-BR"/>
          </w:rPr>
          <w:t xml:space="preserve"> na raiz do projeto e adicione a variável GEMINI_API_KEY com sua respectiva chave.</w:t>
        </w:r>
      </w:ins>
    </w:p>
    <w:p w:rsidR="3D3A4D95" w:rsidP="32419297" w:rsidRDefault="3D3A4D95" w14:paraId="37F8CB89" w14:textId="5DAB186A">
      <w:pPr>
        <w:pStyle w:val="Normal"/>
        <w:spacing w:before="240" w:beforeAutospacing="off" w:after="240" w:afterAutospacing="off"/>
        <w:ind w:left="0"/>
        <w:rPr>
          <w:ins w:author="GUSTAVO DE OLIVEIRA REGO MORAIS" w:date="2025-07-02T00:26:33.467Z" w16du:dateUtc="2025-07-02T00:26:33.467Z" w:id="1890561403"/>
          <w:noProof w:val="0"/>
          <w:sz w:val="24"/>
          <w:szCs w:val="24"/>
          <w:lang w:val="pt-BR"/>
        </w:rPr>
      </w:pPr>
      <w:ins w:author="GUSTAVO DE OLIVEIRA REGO MORAIS" w:date="2025-07-02T00:22:49.577Z" w:id="786634404">
        <w:r w:rsidRPr="32419297" w:rsidR="3D3A4D95">
          <w:rPr>
            <w:noProof w:val="0"/>
            <w:lang w:val="pt-BR"/>
          </w:rPr>
          <w:t xml:space="preserve">Com tudo pronto, basta iniciar o projeto localmente executando o comando </w:t>
        </w:r>
        <w:r w:rsidRPr="32419297" w:rsidR="3D3A4D95">
          <w:rPr>
            <w:noProof w:val="0"/>
            <w:lang w:val="pt-BR"/>
          </w:rPr>
          <w:t>npm</w:t>
        </w:r>
        <w:r w:rsidRPr="32419297" w:rsidR="3D3A4D95">
          <w:rPr>
            <w:noProof w:val="0"/>
            <w:lang w:val="pt-BR"/>
          </w:rPr>
          <w:t xml:space="preserve"> </w:t>
        </w:r>
        <w:r w:rsidRPr="32419297" w:rsidR="3D3A4D95">
          <w:rPr>
            <w:noProof w:val="0"/>
            <w:lang w:val="pt-BR"/>
          </w:rPr>
          <w:t>run</w:t>
        </w:r>
        <w:r w:rsidRPr="32419297" w:rsidR="3D3A4D95">
          <w:rPr>
            <w:noProof w:val="0"/>
            <w:lang w:val="pt-BR"/>
          </w:rPr>
          <w:t xml:space="preserve"> dev.</w:t>
        </w:r>
      </w:ins>
    </w:p>
    <w:p w:rsidR="32419297" w:rsidP="32419297" w:rsidRDefault="32419297" w14:paraId="617414F4" w14:textId="2C7BDCBA">
      <w:pPr>
        <w:pStyle w:val="Normal"/>
        <w:spacing w:before="240" w:beforeAutospacing="off" w:after="240" w:afterAutospacing="off"/>
        <w:ind w:left="0"/>
        <w:rPr>
          <w:ins w:author="GUSTAVO DE OLIVEIRA REGO MORAIS" w:date="2025-07-02T00:19:45.553Z" w16du:dateUtc="2025-07-02T00:19:45.553Z" w:id="823609222"/>
          <w:noProof w:val="0"/>
          <w:lang w:val="pt-BR"/>
        </w:rPr>
      </w:pPr>
    </w:p>
    <w:p w:rsidR="76D3895A" w:rsidP="32419297" w:rsidRDefault="76D3895A" w14:paraId="6F6F38FB" w14:textId="0832222C">
      <w:pPr>
        <w:spacing w:before="240" w:beforeAutospacing="off" w:after="240" w:afterAutospacing="off"/>
        <w:jc w:val="both"/>
        <w:rPr>
          <w:ins w:author="GUSTAVO DE OLIVEIRA REGO MORAIS" w:date="2025-07-02T00:25:07.433Z" w16du:dateUtc="2025-07-02T00:25:07.433Z" w:id="233276897"/>
          <w:rFonts w:ascii="Aptos" w:hAnsi="Aptos" w:eastAsia="Aptos" w:cs="Aptos"/>
          <w:noProof w:val="0"/>
          <w:sz w:val="24"/>
          <w:szCs w:val="24"/>
          <w:lang w:val="pt-BR"/>
        </w:rPr>
        <w:pPrChange w:author="GUSTAVO DE OLIVEIRA REGO MORAIS" w:date="2025-07-02T00:20:03.205Z">
          <w:pPr/>
        </w:pPrChange>
      </w:pPr>
      <w:ins w:author="GUSTAVO DE OLIVEIRA REGO MORAIS" w:date="2025-07-02T00:20:03.241Z" w:id="1695434899">
        <w:r w:rsidRPr="32419297" w:rsidR="76D3895A">
          <w:rPr>
            <w:rFonts w:ascii="Aptos" w:hAnsi="Aptos" w:eastAsia="Aptos" w:cs="Aptos"/>
            <w:b w:val="1"/>
            <w:bCs w:val="1"/>
            <w:noProof w:val="0"/>
            <w:sz w:val="24"/>
            <w:szCs w:val="24"/>
            <w:lang w:val="pt-BR"/>
          </w:rPr>
          <w:t>autor:</w:t>
        </w:r>
        <w:r w:rsidRPr="32419297" w:rsidR="76D3895A">
          <w:rPr>
            <w:rFonts w:ascii="Aptos" w:hAnsi="Aptos" w:eastAsia="Aptos" w:cs="Aptos"/>
            <w:noProof w:val="0"/>
            <w:sz w:val="24"/>
            <w:szCs w:val="24"/>
            <w:lang w:val="pt-BR"/>
          </w:rPr>
          <w:t xml:space="preserve"> </w:t>
        </w:r>
        <w:r w:rsidRPr="32419297" w:rsidR="76D3895A">
          <w:rPr>
            <w:rFonts w:ascii="Aptos" w:hAnsi="Aptos" w:eastAsia="Aptos" w:cs="Aptos"/>
            <w:noProof w:val="0"/>
            <w:sz w:val="24"/>
            <w:szCs w:val="24"/>
            <w:lang w:val="pt-BR"/>
          </w:rPr>
          <w:t>Arlison</w:t>
        </w:r>
        <w:r w:rsidRPr="32419297" w:rsidR="76D3895A">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32419297" w:rsidR="76D3895A">
          <w:rPr>
            <w:rFonts w:ascii="Aptos" w:hAnsi="Aptos" w:eastAsia="Aptos" w:cs="Aptos"/>
            <w:b w:val="1"/>
            <w:bCs w:val="1"/>
            <w:noProof w:val="0"/>
            <w:sz w:val="24"/>
            <w:szCs w:val="24"/>
            <w:lang w:val="pt-BR"/>
          </w:rPr>
          <w:t>contato:</w:t>
        </w:r>
        <w:r w:rsidRPr="32419297" w:rsidR="76D3895A">
          <w:rPr>
            <w:rFonts w:ascii="Aptos" w:hAnsi="Aptos" w:eastAsia="Aptos" w:cs="Aptos"/>
            <w:noProof w:val="0"/>
            <w:sz w:val="24"/>
            <w:szCs w:val="24"/>
            <w:lang w:val="pt-BR"/>
          </w:rPr>
          <w:t xml:space="preserve"> </w:t>
        </w:r>
      </w:ins>
      <w:ins w:author="GUSTAVO DE OLIVEIRA REGO MORAIS" w:date="2025-07-02T00:20:03.24Z" w:id="1755634865">
        <w:r>
          <w:fldChar w:fldCharType="begin"/>
        </w:r>
        <w:r>
          <w:instrText xml:space="preserve">HYPERLINK "mailto:Arlison.go@discente.ufma.br" </w:instrText>
        </w:r>
        <w:r>
          <w:fldChar w:fldCharType="separate"/>
        </w:r>
      </w:ins>
      <w:ins w:author="GUSTAVO DE OLIVEIRA REGO MORAIS" w:date="2025-07-02T00:20:03.241Z" w:id="1032623654">
        <w:r w:rsidRPr="32419297" w:rsidR="76D3895A">
          <w:rPr>
            <w:rStyle w:val="Hyperlink"/>
            <w:rFonts w:ascii="Aptos" w:hAnsi="Aptos" w:eastAsia="Aptos" w:cs="Aptos"/>
            <w:noProof w:val="0"/>
            <w:sz w:val="24"/>
            <w:szCs w:val="24"/>
            <w:lang w:val="pt-BR"/>
          </w:rPr>
          <w:t>Arlison.go@discente.ufma.br</w:t>
        </w:r>
      </w:ins>
      <w:ins w:author="GUSTAVO DE OLIVEIRA REGO MORAIS" w:date="2025-07-02T00:20:03.24Z" w:id="1712639343">
        <w:r>
          <w:fldChar w:fldCharType="end"/>
        </w:r>
      </w:ins>
      <w:ins w:author="GUSTAVO DE OLIVEIRA REGO MORAIS" w:date="2025-07-02T00:20:03.241Z" w:id="779576893">
        <w:r w:rsidRPr="32419297" w:rsidR="76D3895A">
          <w:rPr>
            <w:rFonts w:ascii="Aptos" w:hAnsi="Aptos" w:eastAsia="Aptos" w:cs="Aptos"/>
            <w:noProof w:val="0"/>
            <w:sz w:val="24"/>
            <w:szCs w:val="24"/>
            <w:lang w:val="pt-BR"/>
          </w:rPr>
          <w:t xml:space="preserve"> </w:t>
        </w:r>
      </w:ins>
    </w:p>
    <w:p w:rsidR="76D3895A" w:rsidP="32419297" w:rsidRDefault="76D3895A" w14:paraId="740EAD51" w14:textId="2CE1172C">
      <w:pPr>
        <w:spacing w:before="240" w:beforeAutospacing="off" w:after="240" w:afterAutospacing="off"/>
        <w:jc w:val="both"/>
        <w:rPr>
          <w:ins w:author="GUSTAVO DE OLIVEIRA REGO MORAIS" w:date="2025-07-02T00:25:14.097Z" w16du:dateUtc="2025-07-02T00:25:14.097Z" w:id="2046990042"/>
          <w:rFonts w:ascii="Aptos" w:hAnsi="Aptos" w:eastAsia="Aptos" w:cs="Aptos"/>
          <w:noProof w:val="0"/>
          <w:sz w:val="24"/>
          <w:szCs w:val="24"/>
          <w:lang w:val="pt-BR"/>
        </w:rPr>
      </w:pPr>
      <w:ins w:author="GUSTAVO DE OLIVEIRA REGO MORAIS" w:date="2025-07-02T00:20:03.241Z" w:id="241202869">
        <w:r w:rsidRPr="320543F7" w:rsidR="2A59481A">
          <w:rPr>
            <w:rFonts w:ascii="Aptos" w:hAnsi="Aptos" w:eastAsia="Aptos" w:cs="Aptos"/>
            <w:b w:val="1"/>
            <w:bCs w:val="1"/>
            <w:noProof w:val="0"/>
            <w:sz w:val="24"/>
            <w:szCs w:val="24"/>
            <w:lang w:val="pt-BR"/>
          </w:rPr>
          <w:t>data última versão:</w:t>
        </w:r>
        <w:r w:rsidRPr="320543F7" w:rsidR="2A59481A">
          <w:rPr>
            <w:rFonts w:ascii="Aptos" w:hAnsi="Aptos" w:eastAsia="Aptos" w:cs="Aptos"/>
            <w:noProof w:val="0"/>
            <w:sz w:val="24"/>
            <w:szCs w:val="24"/>
            <w:lang w:val="pt-BR"/>
          </w:rPr>
          <w:t xml:space="preserve"> </w:t>
        </w:r>
      </w:ins>
      <w:r w:rsidRPr="320543F7" w:rsidR="46799B13">
        <w:rPr>
          <w:rFonts w:ascii="Aptos" w:hAnsi="Aptos" w:eastAsia="Aptos" w:cs="Aptos"/>
          <w:noProof w:val="0"/>
          <w:sz w:val="24"/>
          <w:szCs w:val="24"/>
          <w:lang w:val="pt-BR"/>
        </w:rPr>
        <w:t>18</w:t>
      </w:r>
      <w:ins w:author="GUSTAVO DE OLIVEIRA REGO MORAIS" w:date="2025-07-02T00:20:03.241Z" w:id="1328727750">
        <w:r w:rsidRPr="320543F7" w:rsidR="2A59481A">
          <w:rPr>
            <w:rFonts w:ascii="Aptos" w:hAnsi="Aptos" w:eastAsia="Aptos" w:cs="Aptos"/>
            <w:noProof w:val="0"/>
            <w:sz w:val="24"/>
            <w:szCs w:val="24"/>
            <w:lang w:val="pt-BR"/>
          </w:rPr>
          <w:t>/0</w:t>
        </w:r>
      </w:ins>
      <w:ins w:author="GUSTAVO DE OLIVEIRA REGO MORAIS" w:date="2025-07-02T00:24:51.657Z" w:id="1722722177">
        <w:r w:rsidRPr="320543F7" w:rsidR="47A276B7">
          <w:rPr>
            <w:rFonts w:ascii="Aptos" w:hAnsi="Aptos" w:eastAsia="Aptos" w:cs="Aptos"/>
            <w:noProof w:val="0"/>
            <w:sz w:val="24"/>
            <w:szCs w:val="24"/>
            <w:lang w:val="pt-BR"/>
          </w:rPr>
          <w:t>7</w:t>
        </w:r>
      </w:ins>
      <w:ins w:author="GUSTAVO DE OLIVEIRA REGO MORAIS" w:date="2025-07-02T00:20:03.241Z" w:id="991627097">
        <w:r w:rsidRPr="320543F7" w:rsidR="2A59481A">
          <w:rPr>
            <w:rFonts w:ascii="Aptos" w:hAnsi="Aptos" w:eastAsia="Aptos" w:cs="Aptos"/>
            <w:noProof w:val="0"/>
            <w:sz w:val="24"/>
            <w:szCs w:val="24"/>
            <w:lang w:val="pt-BR"/>
          </w:rPr>
          <w:t xml:space="preserve">/2025 </w:t>
        </w:r>
      </w:ins>
    </w:p>
    <w:p w:rsidR="76D3895A" w:rsidP="32419297" w:rsidRDefault="76D3895A" w14:paraId="14870D86" w14:textId="00F008BD">
      <w:pPr>
        <w:spacing w:before="240" w:beforeAutospacing="off" w:after="240" w:afterAutospacing="off"/>
        <w:jc w:val="both"/>
        <w:rPr>
          <w:ins w:author="GUSTAVO DE OLIVEIRA REGO MORAIS" w:date="2025-07-02T00:25:19.545Z" w16du:dateUtc="2025-07-02T00:25:19.545Z" w:id="744139013"/>
          <w:rFonts w:ascii="Aptos" w:hAnsi="Aptos" w:eastAsia="Aptos" w:cs="Aptos"/>
          <w:noProof w:val="0"/>
          <w:sz w:val="24"/>
          <w:szCs w:val="24"/>
          <w:lang w:val="pt-BR"/>
        </w:rPr>
      </w:pPr>
      <w:ins w:author="GUSTAVO DE OLIVEIRA REGO MORAIS" w:date="2025-07-02T00:20:03.241Z" w:id="752494884">
        <w:r w:rsidRPr="320543F7" w:rsidR="2A59481A">
          <w:rPr>
            <w:rFonts w:ascii="Aptos" w:hAnsi="Aptos" w:eastAsia="Aptos" w:cs="Aptos"/>
            <w:b w:val="1"/>
            <w:bCs w:val="1"/>
            <w:noProof w:val="0"/>
            <w:sz w:val="24"/>
            <w:szCs w:val="24"/>
            <w:lang w:val="pt-BR"/>
          </w:rPr>
          <w:t>versão:</w:t>
        </w:r>
        <w:r w:rsidRPr="320543F7" w:rsidR="2A59481A">
          <w:rPr>
            <w:rFonts w:ascii="Aptos" w:hAnsi="Aptos" w:eastAsia="Aptos" w:cs="Aptos"/>
            <w:noProof w:val="0"/>
            <w:sz w:val="24"/>
            <w:szCs w:val="24"/>
            <w:lang w:val="pt-BR"/>
          </w:rPr>
          <w:t xml:space="preserve"> </w:t>
        </w:r>
      </w:ins>
      <w:ins w:author="GUSTAVO DE OLIVEIRA REGO MORAIS" w:date="2025-07-02T00:25:16.758Z" w:id="542620881">
        <w:r w:rsidRPr="320543F7" w:rsidR="5C2663E0">
          <w:rPr>
            <w:rFonts w:ascii="Aptos" w:hAnsi="Aptos" w:eastAsia="Aptos" w:cs="Aptos"/>
            <w:noProof w:val="0"/>
            <w:sz w:val="24"/>
            <w:szCs w:val="24"/>
            <w:lang w:val="pt-BR"/>
          </w:rPr>
          <w:t>6</w:t>
        </w:r>
      </w:ins>
      <w:ins w:author="GUSTAVO DE OLIVEIRA REGO MORAIS" w:date="2025-07-02T00:20:03.241Z" w:id="434942965">
        <w:r w:rsidRPr="320543F7" w:rsidR="2A59481A">
          <w:rPr>
            <w:rFonts w:ascii="Aptos" w:hAnsi="Aptos" w:eastAsia="Aptos" w:cs="Aptos"/>
            <w:noProof w:val="0"/>
            <w:sz w:val="24"/>
            <w:szCs w:val="24"/>
            <w:lang w:val="pt-BR"/>
          </w:rPr>
          <w:t>.</w:t>
        </w:r>
      </w:ins>
      <w:r w:rsidRPr="320543F7" w:rsidR="6D33BEFC">
        <w:rPr>
          <w:rFonts w:ascii="Aptos" w:hAnsi="Aptos" w:eastAsia="Aptos" w:cs="Aptos"/>
          <w:noProof w:val="0"/>
          <w:sz w:val="24"/>
          <w:szCs w:val="24"/>
          <w:lang w:val="pt-BR"/>
        </w:rPr>
        <w:t>4</w:t>
      </w:r>
    </w:p>
    <w:p w:rsidR="76D3895A" w:rsidP="32419297" w:rsidRDefault="76D3895A" w14:paraId="68B94F6F" w14:textId="2B4ED358">
      <w:pPr>
        <w:spacing w:before="240" w:beforeAutospacing="off" w:after="240" w:afterAutospacing="off"/>
        <w:jc w:val="both"/>
        <w:rPr>
          <w:ins w:author="GUSTAVO DE OLIVEIRA REGO MORAIS" w:date="2025-07-02T00:25:10.496Z" w16du:dateUtc="2025-07-02T00:25:10.496Z" w:id="972119392"/>
          <w:rFonts w:ascii="Aptos" w:hAnsi="Aptos" w:eastAsia="Aptos" w:cs="Aptos"/>
          <w:noProof w:val="0"/>
          <w:sz w:val="24"/>
          <w:szCs w:val="24"/>
          <w:lang w:val="pt-BR"/>
        </w:rPr>
      </w:pPr>
      <w:ins w:author="GUSTAVO DE OLIVEIRA REGO MORAIS" w:date="2025-07-02T00:20:03.241Z" w:id="302286256">
        <w:r w:rsidRPr="32419297" w:rsidR="76D3895A">
          <w:rPr>
            <w:rFonts w:ascii="Aptos" w:hAnsi="Aptos" w:eastAsia="Aptos" w:cs="Aptos"/>
            <w:noProof w:val="0"/>
            <w:sz w:val="24"/>
            <w:szCs w:val="24"/>
            <w:lang w:val="pt-BR"/>
          </w:rPr>
          <w:t xml:space="preserve"> </w:t>
        </w:r>
        <w:r w:rsidRPr="32419297" w:rsidR="76D3895A">
          <w:rPr>
            <w:rFonts w:ascii="Aptos" w:hAnsi="Aptos" w:eastAsia="Aptos" w:cs="Aptos"/>
            <w:b w:val="1"/>
            <w:bCs w:val="1"/>
            <w:noProof w:val="0"/>
            <w:sz w:val="24"/>
            <w:szCs w:val="24"/>
            <w:lang w:val="pt-BR"/>
          </w:rPr>
          <w:t>outros repositórios:</w:t>
        </w:r>
        <w:r w:rsidRPr="32419297" w:rsidR="76D3895A">
          <w:rPr>
            <w:rFonts w:ascii="Aptos" w:hAnsi="Aptos" w:eastAsia="Aptos" w:cs="Aptos"/>
            <w:noProof w:val="0"/>
            <w:sz w:val="24"/>
            <w:szCs w:val="24"/>
            <w:lang w:val="pt-BR"/>
          </w:rPr>
          <w:t xml:space="preserve"> </w:t>
        </w:r>
      </w:ins>
      <w:ins w:author="GUSTAVO DE OLIVEIRA REGO MORAIS" w:date="2025-07-02T00:25:54.904Z" w:id="191435125">
        <w:r w:rsidRPr="32419297" w:rsidR="1784D8B5">
          <w:rPr>
            <w:rFonts w:ascii="Aptos" w:hAnsi="Aptos" w:eastAsia="Aptos" w:cs="Aptos"/>
            <w:noProof w:val="0"/>
            <w:sz w:val="24"/>
            <w:szCs w:val="24"/>
            <w:lang w:val="pt-BR"/>
          </w:rPr>
          <w:t>https://github.com/gustvo-olive</w:t>
        </w:r>
      </w:ins>
    </w:p>
    <w:p w:rsidR="76D3895A" w:rsidP="32419297" w:rsidRDefault="76D3895A" w14:paraId="398B2D16" w14:textId="22EFA314">
      <w:pPr>
        <w:spacing w:before="240" w:beforeAutospacing="off" w:after="240" w:afterAutospacing="off"/>
        <w:jc w:val="both"/>
        <w:rPr>
          <w:ins w:author="GUSTAVO DE OLIVEIRA REGO MORAIS" w:date="2025-07-02T00:20:03.241Z" w16du:dateUtc="2025-07-02T00:20:03.241Z" w:id="585217756"/>
          <w:rFonts w:ascii="Aptos" w:hAnsi="Aptos" w:eastAsia="Aptos" w:cs="Aptos"/>
          <w:noProof w:val="0"/>
          <w:sz w:val="24"/>
          <w:szCs w:val="24"/>
          <w:lang w:val="pt-BR"/>
        </w:rPr>
      </w:pPr>
      <w:ins w:author="GUSTAVO DE OLIVEIRA REGO MORAIS" w:date="2025-07-02T00:20:03.241Z" w:id="51720684">
        <w:r w:rsidRPr="32419297" w:rsidR="76D3895A">
          <w:rPr>
            <w:rFonts w:ascii="Aptos" w:hAnsi="Aptos" w:eastAsia="Aptos" w:cs="Aptos"/>
            <w:b w:val="1"/>
            <w:bCs w:val="1"/>
            <w:noProof w:val="0"/>
            <w:sz w:val="24"/>
            <w:szCs w:val="24"/>
            <w:lang w:val="pt-BR"/>
          </w:rPr>
          <w:t>Agradecimentos:</w:t>
        </w:r>
        <w:r w:rsidRPr="32419297" w:rsidR="76D3895A">
          <w:rPr>
            <w:rFonts w:ascii="Aptos" w:hAnsi="Aptos" w:eastAsia="Aptos" w:cs="Aptos"/>
            <w:noProof w:val="0"/>
            <w:sz w:val="24"/>
            <w:szCs w:val="24"/>
            <w:lang w:val="pt-BR"/>
          </w:rPr>
          <w:t xml:space="preserve"> Universidade Federal do Maranhão (UFMA), Professor Doutor Thales Levi Azevedo Valente, e colegas de curso.</w:t>
        </w:r>
      </w:ins>
    </w:p>
    <w:p w:rsidR="76D3895A" w:rsidP="32419297" w:rsidRDefault="76D3895A" w14:paraId="59B04D3E" w14:textId="72EFCD56">
      <w:pPr>
        <w:spacing w:before="240" w:beforeAutospacing="off" w:after="240" w:afterAutospacing="off"/>
        <w:jc w:val="both"/>
        <w:rPr>
          <w:ins w:author="GUSTAVO DE OLIVEIRA REGO MORAIS" w:date="2025-07-02T00:20:03.241Z" w16du:dateUtc="2025-07-02T00:20:03.241Z" w:id="691050582"/>
          <w:rFonts w:ascii="Aptos" w:hAnsi="Aptos" w:eastAsia="Aptos" w:cs="Aptos"/>
          <w:noProof w:val="0"/>
          <w:sz w:val="24"/>
          <w:szCs w:val="24"/>
          <w:lang w:val="pt-BR"/>
        </w:rPr>
        <w:pPrChange w:author="GUSTAVO DE OLIVEIRA REGO MORAIS" w:date="2025-07-02T00:20:03.222Z">
          <w:pPr/>
        </w:pPrChange>
      </w:pPr>
      <w:ins w:author="GUSTAVO DE OLIVEIRA REGO MORAIS" w:date="2025-07-02T00:20:03.241Z" w:id="361419433">
        <w:r w:rsidRPr="32419297" w:rsidR="76D3895A">
          <w:rPr>
            <w:rFonts w:ascii="Aptos" w:hAnsi="Aptos" w:eastAsia="Aptos" w:cs="Aptos"/>
            <w:noProof w:val="0"/>
            <w:sz w:val="24"/>
            <w:szCs w:val="24"/>
            <w:lang w:val="pt-BR"/>
          </w:rPr>
          <w:t>Copyright/License</w:t>
        </w:r>
      </w:ins>
    </w:p>
    <w:p w:rsidR="76D3895A" w:rsidP="32419297" w:rsidRDefault="76D3895A" w14:paraId="4CE32C3C" w14:textId="74C22E89">
      <w:pPr>
        <w:spacing w:before="240" w:beforeAutospacing="off" w:after="240" w:afterAutospacing="off"/>
        <w:jc w:val="both"/>
        <w:rPr>
          <w:ins w:author="GUSTAVO DE OLIVEIRA REGO MORAIS" w:date="2025-07-02T00:20:03.241Z" w16du:dateUtc="2025-07-02T00:20:03.241Z" w:id="872038046"/>
          <w:rFonts w:ascii="Aptos" w:hAnsi="Aptos" w:eastAsia="Aptos" w:cs="Aptos"/>
          <w:noProof w:val="0"/>
          <w:sz w:val="24"/>
          <w:szCs w:val="24"/>
          <w:lang w:val="pt-BR"/>
        </w:rPr>
        <w:pPrChange w:author="GUSTAVO DE OLIVEIRA REGO MORAIS" w:date="2025-07-02T00:20:03.224Z">
          <w:pPr/>
        </w:pPrChange>
      </w:pPr>
      <w:ins w:author="GUSTAVO DE OLIVEIRA REGO MORAIS" w:date="2025-07-02T00:20:03.241Z" w:id="1308439374">
        <w:r w:rsidRPr="32419297" w:rsidR="76D3895A">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ins>
    </w:p>
    <w:p w:rsidR="76D3895A" w:rsidP="32419297" w:rsidRDefault="76D3895A" w14:paraId="5193A528" w14:textId="1E45B885">
      <w:pPr>
        <w:spacing w:before="240" w:beforeAutospacing="off" w:after="240" w:afterAutospacing="off"/>
        <w:jc w:val="both"/>
        <w:rPr>
          <w:ins w:author="GUSTAVO DE OLIVEIRA REGO MORAIS" w:date="2025-07-02T00:20:03.241Z" w16du:dateUtc="2025-07-02T00:20:03.241Z" w:id="1561463307"/>
          <w:rFonts w:ascii="Aptos" w:hAnsi="Aptos" w:eastAsia="Aptos" w:cs="Aptos"/>
          <w:noProof w:val="0"/>
          <w:sz w:val="24"/>
          <w:szCs w:val="24"/>
          <w:lang w:val="pt-BR"/>
        </w:rPr>
        <w:pPrChange w:author="GUSTAVO DE OLIVEIRA REGO MORAIS" w:date="2025-07-02T00:20:03.227Z">
          <w:pPr/>
        </w:pPrChange>
      </w:pPr>
      <w:ins w:author="GUSTAVO DE OLIVEIRA REGO MORAIS" w:date="2025-07-02T00:20:03.241Z" w:id="812801674">
        <w:r w:rsidRPr="32419297" w:rsidR="76D3895A">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rsidR="76D3895A" w:rsidP="32419297" w:rsidRDefault="76D3895A" w14:paraId="0C7392AC" w14:textId="1A12B960">
      <w:pPr>
        <w:spacing w:before="240" w:beforeAutospacing="off" w:after="240" w:afterAutospacing="off"/>
        <w:jc w:val="both"/>
        <w:rPr>
          <w:ins w:author="GUSTAVO DE OLIVEIRA REGO MORAIS" w:date="2025-07-02T00:20:03.242Z" w16du:dateUtc="2025-07-02T00:20:03.242Z" w:id="363300101"/>
          <w:rFonts w:ascii="Aptos" w:hAnsi="Aptos" w:eastAsia="Aptos" w:cs="Aptos"/>
          <w:noProof w:val="0"/>
          <w:sz w:val="24"/>
          <w:szCs w:val="24"/>
          <w:lang w:val="pt-BR"/>
        </w:rPr>
        <w:pPrChange w:author="GUSTAVO DE OLIVEIRA REGO MORAIS" w:date="2025-07-02T00:20:03.23Z">
          <w:pPr/>
        </w:pPrChange>
      </w:pPr>
      <w:ins w:author="GUSTAVO DE OLIVEIRA REGO MORAIS" w:date="2025-07-02T00:20:03.242Z" w:id="1338181631">
        <w:r w:rsidRPr="32419297" w:rsidR="76D3895A">
          <w:rPr>
            <w:rFonts w:ascii="Aptos" w:hAnsi="Aptos" w:eastAsia="Aptos" w:cs="Aptos"/>
            <w:noProof w:val="0"/>
            <w:sz w:val="24"/>
            <w:szCs w:val="24"/>
            <w:lang w:val="pt-BR"/>
          </w:rPr>
          <w:t>Este aviso de direitos autorais e este aviso de permissão devem ser incluídos em todas as cópias ou partes substanciais do Software.</w:t>
        </w:r>
      </w:ins>
    </w:p>
    <w:p w:rsidR="76D3895A" w:rsidP="32419297" w:rsidRDefault="76D3895A" w14:paraId="1FCA12C1" w14:textId="5538FC1D">
      <w:pPr>
        <w:spacing w:before="240" w:beforeAutospacing="off" w:after="240" w:afterAutospacing="off"/>
        <w:jc w:val="both"/>
        <w:rPr>
          <w:ins w:author="GUSTAVO DE OLIVEIRA REGO MORAIS" w:date="2025-07-02T00:20:03.242Z" w16du:dateUtc="2025-07-02T00:20:03.242Z" w:id="1161543914"/>
          <w:rFonts w:ascii="Aptos" w:hAnsi="Aptos" w:eastAsia="Aptos" w:cs="Aptos"/>
          <w:noProof w:val="0"/>
          <w:sz w:val="24"/>
          <w:szCs w:val="24"/>
          <w:lang w:val="pt-BR"/>
        </w:rPr>
        <w:pPrChange w:author="GUSTAVO DE OLIVEIRA REGO MORAIS" w:date="2025-07-02T00:20:03.233Z">
          <w:pPr/>
        </w:pPrChange>
      </w:pPr>
      <w:ins w:author="GUSTAVO DE OLIVEIRA REGO MORAIS" w:date="2025-07-02T00:20:03.242Z" w:id="2090792435">
        <w:r w:rsidRPr="32419297" w:rsidR="76D3895A">
          <w:rPr>
            <w:rFonts w:ascii="Aptos" w:hAnsi="Aptos" w:eastAsia="Aptos" w:cs="Aptos"/>
            <w:noProof w:val="0"/>
            <w:sz w:val="24"/>
            <w:szCs w:val="24"/>
            <w:lang w:val="pt-BR"/>
          </w:rPr>
          <w:t>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rsidR="76D3895A" w:rsidP="32419297" w:rsidRDefault="76D3895A" w14:paraId="2C1B103C" w14:textId="5A750C55">
      <w:pPr>
        <w:spacing w:before="240" w:beforeAutospacing="off" w:after="240" w:afterAutospacing="off"/>
        <w:jc w:val="both"/>
        <w:rPr>
          <w:ins w:author="GUSTAVO DE OLIVEIRA REGO MORAIS" w:date="2025-07-02T00:20:03.243Z" w16du:dateUtc="2025-07-02T00:20:03.243Z" w:id="1832855553"/>
          <w:rStyle w:val="Hyperlink"/>
          <w:rFonts w:ascii="Aptos" w:hAnsi="Aptos" w:eastAsia="Aptos" w:cs="Aptos"/>
          <w:noProof w:val="0"/>
          <w:sz w:val="24"/>
          <w:szCs w:val="24"/>
          <w:lang w:val="pt-BR"/>
        </w:rPr>
        <w:pPrChange w:author="GUSTAVO DE OLIVEIRA REGO MORAIS" w:date="2025-07-02T00:20:03.235Z">
          <w:pPr/>
        </w:pPrChange>
      </w:pPr>
      <w:ins w:author="GUSTAVO DE OLIVEIRA REGO MORAIS" w:date="2025-07-02T00:20:03.243Z" w:id="1628999957">
        <w:r w:rsidRPr="32419297" w:rsidR="76D3895A">
          <w:rPr>
            <w:rFonts w:ascii="Aptos" w:hAnsi="Aptos" w:eastAsia="Aptos" w:cs="Aptos"/>
            <w:noProof w:val="0"/>
            <w:sz w:val="24"/>
            <w:szCs w:val="24"/>
            <w:lang w:val="pt-BR"/>
          </w:rPr>
          <w:t xml:space="preserve">Para mais informações sobre a Licença MIT: </w:t>
        </w:r>
      </w:ins>
      <w:ins w:author="GUSTAVO DE OLIVEIRA REGO MORAIS" w:date="2025-07-02T00:20:03.242Z" w:id="740314263">
        <w:r>
          <w:fldChar w:fldCharType="begin"/>
        </w:r>
        <w:r>
          <w:instrText xml:space="preserve">HYPERLINK "https://opensource.org/licenses/MIT" </w:instrText>
        </w:r>
        <w:r>
          <w:fldChar w:fldCharType="separate"/>
        </w:r>
      </w:ins>
      <w:ins w:author="GUSTAVO DE OLIVEIRA REGO MORAIS" w:date="2025-07-02T00:20:03.243Z" w:id="1581091093">
        <w:r w:rsidRPr="32419297" w:rsidR="76D3895A">
          <w:rPr>
            <w:rStyle w:val="Hyperlink"/>
            <w:rFonts w:ascii="Aptos" w:hAnsi="Aptos" w:eastAsia="Aptos" w:cs="Aptos"/>
            <w:noProof w:val="0"/>
            <w:sz w:val="24"/>
            <w:szCs w:val="24"/>
            <w:lang w:val="pt-BR"/>
          </w:rPr>
          <w:t>https://opensource.org/licenses/MIT</w:t>
        </w:r>
      </w:ins>
      <w:ins w:author="GUSTAVO DE OLIVEIRA REGO MORAIS" w:date="2025-07-02T00:20:03.242Z" w:id="1881561680">
        <w:r>
          <w:fldChar w:fldCharType="end"/>
        </w:r>
      </w:ins>
    </w:p>
    <w:p w:rsidR="32419297" w:rsidP="32419297" w:rsidRDefault="32419297" w14:paraId="357605E1" w14:textId="47784963">
      <w:pPr>
        <w:pStyle w:val="Normal"/>
        <w:jc w:val="both"/>
        <w:rPr>
          <w:del w:author="GUSTAVO DE OLIVEIRA REGO MORAIS" w:date="2025-07-01T23:20:15.399Z" w16du:dateUtc="2025-07-01T23:20:15.399Z" w:id="638482001"/>
          <w:rFonts w:ascii="Aptos" w:hAnsi="Aptos" w:eastAsia="Aptos" w:cs="Aptos"/>
          <w:noProof w:val="0"/>
          <w:sz w:val="24"/>
          <w:szCs w:val="24"/>
          <w:lang w:val="pt-BR"/>
        </w:rPr>
      </w:pPr>
    </w:p>
    <w:p w:rsidR="3282A037" w:rsidP="3282A037" w:rsidRDefault="3282A037" w14:paraId="0A624487" w14:textId="5D9C9C21">
      <w:pPr>
        <w:pStyle w:val="Normal"/>
        <w:rPr>
          <w:del w:author="GUSTAVO DE OLIVEIRA REGO MORAIS" w:date="2025-07-01T23:20:15.159Z" w16du:dateUtc="2025-07-01T23:20:15.159Z" w:id="274220017"/>
        </w:rPr>
      </w:pPr>
    </w:p>
    <w:p w:rsidR="32419297" w:rsidP="32419297" w:rsidRDefault="32419297" w14:paraId="2567CDA4" w14:textId="3C0F0CAF">
      <w:pPr>
        <w:pStyle w:val="Normal"/>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intelligence2.xml><?xml version="1.0" encoding="utf-8"?>
<int2:intelligence xmlns:int2="http://schemas.microsoft.com/office/intelligence/2020/intelligence">
  <int2:observations>
    <int2:textHash int2:hashCode="yhSooJpbKiU28b" int2:id="urV3JY1t">
      <int2:state int2:type="spell" int2:value="Rejected"/>
    </int2:textHash>
    <int2:textHash int2:hashCode="RzmeT56auxc+EX" int2:id="4jw6gXTk">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69">
    <w:nsid w:val="4ee98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368d4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855ff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549e9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6a04b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6f7080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e8ae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bc37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79e0a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43387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3b109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38eba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98631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590e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a938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6d0936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ab9b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6ddc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47e3e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4e3d09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3027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5c21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68ee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3abff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7c7ab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210f2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7c73b3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795c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3b0d4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2f5a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738a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4db2f9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c032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3786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f78c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24b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ff4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8cd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8a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6bdd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e32d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1f486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65df4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d687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513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61e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5c78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08ad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2f9c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7d34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301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094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b082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002a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251f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45e6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cb2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88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80b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70c2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c6b9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770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5686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c7cc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10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278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0df2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f16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b4c3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d4e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84c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81b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cbf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0c13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8744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b2b4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f02e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c08a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f33c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c31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9da1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311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20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7b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4e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c185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5780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8f47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bc95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a6b7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d45a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911b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b26f4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58e6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d76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91a9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c39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72dc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8546C2"/>
    <w:rsid w:val="008BB6C2"/>
    <w:rsid w:val="00C6CC5A"/>
    <w:rsid w:val="00DF5822"/>
    <w:rsid w:val="00F21340"/>
    <w:rsid w:val="011E5C86"/>
    <w:rsid w:val="01367BD8"/>
    <w:rsid w:val="017750A6"/>
    <w:rsid w:val="01F747D5"/>
    <w:rsid w:val="0232EB70"/>
    <w:rsid w:val="0237E4EA"/>
    <w:rsid w:val="026C586B"/>
    <w:rsid w:val="0279AAD3"/>
    <w:rsid w:val="0287EB14"/>
    <w:rsid w:val="028F1DC3"/>
    <w:rsid w:val="02F8F1A8"/>
    <w:rsid w:val="031F1F5C"/>
    <w:rsid w:val="03229EAB"/>
    <w:rsid w:val="03356071"/>
    <w:rsid w:val="0367AA0D"/>
    <w:rsid w:val="0377F693"/>
    <w:rsid w:val="0380C49A"/>
    <w:rsid w:val="03D0E13C"/>
    <w:rsid w:val="03DC537D"/>
    <w:rsid w:val="03F07933"/>
    <w:rsid w:val="03F51D11"/>
    <w:rsid w:val="04021014"/>
    <w:rsid w:val="0418DF21"/>
    <w:rsid w:val="0419CDF0"/>
    <w:rsid w:val="046D298F"/>
    <w:rsid w:val="047A8481"/>
    <w:rsid w:val="0481C81C"/>
    <w:rsid w:val="04B4BE3B"/>
    <w:rsid w:val="0507C687"/>
    <w:rsid w:val="057E07A6"/>
    <w:rsid w:val="058C1A67"/>
    <w:rsid w:val="058DF9C0"/>
    <w:rsid w:val="05B34733"/>
    <w:rsid w:val="05EF7C96"/>
    <w:rsid w:val="05F070FA"/>
    <w:rsid w:val="05FD644E"/>
    <w:rsid w:val="063D5507"/>
    <w:rsid w:val="065E2892"/>
    <w:rsid w:val="0676D898"/>
    <w:rsid w:val="07254C56"/>
    <w:rsid w:val="0725C96A"/>
    <w:rsid w:val="072EA027"/>
    <w:rsid w:val="07A2EC64"/>
    <w:rsid w:val="07BB058C"/>
    <w:rsid w:val="07DA2BE5"/>
    <w:rsid w:val="07DE211F"/>
    <w:rsid w:val="0824B923"/>
    <w:rsid w:val="0841CF76"/>
    <w:rsid w:val="0883BB3E"/>
    <w:rsid w:val="0889ADDF"/>
    <w:rsid w:val="088FB395"/>
    <w:rsid w:val="0891D608"/>
    <w:rsid w:val="08A34A8F"/>
    <w:rsid w:val="093CBA37"/>
    <w:rsid w:val="09438A6C"/>
    <w:rsid w:val="09678F87"/>
    <w:rsid w:val="099D6BB1"/>
    <w:rsid w:val="09B09777"/>
    <w:rsid w:val="09DF9DCA"/>
    <w:rsid w:val="0A1FF95F"/>
    <w:rsid w:val="0A2EC7AB"/>
    <w:rsid w:val="0A41ED6F"/>
    <w:rsid w:val="0A6913DC"/>
    <w:rsid w:val="0AC7EB92"/>
    <w:rsid w:val="0AD4A9B6"/>
    <w:rsid w:val="0AEB114E"/>
    <w:rsid w:val="0B28058A"/>
    <w:rsid w:val="0B2C42A7"/>
    <w:rsid w:val="0B38574C"/>
    <w:rsid w:val="0B486965"/>
    <w:rsid w:val="0B52D3BA"/>
    <w:rsid w:val="0B8B1990"/>
    <w:rsid w:val="0BAD9C65"/>
    <w:rsid w:val="0C0487C6"/>
    <w:rsid w:val="0C12F207"/>
    <w:rsid w:val="0C14C856"/>
    <w:rsid w:val="0C26C6F6"/>
    <w:rsid w:val="0C74CF10"/>
    <w:rsid w:val="0CA05B41"/>
    <w:rsid w:val="0CB0292C"/>
    <w:rsid w:val="0CC9CD51"/>
    <w:rsid w:val="0CCCC404"/>
    <w:rsid w:val="0CD4A0C5"/>
    <w:rsid w:val="0CF79AF8"/>
    <w:rsid w:val="0D02B77B"/>
    <w:rsid w:val="0D0F268D"/>
    <w:rsid w:val="0D0F60F7"/>
    <w:rsid w:val="0D2830CB"/>
    <w:rsid w:val="0D460300"/>
    <w:rsid w:val="0D8B019E"/>
    <w:rsid w:val="0E5C31C8"/>
    <w:rsid w:val="0E8049BD"/>
    <w:rsid w:val="0E86A61D"/>
    <w:rsid w:val="0EFDAC91"/>
    <w:rsid w:val="0F1217C9"/>
    <w:rsid w:val="0F127F69"/>
    <w:rsid w:val="0F2515F7"/>
    <w:rsid w:val="0F5EACEF"/>
    <w:rsid w:val="0F625F0F"/>
    <w:rsid w:val="0F625F0F"/>
    <w:rsid w:val="0F6FE6DF"/>
    <w:rsid w:val="101134BB"/>
    <w:rsid w:val="1047A59F"/>
    <w:rsid w:val="109AA3E6"/>
    <w:rsid w:val="10A70ABF"/>
    <w:rsid w:val="10C87C43"/>
    <w:rsid w:val="112FE1FA"/>
    <w:rsid w:val="116B177D"/>
    <w:rsid w:val="11F62015"/>
    <w:rsid w:val="123970B3"/>
    <w:rsid w:val="12402645"/>
    <w:rsid w:val="12BF7945"/>
    <w:rsid w:val="12CAF234"/>
    <w:rsid w:val="12CFBF0F"/>
    <w:rsid w:val="1313CD82"/>
    <w:rsid w:val="131FBF48"/>
    <w:rsid w:val="13B9064F"/>
    <w:rsid w:val="13E68C91"/>
    <w:rsid w:val="13FBEFD6"/>
    <w:rsid w:val="142FE79F"/>
    <w:rsid w:val="143C3152"/>
    <w:rsid w:val="144FED57"/>
    <w:rsid w:val="149C60D9"/>
    <w:rsid w:val="1500AB0E"/>
    <w:rsid w:val="152248E7"/>
    <w:rsid w:val="152F56F0"/>
    <w:rsid w:val="15447F7C"/>
    <w:rsid w:val="15D523F9"/>
    <w:rsid w:val="15D6A9F0"/>
    <w:rsid w:val="16073F95"/>
    <w:rsid w:val="1617E01B"/>
    <w:rsid w:val="1649A10D"/>
    <w:rsid w:val="16825F77"/>
    <w:rsid w:val="16A549D8"/>
    <w:rsid w:val="16B2413F"/>
    <w:rsid w:val="16FBE4E0"/>
    <w:rsid w:val="1703DFCE"/>
    <w:rsid w:val="1716E5D7"/>
    <w:rsid w:val="1730D2BB"/>
    <w:rsid w:val="1748BAD7"/>
    <w:rsid w:val="1784D8B5"/>
    <w:rsid w:val="178CE91B"/>
    <w:rsid w:val="1825CE6E"/>
    <w:rsid w:val="18D5BD21"/>
    <w:rsid w:val="18E511FE"/>
    <w:rsid w:val="19243EAD"/>
    <w:rsid w:val="19614AB7"/>
    <w:rsid w:val="1988C772"/>
    <w:rsid w:val="19E919AD"/>
    <w:rsid w:val="1A013100"/>
    <w:rsid w:val="1A2F5A79"/>
    <w:rsid w:val="1A605697"/>
    <w:rsid w:val="1A6C6D4F"/>
    <w:rsid w:val="1A7A3AC7"/>
    <w:rsid w:val="1ABBE137"/>
    <w:rsid w:val="1ABDA037"/>
    <w:rsid w:val="1AE40E09"/>
    <w:rsid w:val="1AF30C99"/>
    <w:rsid w:val="1AF509E4"/>
    <w:rsid w:val="1B2E985E"/>
    <w:rsid w:val="1B43F9FD"/>
    <w:rsid w:val="1B44815C"/>
    <w:rsid w:val="1B81979B"/>
    <w:rsid w:val="1BA2B771"/>
    <w:rsid w:val="1BBB9835"/>
    <w:rsid w:val="1BBFB3C4"/>
    <w:rsid w:val="1BC417C9"/>
    <w:rsid w:val="1C0739CF"/>
    <w:rsid w:val="1C0A15D6"/>
    <w:rsid w:val="1C174B2E"/>
    <w:rsid w:val="1C3965C1"/>
    <w:rsid w:val="1C510477"/>
    <w:rsid w:val="1C540A7A"/>
    <w:rsid w:val="1C8DCD83"/>
    <w:rsid w:val="1CA88F39"/>
    <w:rsid w:val="1CB08D68"/>
    <w:rsid w:val="1D09E4F8"/>
    <w:rsid w:val="1D14408A"/>
    <w:rsid w:val="1D2BF22E"/>
    <w:rsid w:val="1DE9CD24"/>
    <w:rsid w:val="1E1AE9E0"/>
    <w:rsid w:val="1E80DC9B"/>
    <w:rsid w:val="1EC0F5FC"/>
    <w:rsid w:val="1F032939"/>
    <w:rsid w:val="1F102625"/>
    <w:rsid w:val="1F26E4A0"/>
    <w:rsid w:val="1F323CF8"/>
    <w:rsid w:val="1F5858C0"/>
    <w:rsid w:val="1F81E5BB"/>
    <w:rsid w:val="1FC36E0E"/>
    <w:rsid w:val="1FF5B591"/>
    <w:rsid w:val="201FAFE5"/>
    <w:rsid w:val="20BAC28F"/>
    <w:rsid w:val="20C26975"/>
    <w:rsid w:val="20D264D7"/>
    <w:rsid w:val="20EF8EB3"/>
    <w:rsid w:val="20FF93EA"/>
    <w:rsid w:val="217859B9"/>
    <w:rsid w:val="21A44A81"/>
    <w:rsid w:val="21DD563B"/>
    <w:rsid w:val="2223E6AA"/>
    <w:rsid w:val="222E8F70"/>
    <w:rsid w:val="224616F7"/>
    <w:rsid w:val="2256ABE0"/>
    <w:rsid w:val="225C63FF"/>
    <w:rsid w:val="229F114E"/>
    <w:rsid w:val="22AF7C19"/>
    <w:rsid w:val="22BA8420"/>
    <w:rsid w:val="22C9FA97"/>
    <w:rsid w:val="22D2689A"/>
    <w:rsid w:val="22E1FEFA"/>
    <w:rsid w:val="22F167DE"/>
    <w:rsid w:val="234A8086"/>
    <w:rsid w:val="2380CED5"/>
    <w:rsid w:val="2387C5C9"/>
    <w:rsid w:val="23A47219"/>
    <w:rsid w:val="23ABC21A"/>
    <w:rsid w:val="23AEE12E"/>
    <w:rsid w:val="23C2FD94"/>
    <w:rsid w:val="23C3CAC8"/>
    <w:rsid w:val="23E67B0B"/>
    <w:rsid w:val="24015FA5"/>
    <w:rsid w:val="240BEA5E"/>
    <w:rsid w:val="2466919D"/>
    <w:rsid w:val="24D841A4"/>
    <w:rsid w:val="24E972C3"/>
    <w:rsid w:val="256402C1"/>
    <w:rsid w:val="256FD642"/>
    <w:rsid w:val="25870040"/>
    <w:rsid w:val="25A51AF4"/>
    <w:rsid w:val="26A7DB9F"/>
    <w:rsid w:val="26D47D8E"/>
    <w:rsid w:val="272B3676"/>
    <w:rsid w:val="278CED9D"/>
    <w:rsid w:val="27D4B0F4"/>
    <w:rsid w:val="27FAE938"/>
    <w:rsid w:val="27FE145E"/>
    <w:rsid w:val="28128D6F"/>
    <w:rsid w:val="281EFA5E"/>
    <w:rsid w:val="2869FA08"/>
    <w:rsid w:val="2878F0D4"/>
    <w:rsid w:val="28DB447A"/>
    <w:rsid w:val="28DC9222"/>
    <w:rsid w:val="28E67C63"/>
    <w:rsid w:val="28EE2AF6"/>
    <w:rsid w:val="29751890"/>
    <w:rsid w:val="2995A78D"/>
    <w:rsid w:val="2A15C500"/>
    <w:rsid w:val="2A476F47"/>
    <w:rsid w:val="2A59481A"/>
    <w:rsid w:val="2A922BF2"/>
    <w:rsid w:val="2AB3E22F"/>
    <w:rsid w:val="2AFB1A72"/>
    <w:rsid w:val="2B0953F0"/>
    <w:rsid w:val="2B124596"/>
    <w:rsid w:val="2B2E2868"/>
    <w:rsid w:val="2B320238"/>
    <w:rsid w:val="2B8C5647"/>
    <w:rsid w:val="2B985C33"/>
    <w:rsid w:val="2C01C487"/>
    <w:rsid w:val="2C31B494"/>
    <w:rsid w:val="2C48C486"/>
    <w:rsid w:val="2C4F35A3"/>
    <w:rsid w:val="2C5805F6"/>
    <w:rsid w:val="2C7E0B1A"/>
    <w:rsid w:val="2CBC03C1"/>
    <w:rsid w:val="2CC11B3E"/>
    <w:rsid w:val="2CC12318"/>
    <w:rsid w:val="2CD87827"/>
    <w:rsid w:val="2D1B868E"/>
    <w:rsid w:val="2D34FE98"/>
    <w:rsid w:val="2D5FBE38"/>
    <w:rsid w:val="2D7034C6"/>
    <w:rsid w:val="2D807241"/>
    <w:rsid w:val="2E0CC180"/>
    <w:rsid w:val="2E44DB87"/>
    <w:rsid w:val="2E57CC5F"/>
    <w:rsid w:val="2E960DA5"/>
    <w:rsid w:val="2F03CD89"/>
    <w:rsid w:val="2F42DD58"/>
    <w:rsid w:val="2F51E7D9"/>
    <w:rsid w:val="2F6C993E"/>
    <w:rsid w:val="2FAD37B3"/>
    <w:rsid w:val="2FD94570"/>
    <w:rsid w:val="2FDBFFAE"/>
    <w:rsid w:val="3011728D"/>
    <w:rsid w:val="3083FC42"/>
    <w:rsid w:val="30935343"/>
    <w:rsid w:val="30E444B6"/>
    <w:rsid w:val="3137816B"/>
    <w:rsid w:val="31655583"/>
    <w:rsid w:val="31BF8960"/>
    <w:rsid w:val="31FEC6FA"/>
    <w:rsid w:val="320543F7"/>
    <w:rsid w:val="32184B46"/>
    <w:rsid w:val="3237CD1C"/>
    <w:rsid w:val="32419297"/>
    <w:rsid w:val="324CC696"/>
    <w:rsid w:val="32703039"/>
    <w:rsid w:val="32785803"/>
    <w:rsid w:val="327D1F63"/>
    <w:rsid w:val="3282A037"/>
    <w:rsid w:val="3287EFD7"/>
    <w:rsid w:val="329886CD"/>
    <w:rsid w:val="329CB96A"/>
    <w:rsid w:val="32C21B1B"/>
    <w:rsid w:val="32C3083B"/>
    <w:rsid w:val="32DF10D7"/>
    <w:rsid w:val="32E4A650"/>
    <w:rsid w:val="3328066E"/>
    <w:rsid w:val="332BCC08"/>
    <w:rsid w:val="333E5440"/>
    <w:rsid w:val="334D16A0"/>
    <w:rsid w:val="336029DE"/>
    <w:rsid w:val="33C975A1"/>
    <w:rsid w:val="3408C1C1"/>
    <w:rsid w:val="343B45C5"/>
    <w:rsid w:val="34613F8C"/>
    <w:rsid w:val="3489CF41"/>
    <w:rsid w:val="349AEFA1"/>
    <w:rsid w:val="34A63365"/>
    <w:rsid w:val="34C27134"/>
    <w:rsid w:val="34CD9F17"/>
    <w:rsid w:val="3514E471"/>
    <w:rsid w:val="354285C1"/>
    <w:rsid w:val="354CD29A"/>
    <w:rsid w:val="355BF2EA"/>
    <w:rsid w:val="357760C5"/>
    <w:rsid w:val="35AB0B37"/>
    <w:rsid w:val="364658F8"/>
    <w:rsid w:val="3659A3BD"/>
    <w:rsid w:val="366E2EA7"/>
    <w:rsid w:val="3698BF2C"/>
    <w:rsid w:val="369D4A02"/>
    <w:rsid w:val="36D0E2DE"/>
    <w:rsid w:val="36F1AE0A"/>
    <w:rsid w:val="370DF624"/>
    <w:rsid w:val="3724F4FE"/>
    <w:rsid w:val="372BCCBF"/>
    <w:rsid w:val="372F61DF"/>
    <w:rsid w:val="375464CA"/>
    <w:rsid w:val="375E45BB"/>
    <w:rsid w:val="37682456"/>
    <w:rsid w:val="37BE4955"/>
    <w:rsid w:val="37D1C207"/>
    <w:rsid w:val="37D3F5BF"/>
    <w:rsid w:val="382BC661"/>
    <w:rsid w:val="382F51BD"/>
    <w:rsid w:val="38418FE8"/>
    <w:rsid w:val="38526DAF"/>
    <w:rsid w:val="3883179B"/>
    <w:rsid w:val="3887584E"/>
    <w:rsid w:val="389A8C4F"/>
    <w:rsid w:val="38D82157"/>
    <w:rsid w:val="39253997"/>
    <w:rsid w:val="3951A263"/>
    <w:rsid w:val="3956DA79"/>
    <w:rsid w:val="39804768"/>
    <w:rsid w:val="399F4045"/>
    <w:rsid w:val="39E1AA0B"/>
    <w:rsid w:val="39F7B867"/>
    <w:rsid w:val="3A076A0B"/>
    <w:rsid w:val="3A65DB7F"/>
    <w:rsid w:val="3A7F90B3"/>
    <w:rsid w:val="3ABA5B1A"/>
    <w:rsid w:val="3AE0D05C"/>
    <w:rsid w:val="3AF8434F"/>
    <w:rsid w:val="3AFAC587"/>
    <w:rsid w:val="3B4F74E1"/>
    <w:rsid w:val="3B53BA41"/>
    <w:rsid w:val="3B643279"/>
    <w:rsid w:val="3B84F836"/>
    <w:rsid w:val="3B92153C"/>
    <w:rsid w:val="3BABBF0C"/>
    <w:rsid w:val="3BB24C0F"/>
    <w:rsid w:val="3BF514E6"/>
    <w:rsid w:val="3C01F9DD"/>
    <w:rsid w:val="3C1AA988"/>
    <w:rsid w:val="3C36D184"/>
    <w:rsid w:val="3C81C7E5"/>
    <w:rsid w:val="3C9BCD4B"/>
    <w:rsid w:val="3CB6269C"/>
    <w:rsid w:val="3D1AB6D9"/>
    <w:rsid w:val="3D3A4D95"/>
    <w:rsid w:val="3D9558E3"/>
    <w:rsid w:val="3DE200C2"/>
    <w:rsid w:val="3E09114F"/>
    <w:rsid w:val="3E4D00A8"/>
    <w:rsid w:val="3E5823A6"/>
    <w:rsid w:val="3E6F9595"/>
    <w:rsid w:val="3E70268B"/>
    <w:rsid w:val="3E846AFA"/>
    <w:rsid w:val="3E854BEC"/>
    <w:rsid w:val="3F2D23A2"/>
    <w:rsid w:val="3F4F2989"/>
    <w:rsid w:val="3F54100C"/>
    <w:rsid w:val="3F5717C2"/>
    <w:rsid w:val="3F5B80AE"/>
    <w:rsid w:val="3FA914CD"/>
    <w:rsid w:val="3FF57B94"/>
    <w:rsid w:val="3FFCDD0D"/>
    <w:rsid w:val="401E29AF"/>
    <w:rsid w:val="403A2868"/>
    <w:rsid w:val="4069DA88"/>
    <w:rsid w:val="407CF3A4"/>
    <w:rsid w:val="40A10C53"/>
    <w:rsid w:val="4133195A"/>
    <w:rsid w:val="417EA490"/>
    <w:rsid w:val="41A3680C"/>
    <w:rsid w:val="41E32219"/>
    <w:rsid w:val="4204E789"/>
    <w:rsid w:val="42A14F63"/>
    <w:rsid w:val="42A97F96"/>
    <w:rsid w:val="42C58684"/>
    <w:rsid w:val="434CEC97"/>
    <w:rsid w:val="43687E1B"/>
    <w:rsid w:val="436D44E3"/>
    <w:rsid w:val="4375199C"/>
    <w:rsid w:val="43B2332E"/>
    <w:rsid w:val="43D409C4"/>
    <w:rsid w:val="43F7CF23"/>
    <w:rsid w:val="43F9717F"/>
    <w:rsid w:val="440055AC"/>
    <w:rsid w:val="44078BD6"/>
    <w:rsid w:val="44418BCE"/>
    <w:rsid w:val="4449C6CB"/>
    <w:rsid w:val="44525820"/>
    <w:rsid w:val="4462C84A"/>
    <w:rsid w:val="44651164"/>
    <w:rsid w:val="44C0EE94"/>
    <w:rsid w:val="44D8A69F"/>
    <w:rsid w:val="44FE0CA3"/>
    <w:rsid w:val="45025939"/>
    <w:rsid w:val="4510F38A"/>
    <w:rsid w:val="451AB82A"/>
    <w:rsid w:val="45226729"/>
    <w:rsid w:val="45A84B3B"/>
    <w:rsid w:val="45AA62F7"/>
    <w:rsid w:val="45FCC530"/>
    <w:rsid w:val="4643F35E"/>
    <w:rsid w:val="46709E09"/>
    <w:rsid w:val="46799B13"/>
    <w:rsid w:val="467F43AD"/>
    <w:rsid w:val="46F5D5A5"/>
    <w:rsid w:val="471C7C20"/>
    <w:rsid w:val="473BBB3A"/>
    <w:rsid w:val="474143A6"/>
    <w:rsid w:val="479A9291"/>
    <w:rsid w:val="479AB74C"/>
    <w:rsid w:val="47A276B7"/>
    <w:rsid w:val="47B43A4C"/>
    <w:rsid w:val="47C8A868"/>
    <w:rsid w:val="47FE0327"/>
    <w:rsid w:val="4831D9A4"/>
    <w:rsid w:val="48345E86"/>
    <w:rsid w:val="484BF714"/>
    <w:rsid w:val="484DF8C7"/>
    <w:rsid w:val="485A9716"/>
    <w:rsid w:val="4860B595"/>
    <w:rsid w:val="486A39D3"/>
    <w:rsid w:val="487E0AB1"/>
    <w:rsid w:val="48E395FB"/>
    <w:rsid w:val="491CDA42"/>
    <w:rsid w:val="493183BC"/>
    <w:rsid w:val="495F0F21"/>
    <w:rsid w:val="498D210D"/>
    <w:rsid w:val="49936395"/>
    <w:rsid w:val="499ECAAB"/>
    <w:rsid w:val="49B439F4"/>
    <w:rsid w:val="49BCF329"/>
    <w:rsid w:val="49BFA228"/>
    <w:rsid w:val="49F45232"/>
    <w:rsid w:val="49F66391"/>
    <w:rsid w:val="4A185841"/>
    <w:rsid w:val="4A320744"/>
    <w:rsid w:val="4A356EAF"/>
    <w:rsid w:val="4A62BD4C"/>
    <w:rsid w:val="4A642030"/>
    <w:rsid w:val="4ADDA91E"/>
    <w:rsid w:val="4B0DACD0"/>
    <w:rsid w:val="4B48383A"/>
    <w:rsid w:val="4B768D65"/>
    <w:rsid w:val="4BE57BB0"/>
    <w:rsid w:val="4BE94D39"/>
    <w:rsid w:val="4C44E0C9"/>
    <w:rsid w:val="4C7F9275"/>
    <w:rsid w:val="4CCCF9E5"/>
    <w:rsid w:val="4CD3E8CE"/>
    <w:rsid w:val="4D1A60E4"/>
    <w:rsid w:val="4D1FCCA3"/>
    <w:rsid w:val="4DA58BD8"/>
    <w:rsid w:val="4DDAC4C8"/>
    <w:rsid w:val="4DFFDC3B"/>
    <w:rsid w:val="4E0BD1D0"/>
    <w:rsid w:val="4E2807AF"/>
    <w:rsid w:val="4E5275CA"/>
    <w:rsid w:val="4E6E832C"/>
    <w:rsid w:val="4E790AC0"/>
    <w:rsid w:val="4EA3C203"/>
    <w:rsid w:val="4F1818DF"/>
    <w:rsid w:val="4F193138"/>
    <w:rsid w:val="4F3DEC67"/>
    <w:rsid w:val="4F5E1AA8"/>
    <w:rsid w:val="4F61E19F"/>
    <w:rsid w:val="4F9172E1"/>
    <w:rsid w:val="4F9BFB0F"/>
    <w:rsid w:val="4FA8B088"/>
    <w:rsid w:val="4FDCF4CF"/>
    <w:rsid w:val="4FE631EC"/>
    <w:rsid w:val="50217C80"/>
    <w:rsid w:val="504DAB0E"/>
    <w:rsid w:val="505CE080"/>
    <w:rsid w:val="50E6DB23"/>
    <w:rsid w:val="50FE8CFF"/>
    <w:rsid w:val="50FF865E"/>
    <w:rsid w:val="5177D048"/>
    <w:rsid w:val="51BF73C3"/>
    <w:rsid w:val="51CCB58A"/>
    <w:rsid w:val="529B0CBC"/>
    <w:rsid w:val="52A9DC27"/>
    <w:rsid w:val="52EA9B9B"/>
    <w:rsid w:val="5312C61E"/>
    <w:rsid w:val="5314E42D"/>
    <w:rsid w:val="532988E6"/>
    <w:rsid w:val="532B0CBD"/>
    <w:rsid w:val="532D3A30"/>
    <w:rsid w:val="53546417"/>
    <w:rsid w:val="536911FE"/>
    <w:rsid w:val="5376EADF"/>
    <w:rsid w:val="538D51BB"/>
    <w:rsid w:val="53BF0EE3"/>
    <w:rsid w:val="53BF769C"/>
    <w:rsid w:val="53E40729"/>
    <w:rsid w:val="541C5A65"/>
    <w:rsid w:val="5451BF26"/>
    <w:rsid w:val="54576491"/>
    <w:rsid w:val="54763126"/>
    <w:rsid w:val="549A9247"/>
    <w:rsid w:val="549E3824"/>
    <w:rsid w:val="54AE4C5B"/>
    <w:rsid w:val="55167272"/>
    <w:rsid w:val="5516F0DE"/>
    <w:rsid w:val="552BB3CE"/>
    <w:rsid w:val="5588E7B1"/>
    <w:rsid w:val="55A478F1"/>
    <w:rsid w:val="55A9E429"/>
    <w:rsid w:val="55CAB14D"/>
    <w:rsid w:val="55E4286B"/>
    <w:rsid w:val="56141C86"/>
    <w:rsid w:val="5643805F"/>
    <w:rsid w:val="5656CE40"/>
    <w:rsid w:val="56736870"/>
    <w:rsid w:val="567A55BE"/>
    <w:rsid w:val="56F07C0D"/>
    <w:rsid w:val="5736D5C7"/>
    <w:rsid w:val="57860689"/>
    <w:rsid w:val="5811C938"/>
    <w:rsid w:val="5833A0FA"/>
    <w:rsid w:val="58E923C8"/>
    <w:rsid w:val="58EB9708"/>
    <w:rsid w:val="5923816A"/>
    <w:rsid w:val="593D66F4"/>
    <w:rsid w:val="593EB62A"/>
    <w:rsid w:val="5955F22D"/>
    <w:rsid w:val="598F8F16"/>
    <w:rsid w:val="5A262510"/>
    <w:rsid w:val="5AC1E0E3"/>
    <w:rsid w:val="5AE346B4"/>
    <w:rsid w:val="5B1B2614"/>
    <w:rsid w:val="5B3F22CF"/>
    <w:rsid w:val="5B746BF1"/>
    <w:rsid w:val="5B76CD6C"/>
    <w:rsid w:val="5B8F60F2"/>
    <w:rsid w:val="5B9AFF4F"/>
    <w:rsid w:val="5C08CA91"/>
    <w:rsid w:val="5C2663E0"/>
    <w:rsid w:val="5C645917"/>
    <w:rsid w:val="5C768A4F"/>
    <w:rsid w:val="5C78A5FD"/>
    <w:rsid w:val="5D5CAA80"/>
    <w:rsid w:val="5D74D540"/>
    <w:rsid w:val="5DED3EDE"/>
    <w:rsid w:val="5DF09BA3"/>
    <w:rsid w:val="5E7B1FE1"/>
    <w:rsid w:val="5E8BE053"/>
    <w:rsid w:val="5F07CBF3"/>
    <w:rsid w:val="5F23A1E3"/>
    <w:rsid w:val="5F833CF2"/>
    <w:rsid w:val="5F852296"/>
    <w:rsid w:val="5F8628A6"/>
    <w:rsid w:val="5FA1047B"/>
    <w:rsid w:val="5FB6F2CB"/>
    <w:rsid w:val="5FBB445F"/>
    <w:rsid w:val="5FCCD60E"/>
    <w:rsid w:val="5FCD2505"/>
    <w:rsid w:val="6039F586"/>
    <w:rsid w:val="60453AAE"/>
    <w:rsid w:val="60559CB2"/>
    <w:rsid w:val="6062DB08"/>
    <w:rsid w:val="607D16E2"/>
    <w:rsid w:val="6094F904"/>
    <w:rsid w:val="60B8BA27"/>
    <w:rsid w:val="60F1D80C"/>
    <w:rsid w:val="60FF2A11"/>
    <w:rsid w:val="610899FA"/>
    <w:rsid w:val="61297FD4"/>
    <w:rsid w:val="613AEE44"/>
    <w:rsid w:val="616EE37C"/>
    <w:rsid w:val="61ACC092"/>
    <w:rsid w:val="61BFC41F"/>
    <w:rsid w:val="61C65F47"/>
    <w:rsid w:val="61F483A4"/>
    <w:rsid w:val="6204C93F"/>
    <w:rsid w:val="620E999D"/>
    <w:rsid w:val="625C3D45"/>
    <w:rsid w:val="6262F84C"/>
    <w:rsid w:val="6265BE77"/>
    <w:rsid w:val="6295E9AE"/>
    <w:rsid w:val="62EA29C1"/>
    <w:rsid w:val="631F28E2"/>
    <w:rsid w:val="635B75A5"/>
    <w:rsid w:val="63972BA1"/>
    <w:rsid w:val="63A05DB4"/>
    <w:rsid w:val="64265270"/>
    <w:rsid w:val="64329801"/>
    <w:rsid w:val="64403759"/>
    <w:rsid w:val="647AF667"/>
    <w:rsid w:val="64948003"/>
    <w:rsid w:val="64BA9C25"/>
    <w:rsid w:val="64C222D9"/>
    <w:rsid w:val="64D736ED"/>
    <w:rsid w:val="6501E477"/>
    <w:rsid w:val="651F872B"/>
    <w:rsid w:val="656789DF"/>
    <w:rsid w:val="6595920C"/>
    <w:rsid w:val="659C9E77"/>
    <w:rsid w:val="65CDDF65"/>
    <w:rsid w:val="65DAF83E"/>
    <w:rsid w:val="65E31923"/>
    <w:rsid w:val="65FF6975"/>
    <w:rsid w:val="661B422C"/>
    <w:rsid w:val="662018CA"/>
    <w:rsid w:val="66423728"/>
    <w:rsid w:val="6645C8B1"/>
    <w:rsid w:val="664B5A33"/>
    <w:rsid w:val="666DAB37"/>
    <w:rsid w:val="66889302"/>
    <w:rsid w:val="66BFA950"/>
    <w:rsid w:val="66E5AE54"/>
    <w:rsid w:val="66F6B52D"/>
    <w:rsid w:val="66FCE5AE"/>
    <w:rsid w:val="6706C5A6"/>
    <w:rsid w:val="67694C2C"/>
    <w:rsid w:val="67CB1837"/>
    <w:rsid w:val="67DDB32E"/>
    <w:rsid w:val="67E96EA8"/>
    <w:rsid w:val="67F11370"/>
    <w:rsid w:val="681EE21E"/>
    <w:rsid w:val="6824F88D"/>
    <w:rsid w:val="683793A5"/>
    <w:rsid w:val="68775990"/>
    <w:rsid w:val="68893E8A"/>
    <w:rsid w:val="68A2B600"/>
    <w:rsid w:val="68C77A29"/>
    <w:rsid w:val="68EEA068"/>
    <w:rsid w:val="6919580E"/>
    <w:rsid w:val="69815F9B"/>
    <w:rsid w:val="6986CD34"/>
    <w:rsid w:val="69B35B4E"/>
    <w:rsid w:val="69CE2C33"/>
    <w:rsid w:val="69E7E951"/>
    <w:rsid w:val="6A1D922C"/>
    <w:rsid w:val="6A676A46"/>
    <w:rsid w:val="6A81EA72"/>
    <w:rsid w:val="6A849C10"/>
    <w:rsid w:val="6A91BE86"/>
    <w:rsid w:val="6AA4A243"/>
    <w:rsid w:val="6AB51171"/>
    <w:rsid w:val="6B055675"/>
    <w:rsid w:val="6B290B5E"/>
    <w:rsid w:val="6BE7E8C7"/>
    <w:rsid w:val="6BE83DC0"/>
    <w:rsid w:val="6C0A82D4"/>
    <w:rsid w:val="6C63577F"/>
    <w:rsid w:val="6C83ECF4"/>
    <w:rsid w:val="6C88A827"/>
    <w:rsid w:val="6C93CFA6"/>
    <w:rsid w:val="6C9ACC43"/>
    <w:rsid w:val="6CA5A3F4"/>
    <w:rsid w:val="6CBAA720"/>
    <w:rsid w:val="6CD08D51"/>
    <w:rsid w:val="6CED73D9"/>
    <w:rsid w:val="6D1459E0"/>
    <w:rsid w:val="6D2F07E2"/>
    <w:rsid w:val="6D33BEFC"/>
    <w:rsid w:val="6D33E395"/>
    <w:rsid w:val="6D37AAD4"/>
    <w:rsid w:val="6D5605A2"/>
    <w:rsid w:val="6D6B3FB5"/>
    <w:rsid w:val="6DA41865"/>
    <w:rsid w:val="6DAD6637"/>
    <w:rsid w:val="6E0C5A56"/>
    <w:rsid w:val="6E114D0A"/>
    <w:rsid w:val="6E47F708"/>
    <w:rsid w:val="6E8ACB4A"/>
    <w:rsid w:val="6F28E9AC"/>
    <w:rsid w:val="6F7FCECB"/>
    <w:rsid w:val="6F96826E"/>
    <w:rsid w:val="6FAE1503"/>
    <w:rsid w:val="7016678F"/>
    <w:rsid w:val="7018929E"/>
    <w:rsid w:val="702BDF33"/>
    <w:rsid w:val="705A9A5C"/>
    <w:rsid w:val="70A752DE"/>
    <w:rsid w:val="70D15CB9"/>
    <w:rsid w:val="70DB0E54"/>
    <w:rsid w:val="71341B3C"/>
    <w:rsid w:val="715CC035"/>
    <w:rsid w:val="71775870"/>
    <w:rsid w:val="71B56B7F"/>
    <w:rsid w:val="71D59992"/>
    <w:rsid w:val="71DF03B2"/>
    <w:rsid w:val="7208680C"/>
    <w:rsid w:val="725F30B9"/>
    <w:rsid w:val="7262204D"/>
    <w:rsid w:val="72A5FA18"/>
    <w:rsid w:val="72ACB60C"/>
    <w:rsid w:val="72E4C250"/>
    <w:rsid w:val="72EE9160"/>
    <w:rsid w:val="72F43150"/>
    <w:rsid w:val="733F0A50"/>
    <w:rsid w:val="733FF05E"/>
    <w:rsid w:val="7358B05B"/>
    <w:rsid w:val="7361DE05"/>
    <w:rsid w:val="73636C62"/>
    <w:rsid w:val="73C916BE"/>
    <w:rsid w:val="73C916BE"/>
    <w:rsid w:val="74193F71"/>
    <w:rsid w:val="74468449"/>
    <w:rsid w:val="74587C59"/>
    <w:rsid w:val="745D45B9"/>
    <w:rsid w:val="747031D8"/>
    <w:rsid w:val="74A059DF"/>
    <w:rsid w:val="74BCB81C"/>
    <w:rsid w:val="74E2B6DA"/>
    <w:rsid w:val="74E5624E"/>
    <w:rsid w:val="74E9DE1E"/>
    <w:rsid w:val="75278C0A"/>
    <w:rsid w:val="753DCBFA"/>
    <w:rsid w:val="75407382"/>
    <w:rsid w:val="75F63A9D"/>
    <w:rsid w:val="75FDD0B0"/>
    <w:rsid w:val="76519083"/>
    <w:rsid w:val="7676C058"/>
    <w:rsid w:val="76B81150"/>
    <w:rsid w:val="76C84164"/>
    <w:rsid w:val="76D3895A"/>
    <w:rsid w:val="76FB907A"/>
    <w:rsid w:val="7723DA8D"/>
    <w:rsid w:val="772FE7CA"/>
    <w:rsid w:val="77418140"/>
    <w:rsid w:val="779D1049"/>
    <w:rsid w:val="77D41E24"/>
    <w:rsid w:val="78095E50"/>
    <w:rsid w:val="7865553F"/>
    <w:rsid w:val="78D6FDFF"/>
    <w:rsid w:val="78F9924F"/>
    <w:rsid w:val="790E30DC"/>
    <w:rsid w:val="791A59EC"/>
    <w:rsid w:val="7980D63A"/>
    <w:rsid w:val="79D7A98F"/>
    <w:rsid w:val="79E54C48"/>
    <w:rsid w:val="79ED5846"/>
    <w:rsid w:val="79F00694"/>
    <w:rsid w:val="7A0F09BB"/>
    <w:rsid w:val="7A25CD4B"/>
    <w:rsid w:val="7A50A276"/>
    <w:rsid w:val="7B2FDB45"/>
    <w:rsid w:val="7B429EFB"/>
    <w:rsid w:val="7B7BE54E"/>
    <w:rsid w:val="7B8A1733"/>
    <w:rsid w:val="7BA28918"/>
    <w:rsid w:val="7BF5CB04"/>
    <w:rsid w:val="7C0758DD"/>
    <w:rsid w:val="7C0FB25E"/>
    <w:rsid w:val="7C1D99AC"/>
    <w:rsid w:val="7C468BC7"/>
    <w:rsid w:val="7C515FA9"/>
    <w:rsid w:val="7C5E9DE7"/>
    <w:rsid w:val="7C9C340C"/>
    <w:rsid w:val="7CCA4CC9"/>
    <w:rsid w:val="7CD78CEB"/>
    <w:rsid w:val="7CE26C2B"/>
    <w:rsid w:val="7CECF339"/>
    <w:rsid w:val="7D41826A"/>
    <w:rsid w:val="7D58D9E0"/>
    <w:rsid w:val="7DC02D2F"/>
    <w:rsid w:val="7DE5D0E2"/>
    <w:rsid w:val="7DEBD4CA"/>
    <w:rsid w:val="7E3D2A66"/>
    <w:rsid w:val="7E933464"/>
    <w:rsid w:val="7EB9FA48"/>
    <w:rsid w:val="7EDB0CEE"/>
    <w:rsid w:val="7EFEC5D2"/>
    <w:rsid w:val="7F2EEF1B"/>
    <w:rsid w:val="7F45773A"/>
    <w:rsid w:val="7F596E2C"/>
    <w:rsid w:val="7FAE7F43"/>
    <w:rsid w:val="7FCFBB24"/>
    <w:rsid w:val="7FE393E2"/>
    <w:rsid w:val="7FF054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B48383A"/>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4B48383A"/>
    <w:rPr>
      <w:rFonts w:ascii="Times New Roman" w:hAnsi="Times New Roman" w:eastAsia="Times New Roman" w:cs="Times New Roman"/>
    </w:rPr>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4B48383A"/>
    <w:pPr>
      <w:spacing/>
      <w:ind w:left="720"/>
      <w:contextualSpacing/>
    </w:pPr>
  </w:style>
  <w:style w:type="paragraph" w:styleId="Heading2">
    <w:uiPriority w:val="9"/>
    <w:name w:val="heading 2"/>
    <w:basedOn w:val="Normal"/>
    <w:next w:val="Normal"/>
    <w:unhideWhenUsed/>
    <w:qFormat/>
    <w:rsid w:val="4B48383A"/>
    <w:rPr>
      <w:rFonts w:ascii="Aptos Display" w:hAnsi="Aptos Display" w:eastAsia="Aptos Display" w:asciiTheme="majorAscii" w:hAnsiTheme="maj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link w:val="Heading3Char"/>
    <w:qFormat/>
    <w:rsid w:val="4B48383A"/>
    <w:rPr>
      <w:rFonts w:eastAsia="Aptos Display" w:cstheme="majorEastAsia"/>
      <w:color w:val="0F4761" w:themeColor="accent1" w:themeTint="FF" w:themeShade="BF"/>
      <w:sz w:val="28"/>
      <w:szCs w:val="28"/>
    </w:rPr>
    <w:pPr>
      <w:keepNext w:val="1"/>
      <w:keepLines w:val="1"/>
      <w:spacing w:before="160" w:after="80"/>
      <w:outlineLvl w:val="2"/>
    </w:pPr>
  </w:style>
  <w:style w:type="paragraph" w:styleId="Heading1">
    <w:uiPriority w:val="9"/>
    <w:name w:val="heading 1"/>
    <w:basedOn w:val="Normal"/>
    <w:next w:val="Normal"/>
    <w:qFormat/>
    <w:rsid w:val="4B48383A"/>
    <w:rPr>
      <w:rFonts w:ascii="Aptos Display" w:hAnsi="Aptos Display" w:eastAsia="Aptos Display" w:asciiTheme="majorAscii" w:hAnsiTheme="majorAscii" w:cstheme="majorEastAsia"/>
      <w:color w:val="0F4761" w:themeColor="accent1" w:themeTint="FF" w:themeShade="BF"/>
      <w:sz w:val="40"/>
      <w:szCs w:val="40"/>
    </w:rPr>
    <w:pPr>
      <w:keepNext w:val="1"/>
      <w:keepLines w:val="1"/>
      <w:spacing w:before="360" w:after="80"/>
      <w:outlineLvl w:val="0"/>
    </w:pPr>
  </w:style>
  <w:style w:type="character" w:styleId="Heading3Char" w:customStyle="true">
    <w:uiPriority w:val="9"/>
    <w:name w:val="Heading 3 Char"/>
    <w:basedOn w:val="DefaultParagraphFont"/>
    <w:link w:val="Heading3"/>
    <w:rsid w:val="4B48383A"/>
    <w:rPr>
      <w:rFonts w:eastAsia="Aptos Display" w:cs="" w:eastAsiaTheme="minorAscii" w:cstheme="majorEastAsia"/>
      <w:color w:val="0F4761" w:themeColor="accent1" w:themeTint="FF" w:themeShade="BF"/>
      <w:sz w:val="28"/>
      <w:szCs w:val="28"/>
    </w:rPr>
  </w:style>
  <w:style w:type="paragraph" w:styleId="TOC1">
    <w:uiPriority w:val="39"/>
    <w:name w:val="toc 1"/>
    <w:basedOn w:val="Normal"/>
    <w:next w:val="Normal"/>
    <w:unhideWhenUsed/>
    <w:rsid w:val="4B48383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4B48383A"/>
    <w:pPr>
      <w:spacing w:after="100"/>
      <w:ind w:left="220"/>
    </w:pPr>
  </w:style>
  <w:style w:type="paragraph" w:styleId="TOC3">
    <w:uiPriority w:val="39"/>
    <w:name w:val="toc 3"/>
    <w:basedOn w:val="Normal"/>
    <w:next w:val="Normal"/>
    <w:unhideWhenUsed/>
    <w:rsid w:val="4B48383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1AF509E4"/>
    <w:pPr>
      <w:tabs>
        <w:tab w:val="center" w:leader="none" w:pos="4680"/>
        <w:tab w:val="right" w:leader="none" w:pos="9360"/>
      </w:tabs>
      <w:spacing w:after="0" w:line="240" w:lineRule="auto"/>
    </w:pPr>
  </w:style>
  <w:style w:type="paragraph" w:styleId="Footer">
    <w:uiPriority w:val="99"/>
    <w:name w:val="footer"/>
    <w:basedOn w:val="Normal"/>
    <w:unhideWhenUsed/>
    <w:rsid w:val="1AF509E4"/>
    <w:pPr>
      <w:tabs>
        <w:tab w:val="center" w:leader="none" w:pos="4680"/>
        <w:tab w:val="right" w:leader="none" w:pos="9360"/>
      </w:tabs>
      <w:spacing w:after="0" w:line="240" w:lineRule="auto"/>
    </w:pPr>
  </w:style>
  <w:style w:type="paragraph" w:styleId="Heading5">
    <w:uiPriority w:val="9"/>
    <w:name w:val="heading 5"/>
    <w:next w:val="Normal"/>
    <w:unhideWhenUsed/>
    <w:qFormat/>
    <w:rsid w:val="320543F7"/>
    <w:rPr>
      <w:rFonts w:ascii="Times New Roman" w:hAnsi="Times New Roman" w:eastAsia="Times New Roman" w:cs="Times New Roman"/>
      <w:b w:val="1"/>
      <w:bCs w:val="1"/>
      <w:noProof w:val="0"/>
      <w:color w:val="0F4761" w:themeColor="accent1" w:themeTint="FF" w:themeShade="BF"/>
    </w:rPr>
    <w:pPr>
      <w:keepNext w:val="1"/>
      <w:keepLines w:val="1"/>
      <w:bidi w:val="0"/>
      <w:spacing w:before="281" w:beforeAutospacing="off" w:after="281" w:afterAutospacing="off"/>
      <w:jc w:val="both"/>
      <w:outlineLvl w:val="2"/>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eastAsiaTheme="majorEastAsia" w:cstheme="majorBidi"/>
      <w:i/>
      <w:iCs/>
      <w:color w:val="0F4761"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80" w:after="40"/>
      <w:outlineLvl xmlns:w="http://schemas.openxmlformats.org/wordprocessingml/2006/main" w:val="3"/>
    </w:pPr>
    <w:rPr xmlns:w="http://schemas.openxmlformats.org/wordprocessingml/2006/main">
      <w:rFonts w:eastAsiaTheme="majorEastAsia" w:cstheme="majorBidi"/>
      <w:i/>
      <w:iCs/>
      <w:color w:val="0F4761" w:themeColor="accent1" w:themeShade="BF"/>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 Type="http://schemas.microsoft.com/office/2020/10/relationships/intelligence" Target="intelligence2.xml" Id="R1ca4d98b122c40c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2025-08-08T23:15:49.9746448Z</dcterms:modified>
  <dc:creator>ARLISON GASPAR DE OLIVEIRA</dc:creator>
  <lastModifiedBy>GUSTAVO DE OLIVEIRA REGO MORAIS</lastModifiedBy>
</coreProperties>
</file>