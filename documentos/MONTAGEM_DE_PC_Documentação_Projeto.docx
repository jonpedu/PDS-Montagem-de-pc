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4B48383A" w:rsidRDefault="4B48383A" w14:paraId="5EED7014" w14:textId="59105553">
      <w:pPr>
        <w:spacing w:line="360" w:lineRule="auto"/>
        <w:jc w:val="center"/>
        <w:rPr>
          <w:rFonts w:ascii="Times New Roman" w:hAnsi="Times New Roman" w:eastAsia="Times New Roman" w:cs="Times New Roman"/>
        </w:rPr>
      </w:pPr>
    </w:p>
    <w:p w:rsidR="4B48383A" w:rsidP="4B48383A" w:rsidRDefault="4B48383A" w14:paraId="391F5B0C" w14:textId="79CF1624">
      <w:pPr>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4B48383A" w:rsidRDefault="4B48383A" w14:paraId="62053978" w14:textId="14E15E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9D9822B" w14:textId="1EB2518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4E02A2B" w14:textId="1B757D0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21A44A81" w:rsidP="4B48383A" w:rsidRDefault="21A44A81" w14:paraId="13D10E4E" w14:textId="6D691B69">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4B48383A" w:rsidP="4B48383A" w:rsidRDefault="4B48383A" w14:paraId="0524E026" w14:textId="0A465EA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AD62563" w14:textId="021D3CD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A45C4F2" w14:textId="7F8E568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01E29AF" w:rsidP="60453AAE" w:rsidRDefault="401E29AF" w14:paraId="1CD4FA05" w14:textId="017D27A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60453AAE"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w:t>
      </w:r>
      <w:r w:rsidRPr="60453AAE" w:rsidR="008BB6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Á</w:t>
      </w:r>
      <w:r w:rsidRPr="60453AAE"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RIO</w:t>
      </w:r>
    </w:p>
    <w:sdt>
      <w:sdtPr>
        <w:id w:val="1570990368"/>
        <w:docPartObj>
          <w:docPartGallery w:val="Table of Contents"/>
          <w:docPartUnique/>
        </w:docPartObj>
      </w:sdtPr>
      <w:sdtContent>
        <w:p w:rsidR="4B48383A" w:rsidP="4B48383A" w:rsidRDefault="4B48383A" w14:paraId="4B010C00" w14:textId="6218CC29">
          <w:pPr>
            <w:pStyle w:val="TOC1"/>
            <w:tabs>
              <w:tab w:val="right" w:leader="hyphen" w:pos="9015"/>
            </w:tabs>
            <w:bidi w:val="0"/>
            <w:rPr>
              <w:rStyle w:val="Hyperlink"/>
            </w:rPr>
          </w:pPr>
          <w:r>
            <w:fldChar w:fldCharType="begin"/>
          </w:r>
          <w:r>
            <w:instrText xml:space="preserve">TOC \o "1-9" \z \u \h</w:instrText>
          </w:r>
          <w:r>
            <w:fldChar w:fldCharType="separate"/>
          </w:r>
          <w:hyperlink w:anchor="_Toc1784316612">
            <w:r w:rsidRPr="1AF509E4" w:rsidR="1AF509E4">
              <w:rPr>
                <w:rStyle w:val="Hyperlink"/>
              </w:rPr>
              <w:t>1 INTRODUÇÃO</w:t>
            </w:r>
            <w:r>
              <w:tab/>
            </w:r>
            <w:r>
              <w:fldChar w:fldCharType="begin"/>
            </w:r>
            <w:r>
              <w:instrText xml:space="preserve">PAGEREF _Toc1784316612 \h</w:instrText>
            </w:r>
            <w:r>
              <w:fldChar w:fldCharType="separate"/>
            </w:r>
            <w:r w:rsidRPr="1AF509E4" w:rsidR="1AF509E4">
              <w:rPr>
                <w:rStyle w:val="Hyperlink"/>
              </w:rPr>
              <w:t>4</w:t>
            </w:r>
            <w:r>
              <w:fldChar w:fldCharType="end"/>
            </w:r>
          </w:hyperlink>
        </w:p>
        <w:p w:rsidR="4B48383A" w:rsidP="4B48383A" w:rsidRDefault="4B48383A" w14:paraId="08219BC4" w14:textId="4C43C7B5">
          <w:pPr>
            <w:pStyle w:val="TOC2"/>
            <w:tabs>
              <w:tab w:val="right" w:leader="hyphen" w:pos="9015"/>
            </w:tabs>
            <w:bidi w:val="0"/>
            <w:rPr>
              <w:rStyle w:val="Hyperlink"/>
            </w:rPr>
          </w:pPr>
          <w:hyperlink w:anchor="_Toc523198494">
            <w:r w:rsidRPr="1AF509E4" w:rsidR="1AF509E4">
              <w:rPr>
                <w:rStyle w:val="Hyperlink"/>
              </w:rPr>
              <w:t>1.1 Visão geral do Documento</w:t>
            </w:r>
            <w:r>
              <w:tab/>
            </w:r>
            <w:r>
              <w:fldChar w:fldCharType="begin"/>
            </w:r>
            <w:r>
              <w:instrText xml:space="preserve">PAGEREF _Toc523198494 \h</w:instrText>
            </w:r>
            <w:r>
              <w:fldChar w:fldCharType="separate"/>
            </w:r>
            <w:r w:rsidRPr="1AF509E4" w:rsidR="1AF509E4">
              <w:rPr>
                <w:rStyle w:val="Hyperlink"/>
              </w:rPr>
              <w:t>4</w:t>
            </w:r>
            <w:r>
              <w:fldChar w:fldCharType="end"/>
            </w:r>
          </w:hyperlink>
        </w:p>
        <w:p w:rsidR="4B48383A" w:rsidP="4B48383A" w:rsidRDefault="4B48383A" w14:paraId="03193643" w14:textId="3E2514C6">
          <w:pPr>
            <w:pStyle w:val="TOC2"/>
            <w:tabs>
              <w:tab w:val="right" w:leader="hyphen" w:pos="9015"/>
            </w:tabs>
            <w:bidi w:val="0"/>
            <w:rPr>
              <w:rStyle w:val="Hyperlink"/>
            </w:rPr>
          </w:pPr>
          <w:hyperlink w:anchor="_Toc1858494587">
            <w:r w:rsidRPr="1AF509E4" w:rsidR="1AF509E4">
              <w:rPr>
                <w:rStyle w:val="Hyperlink"/>
              </w:rPr>
              <w:t>1.2 Escopo do projeto</w:t>
            </w:r>
            <w:r>
              <w:tab/>
            </w:r>
            <w:r>
              <w:fldChar w:fldCharType="begin"/>
            </w:r>
            <w:r>
              <w:instrText xml:space="preserve">PAGEREF _Toc1858494587 \h</w:instrText>
            </w:r>
            <w:r>
              <w:fldChar w:fldCharType="separate"/>
            </w:r>
            <w:r w:rsidRPr="1AF509E4" w:rsidR="1AF509E4">
              <w:rPr>
                <w:rStyle w:val="Hyperlink"/>
              </w:rPr>
              <w:t>5</w:t>
            </w:r>
            <w:r>
              <w:fldChar w:fldCharType="end"/>
            </w:r>
          </w:hyperlink>
        </w:p>
        <w:p w:rsidR="4B48383A" w:rsidP="4B48383A" w:rsidRDefault="4B48383A" w14:paraId="2D7DD14C" w14:textId="252ED393">
          <w:pPr>
            <w:pStyle w:val="TOC2"/>
            <w:tabs>
              <w:tab w:val="right" w:leader="hyphen" w:pos="9015"/>
            </w:tabs>
            <w:bidi w:val="0"/>
            <w:rPr>
              <w:rStyle w:val="Hyperlink"/>
            </w:rPr>
          </w:pPr>
          <w:hyperlink w:anchor="_Toc2095806567">
            <w:r w:rsidRPr="1AF509E4" w:rsidR="1AF509E4">
              <w:rPr>
                <w:rStyle w:val="Hyperlink"/>
              </w:rPr>
              <w:t>1.2.1Problema</w:t>
            </w:r>
            <w:r>
              <w:tab/>
            </w:r>
            <w:r>
              <w:fldChar w:fldCharType="begin"/>
            </w:r>
            <w:r>
              <w:instrText xml:space="preserve">PAGEREF _Toc2095806567 \h</w:instrText>
            </w:r>
            <w:r>
              <w:fldChar w:fldCharType="separate"/>
            </w:r>
            <w:r w:rsidRPr="1AF509E4" w:rsidR="1AF509E4">
              <w:rPr>
                <w:rStyle w:val="Hyperlink"/>
              </w:rPr>
              <w:t>5</w:t>
            </w:r>
            <w:r>
              <w:fldChar w:fldCharType="end"/>
            </w:r>
          </w:hyperlink>
        </w:p>
        <w:p w:rsidR="4B48383A" w:rsidP="4B48383A" w:rsidRDefault="4B48383A" w14:paraId="797AE5DE" w14:textId="36C80AAD">
          <w:pPr>
            <w:pStyle w:val="TOC2"/>
            <w:tabs>
              <w:tab w:val="right" w:leader="hyphen" w:pos="9015"/>
            </w:tabs>
            <w:bidi w:val="0"/>
            <w:rPr>
              <w:rStyle w:val="Hyperlink"/>
            </w:rPr>
          </w:pPr>
          <w:hyperlink w:anchor="_Toc2121830908">
            <w:r w:rsidRPr="1AF509E4" w:rsidR="1AF509E4">
              <w:rPr>
                <w:rStyle w:val="Hyperlink"/>
              </w:rPr>
              <w:t>1.2.2 Justificativa</w:t>
            </w:r>
            <w:r>
              <w:tab/>
            </w:r>
            <w:r>
              <w:fldChar w:fldCharType="begin"/>
            </w:r>
            <w:r>
              <w:instrText xml:space="preserve">PAGEREF _Toc2121830908 \h</w:instrText>
            </w:r>
            <w:r>
              <w:fldChar w:fldCharType="separate"/>
            </w:r>
            <w:r w:rsidRPr="1AF509E4" w:rsidR="1AF509E4">
              <w:rPr>
                <w:rStyle w:val="Hyperlink"/>
              </w:rPr>
              <w:t>6</w:t>
            </w:r>
            <w:r>
              <w:fldChar w:fldCharType="end"/>
            </w:r>
          </w:hyperlink>
        </w:p>
        <w:p w:rsidR="4B48383A" w:rsidP="4B48383A" w:rsidRDefault="4B48383A" w14:paraId="70648DAB" w14:textId="4F06AFA1">
          <w:pPr>
            <w:pStyle w:val="TOC2"/>
            <w:tabs>
              <w:tab w:val="right" w:leader="hyphen" w:pos="9015"/>
            </w:tabs>
            <w:bidi w:val="0"/>
            <w:rPr>
              <w:rStyle w:val="Hyperlink"/>
            </w:rPr>
          </w:pPr>
          <w:hyperlink w:anchor="_Toc1196561251">
            <w:r w:rsidRPr="1AF509E4" w:rsidR="1AF509E4">
              <w:rPr>
                <w:rStyle w:val="Hyperlink"/>
              </w:rPr>
              <w:t>1.3 Concepção do Sistema</w:t>
            </w:r>
            <w:r>
              <w:tab/>
            </w:r>
            <w:r>
              <w:fldChar w:fldCharType="begin"/>
            </w:r>
            <w:r>
              <w:instrText xml:space="preserve">PAGEREF _Toc1196561251 \h</w:instrText>
            </w:r>
            <w:r>
              <w:fldChar w:fldCharType="separate"/>
            </w:r>
            <w:r w:rsidRPr="1AF509E4" w:rsidR="1AF509E4">
              <w:rPr>
                <w:rStyle w:val="Hyperlink"/>
              </w:rPr>
              <w:t>6</w:t>
            </w:r>
            <w:r>
              <w:fldChar w:fldCharType="end"/>
            </w:r>
          </w:hyperlink>
        </w:p>
        <w:p w:rsidR="4B48383A" w:rsidP="4B48383A" w:rsidRDefault="4B48383A" w14:paraId="6EE94358" w14:textId="072ACB5F">
          <w:pPr>
            <w:pStyle w:val="TOC3"/>
            <w:tabs>
              <w:tab w:val="right" w:leader="hyphen" w:pos="9015"/>
            </w:tabs>
            <w:bidi w:val="0"/>
            <w:rPr>
              <w:rStyle w:val="Hyperlink"/>
            </w:rPr>
          </w:pPr>
          <w:hyperlink w:anchor="_Toc1344950737">
            <w:r w:rsidRPr="1AF509E4" w:rsidR="1AF509E4">
              <w:rPr>
                <w:rStyle w:val="Hyperlink"/>
              </w:rPr>
              <w:t>1.3.1 Entrevista</w:t>
            </w:r>
            <w:r>
              <w:tab/>
            </w:r>
            <w:r>
              <w:fldChar w:fldCharType="begin"/>
            </w:r>
            <w:r>
              <w:instrText xml:space="preserve">PAGEREF _Toc1344950737 \h</w:instrText>
            </w:r>
            <w:r>
              <w:fldChar w:fldCharType="separate"/>
            </w:r>
            <w:r w:rsidRPr="1AF509E4" w:rsidR="1AF509E4">
              <w:rPr>
                <w:rStyle w:val="Hyperlink"/>
              </w:rPr>
              <w:t>6</w:t>
            </w:r>
            <w:r>
              <w:fldChar w:fldCharType="end"/>
            </w:r>
          </w:hyperlink>
        </w:p>
        <w:p w:rsidR="4B48383A" w:rsidP="4B48383A" w:rsidRDefault="4B48383A" w14:paraId="7C0FE9C5" w14:textId="1ECEB601">
          <w:pPr>
            <w:pStyle w:val="TOC3"/>
            <w:tabs>
              <w:tab w:val="right" w:leader="hyphen" w:pos="9015"/>
            </w:tabs>
            <w:bidi w:val="0"/>
            <w:rPr>
              <w:rStyle w:val="Hyperlink"/>
            </w:rPr>
          </w:pPr>
          <w:hyperlink w:anchor="_Toc645752596">
            <w:r w:rsidRPr="1AF509E4" w:rsidR="1AF509E4">
              <w:rPr>
                <w:rStyle w:val="Hyperlink"/>
              </w:rPr>
              <w:t>1.3.2 Análise de mercado</w:t>
            </w:r>
            <w:r>
              <w:tab/>
            </w:r>
            <w:r>
              <w:fldChar w:fldCharType="begin"/>
            </w:r>
            <w:r>
              <w:instrText xml:space="preserve">PAGEREF _Toc645752596 \h</w:instrText>
            </w:r>
            <w:r>
              <w:fldChar w:fldCharType="separate"/>
            </w:r>
            <w:r w:rsidRPr="1AF509E4" w:rsidR="1AF509E4">
              <w:rPr>
                <w:rStyle w:val="Hyperlink"/>
              </w:rPr>
              <w:t>7</w:t>
            </w:r>
            <w:r>
              <w:fldChar w:fldCharType="end"/>
            </w:r>
          </w:hyperlink>
        </w:p>
        <w:p w:rsidR="4B48383A" w:rsidP="4B48383A" w:rsidRDefault="4B48383A" w14:paraId="3DC9F1E6" w14:textId="164A85B2">
          <w:pPr>
            <w:pStyle w:val="TOC3"/>
            <w:tabs>
              <w:tab w:val="right" w:leader="hyphen" w:pos="9015"/>
            </w:tabs>
            <w:bidi w:val="0"/>
            <w:rPr>
              <w:rStyle w:val="Hyperlink"/>
            </w:rPr>
          </w:pPr>
          <w:hyperlink w:anchor="_Toc1504175024">
            <w:r w:rsidRPr="1AF509E4" w:rsidR="1AF509E4">
              <w:rPr>
                <w:rStyle w:val="Hyperlink"/>
              </w:rPr>
              <w:t>1.3.3 Requisitos</w:t>
            </w:r>
            <w:r>
              <w:tab/>
            </w:r>
            <w:r>
              <w:fldChar w:fldCharType="begin"/>
            </w:r>
            <w:r>
              <w:instrText xml:space="preserve">PAGEREF _Toc1504175024 \h</w:instrText>
            </w:r>
            <w:r>
              <w:fldChar w:fldCharType="separate"/>
            </w:r>
            <w:r w:rsidRPr="1AF509E4" w:rsidR="1AF509E4">
              <w:rPr>
                <w:rStyle w:val="Hyperlink"/>
              </w:rPr>
              <w:t>7</w:t>
            </w:r>
            <w:r>
              <w:fldChar w:fldCharType="end"/>
            </w:r>
          </w:hyperlink>
        </w:p>
        <w:p w:rsidR="4B48383A" w:rsidP="4B48383A" w:rsidRDefault="4B48383A" w14:paraId="27B6D766" w14:textId="05B3B7A7">
          <w:pPr>
            <w:pStyle w:val="TOC1"/>
            <w:tabs>
              <w:tab w:val="right" w:leader="hyphen" w:pos="9015"/>
            </w:tabs>
            <w:bidi w:val="0"/>
            <w:rPr>
              <w:rStyle w:val="Hyperlink"/>
            </w:rPr>
          </w:pPr>
          <w:hyperlink w:anchor="_Toc851829780">
            <w:r w:rsidRPr="1AF509E4" w:rsidR="1AF509E4">
              <w:rPr>
                <w:rStyle w:val="Hyperlink"/>
              </w:rPr>
              <w:t>2 OBJETIVO</w:t>
            </w:r>
            <w:r>
              <w:tab/>
            </w:r>
            <w:r>
              <w:fldChar w:fldCharType="begin"/>
            </w:r>
            <w:r>
              <w:instrText xml:space="preserve">PAGEREF _Toc851829780 \h</w:instrText>
            </w:r>
            <w:r>
              <w:fldChar w:fldCharType="separate"/>
            </w:r>
            <w:r w:rsidRPr="1AF509E4" w:rsidR="1AF509E4">
              <w:rPr>
                <w:rStyle w:val="Hyperlink"/>
              </w:rPr>
              <w:t>7</w:t>
            </w:r>
            <w:r>
              <w:fldChar w:fldCharType="end"/>
            </w:r>
          </w:hyperlink>
        </w:p>
        <w:p w:rsidR="4B48383A" w:rsidP="4B48383A" w:rsidRDefault="4B48383A" w14:paraId="47CDB9E2" w14:textId="23EBFC4E">
          <w:pPr>
            <w:pStyle w:val="TOC1"/>
            <w:tabs>
              <w:tab w:val="right" w:leader="hyphen" w:pos="9015"/>
            </w:tabs>
            <w:bidi w:val="0"/>
            <w:rPr>
              <w:rStyle w:val="Hyperlink"/>
            </w:rPr>
          </w:pPr>
          <w:hyperlink w:anchor="_Toc509578584">
            <w:r w:rsidRPr="1AF509E4" w:rsidR="1AF509E4">
              <w:rPr>
                <w:rStyle w:val="Hyperlink"/>
              </w:rPr>
              <w:t>3 ELICITAÇÃO DE REQUISITOS</w:t>
            </w:r>
            <w:r>
              <w:tab/>
            </w:r>
            <w:r>
              <w:fldChar w:fldCharType="begin"/>
            </w:r>
            <w:r>
              <w:instrText xml:space="preserve">PAGEREF _Toc509578584 \h</w:instrText>
            </w:r>
            <w:r>
              <w:fldChar w:fldCharType="separate"/>
            </w:r>
            <w:r w:rsidRPr="1AF509E4" w:rsidR="1AF509E4">
              <w:rPr>
                <w:rStyle w:val="Hyperlink"/>
              </w:rPr>
              <w:t>8</w:t>
            </w:r>
            <w:r>
              <w:fldChar w:fldCharType="end"/>
            </w:r>
          </w:hyperlink>
        </w:p>
        <w:p w:rsidR="4B48383A" w:rsidP="4B48383A" w:rsidRDefault="4B48383A" w14:paraId="4F3743E9" w14:textId="79F36BF8">
          <w:pPr>
            <w:pStyle w:val="TOC2"/>
            <w:tabs>
              <w:tab w:val="right" w:leader="hyphen" w:pos="9015"/>
            </w:tabs>
            <w:bidi w:val="0"/>
            <w:rPr>
              <w:rStyle w:val="Hyperlink"/>
            </w:rPr>
          </w:pPr>
          <w:hyperlink w:anchor="_Toc54384276">
            <w:r w:rsidRPr="1AF509E4" w:rsidR="1AF509E4">
              <w:rPr>
                <w:rStyle w:val="Hyperlink"/>
              </w:rPr>
              <w:t>3.1 Requisitos Funcionais (RF)</w:t>
            </w:r>
            <w:r>
              <w:tab/>
            </w:r>
            <w:r>
              <w:fldChar w:fldCharType="begin"/>
            </w:r>
            <w:r>
              <w:instrText xml:space="preserve">PAGEREF _Toc54384276 \h</w:instrText>
            </w:r>
            <w:r>
              <w:fldChar w:fldCharType="separate"/>
            </w:r>
            <w:r w:rsidRPr="1AF509E4" w:rsidR="1AF509E4">
              <w:rPr>
                <w:rStyle w:val="Hyperlink"/>
              </w:rPr>
              <w:t>8</w:t>
            </w:r>
            <w:r>
              <w:fldChar w:fldCharType="end"/>
            </w:r>
          </w:hyperlink>
        </w:p>
        <w:p w:rsidR="4B48383A" w:rsidP="4B48383A" w:rsidRDefault="4B48383A" w14:paraId="4345EE9F" w14:textId="2EFA90B5">
          <w:pPr>
            <w:pStyle w:val="TOC2"/>
            <w:tabs>
              <w:tab w:val="right" w:leader="hyphen" w:pos="9015"/>
            </w:tabs>
            <w:bidi w:val="0"/>
            <w:rPr>
              <w:rStyle w:val="Hyperlink"/>
            </w:rPr>
          </w:pPr>
          <w:hyperlink w:anchor="_Toc1699754452">
            <w:r w:rsidRPr="1AF509E4" w:rsidR="1AF509E4">
              <w:rPr>
                <w:rStyle w:val="Hyperlink"/>
              </w:rPr>
              <w:t>3.2Requisitos Não Funcionais (RNF)</w:t>
            </w:r>
            <w:r>
              <w:tab/>
            </w:r>
            <w:r>
              <w:fldChar w:fldCharType="begin"/>
            </w:r>
            <w:r>
              <w:instrText xml:space="preserve">PAGEREF _Toc1699754452 \h</w:instrText>
            </w:r>
            <w:r>
              <w:fldChar w:fldCharType="separate"/>
            </w:r>
            <w:r w:rsidRPr="1AF509E4" w:rsidR="1AF509E4">
              <w:rPr>
                <w:rStyle w:val="Hyperlink"/>
              </w:rPr>
              <w:t>10</w:t>
            </w:r>
            <w:r>
              <w:fldChar w:fldCharType="end"/>
            </w:r>
          </w:hyperlink>
        </w:p>
        <w:p w:rsidR="4B48383A" w:rsidP="4B48383A" w:rsidRDefault="4B48383A" w14:paraId="3618F82E" w14:textId="05DF91B0">
          <w:pPr>
            <w:pStyle w:val="TOC1"/>
            <w:tabs>
              <w:tab w:val="right" w:leader="hyphen" w:pos="9015"/>
            </w:tabs>
            <w:bidi w:val="0"/>
            <w:rPr>
              <w:rStyle w:val="Hyperlink"/>
            </w:rPr>
          </w:pPr>
          <w:hyperlink w:anchor="_Toc1835702643">
            <w:r w:rsidRPr="1AF509E4" w:rsidR="1AF509E4">
              <w:rPr>
                <w:rStyle w:val="Hyperlink"/>
              </w:rPr>
              <w:t>4 DIAGRAMS DE CASO DE USO</w:t>
            </w:r>
            <w:r>
              <w:tab/>
            </w:r>
            <w:r>
              <w:fldChar w:fldCharType="begin"/>
            </w:r>
            <w:r>
              <w:instrText xml:space="preserve">PAGEREF _Toc1835702643 \h</w:instrText>
            </w:r>
            <w:r>
              <w:fldChar w:fldCharType="separate"/>
            </w:r>
            <w:r w:rsidRPr="1AF509E4" w:rsidR="1AF509E4">
              <w:rPr>
                <w:rStyle w:val="Hyperlink"/>
              </w:rPr>
              <w:t>11</w:t>
            </w:r>
            <w:r>
              <w:fldChar w:fldCharType="end"/>
            </w:r>
          </w:hyperlink>
        </w:p>
        <w:p w:rsidR="4B48383A" w:rsidP="4B48383A" w:rsidRDefault="4B48383A" w14:paraId="6D23DD26" w14:textId="20AD9BC7">
          <w:pPr>
            <w:pStyle w:val="TOC2"/>
            <w:tabs>
              <w:tab w:val="right" w:leader="hyphen" w:pos="9015"/>
            </w:tabs>
            <w:bidi w:val="0"/>
            <w:rPr>
              <w:rStyle w:val="Hyperlink"/>
            </w:rPr>
          </w:pPr>
          <w:hyperlink w:anchor="_Toc371604994">
            <w:r w:rsidRPr="1AF509E4" w:rsidR="1AF509E4">
              <w:rPr>
                <w:rStyle w:val="Hyperlink"/>
              </w:rPr>
              <w:t>4.1 Diagramação</w:t>
            </w:r>
            <w:r>
              <w:tab/>
            </w:r>
            <w:r>
              <w:fldChar w:fldCharType="begin"/>
            </w:r>
            <w:r>
              <w:instrText xml:space="preserve">PAGEREF _Toc371604994 \h</w:instrText>
            </w:r>
            <w:r>
              <w:fldChar w:fldCharType="separate"/>
            </w:r>
            <w:r w:rsidRPr="1AF509E4" w:rsidR="1AF509E4">
              <w:rPr>
                <w:rStyle w:val="Hyperlink"/>
              </w:rPr>
              <w:t>11</w:t>
            </w:r>
            <w:r>
              <w:fldChar w:fldCharType="end"/>
            </w:r>
          </w:hyperlink>
        </w:p>
        <w:p w:rsidR="4B48383A" w:rsidP="4B48383A" w:rsidRDefault="4B48383A" w14:paraId="7CBB7BB3" w14:textId="26DF0BC9">
          <w:pPr>
            <w:pStyle w:val="TOC2"/>
            <w:tabs>
              <w:tab w:val="right" w:leader="hyphen" w:pos="9015"/>
            </w:tabs>
            <w:bidi w:val="0"/>
            <w:rPr>
              <w:rStyle w:val="Hyperlink"/>
            </w:rPr>
          </w:pPr>
          <w:hyperlink w:anchor="_Toc1152335375">
            <w:r w:rsidRPr="1AF509E4" w:rsidR="1AF509E4">
              <w:rPr>
                <w:rStyle w:val="Hyperlink"/>
              </w:rPr>
              <w:t>4.2 Descrição dos casos de uso</w:t>
            </w:r>
            <w:r>
              <w:tab/>
            </w:r>
            <w:r>
              <w:fldChar w:fldCharType="begin"/>
            </w:r>
            <w:r>
              <w:instrText xml:space="preserve">PAGEREF _Toc1152335375 \h</w:instrText>
            </w:r>
            <w:r>
              <w:fldChar w:fldCharType="separate"/>
            </w:r>
            <w:r w:rsidRPr="1AF509E4" w:rsidR="1AF509E4">
              <w:rPr>
                <w:rStyle w:val="Hyperlink"/>
              </w:rPr>
              <w:t>16</w:t>
            </w:r>
            <w:r>
              <w:fldChar w:fldCharType="end"/>
            </w:r>
          </w:hyperlink>
        </w:p>
        <w:p w:rsidR="4B48383A" w:rsidP="4B48383A" w:rsidRDefault="4B48383A" w14:paraId="25E680B1" w14:textId="74328E2F">
          <w:pPr>
            <w:pStyle w:val="TOC3"/>
            <w:tabs>
              <w:tab w:val="right" w:leader="hyphen" w:pos="9015"/>
            </w:tabs>
            <w:bidi w:val="0"/>
            <w:rPr>
              <w:rStyle w:val="Hyperlink"/>
            </w:rPr>
          </w:pPr>
          <w:hyperlink w:anchor="_Toc41333824">
            <w:r w:rsidRPr="1AF509E4" w:rsidR="1AF509E4">
              <w:rPr>
                <w:rStyle w:val="Hyperlink"/>
              </w:rPr>
              <w:t>4.2.1 Criar e Gerenciar Perfil de Usuário</w:t>
            </w:r>
            <w:r>
              <w:tab/>
            </w:r>
            <w:r>
              <w:fldChar w:fldCharType="begin"/>
            </w:r>
            <w:r>
              <w:instrText xml:space="preserve">PAGEREF _Toc41333824 \h</w:instrText>
            </w:r>
            <w:r>
              <w:fldChar w:fldCharType="separate"/>
            </w:r>
            <w:r w:rsidRPr="1AF509E4" w:rsidR="1AF509E4">
              <w:rPr>
                <w:rStyle w:val="Hyperlink"/>
              </w:rPr>
              <w:t>16</w:t>
            </w:r>
            <w:r>
              <w:fldChar w:fldCharType="end"/>
            </w:r>
          </w:hyperlink>
        </w:p>
        <w:p w:rsidR="4B48383A" w:rsidP="4B48383A" w:rsidRDefault="4B48383A" w14:paraId="54E3B36E" w14:textId="223E3D27">
          <w:pPr>
            <w:pStyle w:val="TOC3"/>
            <w:tabs>
              <w:tab w:val="right" w:leader="hyphen" w:pos="9015"/>
            </w:tabs>
            <w:bidi w:val="0"/>
            <w:rPr>
              <w:rStyle w:val="Hyperlink"/>
            </w:rPr>
          </w:pPr>
          <w:hyperlink w:anchor="_Toc225193852">
            <w:r w:rsidRPr="1AF509E4" w:rsidR="1AF509E4">
              <w:rPr>
                <w:rStyle w:val="Hyperlink"/>
              </w:rPr>
              <w:t>4.2.2Coletar Requisitos e Preferências do Usuário</w:t>
            </w:r>
            <w:r>
              <w:tab/>
            </w:r>
            <w:r>
              <w:fldChar w:fldCharType="begin"/>
            </w:r>
            <w:r>
              <w:instrText xml:space="preserve">PAGEREF _Toc225193852 \h</w:instrText>
            </w:r>
            <w:r>
              <w:fldChar w:fldCharType="separate"/>
            </w:r>
            <w:r w:rsidRPr="1AF509E4" w:rsidR="1AF509E4">
              <w:rPr>
                <w:rStyle w:val="Hyperlink"/>
              </w:rPr>
              <w:t>18</w:t>
            </w:r>
            <w:r>
              <w:fldChar w:fldCharType="end"/>
            </w:r>
          </w:hyperlink>
        </w:p>
        <w:p w:rsidR="4B48383A" w:rsidP="4B48383A" w:rsidRDefault="4B48383A" w14:paraId="0423585B" w14:textId="0323D66B">
          <w:pPr>
            <w:pStyle w:val="TOC3"/>
            <w:tabs>
              <w:tab w:val="right" w:leader="hyphen" w:pos="9015"/>
            </w:tabs>
            <w:bidi w:val="0"/>
            <w:rPr>
              <w:rStyle w:val="Hyperlink"/>
            </w:rPr>
          </w:pPr>
          <w:hyperlink w:anchor="_Toc229662336">
            <w:r w:rsidRPr="1AF509E4" w:rsidR="1AF509E4">
              <w:rPr>
                <w:rStyle w:val="Hyperlink"/>
              </w:rPr>
              <w:t>4.2.3 Gerar Configuração Automatizada de PC</w:t>
            </w:r>
            <w:r>
              <w:tab/>
            </w:r>
            <w:r>
              <w:fldChar w:fldCharType="begin"/>
            </w:r>
            <w:r>
              <w:instrText xml:space="preserve">PAGEREF _Toc229662336 \h</w:instrText>
            </w:r>
            <w:r>
              <w:fldChar w:fldCharType="separate"/>
            </w:r>
            <w:r w:rsidRPr="1AF509E4" w:rsidR="1AF509E4">
              <w:rPr>
                <w:rStyle w:val="Hyperlink"/>
              </w:rPr>
              <w:t>21</w:t>
            </w:r>
            <w:r>
              <w:fldChar w:fldCharType="end"/>
            </w:r>
          </w:hyperlink>
        </w:p>
        <w:p w:rsidR="4B48383A" w:rsidP="1AF509E4" w:rsidRDefault="4B48383A" w14:paraId="7B663DB8" w14:textId="18E64C7D">
          <w:pPr>
            <w:pStyle w:val="TOC3"/>
            <w:tabs>
              <w:tab w:val="right" w:leader="hyphen" w:pos="9015"/>
            </w:tabs>
            <w:bidi w:val="0"/>
            <w:rPr>
              <w:rStyle w:val="Hyperlink"/>
            </w:rPr>
          </w:pPr>
          <w:hyperlink w:anchor="_Toc292536019">
            <w:r w:rsidRPr="1AF509E4" w:rsidR="1AF509E4">
              <w:rPr>
                <w:rStyle w:val="Hyperlink"/>
              </w:rPr>
              <w:t>4.2.5 Recomendação de Sistema de Refrigeração Inteligente</w:t>
            </w:r>
            <w:r>
              <w:tab/>
            </w:r>
            <w:r>
              <w:fldChar w:fldCharType="begin"/>
            </w:r>
            <w:r>
              <w:instrText xml:space="preserve">PAGEREF _Toc292536019 \h</w:instrText>
            </w:r>
            <w:r>
              <w:fldChar w:fldCharType="separate"/>
            </w:r>
            <w:r w:rsidRPr="1AF509E4" w:rsidR="1AF509E4">
              <w:rPr>
                <w:rStyle w:val="Hyperlink"/>
              </w:rPr>
              <w:t>25</w:t>
            </w:r>
            <w:r>
              <w:fldChar w:fldCharType="end"/>
            </w:r>
          </w:hyperlink>
        </w:p>
        <w:p w:rsidR="4B48383A" w:rsidP="4B48383A" w:rsidRDefault="4B48383A" w14:paraId="3C43B4EE" w14:textId="7075BB71">
          <w:pPr>
            <w:pStyle w:val="TOC1"/>
            <w:tabs>
              <w:tab w:val="right" w:leader="hyphen" w:pos="9015"/>
            </w:tabs>
            <w:bidi w:val="0"/>
            <w:rPr>
              <w:rStyle w:val="Hyperlink"/>
            </w:rPr>
          </w:pPr>
          <w:hyperlink w:anchor="_Toc1051995352">
            <w:r w:rsidRPr="1AF509E4" w:rsidR="1AF509E4">
              <w:rPr>
                <w:rStyle w:val="Hyperlink"/>
              </w:rPr>
              <w:t>5 DIAGRAMA DE ATIVIDADE</w:t>
            </w:r>
            <w:r>
              <w:tab/>
            </w:r>
            <w:r>
              <w:fldChar w:fldCharType="begin"/>
            </w:r>
            <w:r>
              <w:instrText xml:space="preserve">PAGEREF _Toc1051995352 \h</w:instrText>
            </w:r>
            <w:r>
              <w:fldChar w:fldCharType="separate"/>
            </w:r>
            <w:r w:rsidRPr="1AF509E4" w:rsidR="1AF509E4">
              <w:rPr>
                <w:rStyle w:val="Hyperlink"/>
              </w:rPr>
              <w:t>28</w:t>
            </w:r>
            <w:r>
              <w:fldChar w:fldCharType="end"/>
            </w:r>
          </w:hyperlink>
        </w:p>
        <w:p w:rsidR="4B48383A" w:rsidP="4B48383A" w:rsidRDefault="4B48383A" w14:paraId="5B749AAB" w14:textId="4B0AD86E">
          <w:pPr>
            <w:pStyle w:val="TOC1"/>
            <w:tabs>
              <w:tab w:val="right" w:leader="hyphen" w:pos="9015"/>
            </w:tabs>
            <w:bidi w:val="0"/>
            <w:rPr>
              <w:rStyle w:val="Hyperlink"/>
            </w:rPr>
          </w:pPr>
          <w:hyperlink w:anchor="_Toc1361035702">
            <w:r w:rsidRPr="1AF509E4" w:rsidR="1AF509E4">
              <w:rPr>
                <w:rStyle w:val="Hyperlink"/>
              </w:rPr>
              <w:t>6 DIAGRAMA DE ESTADOS</w:t>
            </w:r>
            <w:r>
              <w:tab/>
            </w:r>
            <w:r>
              <w:fldChar w:fldCharType="begin"/>
            </w:r>
            <w:r>
              <w:instrText xml:space="preserve">PAGEREF _Toc1361035702 \h</w:instrText>
            </w:r>
            <w:r>
              <w:fldChar w:fldCharType="separate"/>
            </w:r>
            <w:r w:rsidRPr="1AF509E4" w:rsidR="1AF509E4">
              <w:rPr>
                <w:rStyle w:val="Hyperlink"/>
              </w:rPr>
              <w:t>33</w:t>
            </w:r>
            <w:r>
              <w:fldChar w:fldCharType="end"/>
            </w:r>
          </w:hyperlink>
        </w:p>
        <w:p w:rsidR="4B48383A" w:rsidP="4B48383A" w:rsidRDefault="4B48383A" w14:paraId="7E4F6CDE" w14:textId="42F70A5E">
          <w:pPr>
            <w:pStyle w:val="TOC1"/>
            <w:tabs>
              <w:tab w:val="right" w:leader="hyphen" w:pos="9015"/>
            </w:tabs>
            <w:bidi w:val="0"/>
            <w:rPr>
              <w:rStyle w:val="Hyperlink"/>
            </w:rPr>
          </w:pPr>
          <w:hyperlink w:anchor="_Toc2124839688">
            <w:r w:rsidRPr="1AF509E4" w:rsidR="1AF509E4">
              <w:rPr>
                <w:rStyle w:val="Hyperlink"/>
              </w:rPr>
              <w:t>7 DIAGRMA DE SEQUENCIA</w:t>
            </w:r>
            <w:r>
              <w:tab/>
            </w:r>
            <w:r>
              <w:fldChar w:fldCharType="begin"/>
            </w:r>
            <w:r>
              <w:instrText xml:space="preserve">PAGEREF _Toc2124839688 \h</w:instrText>
            </w:r>
            <w:r>
              <w:fldChar w:fldCharType="separate"/>
            </w:r>
            <w:r w:rsidRPr="1AF509E4" w:rsidR="1AF509E4">
              <w:rPr>
                <w:rStyle w:val="Hyperlink"/>
              </w:rPr>
              <w:t>39</w:t>
            </w:r>
            <w:r>
              <w:fldChar w:fldCharType="end"/>
            </w:r>
          </w:hyperlink>
        </w:p>
        <w:p w:rsidR="4B48383A" w:rsidP="4B48383A" w:rsidRDefault="4B48383A" w14:paraId="45ACCDC8" w14:textId="32CD289B">
          <w:pPr>
            <w:pStyle w:val="TOC1"/>
            <w:tabs>
              <w:tab w:val="right" w:leader="hyphen" w:pos="9015"/>
            </w:tabs>
            <w:bidi w:val="0"/>
            <w:rPr>
              <w:rStyle w:val="Hyperlink"/>
            </w:rPr>
          </w:pPr>
          <w:hyperlink w:anchor="_Toc1946904050">
            <w:r w:rsidRPr="1AF509E4" w:rsidR="1AF509E4">
              <w:rPr>
                <w:rStyle w:val="Hyperlink"/>
              </w:rPr>
              <w:t>8 DIAGRMA DE CLASSES</w:t>
            </w:r>
            <w:r>
              <w:tab/>
            </w:r>
            <w:r>
              <w:fldChar w:fldCharType="begin"/>
            </w:r>
            <w:r>
              <w:instrText xml:space="preserve">PAGEREF _Toc1946904050 \h</w:instrText>
            </w:r>
            <w:r>
              <w:fldChar w:fldCharType="separate"/>
            </w:r>
            <w:r w:rsidRPr="1AF509E4" w:rsidR="1AF509E4">
              <w:rPr>
                <w:rStyle w:val="Hyperlink"/>
              </w:rPr>
              <w:t>46</w:t>
            </w:r>
            <w:r>
              <w:fldChar w:fldCharType="end"/>
            </w:r>
          </w:hyperlink>
        </w:p>
        <w:p w:rsidR="4B48383A" w:rsidP="4B48383A" w:rsidRDefault="4B48383A" w14:paraId="4BE6B52F" w14:textId="21C650DB">
          <w:pPr>
            <w:pStyle w:val="TOC1"/>
            <w:tabs>
              <w:tab w:val="right" w:leader="hyphen" w:pos="9015"/>
            </w:tabs>
            <w:bidi w:val="0"/>
            <w:rPr>
              <w:rStyle w:val="Hyperlink"/>
            </w:rPr>
          </w:pPr>
          <w:hyperlink w:anchor="_Toc1353415486">
            <w:r w:rsidRPr="1AF509E4" w:rsidR="1AF509E4">
              <w:rPr>
                <w:rStyle w:val="Hyperlink"/>
              </w:rPr>
              <w:t>9 TECNOLOGIAS</w:t>
            </w:r>
            <w:r>
              <w:tab/>
            </w:r>
            <w:r>
              <w:fldChar w:fldCharType="begin"/>
            </w:r>
            <w:r>
              <w:instrText xml:space="preserve">PAGEREF _Toc1353415486 \h</w:instrText>
            </w:r>
            <w:r>
              <w:fldChar w:fldCharType="separate"/>
            </w:r>
            <w:r w:rsidRPr="1AF509E4" w:rsidR="1AF509E4">
              <w:rPr>
                <w:rStyle w:val="Hyperlink"/>
              </w:rPr>
              <w:t>48</w:t>
            </w:r>
            <w:r>
              <w:fldChar w:fldCharType="end"/>
            </w:r>
          </w:hyperlink>
        </w:p>
        <w:p w:rsidR="4B48383A" w:rsidP="4B48383A" w:rsidRDefault="4B48383A" w14:paraId="7280E320" w14:textId="12A23F42">
          <w:pPr>
            <w:pStyle w:val="TOC1"/>
            <w:tabs>
              <w:tab w:val="right" w:leader="hyphen" w:pos="9015"/>
            </w:tabs>
            <w:bidi w:val="0"/>
            <w:rPr>
              <w:rStyle w:val="Hyperlink"/>
            </w:rPr>
          </w:pPr>
          <w:hyperlink w:anchor="_Toc1548019278">
            <w:r w:rsidRPr="1AF509E4" w:rsidR="1AF509E4">
              <w:rPr>
                <w:rStyle w:val="Hyperlink"/>
              </w:rPr>
              <w:t>10 ESCOPO DA PROTOTIPAÇÃO</w:t>
            </w:r>
            <w:r>
              <w:tab/>
            </w:r>
            <w:r>
              <w:fldChar w:fldCharType="begin"/>
            </w:r>
            <w:r>
              <w:instrText xml:space="preserve">PAGEREF _Toc1548019278 \h</w:instrText>
            </w:r>
            <w:r>
              <w:fldChar w:fldCharType="separate"/>
            </w:r>
            <w:r w:rsidRPr="1AF509E4" w:rsidR="1AF509E4">
              <w:rPr>
                <w:rStyle w:val="Hyperlink"/>
              </w:rPr>
              <w:t>49</w:t>
            </w:r>
            <w:r>
              <w:fldChar w:fldCharType="end"/>
            </w:r>
          </w:hyperlink>
        </w:p>
        <w:p w:rsidR="4B48383A" w:rsidP="4B48383A" w:rsidRDefault="4B48383A" w14:paraId="6511DDBB" w14:textId="5A761AD7">
          <w:pPr>
            <w:pStyle w:val="TOC1"/>
            <w:tabs>
              <w:tab w:val="right" w:leader="hyphen" w:pos="9015"/>
            </w:tabs>
            <w:bidi w:val="0"/>
            <w:rPr>
              <w:rStyle w:val="Hyperlink"/>
            </w:rPr>
          </w:pPr>
          <w:hyperlink w:anchor="_Toc469727889">
            <w:r w:rsidRPr="1AF509E4" w:rsidR="1AF509E4">
              <w:rPr>
                <w:rStyle w:val="Hyperlink"/>
              </w:rPr>
              <w:t>11 CONCLUSÃO</w:t>
            </w:r>
            <w:r>
              <w:tab/>
            </w:r>
            <w:r>
              <w:fldChar w:fldCharType="begin"/>
            </w:r>
            <w:r>
              <w:instrText xml:space="preserve">PAGEREF _Toc469727889 \h</w:instrText>
            </w:r>
            <w:r>
              <w:fldChar w:fldCharType="separate"/>
            </w:r>
            <w:r w:rsidRPr="1AF509E4" w:rsidR="1AF509E4">
              <w:rPr>
                <w:rStyle w:val="Hyperlink"/>
              </w:rPr>
              <w:t>51</w:t>
            </w:r>
            <w:r>
              <w:fldChar w:fldCharType="end"/>
            </w:r>
          </w:hyperlink>
        </w:p>
        <w:p w:rsidR="1AF509E4" w:rsidP="1AF509E4" w:rsidRDefault="1AF509E4" w14:paraId="09174E6D" w14:textId="242C3AF3">
          <w:pPr>
            <w:pStyle w:val="TOC1"/>
            <w:tabs>
              <w:tab w:val="right" w:leader="hyphen" w:pos="9015"/>
            </w:tabs>
            <w:bidi w:val="0"/>
            <w:rPr>
              <w:rStyle w:val="Hyperlink"/>
            </w:rPr>
          </w:pPr>
          <w:hyperlink w:anchor="_Toc67925982">
            <w:r w:rsidRPr="1AF509E4" w:rsidR="1AF509E4">
              <w:rPr>
                <w:rStyle w:val="Hyperlink"/>
              </w:rPr>
              <w:t>12 REFERENCIAS</w:t>
            </w:r>
            <w:r>
              <w:tab/>
            </w:r>
            <w:r>
              <w:fldChar w:fldCharType="begin"/>
            </w:r>
            <w:r>
              <w:instrText xml:space="preserve">PAGEREF _Toc67925982 \h</w:instrText>
            </w:r>
            <w:r>
              <w:fldChar w:fldCharType="separate"/>
            </w:r>
            <w:r w:rsidRPr="1AF509E4" w:rsidR="1AF509E4">
              <w:rPr>
                <w:rStyle w:val="Hyperlink"/>
              </w:rPr>
              <w:t>51</w:t>
            </w:r>
            <w:r>
              <w:fldChar w:fldCharType="end"/>
            </w:r>
          </w:hyperlink>
          <w:r>
            <w:fldChar w:fldCharType="end"/>
          </w:r>
        </w:p>
      </w:sdtContent>
    </w:sdt>
    <w:p w:rsidR="4B48383A" w:rsidP="4B48383A" w:rsidRDefault="4B48383A" w14:paraId="5AA579FC" w14:textId="37447A03">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4B48383A" w:rsidP="4B48383A" w:rsidRDefault="4B48383A" w14:paraId="20C645D3" w14:textId="60E4DCBA">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80ADAE8" w14:textId="69E13B55">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531FAC5D" w14:textId="6E20D0B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BA5C130" w14:textId="51618E4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DE01962" w14:textId="1A22175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B611609" w14:textId="47B5A13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C96F1C1" w14:textId="37EAEF8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6175C0D" w14:textId="32980057">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1CC94" w14:textId="64E861D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CDE203" w14:textId="33D9578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588F34C" w14:textId="1B2C171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BD6633" w14:textId="10BFD93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43214D8" w14:textId="23FB1E6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7C77788" w14:textId="13E6C8A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DD9E8" w14:textId="4A87191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DC3F746" w14:textId="285CB68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F1F83F0" w14:textId="7A7CC47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AE0768" w14:textId="7D348E5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2397672" w14:textId="1CB1F06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A37AB1F" w14:textId="28F1142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C9066E5" w14:textId="00D5250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211E365A" w14:textId="78C8444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4AE4C5B" w:rsidP="4B48383A" w:rsidRDefault="54AE4C5B" w14:paraId="07E9DB5D" w14:textId="684360CB">
      <w:pPr>
        <w:pStyle w:val="Heading1"/>
        <w:spacing w:line="360" w:lineRule="auto"/>
        <w:jc w:val="left"/>
        <w:rPr>
          <w:rFonts w:ascii="Times New Roman" w:hAnsi="Times New Roman" w:eastAsia="Times New Roman" w:cs="Times New Roman"/>
          <w:b w:val="1"/>
          <w:bCs w:val="1"/>
          <w:noProof w:val="0"/>
          <w:sz w:val="16"/>
          <w:szCs w:val="16"/>
          <w:lang w:val="pt-BR"/>
        </w:rPr>
      </w:pPr>
      <w:bookmarkStart w:name="_Toc1784316612" w:id="2075278521"/>
      <w:r w:rsidRPr="60453AAE" w:rsidR="74E5624E">
        <w:rPr>
          <w:rFonts w:ascii="Times New Roman" w:hAnsi="Times New Roman" w:eastAsia="Times New Roman" w:cs="Times New Roman"/>
          <w:b w:val="1"/>
          <w:bCs w:val="1"/>
          <w:noProof w:val="0"/>
          <w:sz w:val="24"/>
          <w:szCs w:val="24"/>
          <w:lang w:val="pt-BR"/>
        </w:rPr>
        <w:t>1</w:t>
      </w:r>
      <w:r w:rsidRPr="60453AAE" w:rsidR="0A1FF95F">
        <w:rPr>
          <w:rFonts w:ascii="Times New Roman" w:hAnsi="Times New Roman" w:eastAsia="Times New Roman" w:cs="Times New Roman"/>
          <w:b w:val="1"/>
          <w:bCs w:val="1"/>
          <w:noProof w:val="0"/>
          <w:sz w:val="24"/>
          <w:szCs w:val="24"/>
          <w:lang w:val="pt-BR"/>
        </w:rPr>
        <w:t>.</w:t>
      </w:r>
      <w:r w:rsidRPr="60453AAE" w:rsidR="74E5624E">
        <w:rPr>
          <w:rFonts w:ascii="Times New Roman" w:hAnsi="Times New Roman" w:eastAsia="Times New Roman" w:cs="Times New Roman"/>
          <w:b w:val="1"/>
          <w:bCs w:val="1"/>
          <w:noProof w:val="0"/>
          <w:sz w:val="24"/>
          <w:szCs w:val="24"/>
          <w:lang w:val="pt-BR"/>
        </w:rPr>
        <w:t xml:space="preserve"> INTRODUÇÃO</w:t>
      </w:r>
      <w:bookmarkEnd w:id="2075278521"/>
    </w:p>
    <w:p w:rsidR="79D7A98F" w:rsidP="4B48383A" w:rsidRDefault="79D7A98F" w14:paraId="26FB265D" w14:textId="3E244FED">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523198494" w:id="1283351122"/>
      <w:r w:rsidRPr="1AF509E4" w:rsidR="790E30DC">
        <w:rPr>
          <w:rFonts w:ascii="Times New Roman" w:hAnsi="Times New Roman" w:eastAsia="Times New Roman" w:cs="Times New Roman"/>
          <w:b w:val="1"/>
          <w:bCs w:val="1"/>
          <w:noProof w:val="0"/>
          <w:sz w:val="24"/>
          <w:szCs w:val="24"/>
          <w:lang w:val="pt-BR"/>
        </w:rPr>
        <w:t>1.1 Visão geral do Documento</w:t>
      </w:r>
      <w:bookmarkEnd w:id="1283351122"/>
    </w:p>
    <w:p w:rsidR="79D7A98F" w:rsidP="4B48383A" w:rsidRDefault="79D7A98F" w14:paraId="27070D24" w14:textId="46DD6F99">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4B48383A" w:rsidR="79D7A98F">
        <w:rPr>
          <w:rFonts w:ascii="Times New Roman" w:hAnsi="Times New Roman" w:eastAsia="Times New Roman" w:cs="Times New Roman"/>
          <w:noProof w:val="0"/>
          <w:sz w:val="24"/>
          <w:szCs w:val="24"/>
          <w:lang w:val="pt-BR"/>
        </w:rPr>
        <w:t>Product</w:t>
      </w:r>
      <w:r w:rsidRPr="4B48383A" w:rsidR="79D7A98F">
        <w:rPr>
          <w:rFonts w:ascii="Times New Roman" w:hAnsi="Times New Roman" w:eastAsia="Times New Roman" w:cs="Times New Roman"/>
          <w:noProof w:val="0"/>
          <w:sz w:val="24"/>
          <w:szCs w:val="24"/>
          <w:lang w:val="pt-BR"/>
        </w:rPr>
        <w:t xml:space="preserve"> </w:t>
      </w:r>
      <w:r w:rsidRPr="4B48383A" w:rsidR="79D7A98F">
        <w:rPr>
          <w:rFonts w:ascii="Times New Roman" w:hAnsi="Times New Roman" w:eastAsia="Times New Roman" w:cs="Times New Roman"/>
          <w:noProof w:val="0"/>
          <w:sz w:val="24"/>
          <w:szCs w:val="24"/>
          <w:lang w:val="pt-BR"/>
        </w:rPr>
        <w:t>Owner</w:t>
      </w:r>
      <w:r w:rsidRPr="4B48383A" w:rsidR="79D7A98F">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4B48383A" w:rsidP="4B48383A" w:rsidRDefault="4B48383A" w14:paraId="6B0AF7CB" w14:textId="28025F62">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10D916D2" w14:textId="22C7663C">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858494587" w:id="563446535"/>
      <w:r w:rsidRPr="1AF509E4" w:rsidR="790E30DC">
        <w:rPr>
          <w:rFonts w:ascii="Times New Roman" w:hAnsi="Times New Roman" w:eastAsia="Times New Roman" w:cs="Times New Roman"/>
          <w:b w:val="1"/>
          <w:bCs w:val="1"/>
          <w:noProof w:val="0"/>
          <w:sz w:val="24"/>
          <w:szCs w:val="24"/>
          <w:lang w:val="pt-BR"/>
        </w:rPr>
        <w:t>1.2 Escopo do projeto</w:t>
      </w:r>
      <w:bookmarkEnd w:id="563446535"/>
    </w:p>
    <w:p w:rsidR="79D7A98F" w:rsidP="4B48383A" w:rsidRDefault="79D7A98F" w14:paraId="3C28FD15" w14:textId="5077AE80">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4B48383A" w:rsidR="79D7A98F">
        <w:rPr>
          <w:rFonts w:ascii="Times New Roman" w:hAnsi="Times New Roman" w:eastAsia="Times New Roman" w:cs="Times New Roman"/>
          <w:noProof w:val="0"/>
          <w:sz w:val="24"/>
          <w:szCs w:val="24"/>
          <w:lang w:val="pt-BR"/>
        </w:rPr>
        <w:t>chatbot</w:t>
      </w:r>
      <w:r w:rsidRPr="4B48383A" w:rsidR="79D7A98F">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4B48383A" w:rsidP="4B48383A" w:rsidRDefault="4B48383A" w14:paraId="1691678E" w14:textId="12CF81BE">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23CF6C93" w14:textId="32D2BC33">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095806567" w:id="2092705347"/>
      <w:r w:rsidRPr="1AF509E4" w:rsidR="790E30DC">
        <w:rPr>
          <w:rFonts w:ascii="Times New Roman" w:hAnsi="Times New Roman" w:eastAsia="Times New Roman" w:cs="Times New Roman"/>
          <w:b w:val="1"/>
          <w:bCs w:val="1"/>
          <w:noProof w:val="0"/>
          <w:sz w:val="24"/>
          <w:szCs w:val="24"/>
          <w:lang w:val="pt-BR"/>
        </w:rPr>
        <w:t>1.2.1Problema</w:t>
      </w:r>
      <w:bookmarkEnd w:id="2092705347"/>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5B1B2614" w:rsidP="4B48383A" w:rsidRDefault="5B1B2614" w14:paraId="0E83ED6D" w14:textId="1785FB48">
      <w:pPr>
        <w:spacing w:line="360" w:lineRule="auto"/>
        <w:ind w:left="0" w:firstLine="708"/>
        <w:jc w:val="center"/>
        <w:rPr>
          <w:rFonts w:ascii="Times New Roman" w:hAnsi="Times New Roman" w:eastAsia="Times New Roman" w:cs="Times New Roman"/>
          <w:noProof w:val="0"/>
          <w:sz w:val="24"/>
          <w:szCs w:val="24"/>
          <w:lang w:val="pt-BR"/>
        </w:rPr>
      </w:pPr>
      <w:r w:rsidRPr="4B48383A" w:rsidR="5B1B2614">
        <w:rPr>
          <w:rFonts w:ascii="Times New Roman" w:hAnsi="Times New Roman" w:eastAsia="Times New Roman" w:cs="Times New Roman"/>
          <w:b w:val="1"/>
          <w:bCs w:val="1"/>
          <w:noProof w:val="0"/>
          <w:sz w:val="24"/>
          <w:szCs w:val="24"/>
          <w:lang w:val="pt-BR"/>
        </w:rPr>
        <w:t>Tabela 1</w:t>
      </w:r>
      <w:r w:rsidRPr="4B48383A" w:rsidR="5B1B2614">
        <w:rPr>
          <w:rFonts w:ascii="Times New Roman" w:hAnsi="Times New Roman" w:eastAsia="Times New Roman" w:cs="Times New Roman"/>
          <w:noProof w:val="0"/>
          <w:sz w:val="24"/>
          <w:szCs w:val="24"/>
          <w:lang w:val="pt-BR"/>
        </w:rPr>
        <w:t xml:space="preserve"> – Problemas </w:t>
      </w:r>
      <w:r w:rsidRPr="4B48383A" w:rsidR="5B1B2614">
        <w:rPr>
          <w:rFonts w:ascii="Times New Roman" w:hAnsi="Times New Roman" w:eastAsia="Times New Roman" w:cs="Times New Roman"/>
          <w:noProof w:val="0"/>
          <w:sz w:val="24"/>
          <w:szCs w:val="24"/>
          <w:lang w:val="pt-BR"/>
        </w:rPr>
        <w:t>indentificados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4B48383A" w14:paraId="257FDF58">
        <w:trPr>
          <w:trHeight w:val="300"/>
        </w:trPr>
        <w:tc>
          <w:tcPr>
            <w:tcW w:w="3056" w:type="dxa"/>
            <w:tcBorders>
              <w:top w:val="single" w:color="000000" w:themeColor="text1" w:sz="12"/>
              <w:bottom w:val="single" w:color="000000" w:themeColor="text1" w:sz="12"/>
            </w:tcBorders>
            <w:tcMar/>
            <w:vAlign w:val="center"/>
          </w:tcPr>
          <w:p w:rsidR="4B48383A" w:rsidP="4B48383A" w:rsidRDefault="4B48383A" w14:paraId="5D646B3A" w14:textId="7F1147DC">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4B48383A" w:rsidRDefault="4B48383A" w14:paraId="4F956D29" w14:textId="650B9C9B">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5CD870DB" w14:textId="394D659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623CAC02" w14:textId="7EAB92B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sem conhecimento técnico enfrentam desafios para montar PCs com peças que funcionem bem entre si.</w:t>
            </w:r>
          </w:p>
        </w:tc>
      </w:tr>
      <w:tr w:rsidR="4B48383A" w:rsidTr="4B48383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77E6CA61" w14:textId="27B5FAC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39BFACBD" w14:textId="0D1972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adaptam sugestões de hardware a diferentes perfis (gamer, escritório, edição de vídeo etc.).</w:t>
            </w:r>
          </w:p>
        </w:tc>
      </w:tr>
      <w:tr w:rsidR="4B48383A" w:rsidTr="4B48383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405EF7E8" w14:textId="333CCA2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573E5CAD" w14:textId="43CF034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muitas vezes recebem sugestões que ultrapassam o valor que podem gastar, sem alternativas viáveis.</w:t>
            </w:r>
          </w:p>
        </w:tc>
      </w:tr>
      <w:tr w:rsidR="4B48383A" w:rsidTr="4B48383A" w14:paraId="486EFDB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565A3A43" w14:textId="24313B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4B48383A" w:rsidRDefault="4B48383A" w14:paraId="77E4C9DB" w14:textId="614200D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Nenhum sistema comum considera temperatura, poeira ou ventilação do ambiente onde o PC será usado.</w:t>
            </w:r>
          </w:p>
        </w:tc>
      </w:tr>
      <w:tr w:rsidR="4B48383A" w:rsidTr="4B48383A" w14:paraId="6EB66FF5">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28887B54" w14:textId="6FDEEEE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4B48383A" w:rsidRDefault="4B48383A" w14:paraId="4412F327" w14:textId="485F5BC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busca manual por peças e comparação de preços é cansativa, especialmente para leigos.</w:t>
            </w:r>
          </w:p>
        </w:tc>
      </w:tr>
      <w:tr w:rsidR="4B48383A" w:rsidTr="4B48383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2A27D3DF" w14:textId="36C7160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2070D2FC" w14:textId="080985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não recebem alertas ou instruções claras sobre erros ou incompatibilidades ao montar o PC.</w:t>
            </w:r>
          </w:p>
        </w:tc>
      </w:tr>
      <w:tr w:rsidR="4B48383A" w:rsidTr="4B48383A" w14:paraId="69CB52C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7D5A67B9" w14:textId="42917C2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4B48383A" w:rsidRDefault="4B48383A" w14:paraId="22B218F0" w14:textId="6E0AD9F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Não há integração direta com lojas para encontrar as ofertas mais vantajosas em tempo real.</w:t>
            </w:r>
          </w:p>
        </w:tc>
      </w:tr>
      <w:tr w:rsidR="4B48383A" w:rsidTr="4B48383A" w14:paraId="72D93FFD">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182A08C7" w14:textId="6D5628C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4B48383A" w:rsidRDefault="4B48383A" w14:paraId="5780823C" w14:textId="277FE8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iniciantes não conseguem montar configurações sem aprender conceitos avançados de hardware.</w:t>
            </w:r>
          </w:p>
        </w:tc>
      </w:tr>
      <w:tr w:rsidR="4B48383A" w:rsidTr="4B48383A" w14:paraId="432E7FB0">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0F50B05E" w14:textId="4D4CB35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4B48383A" w:rsidRDefault="4B48383A" w14:paraId="2EC5A475" w14:textId="6AA50AE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permitem salvar, compartilhar ou exportar builds de forma conveniente.</w:t>
            </w:r>
          </w:p>
        </w:tc>
      </w:tr>
      <w:tr w:rsidR="4B48383A" w:rsidTr="4B48383A" w14:paraId="10C20243">
        <w:trPr>
          <w:trHeight w:val="300"/>
        </w:trPr>
        <w:tc>
          <w:tcPr>
            <w:tcW w:w="3056" w:type="dxa"/>
            <w:tcBorders>
              <w:right w:val="single" w:color="000000" w:themeColor="text1" w:sz="12"/>
            </w:tcBorders>
            <w:tcMar/>
            <w:vAlign w:val="center"/>
          </w:tcPr>
          <w:p w:rsidR="4B48383A" w:rsidP="4B48383A" w:rsidRDefault="4B48383A" w14:paraId="7D691A7C" w14:textId="0A90D32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4B48383A" w:rsidRDefault="4B48383A" w14:paraId="54B481F5" w14:textId="0158FFA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121830908" w:id="142813205"/>
      <w:r w:rsidRPr="1AF509E4" w:rsidR="790E30DC">
        <w:rPr>
          <w:rFonts w:ascii="Times New Roman" w:hAnsi="Times New Roman" w:eastAsia="Times New Roman" w:cs="Times New Roman"/>
          <w:b w:val="1"/>
          <w:bCs w:val="1"/>
          <w:noProof w:val="0"/>
          <w:sz w:val="24"/>
          <w:szCs w:val="24"/>
          <w:lang w:val="pt-BR"/>
        </w:rPr>
        <w:t>1.2.2 Justifica</w:t>
      </w:r>
      <w:r w:rsidRPr="1AF509E4" w:rsidR="7C0758DD">
        <w:rPr>
          <w:rFonts w:ascii="Times New Roman" w:hAnsi="Times New Roman" w:eastAsia="Times New Roman" w:cs="Times New Roman"/>
          <w:b w:val="1"/>
          <w:bCs w:val="1"/>
          <w:noProof w:val="0"/>
          <w:sz w:val="24"/>
          <w:szCs w:val="24"/>
          <w:lang w:val="pt-BR"/>
        </w:rPr>
        <w:t>tiva</w:t>
      </w:r>
      <w:bookmarkEnd w:id="142813205"/>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196561251" w:id="2131096161"/>
      <w:r w:rsidRPr="1AF509E4" w:rsidR="7C0758DD">
        <w:rPr>
          <w:rFonts w:ascii="Times New Roman" w:hAnsi="Times New Roman" w:eastAsia="Times New Roman" w:cs="Times New Roman"/>
          <w:b w:val="1"/>
          <w:bCs w:val="1"/>
          <w:noProof w:val="0"/>
          <w:sz w:val="24"/>
          <w:szCs w:val="24"/>
          <w:lang w:val="pt-BR"/>
        </w:rPr>
        <w:t xml:space="preserve">1.3 Concepção do </w:t>
      </w:r>
      <w:r w:rsidRPr="1AF509E4" w:rsidR="23E67B0B">
        <w:rPr>
          <w:rFonts w:ascii="Times New Roman" w:hAnsi="Times New Roman" w:eastAsia="Times New Roman" w:cs="Times New Roman"/>
          <w:b w:val="1"/>
          <w:bCs w:val="1"/>
          <w:noProof w:val="0"/>
          <w:sz w:val="24"/>
          <w:szCs w:val="24"/>
          <w:lang w:val="pt-BR"/>
        </w:rPr>
        <w:t>Sistema</w:t>
      </w:r>
      <w:bookmarkEnd w:id="2131096161"/>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344950737" w:id="2141753505"/>
      <w:r w:rsidRPr="1AF509E4" w:rsidR="0C26C6F6">
        <w:rPr>
          <w:rFonts w:ascii="Times New Roman" w:hAnsi="Times New Roman" w:eastAsia="Times New Roman" w:cs="Times New Roman"/>
          <w:b w:val="1"/>
          <w:bCs w:val="1"/>
          <w:noProof w:val="0"/>
          <w:sz w:val="24"/>
          <w:szCs w:val="24"/>
          <w:lang w:val="pt-BR"/>
        </w:rPr>
        <w:t>1.3.1 Entrevista</w:t>
      </w:r>
      <w:bookmarkEnd w:id="2141753505"/>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645752596" w:id="668145404"/>
      <w:r w:rsidRPr="1AF509E4" w:rsidR="0C26C6F6">
        <w:rPr>
          <w:rStyle w:val="Heading3Char"/>
          <w:rFonts w:ascii="Times New Roman" w:hAnsi="Times New Roman" w:eastAsia="Times New Roman" w:cs="Times New Roman"/>
          <w:b w:val="1"/>
          <w:bCs w:val="1"/>
          <w:noProof w:val="0"/>
          <w:sz w:val="24"/>
          <w:szCs w:val="24"/>
          <w:lang w:val="pt-BR"/>
        </w:rPr>
        <w:t>1.3.2 Análise de mercado</w:t>
      </w:r>
      <w:bookmarkEnd w:id="668145404"/>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504175024" w:id="1633939774"/>
      <w:r w:rsidRPr="1AF509E4" w:rsidR="0C26C6F6">
        <w:rPr>
          <w:rFonts w:ascii="Times New Roman" w:hAnsi="Times New Roman" w:eastAsia="Times New Roman" w:cs="Times New Roman"/>
          <w:b w:val="1"/>
          <w:bCs w:val="1"/>
          <w:noProof w:val="0"/>
          <w:sz w:val="24"/>
          <w:szCs w:val="24"/>
          <w:lang w:val="pt-BR"/>
        </w:rPr>
        <w:t>1.3.3 Requisitos</w:t>
      </w:r>
      <w:bookmarkEnd w:id="1633939774"/>
    </w:p>
    <w:p w:rsidR="39F7B867" w:rsidP="4B48383A" w:rsidRDefault="39F7B867" w14:paraId="7720F91F" w14:textId="37018F08">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4B48383A" w:rsidP="4B48383A" w:rsidRDefault="4B48383A" w14:paraId="1BF2B0CD" w14:textId="0F3F430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2AFB1A72" w:rsidP="4B48383A" w:rsidRDefault="2AFB1A72" w14:paraId="6A681AE4" w14:textId="278B78E1">
      <w:pPr>
        <w:pStyle w:val="Heading1"/>
        <w:spacing w:line="360" w:lineRule="auto"/>
        <w:ind w:left="708"/>
        <w:rPr>
          <w:rFonts w:ascii="Times New Roman" w:hAnsi="Times New Roman" w:eastAsia="Times New Roman" w:cs="Times New Roman"/>
          <w:b w:val="1"/>
          <w:bCs w:val="1"/>
          <w:noProof w:val="0"/>
          <w:sz w:val="22"/>
          <w:szCs w:val="22"/>
          <w:lang w:val="pt-BR"/>
        </w:rPr>
      </w:pPr>
      <w:bookmarkStart w:name="_Toc851829780" w:id="123587754"/>
      <w:r w:rsidRPr="60453AAE" w:rsidR="625C3D45">
        <w:rPr>
          <w:rFonts w:ascii="Times New Roman" w:hAnsi="Times New Roman" w:eastAsia="Times New Roman" w:cs="Times New Roman"/>
          <w:b w:val="1"/>
          <w:bCs w:val="1"/>
          <w:noProof w:val="0"/>
          <w:sz w:val="24"/>
          <w:szCs w:val="24"/>
          <w:lang w:val="pt-BR"/>
        </w:rPr>
        <w:t>2</w:t>
      </w:r>
      <w:r w:rsidRPr="60453AAE" w:rsidR="0BAD9C65">
        <w:rPr>
          <w:rFonts w:ascii="Times New Roman" w:hAnsi="Times New Roman" w:eastAsia="Times New Roman" w:cs="Times New Roman"/>
          <w:b w:val="1"/>
          <w:bCs w:val="1"/>
          <w:noProof w:val="0"/>
          <w:sz w:val="24"/>
          <w:szCs w:val="24"/>
          <w:lang w:val="pt-BR"/>
        </w:rPr>
        <w:t>.</w:t>
      </w:r>
      <w:r w:rsidRPr="60453AAE" w:rsidR="0824B923">
        <w:rPr>
          <w:rFonts w:ascii="Times New Roman" w:hAnsi="Times New Roman" w:eastAsia="Times New Roman" w:cs="Times New Roman"/>
          <w:b w:val="1"/>
          <w:bCs w:val="1"/>
          <w:noProof w:val="0"/>
          <w:sz w:val="24"/>
          <w:szCs w:val="24"/>
          <w:lang w:val="pt-BR"/>
        </w:rPr>
        <w:t xml:space="preserve"> </w:t>
      </w:r>
      <w:r w:rsidRPr="60453AAE" w:rsidR="625C3D45">
        <w:rPr>
          <w:rFonts w:ascii="Times New Roman" w:hAnsi="Times New Roman" w:eastAsia="Times New Roman" w:cs="Times New Roman"/>
          <w:b w:val="1"/>
          <w:bCs w:val="1"/>
          <w:noProof w:val="0"/>
          <w:sz w:val="24"/>
          <w:szCs w:val="24"/>
          <w:lang w:val="pt-BR"/>
        </w:rPr>
        <w:t>OBJETIVO</w:t>
      </w:r>
      <w:bookmarkEnd w:id="123587754"/>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4B48383A" w:rsidRDefault="76C84164" w14:paraId="06A1153C" w14:textId="1C8088B9">
      <w:pPr>
        <w:pStyle w:val="Heading1"/>
        <w:spacing w:line="360" w:lineRule="auto"/>
        <w:rPr>
          <w:rFonts w:ascii="Times New Roman" w:hAnsi="Times New Roman" w:eastAsia="Times New Roman" w:cs="Times New Roman"/>
          <w:b w:val="1"/>
          <w:bCs w:val="1"/>
          <w:noProof w:val="0"/>
          <w:sz w:val="24"/>
          <w:szCs w:val="24"/>
          <w:lang w:val="es-ES"/>
        </w:rPr>
      </w:pPr>
      <w:bookmarkStart w:name="_Toc509578584" w:id="1422282139"/>
      <w:r w:rsidRPr="60453AAE" w:rsidR="4E0BD1D0">
        <w:rPr>
          <w:rFonts w:ascii="Times New Roman" w:hAnsi="Times New Roman" w:eastAsia="Times New Roman" w:cs="Times New Roman"/>
          <w:b w:val="1"/>
          <w:bCs w:val="1"/>
          <w:noProof w:val="0"/>
          <w:sz w:val="24"/>
          <w:szCs w:val="24"/>
          <w:lang w:val="es-ES"/>
        </w:rPr>
        <w:t>3</w:t>
      </w:r>
      <w:r w:rsidRPr="60453AAE" w:rsidR="42C58684">
        <w:rPr>
          <w:rFonts w:ascii="Times New Roman" w:hAnsi="Times New Roman" w:eastAsia="Times New Roman" w:cs="Times New Roman"/>
          <w:b w:val="1"/>
          <w:bCs w:val="1"/>
          <w:noProof w:val="0"/>
          <w:sz w:val="24"/>
          <w:szCs w:val="24"/>
          <w:lang w:val="es-ES"/>
        </w:rPr>
        <w:t>.</w:t>
      </w:r>
      <w:r w:rsidRPr="60453AAE" w:rsidR="4E0BD1D0">
        <w:rPr>
          <w:rFonts w:ascii="Times New Roman" w:hAnsi="Times New Roman" w:eastAsia="Times New Roman" w:cs="Times New Roman"/>
          <w:b w:val="1"/>
          <w:bCs w:val="1"/>
          <w:noProof w:val="0"/>
          <w:sz w:val="24"/>
          <w:szCs w:val="24"/>
          <w:lang w:val="es-ES"/>
        </w:rPr>
        <w:t xml:space="preserve"> </w:t>
      </w:r>
      <w:r w:rsidRPr="60453AAE" w:rsidR="1C540A7A">
        <w:rPr>
          <w:rFonts w:ascii="Times New Roman" w:hAnsi="Times New Roman" w:eastAsia="Times New Roman" w:cs="Times New Roman"/>
          <w:b w:val="1"/>
          <w:bCs w:val="1"/>
          <w:noProof w:val="0"/>
          <w:sz w:val="24"/>
          <w:szCs w:val="24"/>
          <w:lang w:val="es-ES"/>
        </w:rPr>
        <w:t>ELICITAÇÃO DE REQUISITOS</w:t>
      </w:r>
      <w:bookmarkEnd w:id="1422282139"/>
      <w:r w:rsidRPr="60453AAE" w:rsidR="4E0BD1D0">
        <w:rPr>
          <w:rFonts w:ascii="Times New Roman" w:hAnsi="Times New Roman" w:eastAsia="Times New Roman" w:cs="Times New Roman"/>
          <w:b w:val="1"/>
          <w:bCs w:val="1"/>
          <w:noProof w:val="0"/>
          <w:sz w:val="24"/>
          <w:szCs w:val="24"/>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54384276" w:id="204424376"/>
      <w:r w:rsidRPr="1AF509E4" w:rsidR="74468449">
        <w:rPr>
          <w:rFonts w:ascii="Times New Roman" w:hAnsi="Times New Roman" w:eastAsia="Times New Roman" w:cs="Times New Roman"/>
          <w:b w:val="1"/>
          <w:bCs w:val="1"/>
          <w:noProof w:val="0"/>
          <w:sz w:val="24"/>
          <w:szCs w:val="24"/>
          <w:lang w:val="pt-BR"/>
        </w:rPr>
        <w:t>3.1 Requisitos Funcionais (RF)</w:t>
      </w:r>
      <w:bookmarkEnd w:id="204424376"/>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0" w:type="auto"/>
        <w:tblLayout w:type="fixed"/>
        <w:tblLook w:val="06A0" w:firstRow="1" w:lastRow="0" w:firstColumn="1" w:lastColumn="0" w:noHBand="1" w:noVBand="1"/>
      </w:tblPr>
      <w:tblGrid>
        <w:gridCol w:w="960"/>
        <w:gridCol w:w="1501"/>
        <w:gridCol w:w="6554"/>
      </w:tblGrid>
      <w:tr w:rsidR="4B48383A" w:rsidTr="4B48383A"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501"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554"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501" w:type="dxa"/>
            <w:tcBorders>
              <w:top w:val="single" w:color="000000" w:themeColor="text1" w:sz="12"/>
              <w:bottom w:val="single" w:color="000000" w:themeColor="text1" w:sz="12"/>
            </w:tcBorders>
            <w:tcMar/>
            <w:vAlign w:val="center"/>
          </w:tcPr>
          <w:p w:rsidR="4B48383A" w:rsidP="4B48383A" w:rsidRDefault="4B48383A" w14:paraId="77A2F875" w14:textId="2D8A133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Cadastro de Usuário</w:t>
            </w:r>
          </w:p>
        </w:tc>
        <w:tc>
          <w:tcPr>
            <w:tcW w:w="6554"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4B48383A"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501" w:type="dxa"/>
            <w:tcBorders>
              <w:top w:val="single" w:color="000000" w:themeColor="text1" w:sz="12"/>
              <w:bottom w:val="single" w:color="000000" w:themeColor="text1" w:sz="12"/>
            </w:tcBorders>
            <w:tcMar/>
            <w:vAlign w:val="center"/>
          </w:tcPr>
          <w:p w:rsidR="4B48383A" w:rsidP="4B48383A" w:rsidRDefault="4B48383A" w14:paraId="38183355" w14:textId="3EAC37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Definição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4B48383A"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501" w:type="dxa"/>
            <w:tcBorders>
              <w:top w:val="single" w:color="000000" w:themeColor="text1" w:sz="12"/>
              <w:bottom w:val="single" w:color="000000" w:themeColor="text1" w:sz="12"/>
            </w:tcBorders>
            <w:tcMar/>
            <w:vAlign w:val="center"/>
          </w:tcPr>
          <w:p w:rsidR="4B48383A" w:rsidP="4B48383A" w:rsidRDefault="4B48383A" w14:paraId="18FD1762" w14:textId="0D5C49E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Automatizada</w:t>
            </w:r>
          </w:p>
        </w:tc>
        <w:tc>
          <w:tcPr>
            <w:tcW w:w="6554"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4B48383A"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501" w:type="dxa"/>
            <w:tcBorders>
              <w:top w:val="single" w:color="000000" w:themeColor="text1" w:sz="12"/>
              <w:bottom w:val="single" w:color="000000" w:themeColor="text1" w:sz="12"/>
            </w:tcBorders>
            <w:tcMar/>
            <w:vAlign w:val="center"/>
          </w:tcPr>
          <w:p w:rsidR="4B48383A" w:rsidP="4B48383A" w:rsidRDefault="4B48383A" w14:paraId="79B49FDF" w14:textId="4C2FB55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Montagem Manual</w:t>
            </w:r>
          </w:p>
        </w:tc>
        <w:tc>
          <w:tcPr>
            <w:tcW w:w="6554"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4B48383A"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501" w:type="dxa"/>
            <w:tcBorders>
              <w:top w:val="single" w:color="000000" w:themeColor="text1" w:sz="12"/>
              <w:bottom w:val="single" w:color="000000" w:themeColor="text1" w:sz="12"/>
            </w:tcBorders>
            <w:tcMar/>
            <w:vAlign w:val="center"/>
          </w:tcPr>
          <w:p w:rsidR="4B48383A" w:rsidP="4B48383A" w:rsidRDefault="4B48383A" w14:paraId="26B51F82" w14:textId="2E920D5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Avaliação de Compatibilidade</w:t>
            </w:r>
          </w:p>
        </w:tc>
        <w:tc>
          <w:tcPr>
            <w:tcW w:w="6554"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4B48383A" w14:paraId="5CD979DB">
        <w:trPr>
          <w:trHeight w:val="300"/>
        </w:trPr>
        <w:tc>
          <w:tcPr>
            <w:tcW w:w="960" w:type="dxa"/>
            <w:tcBorders>
              <w:top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501" w:type="dxa"/>
            <w:tcBorders>
              <w:top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554" w:type="dxa"/>
            <w:tcBorders>
              <w:top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4B48383A" w14:paraId="5D1D0390">
        <w:trPr>
          <w:trHeight w:val="300"/>
        </w:trPr>
        <w:tc>
          <w:tcPr>
            <w:tcW w:w="960" w:type="dxa"/>
            <w:tcBorders>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501" w:type="dxa"/>
            <w:tcBorders>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554" w:type="dxa"/>
            <w:tcBorders>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4B48383A"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501"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4B48383A"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501"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554"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4B48383A"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501" w:type="dxa"/>
            <w:tcBorders>
              <w:top w:val="single" w:color="000000" w:themeColor="text1" w:sz="12"/>
              <w:bottom w:val="single" w:color="000000" w:themeColor="text1" w:sz="12"/>
            </w:tcBorders>
            <w:tcMar/>
            <w:vAlign w:val="center"/>
          </w:tcPr>
          <w:p w:rsidR="4B48383A" w:rsidP="4B48383A" w:rsidRDefault="4B48383A" w14:paraId="1D04D568" w14:textId="04EB90E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Links de Compra</w:t>
            </w:r>
          </w:p>
        </w:tc>
        <w:tc>
          <w:tcPr>
            <w:tcW w:w="6554"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4B48383A"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501" w:type="dxa"/>
            <w:tcBorders>
              <w:top w:val="single" w:color="000000" w:themeColor="text1" w:sz="12"/>
              <w:bottom w:val="single" w:color="000000" w:themeColor="text1" w:sz="12"/>
            </w:tcBorders>
            <w:tcMar/>
            <w:vAlign w:val="center"/>
          </w:tcPr>
          <w:p w:rsidR="4B48383A" w:rsidP="4B48383A" w:rsidRDefault="4B48383A" w14:paraId="168CDF66" w14:textId="5C82D00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Perfil de Uso</w:t>
            </w:r>
          </w:p>
        </w:tc>
        <w:tc>
          <w:tcPr>
            <w:tcW w:w="6554"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4B48383A"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501" w:type="dxa"/>
            <w:tcBorders>
              <w:top w:val="single" w:color="000000" w:themeColor="text1" w:sz="12"/>
              <w:bottom w:val="single" w:color="000000" w:themeColor="text1" w:sz="12"/>
            </w:tcBorders>
            <w:tcMar/>
            <w:vAlign w:val="center"/>
          </w:tcPr>
          <w:p w:rsidR="4B48383A" w:rsidP="4B48383A" w:rsidRDefault="4B48383A" w14:paraId="2AA9A7F3" w14:textId="3604A8A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Sugestão por Ambiente</w:t>
            </w:r>
          </w:p>
        </w:tc>
        <w:tc>
          <w:tcPr>
            <w:tcW w:w="6554"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4B48383A"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501" w:type="dxa"/>
            <w:tcBorders>
              <w:top w:val="single" w:color="000000" w:themeColor="text1" w:sz="12"/>
              <w:bottom w:val="single" w:color="000000" w:themeColor="text1" w:sz="12"/>
            </w:tcBorders>
            <w:tcMar/>
            <w:vAlign w:val="center"/>
          </w:tcPr>
          <w:p w:rsidR="4B48383A" w:rsidP="4B48383A" w:rsidRDefault="4B48383A" w14:paraId="1ED26E7F" w14:textId="0259006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Chatbot</w:t>
            </w:r>
          </w:p>
        </w:tc>
        <w:tc>
          <w:tcPr>
            <w:tcW w:w="6554"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4B48383A"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501" w:type="dxa"/>
            <w:tcBorders>
              <w:top w:val="single" w:color="000000" w:themeColor="text1" w:sz="12"/>
              <w:bottom w:val="single" w:color="000000" w:themeColor="text1" w:sz="12"/>
            </w:tcBorders>
            <w:tcMar/>
            <w:vAlign w:val="center"/>
          </w:tcPr>
          <w:p w:rsidR="4B48383A" w:rsidP="4B48383A" w:rsidRDefault="4B48383A" w14:paraId="7AA4D452" w14:textId="3827B6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Detecção de Localização (IP)</w:t>
            </w:r>
          </w:p>
        </w:tc>
        <w:tc>
          <w:tcPr>
            <w:tcW w:w="6554"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4B48383A"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501" w:type="dxa"/>
            <w:tcBorders>
              <w:top w:val="single" w:color="000000" w:themeColor="text1" w:sz="12"/>
              <w:bottom w:val="single" w:color="000000" w:themeColor="text1" w:sz="12"/>
            </w:tcBorders>
            <w:tcMar/>
            <w:vAlign w:val="center"/>
          </w:tcPr>
          <w:p w:rsidR="4B48383A" w:rsidP="4B48383A" w:rsidRDefault="4B48383A" w14:paraId="72E26716" w14:textId="6C2CE61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 de Dados Ambientais</w:t>
            </w:r>
          </w:p>
        </w:tc>
        <w:tc>
          <w:tcPr>
            <w:tcW w:w="6554"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4B48383A"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501" w:type="dxa"/>
            <w:tcBorders>
              <w:top w:val="single" w:color="000000" w:themeColor="text1" w:sz="12"/>
              <w:bottom w:val="single" w:color="000000" w:themeColor="text1" w:sz="12"/>
            </w:tcBorders>
            <w:tcMar/>
            <w:vAlign w:val="center"/>
          </w:tcPr>
          <w:p w:rsidR="4B48383A" w:rsidP="4B48383A" w:rsidRDefault="4B48383A" w14:paraId="0061093A" w14:textId="5E3CBA2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Validação de Gabinete</w:t>
            </w:r>
          </w:p>
        </w:tc>
        <w:tc>
          <w:tcPr>
            <w:tcW w:w="6554"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4B48383A"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501" w:type="dxa"/>
            <w:tcBorders>
              <w:top w:val="single" w:color="000000" w:themeColor="text1" w:sz="12"/>
              <w:bottom w:val="single" w:color="000000" w:themeColor="text1" w:sz="12"/>
            </w:tcBorders>
            <w:tcMar/>
            <w:vAlign w:val="center"/>
          </w:tcPr>
          <w:p w:rsidR="4B48383A" w:rsidP="4B48383A" w:rsidRDefault="4B48383A" w14:paraId="7EC68C3F" w14:textId="1E5F332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de Refrigeração</w:t>
            </w:r>
          </w:p>
        </w:tc>
        <w:tc>
          <w:tcPr>
            <w:tcW w:w="6554"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4A908A13">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1699754452" w:id="838813361"/>
      <w:r w:rsidRPr="60453AAE" w:rsidR="4C44E0C9">
        <w:rPr>
          <w:rFonts w:ascii="Times New Roman" w:hAnsi="Times New Roman" w:eastAsia="Times New Roman" w:cs="Times New Roman"/>
          <w:b w:val="1"/>
          <w:bCs w:val="1"/>
          <w:noProof w:val="0"/>
          <w:sz w:val="24"/>
          <w:szCs w:val="24"/>
          <w:lang w:val="pt-BR"/>
        </w:rPr>
        <w:t>3.2</w:t>
      </w:r>
      <w:r w:rsidRPr="60453AAE" w:rsidR="491CDA42">
        <w:rPr>
          <w:rFonts w:ascii="Times New Roman" w:hAnsi="Times New Roman" w:eastAsia="Times New Roman" w:cs="Times New Roman"/>
          <w:b w:val="1"/>
          <w:bCs w:val="1"/>
          <w:noProof w:val="0"/>
          <w:sz w:val="24"/>
          <w:szCs w:val="24"/>
          <w:lang w:val="pt-BR"/>
        </w:rPr>
        <w:t xml:space="preserve"> </w:t>
      </w:r>
      <w:r w:rsidRPr="60453AAE" w:rsidR="4C44E0C9">
        <w:rPr>
          <w:rFonts w:ascii="Times New Roman" w:hAnsi="Times New Roman" w:eastAsia="Times New Roman" w:cs="Times New Roman"/>
          <w:b w:val="1"/>
          <w:bCs w:val="1"/>
          <w:noProof w:val="0"/>
          <w:sz w:val="24"/>
          <w:szCs w:val="24"/>
          <w:lang w:val="pt-BR"/>
        </w:rPr>
        <w:t>Requisitos Não Funcionais (RNF)</w:t>
      </w:r>
      <w:bookmarkEnd w:id="838813361"/>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4B48383A" w:rsidR="76C84164">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4B48383A"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4B48383A"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4B48383A"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4B48383A"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4B48383A"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4B48383A"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7A58B2D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Segurança e LGPD</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2BAAB3B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Implementar criptografia de dados e garantir conformidade com a Lei Geral de Proteção de Dados.</w:t>
            </w:r>
          </w:p>
        </w:tc>
      </w:tr>
      <w:tr w:rsidR="4B48383A" w:rsidTr="4B48383A"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4231AA4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Compatibilidade de Navegadores</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4B48383A"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4B48383A"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4B48383A"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4B48383A" w:rsidP="4B48383A" w:rsidRDefault="4B48383A" w14:paraId="232A4E83" w14:textId="4C4EB78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Escalabilidade</w:t>
            </w:r>
          </w:p>
        </w:tc>
        <w:tc>
          <w:tcPr>
            <w:tcW w:w="6486" w:type="dxa"/>
            <w:tcBorders>
              <w:top w:val="single" w:color="000000" w:themeColor="text1" w:sz="12"/>
              <w:bottom w:val="single" w:color="000000" w:themeColor="text1" w:sz="12"/>
            </w:tcBorders>
            <w:tcMar/>
            <w:vAlign w:val="center"/>
          </w:tcPr>
          <w:p w:rsidR="4B48383A" w:rsidP="4B48383A" w:rsidRDefault="4B48383A" w14:paraId="77EB3B36" w14:textId="0C17A1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Suportar picos de acesso sem comprometer desempenho.</w:t>
            </w:r>
          </w:p>
        </w:tc>
      </w:tr>
      <w:tr w:rsidR="4B48383A" w:rsidTr="4B48383A"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4B48383A" w:rsidP="4B48383A" w:rsidRDefault="4B48383A" w14:paraId="6EDFCC29" w14:textId="1E1DFC6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4B48383A" w:rsidP="4B48383A" w:rsidRDefault="4B48383A" w14:paraId="0CBE8C79" w14:textId="6B5B0EB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Implementar </w:t>
            </w:r>
            <w:r w:rsidRPr="4B48383A" w:rsidR="4B48383A">
              <w:rPr>
                <w:rFonts w:ascii="Times New Roman" w:hAnsi="Times New Roman" w:eastAsia="Times New Roman" w:cs="Times New Roman"/>
              </w:rPr>
              <w:t>retentativas</w:t>
            </w:r>
            <w:r w:rsidRPr="4B48383A" w:rsidR="4B48383A">
              <w:rPr>
                <w:rFonts w:ascii="Times New Roman" w:hAnsi="Times New Roman" w:eastAsia="Times New Roman" w:cs="Times New Roman"/>
              </w:rPr>
              <w:t xml:space="preserve"> e </w:t>
            </w:r>
            <w:r w:rsidRPr="4B48383A" w:rsidR="4B48383A">
              <w:rPr>
                <w:rFonts w:ascii="Times New Roman" w:hAnsi="Times New Roman" w:eastAsia="Times New Roman" w:cs="Times New Roman"/>
              </w:rPr>
              <w:t>logging</w:t>
            </w:r>
            <w:r w:rsidRPr="4B48383A" w:rsidR="4B48383A">
              <w:rPr>
                <w:rFonts w:ascii="Times New Roman" w:hAnsi="Times New Roman" w:eastAsia="Times New Roman" w:cs="Times New Roman"/>
              </w:rPr>
              <w:t xml:space="preserve"> para falhas em APIs ou </w:t>
            </w:r>
            <w:r w:rsidRPr="4B48383A" w:rsidR="4B48383A">
              <w:rPr>
                <w:rFonts w:ascii="Times New Roman" w:hAnsi="Times New Roman" w:eastAsia="Times New Roman" w:cs="Times New Roman"/>
              </w:rPr>
              <w:t>scraping</w:t>
            </w:r>
            <w:r w:rsidRPr="4B48383A" w:rsidR="4B48383A">
              <w:rPr>
                <w:rFonts w:ascii="Times New Roman" w:hAnsi="Times New Roman" w:eastAsia="Times New Roman" w:cs="Times New Roman"/>
              </w:rPr>
              <w:t>.</w:t>
            </w:r>
          </w:p>
        </w:tc>
      </w:tr>
      <w:tr w:rsidR="4B48383A" w:rsidTr="4B48383A"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4B48383A" w:rsidP="4B48383A" w:rsidRDefault="4B48383A" w14:paraId="020BD8DA" w14:textId="48A29DB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Pré</w:t>
            </w:r>
            <w:r w:rsidRPr="4B48383A" w:rsidR="4B48383A">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4B48383A" w:rsidP="4B48383A" w:rsidRDefault="4B48383A" w14:paraId="265363B7" w14:textId="4A12D77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teto de gastos antes de iniciar o processo de recomendação.</w:t>
            </w:r>
          </w:p>
        </w:tc>
      </w:tr>
      <w:tr w:rsidR="4B48383A" w:rsidTr="4B48383A"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4B48383A" w:rsidP="4B48383A" w:rsidRDefault="4B48383A" w14:paraId="2C20C82F" w14:textId="5DAEF7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4B48383A" w:rsidP="4B48383A" w:rsidRDefault="4B48383A" w14:paraId="648A4CE9" w14:textId="495B01A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Interface clara: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à direita, tabela de peças à esquerda.</w:t>
            </w:r>
          </w:p>
        </w:tc>
      </w:tr>
      <w:tr w:rsidR="4B48383A" w:rsidTr="4B48383A"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4B48383A" w:rsidP="4B48383A" w:rsidRDefault="4B48383A" w14:paraId="12D4DA04" w14:textId="6B1D79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4B48383A" w:rsidP="4B48383A" w:rsidRDefault="4B48383A" w14:paraId="2DD51CC2" w14:textId="67F3A02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pop-up de consentimento para coleta automática de dados climáticos; caso negado, entrada manual.</w:t>
            </w:r>
          </w:p>
        </w:tc>
      </w:tr>
      <w:tr w:rsidR="4B48383A" w:rsidTr="4B48383A"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4B48383A" w:rsidP="4B48383A" w:rsidRDefault="4B48383A" w14:paraId="36D5371F" w14:textId="330998C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4B48383A" w:rsidP="4B48383A" w:rsidRDefault="4B48383A" w14:paraId="7E45C95D" w14:textId="28E04EF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autorização para uso da localização aproximada do usuário.</w:t>
            </w:r>
          </w:p>
        </w:tc>
      </w:tr>
      <w:tr w:rsidR="4B48383A" w:rsidTr="4B48383A" w14:paraId="77AFB3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A3F5060" w14:textId="1A9396A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RNF-16</w:t>
            </w:r>
          </w:p>
        </w:tc>
        <w:tc>
          <w:tcPr>
            <w:tcW w:w="1464" w:type="dxa"/>
            <w:tcBorders>
              <w:top w:val="single" w:color="000000" w:themeColor="text1" w:sz="12"/>
              <w:bottom w:val="single" w:color="000000" w:themeColor="text1" w:sz="12"/>
            </w:tcBorders>
            <w:tcMar/>
            <w:vAlign w:val="center"/>
          </w:tcPr>
          <w:p w:rsidR="4B48383A" w:rsidP="4B48383A" w:rsidRDefault="4B48383A" w14:paraId="70463EA4" w14:textId="0EB17EC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4B48383A" w:rsidP="4B48383A" w:rsidRDefault="4B48383A" w14:paraId="704D208F" w14:textId="3F8025C7">
            <w:pPr>
              <w:bidi w:val="0"/>
              <w:spacing w:before="12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configuração externa de TDP e regras térmicas para ajustes futuros.</w:t>
            </w:r>
          </w:p>
        </w:tc>
      </w:tr>
    </w:tbl>
    <w:p w:rsidR="32C3083B" w:rsidP="4B48383A" w:rsidRDefault="32C3083B" w14:paraId="3DE4BB9F" w14:textId="75394EC8">
      <w:pPr>
        <w:pStyle w:val="Normal"/>
        <w:spacing w:line="360" w:lineRule="auto"/>
        <w:ind w:left="0"/>
        <w:jc w:val="center"/>
        <w:rPr>
          <w:rFonts w:ascii="Times New Roman" w:hAnsi="Times New Roman" w:eastAsia="Times New Roman" w:cs="Times New Roman"/>
          <w:b w:val="0"/>
          <w:bCs w:val="0"/>
          <w:noProof w:val="0"/>
          <w:sz w:val="24"/>
          <w:szCs w:val="24"/>
          <w:lang w:val="pt-BR"/>
        </w:rPr>
      </w:pPr>
      <w:r w:rsidRPr="4B48383A" w:rsidR="32C3083B">
        <w:rPr>
          <w:rFonts w:ascii="Times New Roman" w:hAnsi="Times New Roman" w:eastAsia="Times New Roman" w:cs="Times New Roman"/>
          <w:b w:val="1"/>
          <w:bCs w:val="1"/>
          <w:noProof w:val="0"/>
          <w:sz w:val="24"/>
          <w:szCs w:val="24"/>
          <w:lang w:val="pt-BR"/>
        </w:rPr>
        <w:t xml:space="preserve">Fonte: </w:t>
      </w:r>
      <w:r w:rsidRPr="4B48383A" w:rsidR="32C3083B">
        <w:rPr>
          <w:rFonts w:ascii="Times New Roman" w:hAnsi="Times New Roman" w:eastAsia="Times New Roman" w:cs="Times New Roman"/>
          <w:b w:val="0"/>
          <w:bCs w:val="0"/>
          <w:noProof w:val="0"/>
          <w:sz w:val="24"/>
          <w:szCs w:val="24"/>
          <w:lang w:val="pt-BR"/>
        </w:rPr>
        <w:t xml:space="preserve">Autoria </w:t>
      </w:r>
      <w:r w:rsidRPr="4B48383A" w:rsidR="32C3083B">
        <w:rPr>
          <w:rFonts w:ascii="Times New Roman" w:hAnsi="Times New Roman" w:eastAsia="Times New Roman" w:cs="Times New Roman"/>
          <w:b w:val="0"/>
          <w:bCs w:val="0"/>
          <w:noProof w:val="0"/>
          <w:sz w:val="24"/>
          <w:szCs w:val="24"/>
          <w:lang w:val="pt-BR"/>
        </w:rPr>
        <w:t>propria</w:t>
      </w:r>
    </w:p>
    <w:p w:rsidR="4B48383A" w:rsidP="4B48383A" w:rsidRDefault="4B48383A" w14:paraId="69F2A19B" w14:textId="2BBF591C">
      <w:pPr>
        <w:pStyle w:val="Normal"/>
        <w:spacing w:line="360" w:lineRule="auto"/>
        <w:ind w:left="0"/>
        <w:jc w:val="center"/>
        <w:rPr>
          <w:rFonts w:ascii="Times New Roman" w:hAnsi="Times New Roman" w:eastAsia="Times New Roman" w:cs="Times New Roman"/>
          <w:b w:val="0"/>
          <w:bCs w:val="0"/>
          <w:noProof w:val="0"/>
          <w:sz w:val="24"/>
          <w:szCs w:val="24"/>
          <w:lang w:val="pt-BR"/>
        </w:rPr>
      </w:pPr>
    </w:p>
    <w:p w:rsidR="5F07CBF3" w:rsidP="4B48383A" w:rsidRDefault="5F07CBF3" w14:paraId="24EE460E" w14:textId="72274303">
      <w:pPr>
        <w:pStyle w:val="Heading1"/>
        <w:spacing w:line="360" w:lineRule="auto"/>
        <w:rPr>
          <w:rFonts w:ascii="Times New Roman" w:hAnsi="Times New Roman" w:eastAsia="Times New Roman" w:cs="Times New Roman"/>
          <w:b w:val="1"/>
          <w:bCs w:val="1"/>
          <w:noProof w:val="0"/>
          <w:sz w:val="24"/>
          <w:szCs w:val="24"/>
          <w:lang w:val="pt-BR"/>
        </w:rPr>
      </w:pPr>
      <w:bookmarkStart w:name="_Toc1835702643" w:id="2072470862"/>
      <w:r w:rsidRPr="60453AAE" w:rsidR="5AE346B4">
        <w:rPr>
          <w:rFonts w:ascii="Times New Roman" w:hAnsi="Times New Roman" w:eastAsia="Times New Roman" w:cs="Times New Roman"/>
          <w:b w:val="1"/>
          <w:bCs w:val="1"/>
          <w:noProof w:val="0"/>
          <w:sz w:val="24"/>
          <w:szCs w:val="24"/>
          <w:lang w:val="pt-BR"/>
        </w:rPr>
        <w:t>4</w:t>
      </w:r>
      <w:r w:rsidRPr="60453AAE" w:rsidR="72ACB60C">
        <w:rPr>
          <w:rFonts w:ascii="Times New Roman" w:hAnsi="Times New Roman" w:eastAsia="Times New Roman" w:cs="Times New Roman"/>
          <w:b w:val="1"/>
          <w:bCs w:val="1"/>
          <w:noProof w:val="0"/>
          <w:sz w:val="24"/>
          <w:szCs w:val="24"/>
          <w:lang w:val="pt-BR"/>
        </w:rPr>
        <w:t>.</w:t>
      </w:r>
      <w:r w:rsidRPr="60453AAE" w:rsidR="5AE346B4">
        <w:rPr>
          <w:rFonts w:ascii="Times New Roman" w:hAnsi="Times New Roman" w:eastAsia="Times New Roman" w:cs="Times New Roman"/>
          <w:b w:val="1"/>
          <w:bCs w:val="1"/>
          <w:noProof w:val="0"/>
          <w:sz w:val="24"/>
          <w:szCs w:val="24"/>
          <w:lang w:val="pt-BR"/>
        </w:rPr>
        <w:t xml:space="preserve"> DIAGRAM</w:t>
      </w:r>
      <w:ins w:author="GUSTAVO DE OLIVEIRA REGO MORAIS" w:date="2025-08-08T21:22:56.333Z" w:id="1784966182">
        <w:r w:rsidRPr="60453AAE" w:rsidR="51CCB58A">
          <w:rPr>
            <w:rFonts w:ascii="Times New Roman" w:hAnsi="Times New Roman" w:eastAsia="Times New Roman" w:cs="Times New Roman"/>
            <w:b w:val="1"/>
            <w:bCs w:val="1"/>
            <w:noProof w:val="0"/>
            <w:sz w:val="24"/>
            <w:szCs w:val="24"/>
            <w:lang w:val="pt-BR"/>
          </w:rPr>
          <w:t>A</w:t>
        </w:r>
      </w:ins>
      <w:r w:rsidRPr="60453AAE" w:rsidR="5AE346B4">
        <w:rPr>
          <w:rFonts w:ascii="Times New Roman" w:hAnsi="Times New Roman" w:eastAsia="Times New Roman" w:cs="Times New Roman"/>
          <w:b w:val="1"/>
          <w:bCs w:val="1"/>
          <w:noProof w:val="0"/>
          <w:sz w:val="24"/>
          <w:szCs w:val="24"/>
          <w:lang w:val="pt-BR"/>
        </w:rPr>
        <w:t>S DE CASO DE USO</w:t>
      </w:r>
      <w:bookmarkEnd w:id="2072470862"/>
    </w:p>
    <w:p w:rsidR="5F07CBF3" w:rsidP="4B48383A" w:rsidRDefault="5F07CBF3" w14:paraId="7A2117BB" w14:textId="1DC379F3">
      <w:pPr>
        <w:pStyle w:val="Heading2"/>
        <w:spacing w:line="360" w:lineRule="auto"/>
        <w:rPr>
          <w:rFonts w:ascii="Times New Roman" w:hAnsi="Times New Roman" w:eastAsia="Times New Roman" w:cs="Times New Roman"/>
          <w:noProof w:val="0"/>
          <w:sz w:val="24"/>
          <w:szCs w:val="24"/>
          <w:lang w:val="pt-BR"/>
        </w:rPr>
      </w:pPr>
      <w:bookmarkStart w:name="_Toc371604994" w:id="1440092529"/>
      <w:r w:rsidRPr="1AF509E4" w:rsidR="6E8ACB4A">
        <w:rPr>
          <w:rFonts w:ascii="Times New Roman" w:hAnsi="Times New Roman" w:eastAsia="Times New Roman" w:cs="Times New Roman"/>
          <w:noProof w:val="0"/>
          <w:sz w:val="24"/>
          <w:szCs w:val="24"/>
          <w:lang w:val="pt-BR"/>
        </w:rPr>
        <w:t>4.1 Diagramação</w:t>
      </w:r>
      <w:bookmarkEnd w:id="1440092529"/>
    </w:p>
    <w:p w:rsidR="5F07CBF3" w:rsidP="4B48383A" w:rsidRDefault="5F07CBF3" w14:paraId="7E998301" w14:textId="0D52B71F">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20FF93EA" w:rsidP="4B48383A" w:rsidRDefault="20FF93EA" w14:paraId="2717BA18" w14:textId="0B206CFE">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4B48383A" w:rsidR="0B2C42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dos casos de uso</w:t>
      </w:r>
      <w:r w:rsidRPr="4B48383A" w:rsidR="6CD08D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4B48383A" w:rsidP="4B48383A" w:rsidRDefault="4B48383A" w14:paraId="7BAAB521" w14:textId="59208C9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7C6D9F0F" w14:textId="56A5E3B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E215B30" w14:textId="121E705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3163A27C" w14:textId="7EC371FD">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93ED123" w14:textId="56C23DC1">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76BA0E3" w14:textId="4764BD7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2320400A" w14:textId="5FC8851F">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9DDBA14" w14:textId="627845D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49155B1" w14:textId="281882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5509D045" w14:textId="173492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B5935F1" w14:textId="5B49646B">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532B0CBD" w:rsidP="4B48383A" w:rsidRDefault="532B0CBD" w14:paraId="43AF985D" w14:textId="503335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532B0CBD">
        <w:rPr>
          <w:b w:val="1"/>
          <w:bCs w:val="1"/>
        </w:rPr>
        <w:t xml:space="preserve">Figura 1 – </w:t>
      </w:r>
      <w:r w:rsidR="532B0CBD">
        <w:rPr>
          <w:b w:val="0"/>
          <w:bCs w:val="0"/>
        </w:rPr>
        <w:t>Cadastro e login</w:t>
      </w:r>
    </w:p>
    <w:p w:rsidR="0377F693" w:rsidP="4B48383A" w:rsidRDefault="0377F693" w14:paraId="29EA8005" w14:textId="39B49A64">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69F98C6A" wp14:anchorId="02F72DBA">
            <wp:extent cx="4572000" cy="3993844"/>
            <wp:effectExtent l="0" t="0" r="0" b="0"/>
            <wp:docPr id="549462043" name="" title=""/>
            <wp:cNvGraphicFramePr>
              <a:graphicFrameLocks noChangeAspect="1"/>
            </wp:cNvGraphicFramePr>
            <a:graphic>
              <a:graphicData uri="http://schemas.openxmlformats.org/drawingml/2006/picture">
                <pic:pic>
                  <pic:nvPicPr>
                    <pic:cNvPr id="0" name=""/>
                    <pic:cNvPicPr/>
                  </pic:nvPicPr>
                  <pic:blipFill>
                    <a:blip r:embed="R65af70d0833347d8">
                      <a:extLst>
                        <a:ext xmlns:a="http://schemas.openxmlformats.org/drawingml/2006/main" uri="{28A0092B-C50C-407E-A947-70E740481C1C}">
                          <a14:useLocalDpi val="0"/>
                        </a:ext>
                      </a:extLst>
                    </a:blip>
                    <a:stretch>
                      <a:fillRect/>
                    </a:stretch>
                  </pic:blipFill>
                  <pic:spPr>
                    <a:xfrm>
                      <a:off x="0" y="0"/>
                      <a:ext cx="4572000" cy="3993844"/>
                    </a:xfrm>
                    <a:prstGeom prst="rect">
                      <a:avLst/>
                    </a:prstGeom>
                  </pic:spPr>
                </pic:pic>
              </a:graphicData>
            </a:graphic>
          </wp:inline>
        </w:drawing>
      </w:r>
    </w:p>
    <w:p w:rsidR="1703DFCE" w:rsidP="4B48383A" w:rsidRDefault="1703DFCE" w14:paraId="1743A734" w14:textId="6A473570">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03DFCE">
        <w:rPr>
          <w:b w:val="1"/>
          <w:bCs w:val="1"/>
        </w:rPr>
        <w:t xml:space="preserve">Fonte: </w:t>
      </w:r>
      <w:r w:rsidR="1703DFCE">
        <w:rPr>
          <w:b w:val="0"/>
          <w:bCs w:val="0"/>
        </w:rPr>
        <w:t>Autoria própria</w:t>
      </w:r>
    </w:p>
    <w:p w:rsidR="4B48383A" w:rsidP="4B48383A" w:rsidRDefault="4B48383A" w14:paraId="505E35EA" w14:textId="27B8F48C">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p>
    <w:p w:rsidR="3E09114F" w:rsidP="4B48383A" w:rsidRDefault="3E09114F" w14:paraId="45D67763" w14:textId="357F075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3E09114F">
        <w:rPr>
          <w:b w:val="1"/>
          <w:bCs w:val="1"/>
        </w:rPr>
        <w:t xml:space="preserve">Figura 2: </w:t>
      </w:r>
      <w:r w:rsidR="4F9172E1">
        <w:rPr>
          <w:b w:val="0"/>
          <w:bCs w:val="0"/>
        </w:rPr>
        <w:t>Ações</w:t>
      </w:r>
      <w:r w:rsidR="3E09114F">
        <w:rPr>
          <w:b w:val="0"/>
          <w:bCs w:val="0"/>
        </w:rPr>
        <w:t xml:space="preserve"> após o login ou cadastro</w:t>
      </w:r>
    </w:p>
    <w:p w:rsidR="0377F693" w:rsidP="4B48383A" w:rsidRDefault="0377F693" w14:paraId="5622399C" w14:textId="12ADC3B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1AF8F4C0" wp14:anchorId="1737EC17">
            <wp:extent cx="4572000" cy="3392866"/>
            <wp:effectExtent l="0" t="0" r="0" b="0"/>
            <wp:docPr id="1782030107" name="" title=""/>
            <wp:cNvGraphicFramePr>
              <a:graphicFrameLocks noChangeAspect="1"/>
            </wp:cNvGraphicFramePr>
            <a:graphic>
              <a:graphicData uri="http://schemas.openxmlformats.org/drawingml/2006/picture">
                <pic:pic>
                  <pic:nvPicPr>
                    <pic:cNvPr id="0" name=""/>
                    <pic:cNvPicPr/>
                  </pic:nvPicPr>
                  <pic:blipFill>
                    <a:blip r:embed="R73b0cf89ee134b58">
                      <a:extLst>
                        <a:ext xmlns:a="http://schemas.openxmlformats.org/drawingml/2006/main" uri="{28A0092B-C50C-407E-A947-70E740481C1C}">
                          <a14:useLocalDpi val="0"/>
                        </a:ext>
                      </a:extLst>
                    </a:blip>
                    <a:stretch>
                      <a:fillRect/>
                    </a:stretch>
                  </pic:blipFill>
                  <pic:spPr>
                    <a:xfrm>
                      <a:off x="0" y="0"/>
                      <a:ext cx="4572000" cy="3392866"/>
                    </a:xfrm>
                    <a:prstGeom prst="rect">
                      <a:avLst/>
                    </a:prstGeom>
                  </pic:spPr>
                </pic:pic>
              </a:graphicData>
            </a:graphic>
          </wp:inline>
        </w:drawing>
      </w:r>
    </w:p>
    <w:p w:rsidR="178CE91B" w:rsidP="4B48383A" w:rsidRDefault="178CE91B" w14:paraId="44FC8C9F" w14:textId="7E3EDAA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8CE91B">
        <w:rPr>
          <w:b w:val="1"/>
          <w:bCs w:val="1"/>
        </w:rPr>
        <w:t xml:space="preserve">Fonte: </w:t>
      </w:r>
      <w:r w:rsidR="178CE91B">
        <w:rPr>
          <w:b w:val="0"/>
          <w:bCs w:val="0"/>
        </w:rPr>
        <w:t>Autoria própria</w:t>
      </w:r>
    </w:p>
    <w:p w:rsidR="3F5B80AE" w:rsidP="4B48383A" w:rsidRDefault="3F5B80AE" w14:paraId="398230C2" w14:textId="60DAE42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4B48383A" w:rsidR="3F5B80AE">
        <w:rPr>
          <w:b w:val="1"/>
          <w:bCs w:val="1"/>
        </w:rPr>
        <w:t xml:space="preserve">Figura 3 – Coleta de requisitos do </w:t>
      </w:r>
      <w:r w:rsidRPr="4B48383A" w:rsidR="664B5A33">
        <w:rPr>
          <w:b w:val="1"/>
          <w:bCs w:val="1"/>
        </w:rPr>
        <w:t>usuário</w:t>
      </w:r>
    </w:p>
    <w:p w:rsidR="5643805F" w:rsidP="4B48383A" w:rsidRDefault="5643805F" w14:paraId="5099F55C" w14:textId="6DE5756A">
      <w:pPr>
        <w:spacing w:line="360" w:lineRule="auto"/>
        <w:jc w:val="center"/>
      </w:pPr>
      <w:r w:rsidR="5643805F">
        <w:drawing>
          <wp:inline wp14:editId="1F15A69F" wp14:anchorId="49FA1DF3">
            <wp:extent cx="4639402" cy="2956558"/>
            <wp:effectExtent l="0" t="0" r="0" b="0"/>
            <wp:docPr id="2123469604" name="" title=""/>
            <wp:cNvGraphicFramePr>
              <a:graphicFrameLocks noChangeAspect="1"/>
            </wp:cNvGraphicFramePr>
            <a:graphic>
              <a:graphicData uri="http://schemas.openxmlformats.org/drawingml/2006/picture">
                <pic:pic>
                  <pic:nvPicPr>
                    <pic:cNvPr id="0" name=""/>
                    <pic:cNvPicPr/>
                  </pic:nvPicPr>
                  <pic:blipFill>
                    <a:blip r:embed="Rad0c51b7f6144a7d">
                      <a:extLst>
                        <a:ext xmlns:a="http://schemas.openxmlformats.org/drawingml/2006/main" uri="{28A0092B-C50C-407E-A947-70E740481C1C}">
                          <a14:useLocalDpi val="0"/>
                        </a:ext>
                      </a:extLst>
                    </a:blip>
                    <a:stretch>
                      <a:fillRect/>
                    </a:stretch>
                  </pic:blipFill>
                  <pic:spPr>
                    <a:xfrm>
                      <a:off x="0" y="0"/>
                      <a:ext cx="4639402" cy="2956558"/>
                    </a:xfrm>
                    <a:prstGeom prst="rect">
                      <a:avLst/>
                    </a:prstGeom>
                  </pic:spPr>
                </pic:pic>
              </a:graphicData>
            </a:graphic>
          </wp:inline>
        </w:drawing>
      </w:r>
    </w:p>
    <w:p w:rsidR="3F4F2989" w:rsidP="4B48383A" w:rsidRDefault="3F4F2989" w14:paraId="4D91FA7E" w14:textId="6E54971C">
      <w:pPr>
        <w:spacing w:line="360" w:lineRule="auto"/>
        <w:jc w:val="center"/>
      </w:pPr>
      <w:r w:rsidRPr="4B48383A" w:rsidR="3F4F2989">
        <w:rPr>
          <w:b w:val="1"/>
          <w:bCs w:val="1"/>
        </w:rPr>
        <w:t xml:space="preserve">Fonte: </w:t>
      </w:r>
      <w:r w:rsidR="3F4F2989">
        <w:rPr>
          <w:b w:val="0"/>
          <w:bCs w:val="0"/>
        </w:rPr>
        <w:t>Autoria propria</w:t>
      </w:r>
    </w:p>
    <w:p w:rsidR="4B48383A" w:rsidP="4B48383A" w:rsidRDefault="4B48383A" w14:paraId="47F96390" w14:textId="78C5A923">
      <w:pPr>
        <w:spacing w:line="360" w:lineRule="auto"/>
        <w:jc w:val="center"/>
        <w:rPr>
          <w:b w:val="0"/>
          <w:bCs w:val="0"/>
        </w:rPr>
      </w:pPr>
    </w:p>
    <w:p w:rsidR="4B48383A" w:rsidP="4B48383A" w:rsidRDefault="4B48383A" w14:paraId="3B29AE5B" w14:textId="73172ED3">
      <w:pPr>
        <w:spacing w:line="360" w:lineRule="auto"/>
        <w:jc w:val="center"/>
        <w:rPr>
          <w:b w:val="1"/>
          <w:bCs w:val="1"/>
        </w:rPr>
      </w:pPr>
    </w:p>
    <w:p w:rsidR="48345E86" w:rsidP="4B48383A" w:rsidRDefault="48345E86" w14:paraId="2EDD31FD" w14:textId="46BCA616">
      <w:pPr>
        <w:spacing w:line="360" w:lineRule="auto"/>
        <w:jc w:val="center"/>
      </w:pPr>
      <w:r w:rsidR="48345E86">
        <w:rPr/>
        <w:t>Figuara</w:t>
      </w:r>
      <w:r w:rsidR="48345E86">
        <w:rPr/>
        <w:t xml:space="preserve"> 4 - Configuração automatizada de </w:t>
      </w:r>
      <w:r w:rsidR="48345E86">
        <w:rPr/>
        <w:t>pc</w:t>
      </w:r>
    </w:p>
    <w:p w:rsidR="48345E86" w:rsidP="4B48383A" w:rsidRDefault="48345E86" w14:paraId="400D69C8" w14:textId="7000AEF2">
      <w:pPr>
        <w:spacing w:line="360" w:lineRule="auto"/>
        <w:jc w:val="center"/>
      </w:pPr>
      <w:r w:rsidR="48345E86">
        <w:drawing>
          <wp:inline wp14:editId="775665D6" wp14:anchorId="0EC418E5">
            <wp:extent cx="4572000" cy="3035322"/>
            <wp:effectExtent l="0" t="0" r="0" b="0"/>
            <wp:docPr id="1324824480" name="" title=""/>
            <wp:cNvGraphicFramePr>
              <a:graphicFrameLocks noChangeAspect="1"/>
            </wp:cNvGraphicFramePr>
            <a:graphic>
              <a:graphicData uri="http://schemas.openxmlformats.org/drawingml/2006/picture">
                <pic:pic>
                  <pic:nvPicPr>
                    <pic:cNvPr id="0" name=""/>
                    <pic:cNvPicPr/>
                  </pic:nvPicPr>
                  <pic:blipFill>
                    <a:blip r:embed="Rb66c82be70a14a88">
                      <a:extLst>
                        <a:ext xmlns:a="http://schemas.openxmlformats.org/drawingml/2006/main" uri="{28A0092B-C50C-407E-A947-70E740481C1C}">
                          <a14:useLocalDpi val="0"/>
                        </a:ext>
                      </a:extLst>
                    </a:blip>
                    <a:stretch>
                      <a:fillRect/>
                    </a:stretch>
                  </pic:blipFill>
                  <pic:spPr>
                    <a:xfrm>
                      <a:off x="0" y="0"/>
                      <a:ext cx="4572000" cy="3035322"/>
                    </a:xfrm>
                    <a:prstGeom prst="rect">
                      <a:avLst/>
                    </a:prstGeom>
                  </pic:spPr>
                </pic:pic>
              </a:graphicData>
            </a:graphic>
          </wp:inline>
        </w:drawing>
      </w:r>
    </w:p>
    <w:p w:rsidR="48345E86" w:rsidP="4B48383A" w:rsidRDefault="48345E86" w14:paraId="3AF7F4C4" w14:textId="12192DA6">
      <w:pPr>
        <w:spacing w:line="360" w:lineRule="auto"/>
        <w:jc w:val="center"/>
        <w:rPr>
          <w:b w:val="0"/>
          <w:bCs w:val="0"/>
        </w:rPr>
      </w:pPr>
      <w:r w:rsidRPr="4B48383A" w:rsidR="48345E86">
        <w:rPr>
          <w:b w:val="1"/>
          <w:bCs w:val="1"/>
        </w:rPr>
        <w:t xml:space="preserve">Fonte: </w:t>
      </w:r>
      <w:r w:rsidR="48345E86">
        <w:rPr>
          <w:b w:val="0"/>
          <w:bCs w:val="0"/>
        </w:rPr>
        <w:t xml:space="preserve">Autoria </w:t>
      </w:r>
      <w:r w:rsidR="48345E86">
        <w:rPr>
          <w:b w:val="0"/>
          <w:bCs w:val="0"/>
        </w:rPr>
        <w:t>propria</w:t>
      </w:r>
    </w:p>
    <w:p w:rsidR="4B48383A" w:rsidP="4B48383A" w:rsidRDefault="4B48383A" w14:paraId="4FF8D798" w14:textId="4781587C">
      <w:pPr>
        <w:spacing w:line="360" w:lineRule="auto"/>
        <w:jc w:val="center"/>
      </w:pPr>
    </w:p>
    <w:p w:rsidR="1617E01B" w:rsidP="4B48383A" w:rsidRDefault="1617E01B" w14:paraId="1F46B844" w14:textId="16CE6963">
      <w:pPr>
        <w:spacing w:line="360" w:lineRule="auto"/>
        <w:jc w:val="center"/>
        <w:rPr>
          <w:b w:val="0"/>
          <w:bCs w:val="0"/>
        </w:rPr>
      </w:pPr>
      <w:r w:rsidR="1617E01B">
        <w:rPr>
          <w:b w:val="0"/>
          <w:bCs w:val="0"/>
        </w:rPr>
        <w:t>Figura 5 – Coleta de temperatura</w:t>
      </w:r>
    </w:p>
    <w:p w:rsidR="1617E01B" w:rsidP="4B48383A" w:rsidRDefault="1617E01B" w14:paraId="46A44B69" w14:textId="7B2A4CDA">
      <w:pPr>
        <w:spacing w:line="360" w:lineRule="auto"/>
        <w:jc w:val="center"/>
      </w:pPr>
      <w:r w:rsidR="1617E01B">
        <w:drawing>
          <wp:inline wp14:editId="6BDB091D" wp14:anchorId="7151C72B">
            <wp:extent cx="4572000" cy="2571276"/>
            <wp:effectExtent l="0" t="0" r="0" b="0"/>
            <wp:docPr id="649654006" name="" title=""/>
            <wp:cNvGraphicFramePr>
              <a:graphicFrameLocks noChangeAspect="1"/>
            </wp:cNvGraphicFramePr>
            <a:graphic>
              <a:graphicData uri="http://schemas.openxmlformats.org/drawingml/2006/picture">
                <pic:pic>
                  <pic:nvPicPr>
                    <pic:cNvPr id="0" name=""/>
                    <pic:cNvPicPr/>
                  </pic:nvPicPr>
                  <pic:blipFill>
                    <a:blip r:embed="Rd25d9b6f15ba418c">
                      <a:extLst>
                        <a:ext xmlns:a="http://schemas.openxmlformats.org/drawingml/2006/main" uri="{28A0092B-C50C-407E-A947-70E740481C1C}">
                          <a14:useLocalDpi val="0"/>
                        </a:ext>
                      </a:extLst>
                    </a:blip>
                    <a:stretch>
                      <a:fillRect/>
                    </a:stretch>
                  </pic:blipFill>
                  <pic:spPr>
                    <a:xfrm>
                      <a:off x="0" y="0"/>
                      <a:ext cx="4572000" cy="2571276"/>
                    </a:xfrm>
                    <a:prstGeom prst="rect">
                      <a:avLst/>
                    </a:prstGeom>
                  </pic:spPr>
                </pic:pic>
              </a:graphicData>
            </a:graphic>
          </wp:inline>
        </w:drawing>
      </w:r>
    </w:p>
    <w:p w:rsidR="1617E01B" w:rsidP="4B48383A" w:rsidRDefault="1617E01B" w14:paraId="4E1E0FD4" w14:textId="53E61253">
      <w:pPr>
        <w:spacing w:line="360" w:lineRule="auto"/>
        <w:jc w:val="center"/>
      </w:pPr>
      <w:r w:rsidR="1617E01B">
        <w:rPr/>
        <w:t xml:space="preserve">Fonte: Autoria </w:t>
      </w:r>
      <w:r w:rsidR="1617E01B">
        <w:rPr/>
        <w:t>propria</w:t>
      </w:r>
    </w:p>
    <w:p w:rsidR="4B48383A" w:rsidP="4B48383A" w:rsidRDefault="4B48383A" w14:paraId="0D487F32" w14:textId="2E03C627">
      <w:pPr>
        <w:spacing w:line="360" w:lineRule="auto"/>
        <w:jc w:val="center"/>
      </w:pPr>
    </w:p>
    <w:p w:rsidR="1617E01B" w:rsidP="4B48383A" w:rsidRDefault="1617E01B" w14:paraId="084A9062" w14:textId="187FD236">
      <w:pPr>
        <w:spacing w:line="360" w:lineRule="auto"/>
        <w:jc w:val="center"/>
      </w:pPr>
      <w:r w:rsidR="1617E01B">
        <w:rPr/>
        <w:t>Figura 6 – Montagem manual</w:t>
      </w:r>
    </w:p>
    <w:p w:rsidR="1617E01B" w:rsidP="4B48383A" w:rsidRDefault="1617E01B" w14:paraId="2427DA6D" w14:textId="2990ABF4">
      <w:pPr>
        <w:spacing w:line="360" w:lineRule="auto"/>
        <w:jc w:val="center"/>
      </w:pPr>
      <w:r w:rsidR="1617E01B">
        <w:drawing>
          <wp:inline wp14:editId="22C76D6A" wp14:anchorId="669E1E13">
            <wp:extent cx="4572000" cy="3537405"/>
            <wp:effectExtent l="0" t="0" r="0" b="0"/>
            <wp:docPr id="1158744835" name="" title=""/>
            <wp:cNvGraphicFramePr>
              <a:graphicFrameLocks noChangeAspect="1"/>
            </wp:cNvGraphicFramePr>
            <a:graphic>
              <a:graphicData uri="http://schemas.openxmlformats.org/drawingml/2006/picture">
                <pic:pic>
                  <pic:nvPicPr>
                    <pic:cNvPr id="0" name=""/>
                    <pic:cNvPicPr/>
                  </pic:nvPicPr>
                  <pic:blipFill>
                    <a:blip r:embed="R201c4439618c434e">
                      <a:extLst>
                        <a:ext xmlns:a="http://schemas.openxmlformats.org/drawingml/2006/main" uri="{28A0092B-C50C-407E-A947-70E740481C1C}">
                          <a14:useLocalDpi val="0"/>
                        </a:ext>
                      </a:extLst>
                    </a:blip>
                    <a:stretch>
                      <a:fillRect/>
                    </a:stretch>
                  </pic:blipFill>
                  <pic:spPr>
                    <a:xfrm>
                      <a:off x="0" y="0"/>
                      <a:ext cx="4572000" cy="3537405"/>
                    </a:xfrm>
                    <a:prstGeom prst="rect">
                      <a:avLst/>
                    </a:prstGeom>
                  </pic:spPr>
                </pic:pic>
              </a:graphicData>
            </a:graphic>
          </wp:inline>
        </w:drawing>
      </w:r>
    </w:p>
    <w:p w:rsidR="1617E01B" w:rsidP="4B48383A" w:rsidRDefault="1617E01B" w14:paraId="2E2A1B7C" w14:textId="7E2A2769">
      <w:pPr>
        <w:spacing w:line="360" w:lineRule="auto"/>
        <w:jc w:val="center"/>
        <w:rPr>
          <w:b w:val="0"/>
          <w:bCs w:val="0"/>
        </w:rPr>
      </w:pPr>
      <w:r w:rsidR="0D8B019E">
        <w:rPr>
          <w:b w:val="0"/>
          <w:bCs w:val="0"/>
        </w:rPr>
        <w:t xml:space="preserve">Fonte: autoria </w:t>
      </w:r>
      <w:r w:rsidR="0D8B019E">
        <w:rPr>
          <w:b w:val="0"/>
          <w:bCs w:val="0"/>
        </w:rPr>
        <w:t>propria</w:t>
      </w:r>
    </w:p>
    <w:p w:rsidR="1AF509E4" w:rsidP="1AF509E4" w:rsidRDefault="1AF509E4" w14:paraId="78173F16" w14:textId="0E4D4C4A">
      <w:pPr>
        <w:spacing w:line="360" w:lineRule="auto"/>
        <w:jc w:val="center"/>
        <w:rPr>
          <w:b w:val="0"/>
          <w:bCs w:val="0"/>
        </w:rPr>
      </w:pPr>
    </w:p>
    <w:p w:rsidR="1AF509E4" w:rsidP="1AF509E4" w:rsidRDefault="1AF509E4" w14:paraId="77803384" w14:textId="7436CCEA">
      <w:pPr>
        <w:spacing w:line="360" w:lineRule="auto"/>
        <w:jc w:val="center"/>
        <w:rPr>
          <w:b w:val="0"/>
          <w:bCs w:val="0"/>
        </w:rPr>
      </w:pPr>
    </w:p>
    <w:p w:rsidR="1AF509E4" w:rsidP="1AF509E4" w:rsidRDefault="1AF509E4" w14:paraId="3638C238" w14:textId="2E3A0244">
      <w:pPr>
        <w:spacing w:line="360" w:lineRule="auto"/>
        <w:jc w:val="center"/>
        <w:rPr>
          <w:b w:val="0"/>
          <w:bCs w:val="0"/>
        </w:rPr>
      </w:pPr>
    </w:p>
    <w:p w:rsidR="1AF509E4" w:rsidP="1AF509E4" w:rsidRDefault="1AF509E4" w14:paraId="10992742" w14:textId="7A39431A">
      <w:pPr>
        <w:spacing w:line="360" w:lineRule="auto"/>
        <w:jc w:val="center"/>
        <w:rPr>
          <w:b w:val="0"/>
          <w:bCs w:val="0"/>
        </w:rPr>
      </w:pPr>
    </w:p>
    <w:p w:rsidR="1AF509E4" w:rsidP="1AF509E4" w:rsidRDefault="1AF509E4" w14:paraId="634FC1C4" w14:textId="6A80FF85">
      <w:pPr>
        <w:spacing w:line="360" w:lineRule="auto"/>
        <w:jc w:val="center"/>
        <w:rPr>
          <w:b w:val="0"/>
          <w:bCs w:val="0"/>
        </w:rPr>
      </w:pPr>
    </w:p>
    <w:p w:rsidR="22F167DE" w:rsidP="1AF509E4" w:rsidRDefault="22F167DE" w14:paraId="493900D6" w14:textId="0B84FE7E">
      <w:pPr>
        <w:spacing w:line="360" w:lineRule="auto"/>
        <w:jc w:val="center"/>
        <w:rPr>
          <w:b w:val="0"/>
          <w:bCs w:val="0"/>
        </w:rPr>
      </w:pPr>
      <w:r w:rsidR="22F167DE">
        <w:drawing>
          <wp:inline wp14:editId="2CEDC607" wp14:anchorId="2FB11061">
            <wp:extent cx="5724524" cy="2924175"/>
            <wp:effectExtent l="0" t="0" r="0" b="0"/>
            <wp:docPr id="1563914331" name="" title=""/>
            <wp:cNvGraphicFramePr>
              <a:graphicFrameLocks noChangeAspect="1"/>
            </wp:cNvGraphicFramePr>
            <a:graphic>
              <a:graphicData uri="http://schemas.openxmlformats.org/drawingml/2006/picture">
                <pic:pic>
                  <pic:nvPicPr>
                    <pic:cNvPr id="0" name=""/>
                    <pic:cNvPicPr/>
                  </pic:nvPicPr>
                  <pic:blipFill>
                    <a:blip r:embed="R159a562a29fa4107">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22F167DE">
        <w:rPr>
          <w:b w:val="0"/>
          <w:bCs w:val="0"/>
        </w:rPr>
        <w:t>Figura 7 – Sistema de refrigeração</w:t>
      </w:r>
    </w:p>
    <w:p w:rsidR="1AF509E4" w:rsidP="1AF509E4" w:rsidRDefault="1AF509E4" w14:paraId="2B406DCC" w14:textId="35DF1087">
      <w:pPr>
        <w:spacing w:line="360" w:lineRule="auto"/>
        <w:jc w:val="center"/>
        <w:rPr>
          <w:b w:val="0"/>
          <w:bCs w:val="0"/>
        </w:rPr>
      </w:pPr>
    </w:p>
    <w:p w:rsidR="1AF509E4" w:rsidP="1AF509E4" w:rsidRDefault="1AF509E4" w14:paraId="5E3FBA2C" w14:textId="24093337">
      <w:pPr>
        <w:pStyle w:val="Normal"/>
        <w:spacing w:line="360" w:lineRule="auto"/>
        <w:jc w:val="center"/>
        <w:rPr>
          <w:b w:val="0"/>
          <w:bCs w:val="0"/>
        </w:rPr>
      </w:pPr>
    </w:p>
    <w:p w:rsidR="1AF509E4" w:rsidP="1AF509E4" w:rsidRDefault="1AF509E4" w14:paraId="13AC51DA" w14:textId="2C27F46A">
      <w:pPr>
        <w:spacing w:line="360" w:lineRule="auto"/>
        <w:jc w:val="center"/>
        <w:rPr>
          <w:b w:val="0"/>
          <w:bCs w:val="0"/>
        </w:rPr>
      </w:pPr>
    </w:p>
    <w:p w:rsidR="4B48383A" w:rsidP="4B48383A" w:rsidRDefault="4B48383A" w14:paraId="67DC1D1D" w14:textId="4CD24471">
      <w:pPr>
        <w:pStyle w:val="Normal"/>
        <w:spacing w:line="360" w:lineRule="auto"/>
        <w:jc w:val="center"/>
      </w:pP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152335375" w:id="1494890641"/>
      <w:r w:rsidRPr="1AF509E4" w:rsidR="403A2868">
        <w:rPr>
          <w:rFonts w:ascii="Times New Roman" w:hAnsi="Times New Roman" w:eastAsia="Times New Roman" w:cs="Times New Roman"/>
          <w:b w:val="1"/>
          <w:bCs w:val="1"/>
          <w:sz w:val="24"/>
          <w:szCs w:val="24"/>
        </w:rPr>
        <w:t>4.2 Descrição dos casos de uso</w:t>
      </w:r>
      <w:bookmarkEnd w:id="1494890641"/>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4B48383A" w:rsidR="1A2F5A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1AF509E4"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41333824" w:id="852988628"/>
      <w:r w:rsidRPr="1AF509E4" w:rsidR="45FCC530">
        <w:rPr>
          <w:rFonts w:ascii="Times New Roman" w:hAnsi="Times New Roman" w:eastAsia="Times New Roman" w:cs="Times New Roman"/>
          <w:b w:val="1"/>
          <w:bCs w:val="1"/>
          <w:noProof w:val="0"/>
          <w:sz w:val="24"/>
          <w:szCs w:val="24"/>
          <w:lang w:val="pt-BR"/>
        </w:rPr>
        <w:t>4.2.1 Criar e Gerenciar Perfil de Usuário</w:t>
      </w:r>
      <w:bookmarkEnd w:id="852988628"/>
    </w:p>
    <w:p w:rsidR="7358B05B" w:rsidP="4B48383A" w:rsidRDefault="7358B05B" w14:paraId="5FCF3ED1" w14:textId="23D999B8">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4B48383A" w:rsidRDefault="4B48383A" w14:paraId="152A8B02" w14:textId="3EE632E2">
      <w:pPr>
        <w:pStyle w:val="ListParagraph"/>
        <w:spacing w:before="240" w:beforeAutospacing="off" w:after="240" w:afterAutospacing="off" w:line="360" w:lineRule="auto"/>
        <w:ind w:left="720"/>
      </w:pPr>
    </w:p>
    <w:p w:rsidR="5833A0FA" w:rsidP="60453AAE" w:rsidRDefault="5833A0FA" w14:paraId="5EE4A4BA" w14:textId="4175792A">
      <w:pPr>
        <w:pStyle w:val="ListParagraph"/>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225193852" w:id="1059223553"/>
      <w:r w:rsidRPr="60453AAE" w:rsidR="567A55BE">
        <w:rPr>
          <w:rStyle w:val="Heading3Char"/>
          <w:rFonts w:ascii="Times New Roman" w:hAnsi="Times New Roman" w:eastAsia="Times New Roman" w:cs="Times New Roman"/>
          <w:b w:val="1"/>
          <w:bCs w:val="1"/>
          <w:noProof w:val="0"/>
          <w:sz w:val="24"/>
          <w:szCs w:val="24"/>
          <w:lang w:val="pt-BR"/>
        </w:rPr>
        <w:t>4.2.2</w:t>
      </w:r>
      <w:ins w:author="GUSTAVO DE OLIVEIRA REGO MORAIS" w:date="2025-08-08T19:43:03.772Z" w:id="1222167630">
        <w:r w:rsidRPr="60453AAE" w:rsidR="1A6C6D4F">
          <w:rPr>
            <w:rStyle w:val="Heading3Char"/>
            <w:rFonts w:ascii="Times New Roman" w:hAnsi="Times New Roman" w:eastAsia="Times New Roman" w:cs="Times New Roman"/>
            <w:b w:val="1"/>
            <w:bCs w:val="1"/>
            <w:noProof w:val="0"/>
            <w:sz w:val="24"/>
            <w:szCs w:val="24"/>
            <w:lang w:val="pt-BR"/>
          </w:rPr>
          <w:t xml:space="preserve"> </w:t>
        </w:r>
      </w:ins>
      <w:r w:rsidRPr="60453AAE" w:rsidR="07DA2BE5">
        <w:rPr>
          <w:rStyle w:val="Heading3Char"/>
          <w:rFonts w:ascii="Times New Roman" w:hAnsi="Times New Roman" w:eastAsia="Times New Roman" w:cs="Times New Roman"/>
          <w:b w:val="1"/>
          <w:bCs w:val="1"/>
          <w:noProof w:val="0"/>
          <w:sz w:val="24"/>
          <w:szCs w:val="24"/>
          <w:lang w:val="pt-BR"/>
        </w:rPr>
        <w:t>Coletar Requisitos e Preferências do Usuário</w:t>
      </w:r>
      <w:bookmarkEnd w:id="1059223553"/>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4B48383A" w:rsidRDefault="7358B05B" w14:paraId="4F19FA7D" w14:textId="45C05BD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0B28058A" w:rsidP="1AF509E4"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229662336" w:id="1975989134"/>
      <w:r w:rsidRPr="1AF509E4" w:rsidR="53BF769C">
        <w:rPr>
          <w:b w:val="1"/>
          <w:bCs w:val="1"/>
          <w:noProof w:val="0"/>
          <w:sz w:val="24"/>
          <w:szCs w:val="24"/>
          <w:lang w:val="pt-BR"/>
        </w:rPr>
        <w:t xml:space="preserve">4.2.3 </w:t>
      </w:r>
      <w:r w:rsidRPr="1AF509E4" w:rsidR="45FCC530">
        <w:rPr>
          <w:b w:val="1"/>
          <w:bCs w:val="1"/>
          <w:noProof w:val="0"/>
          <w:sz w:val="24"/>
          <w:szCs w:val="24"/>
          <w:lang w:val="pt-BR"/>
        </w:rPr>
        <w:t>Gerar Configuração Automatizada de PC</w:t>
      </w:r>
      <w:bookmarkEnd w:id="1975989134"/>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4B48383A" w:rsidRDefault="7358B05B" w14:paraId="1C9F52D0" w14:textId="68242931">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r>
        <w:br/>
      </w:r>
      <w:r>
        <w:br/>
      </w:r>
      <w:r w:rsidRPr="4B48383A" w:rsidR="0AD4A9B6">
        <w:rPr>
          <w:rStyle w:val="Heading3Char"/>
          <w:b w:val="1"/>
          <w:bCs w:val="1"/>
          <w:noProof w:val="0"/>
          <w:sz w:val="24"/>
          <w:szCs w:val="24"/>
          <w:lang w:val="pt-BR"/>
        </w:rPr>
        <w:t xml:space="preserve">4.2.4 </w:t>
      </w:r>
      <w:r w:rsidRPr="4B48383A" w:rsidR="7358B05B">
        <w:rPr>
          <w:rStyle w:val="Heading3Char"/>
          <w:b w:val="1"/>
          <w:bCs w:val="1"/>
          <w:noProof w:val="0"/>
          <w:sz w:val="24"/>
          <w:szCs w:val="24"/>
          <w:lang w:val="pt-BR"/>
        </w:rPr>
        <w:t>Montagem Manual e Validação da Build</w:t>
      </w:r>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4B48383A" w:rsidP="4B48383A" w:rsidRDefault="4B48383A" w14:paraId="6C6AF77B" w14:textId="18A9F47C">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4B48383A" w:rsidP="4B48383A" w:rsidRDefault="4B48383A" w14:paraId="4E7519A4" w14:textId="74EF15F7">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15D523F9" w:rsidP="1AF509E4"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292536019" w:id="1139132495"/>
      <w:r w:rsidRPr="1AF509E4" w:rsidR="1B44815C">
        <w:rPr>
          <w:b w:val="1"/>
          <w:bCs w:val="1"/>
          <w:noProof w:val="0"/>
          <w:sz w:val="24"/>
          <w:szCs w:val="24"/>
          <w:lang w:val="pt-BR"/>
        </w:rPr>
        <w:t xml:space="preserve">4.2.5 </w:t>
      </w:r>
      <w:r w:rsidRPr="1AF509E4" w:rsidR="1B44815C">
        <w:rPr>
          <w:b w:val="1"/>
          <w:bCs w:val="1"/>
          <w:noProof w:val="0"/>
          <w:sz w:val="24"/>
          <w:szCs w:val="24"/>
          <w:lang w:val="pt-BR"/>
        </w:rPr>
        <w:t>Recomendação de Sistema de Refrigeração Inteligente</w:t>
      </w:r>
      <w:bookmarkEnd w:id="1139132495"/>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15D523F9" w:rsidP="4B48383A" w:rsidRDefault="15D523F9" w14:paraId="1529E622" w14:textId="4939E02E">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4B48383A" w:rsidR="705A9A5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05A9A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4B48383A" w:rsidP="4B48383A" w:rsidRDefault="4B48383A" w14:paraId="19BDDBE1" w14:textId="0C9D9CC3">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15D523F9" w:rsidP="4B48383A" w:rsidRDefault="15D523F9" w14:paraId="05B8527F" w14:textId="35970858">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4B48383A" w:rsidRDefault="4B48383A" w14:paraId="3F982A9C" w14:textId="650BE471">
      <w:pPr>
        <w:pStyle w:val="Normal"/>
        <w:spacing w:before="240" w:beforeAutospacing="off" w:after="240" w:afterAutospacing="off" w:line="360" w:lineRule="auto"/>
        <w:ind w:left="708"/>
        <w:rPr>
          <w:rFonts w:ascii="Arial" w:hAnsi="Arial" w:eastAsia="Arial" w:cs="Arial"/>
          <w:b w:val="0"/>
          <w:bCs w:val="0"/>
          <w:i w:val="0"/>
          <w:iCs w:val="0"/>
          <w:strike w:val="0"/>
          <w:dstrike w:val="0"/>
          <w:noProof w:val="0"/>
          <w:color w:val="000000" w:themeColor="text1" w:themeTint="FF" w:themeShade="FF"/>
          <w:sz w:val="24"/>
          <w:szCs w:val="24"/>
          <w:u w:val="none"/>
          <w:lang w:val="pt-BR"/>
        </w:rPr>
      </w:pPr>
    </w:p>
    <w:p w:rsidR="4B48383A" w:rsidRDefault="4B48383A" w14:paraId="14B2B242" w14:textId="7966B7A1"/>
    <w:p w:rsidR="4B48383A" w:rsidRDefault="4B48383A" w14:paraId="0A19661C" w14:textId="27C47BA6"/>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60453AAE" w:rsidRDefault="7E933464" w14:paraId="70FFA936" w14:textId="3CC43176">
      <w:pPr>
        <w:pStyle w:val="Heading1"/>
        <w:rPr>
          <w:b w:val="1"/>
          <w:bCs w:val="1"/>
          <w:sz w:val="24"/>
          <w:szCs w:val="24"/>
        </w:rPr>
      </w:pPr>
      <w:bookmarkStart w:name="_Toc1051995352" w:id="893679504"/>
      <w:r w:rsidRPr="60453AAE" w:rsidR="6265BE77">
        <w:rPr>
          <w:b w:val="1"/>
          <w:bCs w:val="1"/>
          <w:sz w:val="24"/>
          <w:szCs w:val="24"/>
        </w:rPr>
        <w:t>5</w:t>
      </w:r>
      <w:r w:rsidRPr="60453AAE" w:rsidR="3FA914CD">
        <w:rPr>
          <w:b w:val="1"/>
          <w:bCs w:val="1"/>
          <w:sz w:val="24"/>
          <w:szCs w:val="24"/>
        </w:rPr>
        <w:t>.</w:t>
      </w:r>
      <w:r w:rsidRPr="60453AAE" w:rsidR="6265BE77">
        <w:rPr>
          <w:b w:val="1"/>
          <w:bCs w:val="1"/>
          <w:sz w:val="24"/>
          <w:szCs w:val="24"/>
        </w:rPr>
        <w:t xml:space="preserve"> DIAGRAMA DE ATIVIDADE</w:t>
      </w:r>
      <w:bookmarkEnd w:id="893679504"/>
    </w:p>
    <w:p w:rsidR="56141C86" w:rsidP="4B48383A" w:rsidRDefault="56141C86" w14:paraId="2BE6F551" w14:textId="03682729">
      <w:pPr>
        <w:pStyle w:val="Normal1"/>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4B48383A" w:rsidRDefault="56141C86" w14:paraId="4992CD90" w14:textId="07B70363">
      <w:pPr>
        <w:pStyle w:val="Normal1"/>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4B48383A" w:rsidRDefault="56141C86" w14:paraId="37D89A21" w14:textId="16E29657">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4B48383A" w:rsidRDefault="56141C86" w14:paraId="18D5F0C7" w14:textId="1EDCFC8C">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4B48383A" w:rsidRDefault="56141C86" w14:paraId="56B3A5CD" w14:textId="754BC03E">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4B48383A" w:rsidRDefault="56141C86" w14:paraId="24D2B394" w14:textId="744EB03F">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4B48383A" w:rsidP="4B48383A" w:rsidRDefault="4B48383A" w14:paraId="4BC0C414" w14:textId="22FCAE61">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D5CAA80" w:rsidP="1AF509E4" w:rsidRDefault="5D5CAA80" w14:paraId="2A4012E1" w14:textId="0D975CB6">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1AF509E4" w:rsidR="72A5F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atividade:</w:t>
      </w:r>
    </w:p>
    <w:p w:rsidR="4B48383A" w:rsidP="1AF509E4" w:rsidRDefault="4B48383A" w14:paraId="593499A7" w14:textId="68EA505A">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421EDDF4" w14:textId="0B8452A9">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2DDF5F03" w14:textId="1083427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1AF509E4" w:rsidR="0380C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4B48383A" w:rsidP="1AF509E4" w:rsidRDefault="4B48383A" w14:paraId="2AE00D34" w14:textId="351B6CD1">
      <w:pPr>
        <w:pBdr>
          <w:top w:val="nil" w:color="000000" w:sz="0" w:space="0"/>
          <w:left w:val="nil" w:color="000000" w:sz="0" w:space="0"/>
          <w:bottom w:val="nil" w:color="000000" w:sz="0" w:space="0"/>
          <w:right w:val="nil" w:color="000000" w:sz="0" w:space="0"/>
          <w:between w:val="nil" w:color="000000" w:sz="0" w:space="0"/>
        </w:pBdr>
        <w:spacing w:before="0"/>
        <w:ind w:left="708"/>
        <w:jc w:val="center"/>
      </w:pPr>
      <w:r w:rsidR="19614AB7">
        <w:drawing>
          <wp:inline wp14:editId="7BC1262B" wp14:anchorId="623966EC">
            <wp:extent cx="5894020" cy="4040494"/>
            <wp:effectExtent l="0" t="0" r="0" b="0"/>
            <wp:docPr id="935743510" name="" title=""/>
            <wp:cNvGraphicFramePr>
              <a:graphicFrameLocks noChangeAspect="1"/>
            </wp:cNvGraphicFramePr>
            <a:graphic>
              <a:graphicData uri="http://schemas.openxmlformats.org/drawingml/2006/picture">
                <pic:pic>
                  <pic:nvPicPr>
                    <pic:cNvPr id="0" name=""/>
                    <pic:cNvPicPr/>
                  </pic:nvPicPr>
                  <pic:blipFill>
                    <a:blip r:embed="R2c92e35f33134364">
                      <a:extLst>
                        <a:ext xmlns:a="http://schemas.openxmlformats.org/drawingml/2006/main" uri="{28A0092B-C50C-407E-A947-70E740481C1C}">
                          <a14:useLocalDpi val="0"/>
                        </a:ext>
                      </a:extLst>
                    </a:blip>
                    <a:stretch>
                      <a:fillRect/>
                    </a:stretch>
                  </pic:blipFill>
                  <pic:spPr>
                    <a:xfrm>
                      <a:off x="0" y="0"/>
                      <a:ext cx="5894020" cy="4040494"/>
                    </a:xfrm>
                    <a:prstGeom prst="rect">
                      <a:avLst/>
                    </a:prstGeom>
                  </pic:spPr>
                </pic:pic>
              </a:graphicData>
            </a:graphic>
          </wp:inline>
        </w:drawing>
      </w:r>
    </w:p>
    <w:p w:rsidR="1AF509E4" w:rsidP="1AF509E4" w:rsidRDefault="1AF509E4" w14:paraId="3BC72C27" w14:textId="12AC6A41">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C11B28C" w14:textId="2EB76838">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1BA4FC3" w14:textId="1CFBC321">
      <w:pPr>
        <w:pStyle w:val="Normal"/>
        <w:pBdr>
          <w:top w:val="nil" w:color="000000" w:sz="0" w:space="0"/>
          <w:left w:val="nil" w:color="000000" w:sz="0" w:space="0"/>
          <w:bottom w:val="nil" w:color="000000" w:sz="0" w:space="0"/>
          <w:right w:val="nil" w:color="000000" w:sz="0" w:space="0"/>
          <w:between w:val="nil" w:color="000000" w:sz="0" w:space="0"/>
        </w:pBdr>
        <w:spacing w:before="0"/>
        <w:ind w:left="0"/>
        <w:jc w:val="left"/>
      </w:pPr>
    </w:p>
    <w:p w:rsidR="1AF509E4" w:rsidP="1AF509E4" w:rsidRDefault="1AF509E4" w14:paraId="405BCF74" w14:textId="5FA9179F">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6C73A3C" w14:textId="23899647">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67C56AD3" w14:textId="5985C02A">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FA8A797" w14:textId="028E5D23">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3BB24C0F" w:rsidP="60453AAE" w:rsidRDefault="3BB24C0F" w14:paraId="539EAE34" w14:textId="2B0B7832">
      <w:pPr>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rPrChange w:author="GUSTAVO DE OLIVEIRA REGO MORAIS" w:date="2025-08-08T19:52:54.751Z" w:id="1562029827"/>
        </w:rPr>
      </w:pPr>
      <w:r w:rsidRPr="60453AAE" w:rsidR="54763126">
        <w:rPr>
          <w:rFonts w:ascii="Times New Roman" w:hAnsi="Times New Roman" w:eastAsia="Times New Roman" w:cs="Times New Roman"/>
          <w:rPrChange w:author="GUSTAVO DE OLIVEIRA REGO MORAIS" w:date="2025-08-08T19:52:54.748Z" w:id="2015287723"/>
        </w:rPr>
        <w:t xml:space="preserve">Figura </w:t>
      </w:r>
      <w:r w:rsidRPr="60453AAE" w:rsidR="74E2B6DA">
        <w:rPr>
          <w:rFonts w:ascii="Times New Roman" w:hAnsi="Times New Roman" w:eastAsia="Times New Roman" w:cs="Times New Roman"/>
          <w:rPrChange w:author="GUSTAVO DE OLIVEIRA REGO MORAIS" w:date="2025-08-08T19:52:54.749Z" w:id="1506502211"/>
        </w:rPr>
        <w:t>9</w:t>
      </w:r>
      <w:r w:rsidRPr="60453AAE" w:rsidR="54763126">
        <w:rPr>
          <w:rFonts w:ascii="Times New Roman" w:hAnsi="Times New Roman" w:eastAsia="Times New Roman" w:cs="Times New Roman"/>
          <w:rPrChange w:author="GUSTAVO DE OLIVEIRA REGO MORAIS" w:date="2025-08-08T19:52:54.749Z" w:id="1300033666"/>
        </w:rPr>
        <w:t xml:space="preserve"> - Configuração automatizada</w:t>
      </w:r>
    </w:p>
    <w:p w:rsidR="364658F8" w:rsidP="1AF509E4" w:rsidRDefault="364658F8" w14:paraId="423F64BA" w14:textId="18E0E88C">
      <w:pPr>
        <w:pStyle w:val="Normal"/>
        <w:jc w:val="center"/>
      </w:pPr>
      <w:r w:rsidR="74193F71">
        <w:drawing>
          <wp:inline wp14:editId="05D9BB1F" wp14:anchorId="5E5798DA">
            <wp:extent cx="6362891" cy="4192522"/>
            <wp:effectExtent l="0" t="0" r="0" b="0"/>
            <wp:docPr id="195142813" name="" title=""/>
            <wp:cNvGraphicFramePr>
              <a:graphicFrameLocks noChangeAspect="1"/>
            </wp:cNvGraphicFramePr>
            <a:graphic>
              <a:graphicData uri="http://schemas.openxmlformats.org/drawingml/2006/picture">
                <pic:pic>
                  <pic:nvPicPr>
                    <pic:cNvPr id="0" name=""/>
                    <pic:cNvPicPr/>
                  </pic:nvPicPr>
                  <pic:blipFill>
                    <a:blip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p>
    <w:p w:rsidR="364658F8" w:rsidP="4B48383A" w:rsidRDefault="364658F8" w14:paraId="23B15052" w14:textId="76EE362C">
      <w:pPr>
        <w:pStyle w:val="Normal"/>
      </w:pPr>
    </w:p>
    <w:p w:rsidR="364658F8" w:rsidP="4B48383A" w:rsidRDefault="364658F8" w14:paraId="216598C6" w14:textId="36E2C995">
      <w:pPr>
        <w:pStyle w:val="Normal"/>
      </w:pPr>
    </w:p>
    <w:p w:rsidR="364658F8" w:rsidP="1AF509E4" w:rsidRDefault="364658F8" w14:paraId="5E198CEB" w14:textId="7062E646">
      <w:pPr>
        <w:pStyle w:val="Normal"/>
        <w:jc w:val="center"/>
      </w:pPr>
    </w:p>
    <w:p w:rsidR="364658F8" w:rsidP="1AF509E4" w:rsidRDefault="364658F8" w14:paraId="385B6D3F" w14:textId="417F964E">
      <w:pPr>
        <w:pStyle w:val="Normal"/>
        <w:jc w:val="center"/>
      </w:pPr>
    </w:p>
    <w:p w:rsidR="364658F8" w:rsidP="1AF509E4" w:rsidRDefault="364658F8" w14:paraId="39490BF8" w14:textId="1074385A">
      <w:pPr>
        <w:pStyle w:val="Normal"/>
        <w:jc w:val="center"/>
      </w:pPr>
    </w:p>
    <w:p w:rsidR="364658F8" w:rsidP="1AF509E4" w:rsidRDefault="364658F8" w14:paraId="415FD20F" w14:textId="36F04A7D">
      <w:pPr>
        <w:pStyle w:val="Normal"/>
        <w:jc w:val="center"/>
      </w:pPr>
    </w:p>
    <w:p w:rsidR="364658F8" w:rsidP="1AF509E4" w:rsidRDefault="364658F8" w14:paraId="405588A1" w14:textId="6A47C96E">
      <w:pPr>
        <w:pStyle w:val="Normal"/>
        <w:jc w:val="center"/>
      </w:pPr>
    </w:p>
    <w:p w:rsidR="364658F8" w:rsidP="1AF509E4" w:rsidRDefault="364658F8" w14:paraId="73894451" w14:textId="40C7F7FB">
      <w:pPr>
        <w:pStyle w:val="Normal"/>
        <w:jc w:val="center"/>
      </w:pPr>
    </w:p>
    <w:p w:rsidR="364658F8" w:rsidP="1AF509E4" w:rsidRDefault="364658F8" w14:paraId="4ABE7851" w14:textId="6F48DC26">
      <w:pPr>
        <w:pStyle w:val="Normal"/>
        <w:jc w:val="center"/>
      </w:pPr>
    </w:p>
    <w:p w:rsidR="364658F8" w:rsidP="1AF509E4" w:rsidRDefault="364658F8" w14:paraId="136A57B3" w14:textId="7418E5C1">
      <w:pPr>
        <w:pStyle w:val="Normal"/>
        <w:jc w:val="center"/>
      </w:pPr>
    </w:p>
    <w:p w:rsidR="364658F8" w:rsidP="1AF509E4" w:rsidRDefault="364658F8" w14:paraId="1A467925" w14:textId="5920DE7C">
      <w:pPr>
        <w:pStyle w:val="Normal"/>
        <w:jc w:val="center"/>
        <w:rPr>
          <w:del w:author="GUSTAVO DE OLIVEIRA REGO MORAIS" w:date="2025-08-08T19:54:50.021Z" w16du:dateUtc="2025-08-08T19:54:50.021Z" w:id="2127805984"/>
        </w:rPr>
      </w:pPr>
    </w:p>
    <w:p w:rsidR="364658F8" w:rsidP="1AF509E4" w:rsidRDefault="364658F8" w14:paraId="645ACDF6" w14:textId="1A92B158">
      <w:pPr>
        <w:pStyle w:val="Normal"/>
        <w:jc w:val="center"/>
      </w:pPr>
    </w:p>
    <w:p w:rsidR="364658F8" w:rsidP="60453AAE" w:rsidRDefault="364658F8" w14:paraId="465C8D87" w14:textId="13B5007F">
      <w:pPr>
        <w:pStyle w:val="Normal"/>
        <w:jc w:val="center"/>
        <w:rPr>
          <w:rFonts w:ascii="Times New Roman" w:hAnsi="Times New Roman" w:eastAsia="Times New Roman" w:cs="Times New Roman"/>
          <w:rPrChange w:author="GUSTAVO DE OLIVEIRA REGO MORAIS" w:date="2025-08-08T19:53:01.293Z" w:id="829400034"/>
        </w:rPr>
      </w:pPr>
      <w:r w:rsidRPr="60453AAE" w:rsidR="366E2EA7">
        <w:rPr>
          <w:rFonts w:ascii="Times New Roman" w:hAnsi="Times New Roman" w:eastAsia="Times New Roman" w:cs="Times New Roman"/>
          <w:rPrChange w:author="GUSTAVO DE OLIVEIRA REGO MORAIS" w:date="2025-08-08T19:53:01.292Z" w:id="704086133"/>
        </w:rPr>
        <w:t xml:space="preserve">Figura </w:t>
      </w:r>
      <w:r w:rsidRPr="60453AAE" w:rsidR="27FAE938">
        <w:rPr>
          <w:rFonts w:ascii="Times New Roman" w:hAnsi="Times New Roman" w:eastAsia="Times New Roman" w:cs="Times New Roman"/>
          <w:rPrChange w:author="GUSTAVO DE OLIVEIRA REGO MORAIS" w:date="2025-08-08T19:53:01.292Z" w:id="1586142540"/>
        </w:rPr>
        <w:t>10</w:t>
      </w:r>
      <w:r w:rsidRPr="60453AAE" w:rsidR="366E2EA7">
        <w:rPr>
          <w:rFonts w:ascii="Times New Roman" w:hAnsi="Times New Roman" w:eastAsia="Times New Roman" w:cs="Times New Roman"/>
          <w:rPrChange w:author="GUSTAVO DE OLIVEIRA REGO MORAIS" w:date="2025-08-08T19:53:01.293Z" w:id="1256968724"/>
        </w:rPr>
        <w:t xml:space="preserve"> – Sistema de refrigeração</w:t>
      </w:r>
    </w:p>
    <w:p w:rsidR="364658F8" w:rsidP="1AF509E4" w:rsidRDefault="364658F8" w14:paraId="3E9DD666" w14:textId="25224732">
      <w:pPr>
        <w:pStyle w:val="Normal"/>
        <w:jc w:val="center"/>
      </w:pPr>
      <w:r w:rsidR="7BF5CB04">
        <w:drawing>
          <wp:inline wp14:editId="098213D4" wp14:anchorId="22CE627C">
            <wp:extent cx="6517009" cy="4218164"/>
            <wp:effectExtent l="0" t="0" r="0" b="0"/>
            <wp:docPr id="1566189325" name="" title=""/>
            <wp:cNvGraphicFramePr>
              <a:graphicFrameLocks noChangeAspect="1"/>
            </wp:cNvGraphicFramePr>
            <a:graphic>
              <a:graphicData uri="http://schemas.openxmlformats.org/drawingml/2006/picture">
                <pic:pic>
                  <pic:nvPicPr>
                    <pic:cNvPr id="0" name=""/>
                    <pic:cNvPicPr/>
                  </pic:nvPicPr>
                  <pic:blipFill>
                    <a:blip r:embed="R347fb9c9238a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17009" cy="4218164"/>
                    </a:xfrm>
                    <a:prstGeom xmlns:a="http://schemas.openxmlformats.org/drawingml/2006/main" prst="rect">
                      <a:avLst/>
                    </a:prstGeom>
                  </pic:spPr>
                </pic:pic>
              </a:graphicData>
            </a:graphic>
          </wp:inline>
        </w:drawing>
      </w:r>
    </w:p>
    <w:p w:rsidR="364658F8" w:rsidP="1AF509E4" w:rsidRDefault="364658F8" w14:paraId="17B31E29" w14:textId="04492CEB">
      <w:pPr>
        <w:pStyle w:val="Normal"/>
        <w:jc w:val="center"/>
        <w:rPr>
          <w:del w:author="GUSTAVO DE OLIVEIRA REGO MORAIS" w:date="2025-08-08T19:53:22.924Z" w16du:dateUtc="2025-08-08T19:53:22.924Z" w:id="1071347875"/>
        </w:rPr>
      </w:pPr>
    </w:p>
    <w:p w:rsidR="364658F8" w:rsidP="1AF509E4" w:rsidRDefault="364658F8" w14:paraId="1D41321A" w14:textId="23E6BB6B">
      <w:pPr>
        <w:pStyle w:val="Normal"/>
        <w:jc w:val="center"/>
      </w:pPr>
    </w:p>
    <w:p w:rsidR="364658F8" w:rsidP="1AF509E4" w:rsidRDefault="364658F8" w14:paraId="6112D932" w14:textId="5D835E25">
      <w:pPr>
        <w:pStyle w:val="Normal"/>
        <w:jc w:val="center"/>
      </w:pPr>
    </w:p>
    <w:p w:rsidR="364658F8" w:rsidP="1AF509E4" w:rsidRDefault="364658F8" w14:paraId="65CBF5CB" w14:textId="36129342">
      <w:pPr>
        <w:pStyle w:val="Normal"/>
        <w:jc w:val="center"/>
      </w:pPr>
    </w:p>
    <w:p w:rsidR="364658F8" w:rsidP="1AF509E4" w:rsidRDefault="364658F8" w14:paraId="30A2E81C" w14:textId="22E0A4D1">
      <w:pPr>
        <w:pStyle w:val="Normal"/>
        <w:jc w:val="center"/>
      </w:pPr>
    </w:p>
    <w:p w:rsidR="364658F8" w:rsidP="1AF509E4" w:rsidRDefault="364658F8" w14:paraId="2661BF9D" w14:textId="77EB217E">
      <w:pPr>
        <w:pStyle w:val="Normal"/>
        <w:jc w:val="center"/>
      </w:pPr>
    </w:p>
    <w:p w:rsidR="364658F8" w:rsidP="1AF509E4" w:rsidRDefault="364658F8" w14:paraId="33C94B1D" w14:textId="06775DAF">
      <w:pPr>
        <w:pStyle w:val="Normal"/>
        <w:jc w:val="center"/>
        <w:rPr>
          <w:del w:author="GUSTAVO DE OLIVEIRA REGO MORAIS" w:date="2025-08-08T19:53:54.419Z" w16du:dateUtc="2025-08-08T19:53:54.419Z" w:id="1220419125"/>
        </w:rPr>
      </w:pPr>
    </w:p>
    <w:p w:rsidR="364658F8" w:rsidP="1AF509E4" w:rsidRDefault="364658F8" w14:paraId="1B59599A" w14:textId="531644AD">
      <w:pPr>
        <w:pStyle w:val="Normal"/>
        <w:jc w:val="center"/>
        <w:rPr>
          <w:del w:author="GUSTAVO DE OLIVEIRA REGO MORAIS" w:date="2025-08-08T19:53:54.061Z" w16du:dateUtc="2025-08-08T19:53:54.061Z" w:id="638449226"/>
        </w:rPr>
      </w:pPr>
    </w:p>
    <w:p w:rsidR="364658F8" w:rsidP="1AF509E4" w:rsidRDefault="364658F8" w14:paraId="405F52B2" w14:textId="126910FF">
      <w:pPr>
        <w:pStyle w:val="Normal"/>
        <w:jc w:val="center"/>
        <w:rPr>
          <w:ins w:author="GUSTAVO DE OLIVEIRA REGO MORAIS" w:date="2025-08-08T19:53:41.631Z" w16du:dateUtc="2025-08-08T19:53:41.631Z" w:id="1259813994"/>
        </w:rPr>
      </w:pPr>
    </w:p>
    <w:p w:rsidR="60453AAE" w:rsidP="60453AAE" w:rsidRDefault="60453AAE" w14:paraId="6186C07F" w14:textId="45D8CD16">
      <w:pPr>
        <w:pStyle w:val="Normal"/>
        <w:jc w:val="center"/>
      </w:pPr>
    </w:p>
    <w:p w:rsidR="364658F8" w:rsidP="1AF509E4" w:rsidRDefault="364658F8" w14:paraId="3A18F894" w14:textId="4791FFF3">
      <w:pPr>
        <w:pStyle w:val="Normal"/>
        <w:jc w:val="center"/>
      </w:pPr>
    </w:p>
    <w:p w:rsidR="364658F8" w:rsidP="1AF509E4" w:rsidRDefault="364658F8" w14:paraId="7BFDCB2A" w14:textId="2C76C39E">
      <w:pPr>
        <w:pStyle w:val="Normal"/>
        <w:jc w:val="center"/>
      </w:pPr>
    </w:p>
    <w:p w:rsidR="364658F8" w:rsidP="1AF509E4" w:rsidRDefault="364658F8" w14:paraId="49B6459E" w14:textId="69616CCC">
      <w:pPr>
        <w:pStyle w:val="Normal"/>
        <w:jc w:val="center"/>
      </w:pPr>
    </w:p>
    <w:p w:rsidR="364658F8" w:rsidP="1AF509E4" w:rsidRDefault="364658F8" w14:paraId="369E2A5D" w14:textId="1B2A732A">
      <w:pPr>
        <w:pStyle w:val="Normal"/>
        <w:jc w:val="center"/>
      </w:pPr>
    </w:p>
    <w:p w:rsidR="364658F8" w:rsidP="1AF509E4" w:rsidRDefault="364658F8" w14:paraId="119F1390" w14:textId="4D5A0E87">
      <w:pPr>
        <w:pStyle w:val="Normal"/>
        <w:jc w:val="center"/>
      </w:pPr>
      <w:r w:rsidR="0A2EC7AB">
        <w:rPr/>
        <w:t>Figura 1</w:t>
      </w:r>
      <w:r w:rsidR="0419CDF0">
        <w:rPr/>
        <w:t>1</w:t>
      </w:r>
      <w:r w:rsidR="0A2EC7AB">
        <w:rPr/>
        <w:t xml:space="preserve"> – Montagem manual</w:t>
      </w:r>
    </w:p>
    <w:p w:rsidR="364658F8" w:rsidP="1AF509E4" w:rsidRDefault="364658F8" w14:paraId="6441A90A" w14:textId="5330EBC8">
      <w:pPr>
        <w:pStyle w:val="Normal"/>
        <w:jc w:val="center"/>
      </w:pPr>
      <w:r w:rsidR="3F5717C2">
        <w:drawing>
          <wp:inline wp14:editId="5C0433FD" wp14:anchorId="678EA084">
            <wp:extent cx="4069663" cy="8319276"/>
            <wp:effectExtent l="0" t="0" r="0" b="0"/>
            <wp:docPr id="2021460731" name="" descr="&#10;" title=""/>
            <wp:cNvGraphicFramePr>
              <a:graphicFrameLocks noChangeAspect="1"/>
            </wp:cNvGraphicFramePr>
            <a:graphic>
              <a:graphicData uri="http://schemas.openxmlformats.org/drawingml/2006/picture">
                <pic:pic>
                  <pic:nvPicPr>
                    <pic:cNvPr id="0" name=""/>
                    <pic:cNvPicPr/>
                  </pic:nvPicPr>
                  <pic:blipFill>
                    <a:blip r:embed="R22cad59c11c24780">
                      <a:extLst>
                        <a:ext xmlns:a="http://schemas.openxmlformats.org/drawingml/2006/main" uri="{28A0092B-C50C-407E-A947-70E740481C1C}">
                          <a14:useLocalDpi val="0"/>
                        </a:ext>
                      </a:extLst>
                    </a:blip>
                    <a:stretch>
                      <a:fillRect/>
                    </a:stretch>
                  </pic:blipFill>
                  <pic:spPr>
                    <a:xfrm>
                      <a:off x="0" y="0"/>
                      <a:ext cx="4069663" cy="8319276"/>
                    </a:xfrm>
                    <a:prstGeom prst="rect">
                      <a:avLst/>
                    </a:prstGeom>
                  </pic:spPr>
                </pic:pic>
              </a:graphicData>
            </a:graphic>
          </wp:inline>
        </w:drawing>
      </w:r>
    </w:p>
    <w:p w:rsidR="364658F8" w:rsidP="1AF509E4" w:rsidRDefault="364658F8" w14:paraId="029BA9ED" w14:textId="15990F9B">
      <w:pPr>
        <w:pStyle w:val="Normal"/>
        <w:jc w:val="center"/>
      </w:pPr>
    </w:p>
    <w:p w:rsidR="364658F8" w:rsidP="1AF509E4" w:rsidRDefault="364658F8" w14:paraId="0E566116" w14:textId="57B05E0E">
      <w:pPr>
        <w:pStyle w:val="Normal"/>
        <w:jc w:val="center"/>
      </w:pPr>
      <w:r w:rsidR="0D2830CB">
        <w:rPr/>
        <w:t>Figura 1</w:t>
      </w:r>
      <w:r w:rsidR="71D59992">
        <w:rPr/>
        <w:t>2</w:t>
      </w:r>
      <w:r w:rsidR="0D2830CB">
        <w:rPr/>
        <w:t xml:space="preserve"> – Coleta de requisitos</w:t>
      </w:r>
    </w:p>
    <w:p w:rsidR="225C63FF" w:rsidP="60453AAE" w:rsidRDefault="225C63FF" w14:paraId="298CC38D" w14:textId="1587A751">
      <w:pPr>
        <w:pStyle w:val="Normal"/>
        <w:jc w:val="center"/>
        <w:rPr>
          <w:ins w:author="GUSTAVO DE OLIVEIRA REGO MORAIS" w:date="2025-08-08T19:38:42.475Z" w16du:dateUtc="2025-08-08T19:38:42.475Z" w:id="80275321"/>
        </w:rPr>
      </w:pPr>
      <w:r w:rsidR="225C63FF">
        <w:drawing>
          <wp:inline wp14:editId="5DA0BBB0" wp14:anchorId="1D45B3DE">
            <wp:extent cx="6114194" cy="6933262"/>
            <wp:effectExtent l="0" t="0" r="0" b="0"/>
            <wp:docPr id="882236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p>
    <w:p w:rsidR="3887584E" w:rsidP="60453AAE" w:rsidRDefault="3887584E" w14:paraId="371FAFBF" w14:textId="3235886D">
      <w:pPr>
        <w:pStyle w:val="Heading2"/>
        <w:spacing w:line="360" w:lineRule="auto"/>
        <w:rPr>
          <w:ins w:author="GUSTAVO DE OLIVEIRA REGO MORAIS" w:date="2025-08-08T19:46:38.455Z" w16du:dateUtc="2025-08-08T19:46:38.455Z" w:id="390794354"/>
          <w:rFonts w:ascii="Times New Roman" w:hAnsi="Times New Roman" w:eastAsia="Times New Roman" w:cs="Times New Roman"/>
          <w:b w:val="1"/>
          <w:bCs w:val="1"/>
          <w:sz w:val="24"/>
          <w:szCs w:val="24"/>
        </w:rPr>
      </w:pPr>
      <w:ins w:author="GUSTAVO DE OLIVEIRA REGO MORAIS" w:date="2025-08-08T19:38:46.034Z" w:id="1658808897">
        <w:r w:rsidRPr="60453AAE" w:rsidR="3887584E">
          <w:rPr>
            <w:rFonts w:ascii="Times New Roman" w:hAnsi="Times New Roman" w:eastAsia="Times New Roman" w:cs="Times New Roman"/>
            <w:b w:val="1"/>
            <w:bCs w:val="1"/>
            <w:sz w:val="24"/>
            <w:szCs w:val="24"/>
          </w:rPr>
          <w:t>5.1</w:t>
        </w:r>
      </w:ins>
      <w:ins w:author="GUSTAVO DE OLIVEIRA REGO MORAIS" w:date="2025-08-08T19:52:00.327Z" w:id="790398396">
        <w:r w:rsidRPr="60453AAE" w:rsidR="28128D6F">
          <w:rPr>
            <w:rFonts w:ascii="Times New Roman" w:hAnsi="Times New Roman" w:eastAsia="Times New Roman" w:cs="Times New Roman"/>
            <w:b w:val="1"/>
            <w:bCs w:val="1"/>
            <w:sz w:val="24"/>
            <w:szCs w:val="24"/>
          </w:rPr>
          <w:t>.</w:t>
        </w:r>
      </w:ins>
      <w:ins w:author="GUSTAVO DE OLIVEIRA REGO MORAIS" w:date="2025-08-08T19:38:46.034Z" w:id="1450912117">
        <w:r w:rsidRPr="60453AAE" w:rsidR="3887584E">
          <w:rPr>
            <w:rFonts w:ascii="Times New Roman" w:hAnsi="Times New Roman" w:eastAsia="Times New Roman" w:cs="Times New Roman"/>
            <w:b w:val="1"/>
            <w:bCs w:val="1"/>
            <w:sz w:val="24"/>
            <w:szCs w:val="24"/>
          </w:rPr>
          <w:t xml:space="preserve"> Descrição do</w:t>
        </w:r>
      </w:ins>
      <w:ins w:author="GUSTAVO DE OLIVEIRA REGO MORAIS" w:date="2025-08-08T19:39:07Z" w:id="619907069">
        <w:r w:rsidRPr="60453AAE" w:rsidR="3887584E">
          <w:rPr>
            <w:rFonts w:ascii="Times New Roman" w:hAnsi="Times New Roman" w:eastAsia="Times New Roman" w:cs="Times New Roman"/>
            <w:b w:val="1"/>
            <w:bCs w:val="1"/>
            <w:sz w:val="24"/>
            <w:szCs w:val="24"/>
          </w:rPr>
          <w:t>s diagramas de atividade</w:t>
        </w:r>
      </w:ins>
    </w:p>
    <w:p w:rsidR="1825CE6E" w:rsidP="60453AAE" w:rsidRDefault="1825CE6E" w14:paraId="3F35C347" w14:textId="1C3741C5">
      <w:pPr>
        <w:pStyle w:val="Normal"/>
        <w:spacing w:line="360" w:lineRule="auto"/>
        <w:ind w:firstLine="708"/>
        <w:rPr>
          <w:ins w:author="GUSTAVO DE OLIVEIRA REGO MORAIS" w:date="2025-08-08T19:46:54.522Z" w16du:dateUtc="2025-08-08T19:46:54.522Z" w:id="607656951"/>
          <w:rFonts w:ascii="Times New Roman" w:hAnsi="Times New Roman" w:eastAsia="Times New Roman" w:cs="Times New Roman"/>
        </w:rPr>
        <w:pPrChange w:author="GUSTAVO DE OLIVEIRA REGO MORAIS" w:date="2025-08-08T20:07:03.892Z">
          <w:pPr>
            <w:pStyle w:val="Heading2"/>
            <w:spacing w:line="360" w:lineRule="auto"/>
          </w:pPr>
        </w:pPrChange>
      </w:pPr>
      <w:ins w:author="GUSTAVO DE OLIVEIRA REGO MORAIS" w:date="2025-08-08T19:46:42.006Z" w:id="2080026871">
        <w:r w:rsidRPr="60453AAE" w:rsidR="1825CE6E">
          <w:rPr>
            <w:rFonts w:ascii="Times New Roman" w:hAnsi="Times New Roman" w:eastAsia="Times New Roman" w:cs="Times New Roman"/>
            <w:rPrChange w:author="GUSTAVO DE OLIVEIRA REGO MORAIS" w:date="2025-08-08T19:46:46.95Z" w:id="1254759987"/>
          </w:rPr>
          <w:t>A descrição do diagrama de atividade é uma documentação que modela o fluxo de trabalho de um processo. Ela detalha as ações e atividades, a ordem em que ocorrem e as condições que determinam caminhos alternativos. O diagrama de atividade é fundamental para visualizar a sequência de passos de um caso de uso ou um processo de negócio, sendo capaz de representar fluxos paralelos e concorrentes por meio de ramificações e pontos de sincronização.</w:t>
        </w:r>
      </w:ins>
    </w:p>
    <w:p w:rsidR="3E5823A6" w:rsidP="60453AAE" w:rsidRDefault="3E5823A6" w14:paraId="3906D6E7" w14:textId="6F327C30">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19:50:55.751Z" w16du:dateUtc="2025-08-08T19:50:55.751Z" w:id="1455064035"/>
          <w:rFonts w:ascii="Times New Roman" w:hAnsi="Times New Roman" w:eastAsia="Times New Roman" w:cs="Times New Roman"/>
          <w:b w:val="1"/>
          <w:bCs w:val="1"/>
          <w:i w:val="0"/>
          <w:iCs w:val="0"/>
          <w:noProof w:val="0"/>
          <w:sz w:val="24"/>
          <w:szCs w:val="24"/>
          <w:lang w:val="pt-BR"/>
          <w:rPrChange w:author="GUSTAVO DE OLIVEIRA REGO MORAIS" w:date="2025-08-08T19:52:36.707Z" w:id="1071767232">
            <w:rPr>
              <w:ins w:author="GUSTAVO DE OLIVEIRA REGO MORAIS" w:date="2025-08-08T19:50:55.751Z" w16du:dateUtc="2025-08-08T19:50:55.751Z" w:id="2009771151"/>
              <w:b w:val="1"/>
              <w:bCs w:val="1"/>
              <w:noProof w:val="0"/>
              <w:sz w:val="28"/>
              <w:szCs w:val="28"/>
              <w:lang w:val="pt-BR"/>
            </w:rPr>
          </w:rPrChange>
        </w:rPr>
        <w:pPrChange w:author="GUSTAVO DE OLIVEIRA REGO MORAIS" w:date="2025-08-08T20:11:06.577Z">
          <w:pPr/>
        </w:pPrChange>
      </w:pPr>
      <w:ins w:author="GUSTAVO DE OLIVEIRA REGO MORAIS" w:date="2025-08-08T19:51:57.848Z" w:id="1508614775">
        <w:r w:rsidRPr="60453AAE" w:rsidR="3E5823A6">
          <w:rPr>
            <w:rFonts w:ascii="Times New Roman" w:hAnsi="Times New Roman" w:eastAsia="Times New Roman" w:cs="Times New Roman"/>
            <w:b w:val="1"/>
            <w:bCs w:val="1"/>
            <w:i w:val="0"/>
            <w:iCs w:val="0"/>
            <w:noProof w:val="0"/>
            <w:sz w:val="24"/>
            <w:szCs w:val="24"/>
            <w:lang w:val="pt-BR"/>
          </w:rPr>
          <w:t>5.1.1.</w:t>
        </w:r>
      </w:ins>
      <w:ins w:author="GUSTAVO DE OLIVEIRA REGO MORAIS" w:date="2025-08-08T19:52:03.251Z" w:id="768742155">
        <w:r w:rsidRPr="60453AAE" w:rsidR="471C7C20">
          <w:rPr>
            <w:rFonts w:ascii="Times New Roman" w:hAnsi="Times New Roman" w:eastAsia="Times New Roman" w:cs="Times New Roman"/>
            <w:b w:val="1"/>
            <w:bCs w:val="1"/>
            <w:i w:val="0"/>
            <w:iCs w:val="0"/>
            <w:noProof w:val="0"/>
            <w:sz w:val="24"/>
            <w:szCs w:val="24"/>
            <w:lang w:val="pt-BR"/>
          </w:rPr>
          <w:t xml:space="preserve"> </w:t>
        </w:r>
      </w:ins>
      <w:ins w:author="GUSTAVO DE OLIVEIRA REGO MORAIS" w:date="2025-08-08T19:50:55.751Z" w:id="1062194213">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36.623Z" w:id="119212709">
              <w:rPr>
                <w:b w:val="1"/>
                <w:bCs w:val="1"/>
                <w:noProof w:val="0"/>
                <w:sz w:val="28"/>
                <w:szCs w:val="28"/>
                <w:lang w:val="pt-BR"/>
              </w:rPr>
            </w:rPrChange>
          </w:rPr>
          <w:t xml:space="preserve">Descrição Detalhada do Fluxo de </w:t>
        </w:r>
      </w:ins>
      <w:ins w:author="GUSTAVO DE OLIVEIRA REGO MORAIS" w:date="2025-08-08T19:52:39.672Z" w:id="1917151075">
        <w:r w:rsidRPr="60453AAE" w:rsidR="20BAC28F">
          <w:rPr>
            <w:rFonts w:ascii="Times New Roman" w:hAnsi="Times New Roman" w:eastAsia="Times New Roman" w:cs="Times New Roman"/>
            <w:b w:val="1"/>
            <w:bCs w:val="1"/>
            <w:i w:val="0"/>
            <w:iCs w:val="0"/>
            <w:noProof w:val="0"/>
            <w:sz w:val="24"/>
            <w:szCs w:val="24"/>
            <w:lang w:val="pt-BR"/>
          </w:rPr>
          <w:t>Cadastro e Login</w:t>
        </w:r>
      </w:ins>
    </w:p>
    <w:p w:rsidR="3E5823A6" w:rsidP="60453AAE" w:rsidRDefault="3E5823A6" w14:paraId="3735359B" w14:textId="32831E59">
      <w:pPr>
        <w:pStyle w:val="Heading4"/>
        <w:keepNext w:val="0"/>
        <w:keepLines w:val="0"/>
        <w:spacing w:before="120" w:beforeAutospacing="off" w:after="120" w:afterAutospacing="off" w:line="360" w:lineRule="auto"/>
        <w:jc w:val="both"/>
        <w:rPr>
          <w:ins w:author="GUSTAVO DE OLIVEIRA REGO MORAIS" w:date="2025-08-08T19:50:55.751Z" w16du:dateUtc="2025-08-08T19:50:55.751Z" w:id="189864923"/>
          <w:rFonts w:ascii="Times New Roman" w:hAnsi="Times New Roman" w:eastAsia="Times New Roman" w:cs="Times New Roman"/>
          <w:b w:val="1"/>
          <w:bCs w:val="1"/>
          <w:i w:val="0"/>
          <w:iCs w:val="0"/>
          <w:noProof w:val="0"/>
          <w:sz w:val="24"/>
          <w:szCs w:val="24"/>
          <w:lang w:val="pt-BR"/>
          <w:rPrChange w:author="GUSTAVO DE OLIVEIRA REGO MORAIS" w:date="2025-08-08T19:51:36.624Z" w:id="892941271">
            <w:rPr>
              <w:ins w:author="GUSTAVO DE OLIVEIRA REGO MORAIS" w:date="2025-08-08T19:50:55.751Z" w16du:dateUtc="2025-08-08T19:50:55.751Z" w:id="1534948141"/>
              <w:b w:val="1"/>
              <w:bCs w:val="1"/>
              <w:noProof w:val="0"/>
              <w:sz w:val="24"/>
              <w:szCs w:val="24"/>
              <w:lang w:val="pt-BR"/>
            </w:rPr>
          </w:rPrChange>
        </w:rPr>
        <w:pPrChange w:author="GUSTAVO DE OLIVEIRA REGO MORAIS" w:date="2025-08-08T20:11:06.577Z">
          <w:pPr/>
        </w:pPrChange>
      </w:pPr>
      <w:ins w:author="GUSTAVO DE OLIVEIRA REGO MORAIS" w:date="2025-08-08T19:50:55.751Z" w:id="353799143">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1Z" w:id="1968295013">
              <w:rPr>
                <w:b w:val="1"/>
                <w:bCs w:val="1"/>
                <w:noProof w:val="0"/>
                <w:sz w:val="24"/>
                <w:szCs w:val="24"/>
                <w:lang w:val="pt-BR"/>
              </w:rPr>
            </w:rPrChange>
          </w:rPr>
          <w:t>Início do Processo</w:t>
        </w:r>
      </w:ins>
    </w:p>
    <w:p w:rsidR="3E5823A6" w:rsidP="60453AAE" w:rsidRDefault="3E5823A6" w14:paraId="582C2A97" w14:textId="336697F2">
      <w:pPr>
        <w:keepNext w:val="0"/>
        <w:keepLines w:val="0"/>
        <w:spacing w:before="120" w:beforeAutospacing="off" w:after="120" w:afterAutospacing="off" w:line="360" w:lineRule="auto"/>
        <w:ind w:firstLine="708"/>
        <w:jc w:val="both"/>
        <w:rPr>
          <w:ins w:author="GUSTAVO DE OLIVEIRA REGO MORAIS" w:date="2025-08-08T19:50:55.751Z" w16du:dateUtc="2025-08-08T19:50:55.751Z" w:id="1107781697"/>
          <w:rFonts w:ascii="Times New Roman" w:hAnsi="Times New Roman" w:eastAsia="Times New Roman" w:cs="Times New Roman"/>
          <w:i w:val="0"/>
          <w:iCs w:val="0"/>
          <w:noProof w:val="0"/>
          <w:sz w:val="24"/>
          <w:szCs w:val="24"/>
          <w:lang w:val="pt-BR"/>
          <w:rPrChange w:author="GUSTAVO DE OLIVEIRA REGO MORAIS" w:date="2025-08-08T19:51:36.626Z" w:id="1797332228">
            <w:rPr>
              <w:ins w:author="GUSTAVO DE OLIVEIRA REGO MORAIS" w:date="2025-08-08T19:50:55.751Z" w16du:dateUtc="2025-08-08T19:50:55.751Z" w:id="1922089863"/>
              <w:noProof w:val="0"/>
              <w:lang w:val="pt-BR"/>
            </w:rPr>
          </w:rPrChange>
        </w:rPr>
        <w:pPrChange w:author="GUSTAVO DE OLIVEIRA REGO MORAIS" w:date="2025-08-08T20:11:06.577Z">
          <w:pPr/>
        </w:pPrChange>
      </w:pPr>
      <w:ins w:author="GUSTAVO DE OLIVEIRA REGO MORAIS" w:date="2025-08-08T19:50:55.751Z" w:id="715089555">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833Z" w:id="337865146">
              <w:rPr>
                <w:noProof w:val="0"/>
                <w:lang w:val="pt-BR"/>
              </w:rPr>
            </w:rPrChange>
          </w:rPr>
          <w:t xml:space="preserve">O fluxo começa no nó inicial, e a primeira atividade executada é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48Z" w:id="1940728112">
              <w:rPr>
                <w:rFonts w:ascii="Consolas" w:hAnsi="Consolas" w:eastAsia="Consolas" w:cs="Consolas"/>
                <w:b w:val="1"/>
                <w:bCs w:val="1"/>
                <w:noProof w:val="0"/>
                <w:lang w:val="pt-BR"/>
              </w:rPr>
            </w:rPrChange>
          </w:rPr>
          <w:t>Exibe Tela inicial</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49Z" w:id="501117363">
              <w:rPr>
                <w:noProof w:val="0"/>
                <w:lang w:val="pt-BR"/>
              </w:rPr>
            </w:rPrChange>
          </w:rPr>
          <w:t>, que corresponde à exibição da interface principal do sistema.</w:t>
        </w:r>
      </w:ins>
    </w:p>
    <w:p w:rsidR="3E5823A6" w:rsidP="60453AAE" w:rsidRDefault="3E5823A6" w14:paraId="0D5B4A78" w14:textId="18875EFD">
      <w:pPr>
        <w:pStyle w:val="Heading4"/>
        <w:keepNext w:val="0"/>
        <w:keepLines w:val="0"/>
        <w:spacing w:before="120" w:beforeAutospacing="off" w:after="120" w:afterAutospacing="off" w:line="360" w:lineRule="auto"/>
        <w:jc w:val="both"/>
        <w:rPr>
          <w:ins w:author="GUSTAVO DE OLIVEIRA REGO MORAIS" w:date="2025-08-08T19:50:55.752Z" w16du:dateUtc="2025-08-08T19:50:55.752Z" w:id="883068985"/>
          <w:rFonts w:ascii="Times New Roman" w:hAnsi="Times New Roman" w:eastAsia="Times New Roman" w:cs="Times New Roman"/>
          <w:b w:val="1"/>
          <w:bCs w:val="1"/>
          <w:i w:val="0"/>
          <w:iCs w:val="0"/>
          <w:noProof w:val="0"/>
          <w:sz w:val="24"/>
          <w:szCs w:val="24"/>
          <w:lang w:val="pt-BR"/>
          <w:rPrChange w:author="GUSTAVO DE OLIVEIRA REGO MORAIS" w:date="2025-08-08T19:51:36.627Z" w:id="1403419539">
            <w:rPr>
              <w:ins w:author="GUSTAVO DE OLIVEIRA REGO MORAIS" w:date="2025-08-08T19:50:55.752Z" w16du:dateUtc="2025-08-08T19:50:55.752Z" w:id="1434327412"/>
              <w:b w:val="1"/>
              <w:bCs w:val="1"/>
              <w:noProof w:val="0"/>
              <w:sz w:val="24"/>
              <w:szCs w:val="24"/>
              <w:lang w:val="pt-BR"/>
            </w:rPr>
          </w:rPrChange>
        </w:rPr>
        <w:pPrChange w:author="GUSTAVO DE OLIVEIRA REGO MORAIS" w:date="2025-08-08T20:11:06.577Z">
          <w:pPr/>
        </w:pPrChange>
      </w:pPr>
      <w:ins w:author="GUSTAVO DE OLIVEIRA REGO MORAIS" w:date="2025-08-08T19:50:55.752Z" w:id="1091995401">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6Z" w:id="1944184322">
              <w:rPr>
                <w:b w:val="1"/>
                <w:bCs w:val="1"/>
                <w:noProof w:val="0"/>
                <w:sz w:val="24"/>
                <w:szCs w:val="24"/>
                <w:lang w:val="pt-BR"/>
              </w:rPr>
            </w:rPrChange>
          </w:rPr>
          <w:t>Atividades Paralelas</w:t>
        </w:r>
      </w:ins>
    </w:p>
    <w:p w:rsidR="3E5823A6" w:rsidP="60453AAE" w:rsidRDefault="3E5823A6" w14:paraId="22E9A780" w14:textId="69B281EC">
      <w:pPr>
        <w:keepNext w:val="0"/>
        <w:keepLines w:val="0"/>
        <w:spacing w:before="120" w:beforeAutospacing="off" w:after="120" w:afterAutospacing="off" w:line="360" w:lineRule="auto"/>
        <w:ind w:firstLine="708"/>
        <w:jc w:val="both"/>
        <w:rPr>
          <w:ins w:author="GUSTAVO DE OLIVEIRA REGO MORAIS" w:date="2025-08-08T19:50:55.752Z" w16du:dateUtc="2025-08-08T19:50:55.752Z" w:id="151796863"/>
          <w:rFonts w:ascii="Times New Roman" w:hAnsi="Times New Roman" w:eastAsia="Times New Roman" w:cs="Times New Roman"/>
          <w:i w:val="0"/>
          <w:iCs w:val="0"/>
          <w:noProof w:val="0"/>
          <w:sz w:val="24"/>
          <w:szCs w:val="24"/>
          <w:lang w:val="pt-BR"/>
          <w:rPrChange w:author="GUSTAVO DE OLIVEIRA REGO MORAIS" w:date="2025-08-08T19:51:36.628Z" w:id="530820584">
            <w:rPr>
              <w:ins w:author="GUSTAVO DE OLIVEIRA REGO MORAIS" w:date="2025-08-08T19:50:55.752Z" w16du:dateUtc="2025-08-08T19:50:55.752Z" w:id="10046004"/>
              <w:noProof w:val="0"/>
              <w:lang w:val="pt-BR"/>
            </w:rPr>
          </w:rPrChange>
        </w:rPr>
        <w:pPrChange w:author="GUSTAVO DE OLIVEIRA REGO MORAIS" w:date="2025-08-08T20:11:06.577Z">
          <w:pPr/>
        </w:pPrChange>
      </w:pPr>
      <w:ins w:author="GUSTAVO DE OLIVEIRA REGO MORAIS" w:date="2025-08-08T19:50:55.752Z" w:id="148576091">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838Z" w:id="1298673955">
              <w:rPr>
                <w:noProof w:val="0"/>
                <w:lang w:val="pt-BR"/>
              </w:rPr>
            </w:rPrChange>
          </w:rPr>
          <w:t>A partir da tela inicial, o fluxo se divide em dois caminhos concorrentes através de um nó de ramificação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53Z" w:id="94758357">
              <w:rPr>
                <w:noProof w:val="0"/>
                <w:lang w:val="pt-BR"/>
              </w:rPr>
            </w:rPrChange>
          </w:rPr>
          <w:t>Fork</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53Z" w:id="1806305563">
              <w:rPr>
                <w:noProof w:val="0"/>
                <w:lang w:val="pt-BR"/>
              </w:rPr>
            </w:rPrChange>
          </w:rPr>
          <w:t>):</w:t>
        </w:r>
      </w:ins>
    </w:p>
    <w:p w:rsidR="3E5823A6" w:rsidP="60453AAE" w:rsidRDefault="3E5823A6" w14:paraId="6F13AB12" w14:textId="65366931">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1693700412"/>
          <w:rFonts w:ascii="Times New Roman" w:hAnsi="Times New Roman" w:eastAsia="Times New Roman" w:cs="Times New Roman"/>
          <w:i w:val="0"/>
          <w:iCs w:val="0"/>
          <w:noProof w:val="0"/>
          <w:sz w:val="24"/>
          <w:szCs w:val="24"/>
          <w:lang w:val="pt-BR"/>
          <w:rPrChange w:author="GUSTAVO DE OLIVEIRA REGO MORAIS" w:date="2025-08-08T19:51:36.631Z" w:id="80421814">
            <w:rPr>
              <w:ins w:author="GUSTAVO DE OLIVEIRA REGO MORAIS" w:date="2025-08-08T19:50:55.752Z" w16du:dateUtc="2025-08-08T19:50:55.752Z" w:id="531531094"/>
              <w:noProof w:val="0"/>
              <w:lang w:val="pt-BR"/>
            </w:rPr>
          </w:rPrChange>
        </w:rPr>
        <w:pPrChange w:author="GUSTAVO DE OLIVEIRA REGO MORAIS" w:date="2025-08-08T20:11:06.578Z">
          <w:pPr/>
        </w:pPrChange>
      </w:pPr>
      <w:ins w:author="GUSTAVO DE OLIVEIRA REGO MORAIS" w:date="2025-08-08T19:50:55.752Z" w:id="1444834731">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1Z" w:id="1413752075">
              <w:rPr>
                <w:b w:val="1"/>
                <w:bCs w:val="1"/>
                <w:noProof w:val="0"/>
                <w:lang w:val="pt-BR"/>
              </w:rPr>
            </w:rPrChange>
          </w:rPr>
          <w:t>Verificação de Autenticação: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56Z" w:id="246274509">
              <w:rPr>
                <w:noProof w:val="0"/>
                <w:lang w:val="pt-BR"/>
              </w:rPr>
            </w:rPrChange>
          </w:rPr>
          <w:t xml:space="preserve">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57Z" w:id="2039730045">
              <w:rPr>
                <w:rFonts w:ascii="Consolas" w:hAnsi="Consolas" w:eastAsia="Consolas" w:cs="Consolas"/>
                <w:b w:val="1"/>
                <w:bCs w:val="1"/>
                <w:noProof w:val="0"/>
                <w:lang w:val="pt-BR"/>
              </w:rPr>
            </w:rPrChange>
          </w:rPr>
          <w:t>Verifica Autenticação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58Z" w:id="1522751082">
              <w:rPr>
                <w:noProof w:val="0"/>
                <w:lang w:val="pt-BR"/>
              </w:rPr>
            </w:rPrChange>
          </w:rPr>
          <w:t xml:space="preserve"> é executada para determinar se o usuário já possui uma sessão ativa no sistema.</w:t>
        </w:r>
      </w:ins>
    </w:p>
    <w:p w:rsidR="3E5823A6" w:rsidP="60453AAE" w:rsidRDefault="3E5823A6" w14:paraId="3DE513E3" w14:textId="0B1ED6DF">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714855261"/>
          <w:rFonts w:ascii="Times New Roman" w:hAnsi="Times New Roman" w:eastAsia="Times New Roman" w:cs="Times New Roman"/>
          <w:i w:val="0"/>
          <w:iCs w:val="0"/>
          <w:noProof w:val="0"/>
          <w:sz w:val="24"/>
          <w:szCs w:val="24"/>
          <w:lang w:val="pt-BR"/>
          <w:rPrChange w:author="GUSTAVO DE OLIVEIRA REGO MORAIS" w:date="2025-08-08T19:51:36.635Z" w:id="1557413455">
            <w:rPr>
              <w:ins w:author="GUSTAVO DE OLIVEIRA REGO MORAIS" w:date="2025-08-08T19:50:55.752Z" w16du:dateUtc="2025-08-08T19:50:55.752Z" w:id="215330152"/>
              <w:noProof w:val="0"/>
              <w:lang w:val="pt-BR"/>
            </w:rPr>
          </w:rPrChange>
        </w:rPr>
        <w:pPrChange w:author="GUSTAVO DE OLIVEIRA REGO MORAIS" w:date="2025-08-08T20:11:06.578Z">
          <w:pPr/>
        </w:pPrChange>
      </w:pPr>
      <w:ins w:author="GUSTAVO DE OLIVEIRA REGO MORAIS" w:date="2025-08-08T19:50:55.752Z" w:id="92906357">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6Z" w:id="201521559">
              <w:rPr>
                <w:b w:val="1"/>
                <w:bCs w:val="1"/>
                <w:noProof w:val="0"/>
                <w:lang w:val="pt-BR"/>
              </w:rPr>
            </w:rPrChange>
          </w:rPr>
          <w:t>Montagem da Interface:</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Z" w:id="93237105">
              <w:rPr>
                <w:noProof w:val="0"/>
                <w:lang w:val="pt-BR"/>
              </w:rPr>
            </w:rPrChange>
          </w:rPr>
          <w:t xml:space="preserve"> A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Z" w:id="1844831655">
              <w:rPr>
                <w:noProof w:val="0"/>
                <w:lang w:val="pt-BR"/>
              </w:rPr>
            </w:rPrChange>
          </w:rPr>
          <w:t xml:space="preserve">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1512017549">
              <w:rPr>
                <w:rFonts w:ascii="Consolas" w:hAnsi="Consolas" w:eastAsia="Consolas" w:cs="Consolas"/>
                <w:b w:val="1"/>
                <w:bCs w:val="1"/>
                <w:noProof w:val="0"/>
                <w:lang w:val="pt-BR"/>
              </w:rPr>
            </w:rPrChange>
          </w:rPr>
          <w:t>Inicia</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703382369">
              <w:rPr>
                <w:rFonts w:ascii="Consolas" w:hAnsi="Consolas" w:eastAsia="Consolas" w:cs="Consolas"/>
                <w:b w:val="1"/>
                <w:bCs w:val="1"/>
                <w:noProof w:val="0"/>
                <w:lang w:val="pt-BR"/>
              </w:rPr>
            </w:rPrChange>
          </w:rPr>
          <w:t xml:space="preserve"> montagem</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1Z" w:id="2053652504">
              <w:rPr>
                <w:noProof w:val="0"/>
                <w:lang w:val="pt-BR"/>
              </w:rPr>
            </w:rPrChange>
          </w:rPr>
          <w:t xml:space="preserve"> é executada, que é o processo de carregamento dos componentes e dados iniciais da interface.</w:t>
        </w:r>
      </w:ins>
    </w:p>
    <w:p w:rsidR="3E5823A6" w:rsidP="60453AAE" w:rsidRDefault="3E5823A6" w14:paraId="2965C7B7" w14:textId="7348C20A">
      <w:pPr>
        <w:pStyle w:val="Heading4"/>
        <w:keepNext w:val="0"/>
        <w:keepLines w:val="0"/>
        <w:spacing w:before="120" w:beforeAutospacing="off" w:after="120" w:afterAutospacing="off" w:line="360" w:lineRule="auto"/>
        <w:jc w:val="both"/>
        <w:rPr>
          <w:ins w:author="GUSTAVO DE OLIVEIRA REGO MORAIS" w:date="2025-08-08T19:50:55.752Z" w16du:dateUtc="2025-08-08T19:50:55.752Z" w:id="787886540"/>
          <w:rFonts w:ascii="Times New Roman" w:hAnsi="Times New Roman" w:eastAsia="Times New Roman" w:cs="Times New Roman"/>
          <w:b w:val="1"/>
          <w:bCs w:val="1"/>
          <w:i w:val="0"/>
          <w:iCs w:val="0"/>
          <w:noProof w:val="0"/>
          <w:sz w:val="24"/>
          <w:szCs w:val="24"/>
          <w:lang w:val="pt-BR"/>
          <w:rPrChange w:author="GUSTAVO DE OLIVEIRA REGO MORAIS" w:date="2025-08-08T19:51:36.635Z" w:id="1213280030">
            <w:rPr>
              <w:ins w:author="GUSTAVO DE OLIVEIRA REGO MORAIS" w:date="2025-08-08T19:50:55.752Z" w16du:dateUtc="2025-08-08T19:50:55.752Z" w:id="1430366768"/>
              <w:b w:val="1"/>
              <w:bCs w:val="1"/>
              <w:noProof w:val="0"/>
              <w:sz w:val="24"/>
              <w:szCs w:val="24"/>
              <w:lang w:val="pt-BR"/>
            </w:rPr>
          </w:rPrChange>
        </w:rPr>
        <w:pPrChange w:author="GUSTAVO DE OLIVEIRA REGO MORAIS" w:date="2025-08-08T20:11:06.578Z">
          <w:pPr>
            <w:numPr>
              <w:ilvl w:val="0"/>
              <w:numId w:val="74"/>
            </w:numPr>
          </w:pPr>
        </w:pPrChange>
      </w:pPr>
      <w:ins w:author="GUSTAVO DE OLIVEIRA REGO MORAIS" w:date="2025-08-08T19:50:55.752Z" w:id="1556814651">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3Z" w:id="249649444">
              <w:rPr>
                <w:b w:val="1"/>
                <w:bCs w:val="1"/>
                <w:noProof w:val="0"/>
                <w:sz w:val="24"/>
                <w:szCs w:val="24"/>
                <w:lang w:val="pt-BR"/>
              </w:rPr>
            </w:rPrChange>
          </w:rPr>
          <w:t>Caminhos Condicionais de Autenticação</w:t>
        </w:r>
      </w:ins>
    </w:p>
    <w:p w:rsidR="3E5823A6" w:rsidP="60453AAE" w:rsidRDefault="3E5823A6" w14:paraId="1A8632B9" w14:textId="69642934">
      <w:pPr>
        <w:keepNext w:val="0"/>
        <w:keepLines w:val="0"/>
        <w:spacing w:before="120" w:beforeAutospacing="off" w:after="120" w:afterAutospacing="off" w:line="360" w:lineRule="auto"/>
        <w:ind w:firstLine="708"/>
        <w:jc w:val="both"/>
        <w:rPr>
          <w:ins w:author="GUSTAVO DE OLIVEIRA REGO MORAIS" w:date="2025-08-08T19:50:55.752Z" w16du:dateUtc="2025-08-08T19:50:55.752Z" w:id="1119136008"/>
          <w:rFonts w:ascii="Times New Roman" w:hAnsi="Times New Roman" w:eastAsia="Times New Roman" w:cs="Times New Roman"/>
          <w:i w:val="0"/>
          <w:iCs w:val="0"/>
          <w:noProof w:val="0"/>
          <w:sz w:val="24"/>
          <w:szCs w:val="24"/>
          <w:lang w:val="pt-BR"/>
          <w:rPrChange w:author="GUSTAVO DE OLIVEIRA REGO MORAIS" w:date="2025-08-08T19:51:36.637Z" w:id="797885243">
            <w:rPr>
              <w:ins w:author="GUSTAVO DE OLIVEIRA REGO MORAIS" w:date="2025-08-08T19:50:55.752Z" w16du:dateUtc="2025-08-08T19:50:55.752Z" w:id="980885136"/>
              <w:noProof w:val="0"/>
              <w:lang w:val="pt-BR"/>
            </w:rPr>
          </w:rPrChange>
        </w:rPr>
        <w:pPrChange w:author="GUSTAVO DE OLIVEIRA REGO MORAIS" w:date="2025-08-08T20:11:06.578Z">
          <w:pPr/>
        </w:pPrChange>
      </w:pPr>
      <w:ins w:author="GUSTAVO DE OLIVEIRA REGO MORAIS" w:date="2025-08-08T19:50:55.752Z" w:id="236341489">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855Z" w:id="793748072">
              <w:rPr>
                <w:noProof w:val="0"/>
                <w:lang w:val="pt-BR"/>
              </w:rPr>
            </w:rPrChange>
          </w:rPr>
          <w:t xml:space="preserve">A partir 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5Z" w:id="1601487325">
              <w:rPr>
                <w:rFonts w:ascii="Consolas" w:hAnsi="Consolas" w:eastAsia="Consolas" w:cs="Consolas"/>
                <w:b w:val="1"/>
                <w:bCs w:val="1"/>
                <w:noProof w:val="0"/>
                <w:lang w:val="pt-BR"/>
              </w:rPr>
            </w:rPrChange>
          </w:rPr>
          <w:t>Verifica Autenticação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5Z" w:id="1933282412">
              <w:rPr>
                <w:noProof w:val="0"/>
                <w:lang w:val="pt-BR"/>
              </w:rPr>
            </w:rPrChange>
          </w:rPr>
          <w:t>, um nó de decisão direciona o fluxo:</w:t>
        </w:r>
      </w:ins>
    </w:p>
    <w:p w:rsidR="3E5823A6" w:rsidP="60453AAE" w:rsidRDefault="3E5823A6" w14:paraId="1A7CA280" w14:textId="1EBEAC53">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345293223"/>
          <w:rFonts w:ascii="Times New Roman" w:hAnsi="Times New Roman" w:eastAsia="Times New Roman" w:cs="Times New Roman"/>
          <w:i w:val="0"/>
          <w:iCs w:val="0"/>
          <w:noProof w:val="0"/>
          <w:sz w:val="24"/>
          <w:szCs w:val="24"/>
          <w:lang w:val="pt-BR"/>
          <w:rPrChange w:author="GUSTAVO DE OLIVEIRA REGO MORAIS" w:date="2025-08-08T19:51:36.639Z" w:id="1377368183">
            <w:rPr>
              <w:ins w:author="GUSTAVO DE OLIVEIRA REGO MORAIS" w:date="2025-08-08T19:50:55.752Z" w16du:dateUtc="2025-08-08T19:50:55.752Z" w:id="142177872"/>
              <w:noProof w:val="0"/>
              <w:lang w:val="pt-BR"/>
            </w:rPr>
          </w:rPrChange>
        </w:rPr>
        <w:pPrChange w:author="GUSTAVO DE OLIVEIRA REGO MORAIS" w:date="2025-08-08T20:11:06.578Z">
          <w:pPr/>
        </w:pPrChange>
      </w:pPr>
      <w:ins w:author="GUSTAVO DE OLIVEIRA REGO MORAIS" w:date="2025-08-08T19:50:55.752Z" w:id="2133399300">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8Z" w:id="2117122737">
              <w:rPr>
                <w:b w:val="1"/>
                <w:bCs w:val="1"/>
                <w:noProof w:val="0"/>
                <w:lang w:val="pt-BR"/>
              </w:rPr>
            </w:rPrChange>
          </w:rPr>
          <w:t>Se a autenticação for positiva (usuário logado):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7Z" w:id="1333312831">
              <w:rPr>
                <w:noProof w:val="0"/>
                <w:lang w:val="pt-BR"/>
              </w:rPr>
            </w:rPrChange>
          </w:rPr>
          <w:t xml:space="preserve"> O fluxo vai para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8Z" w:id="2035299475">
              <w:rPr>
                <w:rFonts w:ascii="Consolas" w:hAnsi="Consolas" w:eastAsia="Consolas" w:cs="Consolas"/>
                <w:b w:val="1"/>
                <w:bCs w:val="1"/>
                <w:noProof w:val="0"/>
                <w:lang w:val="pt-BR"/>
              </w:rPr>
            </w:rPrChange>
          </w:rPr>
          <w:t>Permite Salvar/Exporta</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69Z" w:id="420664452">
              <w:rPr>
                <w:noProof w:val="0"/>
                <w:lang w:val="pt-BR"/>
              </w:rPr>
            </w:rPrChange>
          </w:rPr>
          <w:t>. Esta atividade representa a liberação de funcionalidades que dependem de um usuário autenticado. O fluxo então se conecta diretamente a um nó de sincronização final.</w:t>
        </w:r>
      </w:ins>
    </w:p>
    <w:p w:rsidR="3E5823A6" w:rsidP="60453AAE" w:rsidRDefault="3E5823A6" w14:paraId="4259A58A" w14:textId="67A2AC04">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423648097"/>
          <w:rFonts w:ascii="Times New Roman" w:hAnsi="Times New Roman" w:eastAsia="Times New Roman" w:cs="Times New Roman"/>
          <w:i w:val="0"/>
          <w:iCs w:val="0"/>
          <w:noProof w:val="0"/>
          <w:sz w:val="24"/>
          <w:szCs w:val="24"/>
          <w:lang w:val="pt-BR"/>
          <w:rPrChange w:author="GUSTAVO DE OLIVEIRA REGO MORAIS" w:date="2025-08-08T19:51:36.643Z" w:id="909312013">
            <w:rPr>
              <w:ins w:author="GUSTAVO DE OLIVEIRA REGO MORAIS" w:date="2025-08-08T19:50:55.752Z" w16du:dateUtc="2025-08-08T19:50:55.752Z" w:id="1194420785"/>
              <w:noProof w:val="0"/>
              <w:lang w:val="pt-BR"/>
            </w:rPr>
          </w:rPrChange>
        </w:rPr>
        <w:pPrChange w:author="GUSTAVO DE OLIVEIRA REGO MORAIS" w:date="2025-08-08T20:11:06.578Z">
          <w:pPr/>
        </w:pPrChange>
      </w:pPr>
      <w:ins w:author="GUSTAVO DE OLIVEIRA REGO MORAIS" w:date="2025-08-08T19:50:55.752Z" w:id="1381155342">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Z" w:id="1495405990">
              <w:rPr>
                <w:b w:val="1"/>
                <w:bCs w:val="1"/>
                <w:noProof w:val="0"/>
                <w:lang w:val="pt-BR"/>
              </w:rPr>
            </w:rPrChange>
          </w:rPr>
          <w:t>Se a autenticação for negativa (usuário não logado):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1Z" w:id="1891417079">
              <w:rPr>
                <w:noProof w:val="0"/>
                <w:lang w:val="pt-BR"/>
              </w:rPr>
            </w:rPrChange>
          </w:rPr>
          <w:t xml:space="preserve"> O fluxo se conecta a um nó de sincronização (Join), que aguarda a conclusão da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1Z" w:id="265464165">
              <w:rPr>
                <w:noProof w:val="0"/>
                <w:lang w:val="pt-BR"/>
              </w:rPr>
            </w:rPrChange>
          </w:rPr>
          <w:t xml:space="preserve">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1445379825">
              <w:rPr>
                <w:rFonts w:ascii="Consolas" w:hAnsi="Consolas" w:eastAsia="Consolas" w:cs="Consolas"/>
                <w:b w:val="1"/>
                <w:bCs w:val="1"/>
                <w:noProof w:val="0"/>
                <w:lang w:val="pt-BR"/>
              </w:rPr>
            </w:rPrChange>
          </w:rPr>
          <w:t>Inicia</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850995823">
              <w:rPr>
                <w:rFonts w:ascii="Consolas" w:hAnsi="Consolas" w:eastAsia="Consolas" w:cs="Consolas"/>
                <w:b w:val="1"/>
                <w:bCs w:val="1"/>
                <w:noProof w:val="0"/>
                <w:lang w:val="pt-BR"/>
              </w:rPr>
            </w:rPrChange>
          </w:rPr>
          <w:t xml:space="preserve"> montagem</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2Z" w:id="432374667">
              <w:rPr>
                <w:noProof w:val="0"/>
                <w:lang w:val="pt-BR"/>
              </w:rPr>
            </w:rPrChange>
          </w:rPr>
          <w:t xml:space="preserve"> para prosseguir.</w:t>
        </w:r>
      </w:ins>
    </w:p>
    <w:p w:rsidR="3E5823A6" w:rsidP="60453AAE" w:rsidRDefault="3E5823A6" w14:paraId="223A2731" w14:textId="51B14E3D">
      <w:pPr>
        <w:pStyle w:val="Heading4"/>
        <w:keepNext w:val="0"/>
        <w:keepLines w:val="0"/>
        <w:spacing w:before="120" w:beforeAutospacing="off" w:after="120" w:afterAutospacing="off" w:line="360" w:lineRule="auto"/>
        <w:jc w:val="both"/>
        <w:rPr>
          <w:ins w:author="GUSTAVO DE OLIVEIRA REGO MORAIS" w:date="2025-08-08T19:50:55.752Z" w16du:dateUtc="2025-08-08T19:50:55.752Z" w:id="860470790"/>
          <w:rFonts w:ascii="Times New Roman" w:hAnsi="Times New Roman" w:eastAsia="Times New Roman" w:cs="Times New Roman"/>
          <w:b w:val="1"/>
          <w:bCs w:val="1"/>
          <w:i w:val="0"/>
          <w:iCs w:val="0"/>
          <w:noProof w:val="0"/>
          <w:sz w:val="24"/>
          <w:szCs w:val="24"/>
          <w:lang w:val="pt-BR"/>
          <w:rPrChange w:author="GUSTAVO DE OLIVEIRA REGO MORAIS" w:date="2025-08-08T19:51:36.644Z" w:id="168867096">
            <w:rPr>
              <w:ins w:author="GUSTAVO DE OLIVEIRA REGO MORAIS" w:date="2025-08-08T19:50:55.752Z" w16du:dateUtc="2025-08-08T19:50:55.752Z" w:id="763166797"/>
              <w:b w:val="1"/>
              <w:bCs w:val="1"/>
              <w:noProof w:val="0"/>
              <w:sz w:val="24"/>
              <w:szCs w:val="24"/>
              <w:lang w:val="pt-BR"/>
            </w:rPr>
          </w:rPrChange>
        </w:rPr>
        <w:pPrChange w:author="GUSTAVO DE OLIVEIRA REGO MORAIS" w:date="2025-08-08T20:11:06.578Z">
          <w:pPr>
            <w:numPr>
              <w:ilvl w:val="0"/>
              <w:numId w:val="75"/>
            </w:numPr>
          </w:pPr>
        </w:pPrChange>
      </w:pPr>
      <w:ins w:author="GUSTAVO DE OLIVEIRA REGO MORAIS" w:date="2025-08-08T19:50:55.752Z" w:id="925782726">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7Z" w:id="1216745561">
              <w:rPr>
                <w:b w:val="1"/>
                <w:bCs w:val="1"/>
                <w:noProof w:val="0"/>
                <w:sz w:val="24"/>
                <w:szCs w:val="24"/>
                <w:lang w:val="pt-BR"/>
              </w:rPr>
            </w:rPrChange>
          </w:rPr>
          <w:t>Opções de Login/Cadastro</w:t>
        </w:r>
      </w:ins>
    </w:p>
    <w:p w:rsidR="3E5823A6" w:rsidP="60453AAE" w:rsidRDefault="3E5823A6" w14:paraId="6A6F0189" w14:textId="0051532B">
      <w:pPr>
        <w:keepNext w:val="0"/>
        <w:keepLines w:val="0"/>
        <w:spacing w:before="120" w:beforeAutospacing="off" w:after="120" w:afterAutospacing="off" w:line="360" w:lineRule="auto"/>
        <w:ind w:firstLine="708"/>
        <w:jc w:val="both"/>
        <w:rPr>
          <w:ins w:author="GUSTAVO DE OLIVEIRA REGO MORAIS" w:date="2025-08-08T19:50:55.752Z" w16du:dateUtc="2025-08-08T19:50:55.752Z" w:id="19677086"/>
          <w:rFonts w:ascii="Times New Roman" w:hAnsi="Times New Roman" w:eastAsia="Times New Roman" w:cs="Times New Roman"/>
          <w:i w:val="0"/>
          <w:iCs w:val="0"/>
          <w:noProof w:val="0"/>
          <w:sz w:val="24"/>
          <w:szCs w:val="24"/>
          <w:lang w:val="pt-BR"/>
          <w:rPrChange w:author="GUSTAVO DE OLIVEIRA REGO MORAIS" w:date="2025-08-08T19:51:36.645Z" w:id="1184294354">
            <w:rPr>
              <w:ins w:author="GUSTAVO DE OLIVEIRA REGO MORAIS" w:date="2025-08-08T19:50:55.752Z" w16du:dateUtc="2025-08-08T19:50:55.752Z" w:id="1192876555"/>
              <w:noProof w:val="0"/>
              <w:lang w:val="pt-BR"/>
            </w:rPr>
          </w:rPrChange>
        </w:rPr>
        <w:pPrChange w:author="GUSTAVO DE OLIVEIRA REGO MORAIS" w:date="2025-08-08T20:11:06.579Z">
          <w:pPr/>
        </w:pPrChange>
      </w:pPr>
      <w:ins w:author="GUSTAVO DE OLIVEIRA REGO MORAIS" w:date="2025-08-08T19:50:55.752Z" w:id="1496914849">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879Z" w:id="1118497792">
              <w:rPr>
                <w:noProof w:val="0"/>
                <w:lang w:val="pt-BR"/>
              </w:rPr>
            </w:rPrChange>
          </w:rPr>
          <w:t xml:space="preserve">Após a sincronização,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5Z" w:id="1418562630">
              <w:rPr>
                <w:rFonts w:ascii="Consolas" w:hAnsi="Consolas" w:eastAsia="Consolas" w:cs="Consolas"/>
                <w:b w:val="1"/>
                <w:bCs w:val="1"/>
                <w:noProof w:val="0"/>
                <w:lang w:val="pt-BR"/>
              </w:rPr>
            </w:rPrChange>
          </w:rPr>
          <w:t>Exibe Opções de Login/Cadastro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5Z" w:id="854619450">
              <w:rPr>
                <w:noProof w:val="0"/>
                <w:lang w:val="pt-BR"/>
              </w:rPr>
            </w:rPrChange>
          </w:rPr>
          <w:t xml:space="preserve"> é apresentada. Um novo nó de decisão oferece três caminhos possíveis:</w:t>
        </w:r>
      </w:ins>
    </w:p>
    <w:p w:rsidR="3E5823A6" w:rsidP="60453AAE" w:rsidRDefault="3E5823A6" w14:paraId="6C821058" w14:textId="30CA3B20">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1880441542"/>
          <w:rFonts w:ascii="Times New Roman" w:hAnsi="Times New Roman" w:eastAsia="Times New Roman" w:cs="Times New Roman"/>
          <w:i w:val="0"/>
          <w:iCs w:val="0"/>
          <w:noProof w:val="0"/>
          <w:sz w:val="24"/>
          <w:szCs w:val="24"/>
          <w:lang w:val="pt-BR"/>
          <w:rPrChange w:author="GUSTAVO DE OLIVEIRA REGO MORAIS" w:date="2025-08-08T19:51:36.648Z" w:id="1246688298">
            <w:rPr>
              <w:ins w:author="GUSTAVO DE OLIVEIRA REGO MORAIS" w:date="2025-08-08T19:50:55.752Z" w16du:dateUtc="2025-08-08T19:50:55.752Z" w:id="860861395"/>
              <w:noProof w:val="0"/>
              <w:lang w:val="pt-BR"/>
            </w:rPr>
          </w:rPrChange>
        </w:rPr>
        <w:pPrChange w:author="GUSTAVO DE OLIVEIRA REGO MORAIS" w:date="2025-08-08T20:11:06.579Z">
          <w:pPr/>
        </w:pPrChange>
      </w:pPr>
      <w:ins w:author="GUSTAVO DE OLIVEIRA REGO MORAIS" w:date="2025-08-08T19:50:55.752Z" w:id="1060335420">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2Z" w:id="1823723225">
              <w:rPr>
                <w:b w:val="1"/>
                <w:bCs w:val="1"/>
                <w:noProof w:val="0"/>
                <w:lang w:val="pt-BR"/>
              </w:rPr>
            </w:rPrChange>
          </w:rPr>
          <w:t>Acesso sem Login:</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7Z" w:id="3467770">
              <w:rPr>
                <w:noProof w:val="0"/>
                <w:lang w:val="pt-BR"/>
              </w:rPr>
            </w:rPrChange>
          </w:rPr>
          <w:t xml:space="preserve"> O fluxo se desvia para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8Z" w:id="1888174660">
              <w:rPr>
                <w:rFonts w:ascii="Consolas" w:hAnsi="Consolas" w:eastAsia="Consolas" w:cs="Consolas"/>
                <w:b w:val="1"/>
                <w:bCs w:val="1"/>
                <w:noProof w:val="0"/>
                <w:lang w:val="pt-BR"/>
              </w:rPr>
            </w:rPrChange>
          </w:rPr>
          <w:t>Montagem sem login</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78Z" w:id="1300106605">
              <w:rPr>
                <w:noProof w:val="0"/>
                <w:lang w:val="pt-BR"/>
              </w:rPr>
            </w:rPrChange>
          </w:rPr>
          <w:t>, permitindo o acesso limitado ao sistema. Este caminho se une ao fluxo principal mais adiante.</w:t>
        </w:r>
      </w:ins>
    </w:p>
    <w:p w:rsidR="3E5823A6" w:rsidP="60453AAE" w:rsidRDefault="3E5823A6" w14:paraId="74681F6E" w14:textId="76C1ED41">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645678673"/>
          <w:rFonts w:ascii="Times New Roman" w:hAnsi="Times New Roman" w:eastAsia="Times New Roman" w:cs="Times New Roman"/>
          <w:i w:val="0"/>
          <w:iCs w:val="0"/>
          <w:noProof w:val="0"/>
          <w:sz w:val="24"/>
          <w:szCs w:val="24"/>
          <w:lang w:val="pt-BR"/>
          <w:rPrChange w:author="GUSTAVO DE OLIVEIRA REGO MORAIS" w:date="2025-08-08T19:51:36.661Z" w:id="1218198748">
            <w:rPr>
              <w:ins w:author="GUSTAVO DE OLIVEIRA REGO MORAIS" w:date="2025-08-08T19:50:55.752Z" w16du:dateUtc="2025-08-08T19:50:55.752Z" w:id="1585901261"/>
              <w:noProof w:val="0"/>
              <w:lang w:val="pt-BR"/>
            </w:rPr>
          </w:rPrChange>
        </w:rPr>
        <w:pPrChange w:author="GUSTAVO DE OLIVEIRA REGO MORAIS" w:date="2025-08-08T20:11:06.579Z">
          <w:pPr/>
        </w:pPrChange>
      </w:pPr>
      <w:ins w:author="GUSTAVO DE OLIVEIRA REGO MORAIS" w:date="2025-08-08T19:50:55.752Z" w:id="1878939967">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7Z" w:id="1214201910">
              <w:rPr>
                <w:b w:val="1"/>
                <w:bCs w:val="1"/>
                <w:noProof w:val="0"/>
                <w:lang w:val="pt-BR"/>
              </w:rPr>
            </w:rPrChange>
          </w:rPr>
          <w:t>Login/Cadastro com e-mail e senha:</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Z" w:id="2123458740">
              <w:rPr>
                <w:noProof w:val="0"/>
                <w:lang w:val="pt-BR"/>
              </w:rPr>
            </w:rPrChange>
          </w:rPr>
          <w:t xml:space="preserve"> A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Z" w:id="3593502">
              <w:rPr>
                <w:noProof w:val="0"/>
                <w:lang w:val="pt-BR"/>
              </w:rPr>
            </w:rPrChange>
          </w:rPr>
          <w:t xml:space="preserve">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464675101">
              <w:rPr>
                <w:rFonts w:ascii="Consolas" w:hAnsi="Consolas" w:eastAsia="Consolas" w:cs="Consolas"/>
                <w:b w:val="1"/>
                <w:bCs w:val="1"/>
                <w:noProof w:val="0"/>
                <w:lang w:val="pt-BR"/>
              </w:rPr>
            </w:rPrChange>
          </w:rPr>
          <w:t>Solicita</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197846578">
              <w:rPr>
                <w:rFonts w:ascii="Consolas" w:hAnsi="Consolas" w:eastAsia="Consolas" w:cs="Consolas"/>
                <w:b w:val="1"/>
                <w:bCs w:val="1"/>
                <w:noProof w:val="0"/>
                <w:lang w:val="pt-BR"/>
              </w:rPr>
            </w:rPrChange>
          </w:rPr>
          <w:t xml:space="preserv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105070704">
              <w:rPr>
                <w:rFonts w:ascii="Consolas" w:hAnsi="Consolas" w:eastAsia="Consolas" w:cs="Consolas"/>
                <w:b w:val="1"/>
                <w:bCs w:val="1"/>
                <w:noProof w:val="0"/>
                <w:lang w:val="pt-BR"/>
              </w:rPr>
            </w:rPrChange>
          </w:rPr>
          <w:t>email</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422891694">
              <w:rPr>
                <w:rFonts w:ascii="Consolas" w:hAnsi="Consolas" w:eastAsia="Consolas" w:cs="Consolas"/>
                <w:b w:val="1"/>
                <w:bCs w:val="1"/>
                <w:noProof w:val="0"/>
                <w:lang w:val="pt-BR"/>
              </w:rPr>
            </w:rPrChange>
          </w:rPr>
          <w:t xml:space="preserve"> e senha</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2Z" w:id="1715116465">
              <w:rPr>
                <w:noProof w:val="0"/>
                <w:lang w:val="pt-BR"/>
              </w:rPr>
            </w:rPrChange>
          </w:rPr>
          <w:t xml:space="preserve"> é executada. Um nó de decisão interno oferece duas opções: login bem-sucedido, que leva à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3Z" w:id="487843354">
              <w:rPr>
                <w:rFonts w:ascii="Consolas" w:hAnsi="Consolas" w:eastAsia="Consolas" w:cs="Consolas"/>
                <w:b w:val="1"/>
                <w:bCs w:val="1"/>
                <w:noProof w:val="0"/>
                <w:lang w:val="pt-BR"/>
              </w:rPr>
            </w:rPrChange>
          </w:rPr>
          <w:t>Valida e cria conta</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4Z" w:id="2027373424">
              <w:rPr>
                <w:noProof w:val="0"/>
                <w:lang w:val="pt-BR"/>
              </w:rPr>
            </w:rPrChange>
          </w:rPr>
          <w:t xml:space="preserve">, ou recuperação de senha, que dispara um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4Z" w:id="345921567">
              <w:rPr>
                <w:noProof w:val="0"/>
                <w:lang w:val="pt-BR"/>
              </w:rPr>
            </w:rPrChange>
          </w:rPr>
          <w:t>sub-processo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4Z" w:id="290647193">
              <w:rPr>
                <w:noProof w:val="0"/>
                <w:lang w:val="pt-BR"/>
              </w:rPr>
            </w:rPrChange>
          </w:rPr>
          <w:t xml:space="preserve"> que inclui o envio de um e-mail de recuperação e a redefinição da senha pelo usuário.</w:t>
        </w:r>
      </w:ins>
    </w:p>
    <w:p w:rsidR="3E5823A6" w:rsidP="60453AAE" w:rsidRDefault="3E5823A6" w14:paraId="1027B9C9" w14:textId="24604A3D">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3Z" w16du:dateUtc="2025-08-08T19:50:55.753Z" w:id="241586169"/>
          <w:rFonts w:ascii="Times New Roman" w:hAnsi="Times New Roman" w:eastAsia="Times New Roman" w:cs="Times New Roman"/>
          <w:i w:val="0"/>
          <w:iCs w:val="0"/>
          <w:noProof w:val="0"/>
          <w:sz w:val="24"/>
          <w:szCs w:val="24"/>
          <w:lang w:val="pt-BR"/>
          <w:rPrChange w:author="GUSTAVO DE OLIVEIRA REGO MORAIS" w:date="2025-08-08T19:51:36.674Z" w:id="2078570967">
            <w:rPr>
              <w:ins w:author="GUSTAVO DE OLIVEIRA REGO MORAIS" w:date="2025-08-08T19:50:55.753Z" w16du:dateUtc="2025-08-08T19:50:55.753Z" w:id="1574973270"/>
              <w:noProof w:val="0"/>
              <w:lang w:val="pt-BR"/>
            </w:rPr>
          </w:rPrChange>
        </w:rPr>
        <w:pPrChange w:author="GUSTAVO DE OLIVEIRA REGO MORAIS" w:date="2025-08-08T20:11:06.579Z">
          <w:pPr/>
        </w:pPrChange>
      </w:pPr>
      <w:ins w:author="GUSTAVO DE OLIVEIRA REGO MORAIS" w:date="2025-08-08T19:50:55.753Z" w:id="856081672">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07Z" w:id="756138619">
              <w:rPr>
                <w:b w:val="1"/>
                <w:bCs w:val="1"/>
                <w:noProof w:val="0"/>
                <w:lang w:val="pt-BR"/>
              </w:rPr>
            </w:rPrChange>
          </w:rPr>
          <w:t xml:space="preserve">Login com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1117719943">
              <w:rPr>
                <w:b w:val="1"/>
                <w:bCs w:val="1"/>
                <w:noProof w:val="0"/>
                <w:lang w:val="pt-BR"/>
              </w:rPr>
            </w:rPrChange>
          </w:rPr>
          <w:t>OAuth</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785105037">
              <w:rPr>
                <w:b w:val="1"/>
                <w:bCs w:val="1"/>
                <w:noProof w:val="0"/>
                <w:lang w:val="pt-BR"/>
              </w:rPr>
            </w:rPrChange>
          </w:rPr>
          <w:t xml:space="preserve"> Google:</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6Z" w:id="1920405817">
              <w:rPr>
                <w:noProof w:val="0"/>
                <w:lang w:val="pt-BR"/>
              </w:rPr>
            </w:rPrChange>
          </w:rPr>
          <w:t xml:space="preserve"> O fluxo vai para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1895065632">
              <w:rPr>
                <w:rFonts w:ascii="Consolas" w:hAnsi="Consolas" w:eastAsia="Consolas" w:cs="Consolas"/>
                <w:b w:val="1"/>
                <w:bCs w:val="1"/>
                <w:noProof w:val="0"/>
                <w:lang w:val="pt-BR"/>
              </w:rPr>
            </w:rPrChange>
          </w:rPr>
          <w:t xml:space="preserve">Redireciona para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52191625">
              <w:rPr>
                <w:rFonts w:ascii="Consolas" w:hAnsi="Consolas" w:eastAsia="Consolas" w:cs="Consolas"/>
                <w:b w:val="1"/>
                <w:bCs w:val="1"/>
                <w:noProof w:val="0"/>
                <w:lang w:val="pt-BR"/>
              </w:rPr>
            </w:rPrChange>
          </w:rPr>
          <w:t>OAuth</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1124690292">
              <w:rPr>
                <w:rFonts w:ascii="Consolas" w:hAnsi="Consolas" w:eastAsia="Consolas" w:cs="Consolas"/>
                <w:b w:val="1"/>
                <w:bCs w:val="1"/>
                <w:noProof w:val="0"/>
                <w:lang w:val="pt-BR"/>
              </w:rPr>
            </w:rPrChange>
          </w:rPr>
          <w:t xml:space="preserve"> Google</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8Z" w:id="1664168795">
              <w:rPr>
                <w:noProof w:val="0"/>
                <w:lang w:val="pt-BR"/>
              </w:rPr>
            </w:rPrChange>
          </w:rPr>
          <w:t xml:space="preserve">, onde o usuário é enviado para a plataforma de autenticação externa. Após a autenticação, o sistema executa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779147686">
              <w:rPr>
                <w:rFonts w:ascii="Consolas" w:hAnsi="Consolas" w:eastAsia="Consolas" w:cs="Consolas"/>
                <w:b w:val="1"/>
                <w:bCs w:val="1"/>
                <w:noProof w:val="0"/>
                <w:lang w:val="pt-BR"/>
              </w:rPr>
            </w:rPrChange>
          </w:rPr>
          <w:t>Autentica</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360092476">
              <w:rPr>
                <w:rFonts w:ascii="Consolas" w:hAnsi="Consolas" w:eastAsia="Consolas" w:cs="Consolas"/>
                <w:b w:val="1"/>
                <w:bCs w:val="1"/>
                <w:noProof w:val="0"/>
                <w:lang w:val="pt-BR"/>
              </w:rPr>
            </w:rPrChange>
          </w:rPr>
          <w:t xml:space="preserve"> e cria perfil se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1519615846">
              <w:rPr>
                <w:rFonts w:ascii="Consolas" w:hAnsi="Consolas" w:eastAsia="Consolas" w:cs="Consolas"/>
                <w:b w:val="1"/>
                <w:bCs w:val="1"/>
                <w:noProof w:val="0"/>
                <w:lang w:val="pt-BR"/>
              </w:rPr>
            </w:rPrChange>
          </w:rPr>
          <w:t>necessario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89Z" w:id="1739153203">
              <w:rPr>
                <w:noProof w:val="0"/>
                <w:lang w:val="pt-BR"/>
              </w:rPr>
            </w:rPrChange>
          </w:rPr>
          <w:t>.</w:t>
        </w:r>
      </w:ins>
    </w:p>
    <w:p w:rsidR="3E5823A6" w:rsidP="60453AAE" w:rsidRDefault="3E5823A6" w14:paraId="5BADE3F8" w14:textId="7362611D">
      <w:pPr>
        <w:pStyle w:val="Heading4"/>
        <w:keepNext w:val="0"/>
        <w:keepLines w:val="0"/>
        <w:spacing w:before="120" w:beforeAutospacing="off" w:after="120" w:afterAutospacing="off" w:line="360" w:lineRule="auto"/>
        <w:jc w:val="both"/>
        <w:rPr>
          <w:ins w:author="GUSTAVO DE OLIVEIRA REGO MORAIS" w:date="2025-08-08T19:50:55.753Z" w16du:dateUtc="2025-08-08T19:50:55.753Z" w:id="1157546955"/>
          <w:rFonts w:ascii="Times New Roman" w:hAnsi="Times New Roman" w:eastAsia="Times New Roman" w:cs="Times New Roman"/>
          <w:b w:val="1"/>
          <w:bCs w:val="1"/>
          <w:i w:val="0"/>
          <w:iCs w:val="0"/>
          <w:noProof w:val="0"/>
          <w:sz w:val="24"/>
          <w:szCs w:val="24"/>
          <w:lang w:val="pt-BR"/>
          <w:rPrChange w:author="GUSTAVO DE OLIVEIRA REGO MORAIS" w:date="2025-08-08T19:51:36.675Z" w:id="1622334574">
            <w:rPr>
              <w:ins w:author="GUSTAVO DE OLIVEIRA REGO MORAIS" w:date="2025-08-08T19:50:55.753Z" w16du:dateUtc="2025-08-08T19:50:55.753Z" w:id="1175828853"/>
              <w:b w:val="1"/>
              <w:bCs w:val="1"/>
              <w:noProof w:val="0"/>
              <w:sz w:val="24"/>
              <w:szCs w:val="24"/>
              <w:lang w:val="pt-BR"/>
            </w:rPr>
          </w:rPrChange>
        </w:rPr>
        <w:pPrChange w:author="GUSTAVO DE OLIVEIRA REGO MORAIS" w:date="2025-08-08T20:11:06.579Z">
          <w:pPr>
            <w:numPr>
              <w:ilvl w:val="0"/>
              <w:numId w:val="76"/>
            </w:numPr>
          </w:pPr>
        </w:pPrChange>
      </w:pPr>
      <w:ins w:author="GUSTAVO DE OLIVEIRA REGO MORAIS" w:date="2025-08-08T19:50:55.753Z" w:id="2108756602">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25Z" w:id="1883217750">
              <w:rPr>
                <w:b w:val="1"/>
                <w:bCs w:val="1"/>
                <w:noProof w:val="0"/>
                <w:sz w:val="24"/>
                <w:szCs w:val="24"/>
                <w:lang w:val="pt-BR"/>
              </w:rPr>
            </w:rPrChange>
          </w:rPr>
          <w:t>Convergência e Pós-Autenticação</w:t>
        </w:r>
      </w:ins>
    </w:p>
    <w:p w:rsidR="3E5823A6" w:rsidP="60453AAE" w:rsidRDefault="3E5823A6" w14:paraId="18BE71D4" w14:textId="042E17AF">
      <w:pPr>
        <w:keepNext w:val="0"/>
        <w:keepLines w:val="0"/>
        <w:spacing w:before="120" w:beforeAutospacing="off" w:after="120" w:afterAutospacing="off" w:line="360" w:lineRule="auto"/>
        <w:ind w:firstLine="708"/>
        <w:jc w:val="both"/>
        <w:rPr>
          <w:ins w:author="GUSTAVO DE OLIVEIRA REGO MORAIS" w:date="2025-08-08T19:50:55.753Z" w16du:dateUtc="2025-08-08T19:50:55.753Z" w:id="1348072818"/>
          <w:rFonts w:ascii="Times New Roman" w:hAnsi="Times New Roman" w:eastAsia="Times New Roman" w:cs="Times New Roman"/>
          <w:i w:val="0"/>
          <w:iCs w:val="0"/>
          <w:noProof w:val="0"/>
          <w:sz w:val="24"/>
          <w:szCs w:val="24"/>
          <w:lang w:val="pt-BR"/>
          <w:rPrChange w:author="GUSTAVO DE OLIVEIRA REGO MORAIS" w:date="2025-08-08T19:51:36.678Z" w:id="1236821395">
            <w:rPr>
              <w:ins w:author="GUSTAVO DE OLIVEIRA REGO MORAIS" w:date="2025-08-08T19:50:55.753Z" w16du:dateUtc="2025-08-08T19:50:55.753Z" w:id="1337179102"/>
              <w:noProof w:val="0"/>
              <w:lang w:val="pt-BR"/>
            </w:rPr>
          </w:rPrChange>
        </w:rPr>
        <w:pPrChange w:author="GUSTAVO DE OLIVEIRA REGO MORAIS" w:date="2025-08-08T20:11:06.579Z">
          <w:pPr/>
        </w:pPrChange>
      </w:pPr>
      <w:ins w:author="GUSTAVO DE OLIVEIRA REGO MORAIS" w:date="2025-08-08T19:50:55.753Z" w:id="203165371">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927Z" w:id="400959249">
              <w:rPr>
                <w:noProof w:val="0"/>
                <w:lang w:val="pt-BR"/>
              </w:rPr>
            </w:rPrChange>
          </w:rPr>
          <w:t xml:space="preserve">Os fluxos de login bem-sucedido (tradicional e Google) convergem em um nó de sincronização e, em seguida, na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3Z" w:id="1519083680">
              <w:rPr>
                <w:rFonts w:ascii="Consolas" w:hAnsi="Consolas" w:eastAsia="Consolas" w:cs="Consolas"/>
                <w:b w:val="1"/>
                <w:bCs w:val="1"/>
                <w:noProof w:val="0"/>
                <w:lang w:val="pt-BR"/>
              </w:rPr>
            </w:rPrChange>
          </w:rPr>
          <w:t>Usuário autenticado com sucesso</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93Z" w:id="2028751485">
              <w:rPr>
                <w:noProof w:val="0"/>
                <w:lang w:val="pt-BR"/>
              </w:rPr>
            </w:rPrChange>
          </w:rPr>
          <w:t xml:space="preserve">. Após a autenticação, a atividade </w:t>
        </w:r>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4Z" w:id="83027356">
              <w:rPr>
                <w:rFonts w:ascii="Consolas" w:hAnsi="Consolas" w:eastAsia="Consolas" w:cs="Consolas"/>
                <w:b w:val="1"/>
                <w:bCs w:val="1"/>
                <w:noProof w:val="0"/>
                <w:lang w:val="pt-BR"/>
              </w:rPr>
            </w:rPrChange>
          </w:rPr>
          <w:t>Permite Salvar/Exporta</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95Z" w:id="778574765">
              <w:rPr>
                <w:noProof w:val="0"/>
                <w:lang w:val="pt-BR"/>
              </w:rPr>
            </w:rPrChange>
          </w:rPr>
          <w:t xml:space="preserve"> é executada, concedendo as permissões necessárias.</w:t>
        </w:r>
      </w:ins>
    </w:p>
    <w:p w:rsidR="3E5823A6" w:rsidP="60453AAE" w:rsidRDefault="3E5823A6" w14:paraId="50699CFA" w14:textId="26ABB6D3">
      <w:pPr>
        <w:pStyle w:val="Heading4"/>
        <w:keepNext w:val="0"/>
        <w:keepLines w:val="0"/>
        <w:spacing w:before="120" w:beforeAutospacing="off" w:after="120" w:afterAutospacing="off" w:line="360" w:lineRule="auto"/>
        <w:jc w:val="both"/>
        <w:rPr>
          <w:ins w:author="GUSTAVO DE OLIVEIRA REGO MORAIS" w:date="2025-08-08T19:50:55.753Z" w16du:dateUtc="2025-08-08T19:50:55.753Z" w:id="2116586432"/>
          <w:rFonts w:ascii="Times New Roman" w:hAnsi="Times New Roman" w:eastAsia="Times New Roman" w:cs="Times New Roman"/>
          <w:b w:val="1"/>
          <w:bCs w:val="1"/>
          <w:i w:val="0"/>
          <w:iCs w:val="0"/>
          <w:noProof w:val="0"/>
          <w:sz w:val="24"/>
          <w:szCs w:val="24"/>
          <w:lang w:val="pt-BR"/>
          <w:rPrChange w:author="GUSTAVO DE OLIVEIRA REGO MORAIS" w:date="2025-08-08T19:51:36.679Z" w:id="1217851656">
            <w:rPr>
              <w:ins w:author="GUSTAVO DE OLIVEIRA REGO MORAIS" w:date="2025-08-08T19:50:55.753Z" w16du:dateUtc="2025-08-08T19:50:55.753Z" w:id="200553858"/>
              <w:b w:val="1"/>
              <w:bCs w:val="1"/>
              <w:noProof w:val="0"/>
              <w:sz w:val="24"/>
              <w:szCs w:val="24"/>
              <w:lang w:val="pt-BR"/>
            </w:rPr>
          </w:rPrChange>
        </w:rPr>
        <w:pPrChange w:author="GUSTAVO DE OLIVEIRA REGO MORAIS" w:date="2025-08-08T20:11:06.579Z">
          <w:pPr/>
        </w:pPrChange>
      </w:pPr>
      <w:ins w:author="GUSTAVO DE OLIVEIRA REGO MORAIS" w:date="2025-08-08T19:50:55.753Z" w:id="1694985">
        <w:r w:rsidRPr="60453AAE"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33Z" w:id="175514722">
              <w:rPr>
                <w:b w:val="1"/>
                <w:bCs w:val="1"/>
                <w:noProof w:val="0"/>
                <w:sz w:val="24"/>
                <w:szCs w:val="24"/>
                <w:lang w:val="pt-BR"/>
              </w:rPr>
            </w:rPrChange>
          </w:rPr>
          <w:t>Sincronização Final e Conclusão</w:t>
        </w:r>
      </w:ins>
    </w:p>
    <w:p w:rsidR="3E5823A6" w:rsidP="60453AAE" w:rsidRDefault="3E5823A6" w14:paraId="4ACD10C1" w14:textId="4D6819D5">
      <w:pPr>
        <w:keepNext w:val="0"/>
        <w:keepLines w:val="0"/>
        <w:spacing w:before="120" w:beforeAutospacing="off" w:after="120" w:afterAutospacing="off" w:line="360" w:lineRule="auto"/>
        <w:ind w:firstLine="708"/>
        <w:jc w:val="both"/>
        <w:rPr>
          <w:ins w:author="GUSTAVO DE OLIVEIRA REGO MORAIS" w:date="2025-08-08T19:55:54.157Z" w16du:dateUtc="2025-08-08T19:55:54.157Z" w:id="2009950802"/>
          <w:rFonts w:ascii="Times New Roman" w:hAnsi="Times New Roman" w:eastAsia="Times New Roman" w:cs="Times New Roman"/>
          <w:i w:val="0"/>
          <w:iCs w:val="0"/>
          <w:noProof w:val="0"/>
          <w:sz w:val="24"/>
          <w:szCs w:val="24"/>
          <w:lang w:val="pt-BR"/>
          <w:rPrChange w:author="GUSTAVO DE OLIVEIRA REGO MORAIS" w:date="2025-08-08T20:10:06.943Z" w:id="232024714">
            <w:rPr>
              <w:ins w:author="GUSTAVO DE OLIVEIRA REGO MORAIS" w:date="2025-08-08T19:55:54.157Z" w16du:dateUtc="2025-08-08T19:55:54.157Z" w:id="2019777401"/>
              <w:noProof w:val="0"/>
              <w:lang w:val="pt-BR"/>
            </w:rPr>
          </w:rPrChange>
        </w:rPr>
        <w:pPrChange w:author="GUSTAVO DE OLIVEIRA REGO MORAIS" w:date="2025-08-08T20:11:06.579Z">
          <w:pPr/>
        </w:pPrChange>
      </w:pPr>
      <w:ins w:author="GUSTAVO DE OLIVEIRA REGO MORAIS" w:date="2025-08-08T19:50:55.753Z" w:id="1468434281">
        <w:r w:rsidRPr="60453AAE" w:rsidR="3E5823A6">
          <w:rPr>
            <w:rFonts w:ascii="Times New Roman" w:hAnsi="Times New Roman" w:eastAsia="Times New Roman" w:cs="Times New Roman"/>
            <w:i w:val="0"/>
            <w:iCs w:val="0"/>
            <w:noProof w:val="0"/>
            <w:sz w:val="24"/>
            <w:szCs w:val="24"/>
            <w:lang w:val="pt-BR"/>
            <w:rPrChange w:author="GUSTAVO DE OLIVEIRA REGO MORAIS" w:date="2025-08-08T20:10:06.934Z" w:id="877977100">
              <w:rPr>
                <w:noProof w:val="0"/>
                <w:lang w:val="pt-BR"/>
              </w:rPr>
            </w:rPrChange>
          </w:rPr>
          <w:t xml:space="preserve">Todos os fluxos possíveis (usuário </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97Z" w:id="1130718307">
              <w:rPr>
                <w:noProof w:val="0"/>
                <w:lang w:val="pt-BR"/>
              </w:rPr>
            </w:rPrChange>
          </w:rPr>
          <w:t>pré</w:t>
        </w:r>
        <w:r w:rsidRPr="60453AAE" w:rsidR="3E5823A6">
          <w:rPr>
            <w:rFonts w:ascii="Times New Roman" w:hAnsi="Times New Roman" w:eastAsia="Times New Roman" w:cs="Times New Roman"/>
            <w:i w:val="0"/>
            <w:iCs w:val="0"/>
            <w:noProof w:val="0"/>
            <w:sz w:val="24"/>
            <w:szCs w:val="24"/>
            <w:lang w:val="pt-BR"/>
            <w:rPrChange w:author="GUSTAVO DE OLIVEIRA REGO MORAIS" w:date="2025-08-08T19:51:04.897Z" w:id="1948957648">
              <w:rPr>
                <w:noProof w:val="0"/>
                <w:lang w:val="pt-BR"/>
              </w:rPr>
            </w:rPrChange>
          </w:rPr>
          <w:t>-autenticado, recém-autenticado e acesso sem login) convergem em um nó de sincronização final. O fluxo se encerra no nó final, indicando que o processo de autenticação ou acesso foi concluído com sucesso e o sistema está pronto para a interação do usuário.</w:t>
        </w:r>
      </w:ins>
    </w:p>
    <w:p w:rsidR="1BBB9835" w:rsidP="60453AAE" w:rsidRDefault="1BBB9835" w14:paraId="4B6DBDCF" w14:textId="45526C89">
      <w:pPr>
        <w:pStyle w:val="Heading3"/>
        <w:keepNext w:val="0"/>
        <w:keepLines w:val="0"/>
        <w:suppressLineNumbers w:val="0"/>
        <w:bidi w:val="0"/>
        <w:spacing w:before="120" w:beforeAutospacing="off" w:after="120" w:afterAutospacing="off" w:line="360" w:lineRule="auto"/>
        <w:jc w:val="both"/>
        <w:rPr>
          <w:ins w:author="GUSTAVO DE OLIVEIRA REGO MORAIS" w:date="2025-08-08T19:56:06.724Z" w16du:dateUtc="2025-08-08T19:56:06.724Z" w:id="952307397"/>
          <w:rFonts w:ascii="Times New Roman" w:hAnsi="Times New Roman" w:eastAsia="Times New Roman" w:cs="Times New Roman"/>
          <w:b w:val="1"/>
          <w:bCs w:val="1"/>
          <w:i w:val="0"/>
          <w:iCs w:val="0"/>
          <w:noProof w:val="0"/>
          <w:sz w:val="24"/>
          <w:szCs w:val="24"/>
          <w:lang w:val="pt-BR"/>
        </w:rPr>
        <w:pPrChange w:author="GUSTAVO DE OLIVEIRA REGO MORAIS" w:date="2025-08-08T20:11:06.579Z">
          <w:pPr>
            <w:pStyle w:val="Heading3"/>
            <w:bidi w:val="0"/>
          </w:pPr>
        </w:pPrChange>
      </w:pPr>
      <w:ins w:author="GUSTAVO DE OLIVEIRA REGO MORAIS" w:date="2025-08-08T19:56:06.723Z" w:id="1085426330">
        <w:r w:rsidRPr="60453AAE" w:rsidR="1BBB9835">
          <w:rPr>
            <w:rFonts w:ascii="Times New Roman" w:hAnsi="Times New Roman" w:eastAsia="Times New Roman" w:cs="Times New Roman"/>
            <w:b w:val="1"/>
            <w:bCs w:val="1"/>
            <w:i w:val="0"/>
            <w:iCs w:val="0"/>
            <w:noProof w:val="0"/>
            <w:sz w:val="24"/>
            <w:szCs w:val="24"/>
            <w:lang w:val="pt-BR"/>
          </w:rPr>
          <w:t xml:space="preserve">5.1.2. </w:t>
        </w:r>
        <w:r w:rsidRPr="60453AAE" w:rsidR="1BBB9835">
          <w:rPr>
            <w:rFonts w:ascii="Times New Roman" w:hAnsi="Times New Roman" w:eastAsia="Times New Roman" w:cs="Times New Roman"/>
            <w:b w:val="1"/>
            <w:bCs w:val="1"/>
            <w:i w:val="0"/>
            <w:iCs w:val="0"/>
            <w:noProof w:val="0"/>
            <w:sz w:val="24"/>
            <w:szCs w:val="24"/>
            <w:lang w:val="pt-BR"/>
            <w:rPrChange w:author="GUSTAVO DE OLIVEIRA REGO MORAIS" w:date="2025-08-08T19:56:32.92Z" w:id="1424999523">
              <w:rPr>
                <w:noProof w:val="0"/>
                <w:lang w:val="pt-BR"/>
              </w:rPr>
            </w:rPrChange>
          </w:rPr>
          <w:t>Descrição Detalhada do Fluxo de Configuração Automatizada de PC</w:t>
        </w:r>
      </w:ins>
    </w:p>
    <w:p w:rsidR="2D807241" w:rsidP="60453AAE" w:rsidRDefault="2D807241" w14:paraId="3E4E2A04" w14:textId="009E83E8">
      <w:pPr>
        <w:pStyle w:val="Heading4"/>
        <w:keepNext w:val="0"/>
        <w:keepLines w:val="0"/>
        <w:spacing w:before="120" w:beforeAutospacing="off" w:after="120" w:afterAutospacing="off" w:line="360" w:lineRule="auto"/>
        <w:jc w:val="both"/>
        <w:rPr>
          <w:ins w:author="GUSTAVO DE OLIVEIRA REGO MORAIS" w:date="2025-08-08T19:57:32.301Z" w16du:dateUtc="2025-08-08T19:57:32.301Z" w:id="1313424630"/>
          <w:rFonts w:ascii="Times New Roman" w:hAnsi="Times New Roman" w:eastAsia="Times New Roman" w:cs="Times New Roman"/>
          <w:b w:val="1"/>
          <w:bCs w:val="1"/>
          <w:i w:val="0"/>
          <w:iCs w:val="0"/>
          <w:noProof w:val="0"/>
          <w:sz w:val="24"/>
          <w:szCs w:val="24"/>
          <w:lang w:val="pt-BR"/>
          <w:rPrChange w:author="GUSTAVO DE OLIVEIRA REGO MORAIS" w:date="2025-08-08T19:57:57.148Z" w:id="1853544999">
            <w:rPr>
              <w:ins w:author="GUSTAVO DE OLIVEIRA REGO MORAIS" w:date="2025-08-08T19:57:32.301Z" w16du:dateUtc="2025-08-08T19:57:32.301Z" w:id="1956342457"/>
              <w:rFonts w:ascii="Aptos" w:hAnsi="Aptos" w:eastAsia="Aptos" w:cs="Aptos"/>
              <w:b w:val="1"/>
              <w:bCs w:val="1"/>
              <w:noProof w:val="0"/>
              <w:sz w:val="24"/>
              <w:szCs w:val="24"/>
              <w:lang w:val="pt-BR"/>
            </w:rPr>
          </w:rPrChange>
        </w:rPr>
        <w:pPrChange w:author="GUSTAVO DE OLIVEIRA REGO MORAIS" w:date="2025-08-08T20:11:06.58Z">
          <w:pPr/>
        </w:pPrChange>
      </w:pPr>
      <w:ins w:author="GUSTAVO DE OLIVEIRA REGO MORAIS" w:date="2025-08-08T19:57:32.3Z" w:id="1301410029">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6Z" w:id="1064928676">
              <w:rPr>
                <w:rFonts w:ascii="Aptos" w:hAnsi="Aptos" w:eastAsia="Aptos" w:cs="Aptos"/>
                <w:b w:val="1"/>
                <w:bCs w:val="1"/>
                <w:noProof w:val="0"/>
                <w:sz w:val="24"/>
                <w:szCs w:val="24"/>
                <w:lang w:val="pt-BR"/>
              </w:rPr>
            </w:rPrChange>
          </w:rPr>
          <w:t>Partições</w:t>
        </w:r>
      </w:ins>
    </w:p>
    <w:p w:rsidR="2D807241" w:rsidP="60453AAE" w:rsidRDefault="2D807241" w14:paraId="10EA418E" w14:textId="511A0043">
      <w:pPr>
        <w:keepNext w:val="0"/>
        <w:keepLines w:val="0"/>
        <w:spacing w:before="120" w:beforeAutospacing="off" w:after="120" w:afterAutospacing="off" w:line="360" w:lineRule="auto"/>
        <w:ind w:firstLine="708"/>
        <w:jc w:val="both"/>
        <w:rPr>
          <w:ins w:author="GUSTAVO DE OLIVEIRA REGO MORAIS" w:date="2025-08-08T19:57:32.301Z" w16du:dateUtc="2025-08-08T19:57:32.301Z" w:id="1130347694"/>
          <w:rFonts w:ascii="Times New Roman" w:hAnsi="Times New Roman" w:eastAsia="Times New Roman" w:cs="Times New Roman"/>
          <w:i w:val="0"/>
          <w:iCs w:val="0"/>
          <w:noProof w:val="0"/>
          <w:sz w:val="24"/>
          <w:szCs w:val="24"/>
          <w:lang w:val="pt-BR"/>
          <w:rPrChange w:author="GUSTAVO DE OLIVEIRA REGO MORAIS" w:date="2025-08-08T19:57:57.149Z" w:id="920227465">
            <w:rPr>
              <w:ins w:author="GUSTAVO DE OLIVEIRA REGO MORAIS" w:date="2025-08-08T19:57:32.301Z" w16du:dateUtc="2025-08-08T19:57:32.301Z" w:id="1481491241"/>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836737069">
        <w:r w:rsidRPr="60453AAE" w:rsidR="2D807241">
          <w:rPr>
            <w:rFonts w:ascii="Times New Roman" w:hAnsi="Times New Roman" w:eastAsia="Times New Roman" w:cs="Times New Roman"/>
            <w:i w:val="0"/>
            <w:iCs w:val="0"/>
            <w:noProof w:val="0"/>
            <w:sz w:val="24"/>
            <w:szCs w:val="24"/>
            <w:lang w:val="pt-BR"/>
            <w:rPrChange w:author="GUSTAVO DE OLIVEIRA REGO MORAIS" w:date="2025-08-08T20:10:06.947Z" w:id="308018424">
              <w:rPr>
                <w:rFonts w:ascii="Aptos" w:hAnsi="Aptos" w:eastAsia="Aptos" w:cs="Aptos"/>
                <w:noProof w:val="0"/>
                <w:sz w:val="24"/>
                <w:szCs w:val="24"/>
                <w:lang w:val="pt-BR"/>
              </w:rPr>
            </w:rPrChange>
          </w:rPr>
          <w:t>O diagrama está dividido em duas partições que representam os papéis dos atores no processo:</w:t>
        </w:r>
      </w:ins>
    </w:p>
    <w:p w:rsidR="2D807241" w:rsidP="60453AAE" w:rsidRDefault="2D807241" w14:paraId="03229CBA" w14:textId="11A7D36F">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1081633013"/>
          <w:rFonts w:ascii="Times New Roman" w:hAnsi="Times New Roman" w:eastAsia="Times New Roman" w:cs="Times New Roman"/>
          <w:i w:val="0"/>
          <w:iCs w:val="0"/>
          <w:noProof w:val="0"/>
          <w:sz w:val="24"/>
          <w:szCs w:val="24"/>
          <w:lang w:val="pt-BR"/>
          <w:rPrChange w:author="GUSTAVO DE OLIVEIRA REGO MORAIS" w:date="2025-08-08T19:57:57.15Z" w:id="1407566606">
            <w:rPr>
              <w:ins w:author="GUSTAVO DE OLIVEIRA REGO MORAIS" w:date="2025-08-08T19:57:32.301Z" w16du:dateUtc="2025-08-08T19:57:32.301Z" w:id="1199717648"/>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145054885">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9Z" w:id="1787402825">
              <w:rPr>
                <w:rFonts w:ascii="Aptos" w:hAnsi="Aptos" w:eastAsia="Aptos" w:cs="Aptos"/>
                <w:b w:val="1"/>
                <w:bCs w:val="1"/>
                <w:noProof w:val="0"/>
                <w:sz w:val="24"/>
                <w:szCs w:val="24"/>
                <w:lang w:val="pt-BR"/>
              </w:rPr>
            </w:rPrChange>
          </w:rPr>
          <w:t>Usuário: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84Z" w:id="1170421514">
              <w:rPr>
                <w:rFonts w:ascii="Aptos" w:hAnsi="Aptos" w:eastAsia="Aptos" w:cs="Aptos"/>
                <w:noProof w:val="0"/>
                <w:sz w:val="24"/>
                <w:szCs w:val="24"/>
                <w:lang w:val="pt-BR"/>
              </w:rPr>
            </w:rPrChange>
          </w:rPr>
          <w:t xml:space="preserve"> Responsável por fornecer as informações e tomar decisões.</w:t>
        </w:r>
      </w:ins>
    </w:p>
    <w:p w:rsidR="2D807241" w:rsidP="60453AAE" w:rsidRDefault="2D807241" w14:paraId="45FECDF4" w14:textId="554E0D63">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1295759189"/>
          <w:rFonts w:ascii="Times New Roman" w:hAnsi="Times New Roman" w:eastAsia="Times New Roman" w:cs="Times New Roman"/>
          <w:i w:val="0"/>
          <w:iCs w:val="0"/>
          <w:noProof w:val="0"/>
          <w:sz w:val="24"/>
          <w:szCs w:val="24"/>
          <w:lang w:val="pt-BR"/>
          <w:rPrChange w:author="GUSTAVO DE OLIVEIRA REGO MORAIS" w:date="2025-08-08T19:57:57.151Z" w:id="796561797">
            <w:rPr>
              <w:ins w:author="GUSTAVO DE OLIVEIRA REGO MORAIS" w:date="2025-08-08T19:57:32.301Z" w16du:dateUtc="2025-08-08T19:57:32.301Z" w:id="1758382954"/>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08150597">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1Z" w:id="429911301">
              <w:rPr>
                <w:rFonts w:ascii="Aptos" w:hAnsi="Aptos" w:eastAsia="Aptos" w:cs="Aptos"/>
                <w:b w:val="1"/>
                <w:bCs w:val="1"/>
                <w:noProof w:val="0"/>
                <w:sz w:val="24"/>
                <w:szCs w:val="24"/>
                <w:lang w:val="pt-BR"/>
              </w:rPr>
            </w:rPrChange>
          </w:rPr>
          <w:t>Sistema:</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86Z" w:id="1509271990">
              <w:rPr>
                <w:rFonts w:ascii="Aptos" w:hAnsi="Aptos" w:eastAsia="Aptos" w:cs="Aptos"/>
                <w:noProof w:val="0"/>
                <w:sz w:val="24"/>
                <w:szCs w:val="24"/>
                <w:lang w:val="pt-BR"/>
              </w:rPr>
            </w:rPrChange>
          </w:rPr>
          <w:t xml:space="preserve"> Responsável por receber, processar os dados e gerar as sugestões.</w:t>
        </w:r>
      </w:ins>
    </w:p>
    <w:p w:rsidR="2D807241" w:rsidP="60453AAE" w:rsidRDefault="2D807241" w14:paraId="5AEC5992" w14:textId="7A80E23B">
      <w:pPr>
        <w:pStyle w:val="Heading4"/>
        <w:keepNext w:val="0"/>
        <w:keepLines w:val="0"/>
        <w:spacing w:before="120" w:beforeAutospacing="off" w:after="120" w:afterAutospacing="off" w:line="360" w:lineRule="auto"/>
        <w:jc w:val="both"/>
        <w:rPr>
          <w:ins w:author="GUSTAVO DE OLIVEIRA REGO MORAIS" w:date="2025-08-08T19:57:32.301Z" w16du:dateUtc="2025-08-08T19:57:32.301Z" w:id="1556514766"/>
          <w:rFonts w:ascii="Times New Roman" w:hAnsi="Times New Roman" w:eastAsia="Times New Roman" w:cs="Times New Roman"/>
          <w:b w:val="1"/>
          <w:bCs w:val="1"/>
          <w:i w:val="0"/>
          <w:iCs w:val="0"/>
          <w:noProof w:val="0"/>
          <w:sz w:val="24"/>
          <w:szCs w:val="24"/>
          <w:lang w:val="pt-BR"/>
          <w:rPrChange w:author="GUSTAVO DE OLIVEIRA REGO MORAIS" w:date="2025-08-08T19:57:57.151Z" w:id="1992130064">
            <w:rPr>
              <w:ins w:author="GUSTAVO DE OLIVEIRA REGO MORAIS" w:date="2025-08-08T19:57:32.301Z" w16du:dateUtc="2025-08-08T19:57:32.301Z" w:id="958415205"/>
              <w:rFonts w:ascii="Aptos" w:hAnsi="Aptos" w:eastAsia="Aptos" w:cs="Aptos"/>
              <w:b w:val="1"/>
              <w:bCs w:val="1"/>
              <w:noProof w:val="0"/>
              <w:sz w:val="24"/>
              <w:szCs w:val="24"/>
              <w:lang w:val="pt-BR"/>
            </w:rPr>
          </w:rPrChange>
        </w:rPr>
        <w:pPrChange w:author="GUSTAVO DE OLIVEIRA REGO MORAIS" w:date="2025-08-08T20:11:06.58Z">
          <w:pPr>
            <w:numPr>
              <w:ilvl w:val="0"/>
              <w:numId w:val="77"/>
            </w:numPr>
          </w:pPr>
        </w:pPrChange>
      </w:pPr>
      <w:ins w:author="GUSTAVO DE OLIVEIRA REGO MORAIS" w:date="2025-08-08T19:57:32.301Z" w:id="1745210400">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3Z" w:id="1672622017">
              <w:rPr>
                <w:rFonts w:ascii="Aptos" w:hAnsi="Aptos" w:eastAsia="Aptos" w:cs="Aptos"/>
                <w:b w:val="1"/>
                <w:bCs w:val="1"/>
                <w:noProof w:val="0"/>
                <w:sz w:val="24"/>
                <w:szCs w:val="24"/>
                <w:lang w:val="pt-BR"/>
              </w:rPr>
            </w:rPrChange>
          </w:rPr>
          <w:t>Fluxo de Entrada de Dados (Usuário)</w:t>
        </w:r>
      </w:ins>
    </w:p>
    <w:p w:rsidR="2D807241" w:rsidP="60453AAE" w:rsidRDefault="2D807241" w14:paraId="0B5EB691" w14:textId="78A9A009">
      <w:pPr>
        <w:keepNext w:val="0"/>
        <w:keepLines w:val="0"/>
        <w:spacing w:before="120" w:beforeAutospacing="off" w:after="120" w:afterAutospacing="off" w:line="360" w:lineRule="auto"/>
        <w:ind w:firstLine="708"/>
        <w:jc w:val="both"/>
        <w:rPr>
          <w:ins w:author="GUSTAVO DE OLIVEIRA REGO MORAIS" w:date="2025-08-08T19:57:32.301Z" w16du:dateUtc="2025-08-08T19:57:32.301Z" w:id="1943254402"/>
          <w:rFonts w:ascii="Times New Roman" w:hAnsi="Times New Roman" w:eastAsia="Times New Roman" w:cs="Times New Roman"/>
          <w:i w:val="0"/>
          <w:iCs w:val="0"/>
          <w:noProof w:val="0"/>
          <w:sz w:val="24"/>
          <w:szCs w:val="24"/>
          <w:lang w:val="pt-BR"/>
          <w:rPrChange w:author="GUSTAVO DE OLIVEIRA REGO MORAIS" w:date="2025-08-08T19:57:57.153Z" w:id="1255842041">
            <w:rPr>
              <w:ins w:author="GUSTAVO DE OLIVEIRA REGO MORAIS" w:date="2025-08-08T19:57:32.301Z" w16du:dateUtc="2025-08-08T19:57:32.301Z" w:id="1825903244"/>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135119753">
        <w:r w:rsidRPr="60453AAE" w:rsidR="2D807241">
          <w:rPr>
            <w:rFonts w:ascii="Times New Roman" w:hAnsi="Times New Roman" w:eastAsia="Times New Roman" w:cs="Times New Roman"/>
            <w:i w:val="0"/>
            <w:iCs w:val="0"/>
            <w:noProof w:val="0"/>
            <w:sz w:val="24"/>
            <w:szCs w:val="24"/>
            <w:lang w:val="pt-BR"/>
            <w:rPrChange w:author="GUSTAVO DE OLIVEIRA REGO MORAIS" w:date="2025-08-08T20:10:06.955Z" w:id="1708887506">
              <w:rPr>
                <w:rFonts w:ascii="Aptos" w:hAnsi="Aptos" w:eastAsia="Aptos" w:cs="Aptos"/>
                <w:noProof w:val="0"/>
                <w:sz w:val="24"/>
                <w:szCs w:val="24"/>
                <w:lang w:val="pt-BR"/>
              </w:rPr>
            </w:rPrChange>
          </w:rPr>
          <w:t xml:space="preserve">O processo se inicia no nó inicial, onde o usuário acessa a funcionalidade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89Z" w:id="423436368">
              <w:rPr>
                <w:rFonts w:ascii="Consolas" w:hAnsi="Consolas" w:eastAsia="Consolas" w:cs="Consolas"/>
                <w:b w:val="1"/>
                <w:bCs w:val="1"/>
                <w:noProof w:val="0"/>
                <w:sz w:val="24"/>
                <w:szCs w:val="24"/>
                <w:lang w:val="pt-BR"/>
              </w:rPr>
            </w:rPrChange>
          </w:rPr>
          <w:t>"Montar PC"</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91Z" w:id="682007246">
              <w:rPr>
                <w:rFonts w:ascii="Aptos" w:hAnsi="Aptos" w:eastAsia="Aptos" w:cs="Aptos"/>
                <w:noProof w:val="0"/>
                <w:sz w:val="24"/>
                <w:szCs w:val="24"/>
                <w:lang w:val="pt-BR"/>
              </w:rPr>
            </w:rPrChange>
          </w:rPr>
          <w:t>. Sequencialmente, o usuário fornece ao sistema as seguintes informações:</w:t>
        </w:r>
      </w:ins>
    </w:p>
    <w:p w:rsidR="2D807241" w:rsidP="60453AAE" w:rsidRDefault="2D807241" w14:paraId="570CBD71" w14:textId="08C524A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797195980"/>
          <w:rFonts w:ascii="Times New Roman" w:hAnsi="Times New Roman" w:eastAsia="Times New Roman" w:cs="Times New Roman"/>
          <w:i w:val="0"/>
          <w:iCs w:val="0"/>
          <w:noProof w:val="0"/>
          <w:sz w:val="24"/>
          <w:szCs w:val="24"/>
          <w:lang w:val="pt-BR"/>
          <w:rPrChange w:author="GUSTAVO DE OLIVEIRA REGO MORAIS" w:date="2025-08-08T19:57:57.154Z" w:id="1798047006">
            <w:rPr>
              <w:ins w:author="GUSTAVO DE OLIVEIRA REGO MORAIS" w:date="2025-08-08T19:57:32.301Z" w16du:dateUtc="2025-08-08T19:57:32.301Z" w:id="1960971353"/>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060865344">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8Z" w:id="1332493578">
              <w:rPr>
                <w:rFonts w:ascii="Consolas" w:hAnsi="Consolas" w:eastAsia="Consolas" w:cs="Consolas"/>
                <w:b w:val="1"/>
                <w:bCs w:val="1"/>
                <w:noProof w:val="0"/>
                <w:sz w:val="24"/>
                <w:szCs w:val="24"/>
                <w:lang w:val="pt-BR"/>
              </w:rPr>
            </w:rPrChange>
          </w:rPr>
          <w:t>Informa o orçamento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93Z" w:id="1041848236">
              <w:rPr>
                <w:rFonts w:ascii="Aptos" w:hAnsi="Aptos" w:eastAsia="Aptos" w:cs="Aptos"/>
                <w:noProof w:val="0"/>
                <w:sz w:val="24"/>
                <w:szCs w:val="24"/>
                <w:lang w:val="pt-BR"/>
              </w:rPr>
            </w:rPrChange>
          </w:rPr>
          <w:t xml:space="preserve"> disponível.</w:t>
        </w:r>
      </w:ins>
    </w:p>
    <w:p w:rsidR="2D807241" w:rsidP="60453AAE" w:rsidRDefault="2D807241" w14:paraId="663D2DF7" w14:textId="2150CE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1952444492"/>
          <w:rFonts w:ascii="Times New Roman" w:hAnsi="Times New Roman" w:eastAsia="Times New Roman" w:cs="Times New Roman"/>
          <w:i w:val="0"/>
          <w:iCs w:val="0"/>
          <w:noProof w:val="0"/>
          <w:sz w:val="24"/>
          <w:szCs w:val="24"/>
          <w:lang w:val="pt-BR"/>
          <w:rPrChange w:author="GUSTAVO DE OLIVEIRA REGO MORAIS" w:date="2025-08-08T19:57:57.155Z" w:id="437570373">
            <w:rPr>
              <w:ins w:author="GUSTAVO DE OLIVEIRA REGO MORAIS" w:date="2025-08-08T19:57:32.301Z" w16du:dateUtc="2025-08-08T19:57:32.301Z" w:id="687187961"/>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099530449">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Z" w:id="1841033945">
              <w:rPr>
                <w:rFonts w:ascii="Consolas" w:hAnsi="Consolas" w:eastAsia="Consolas" w:cs="Consolas"/>
                <w:b w:val="1"/>
                <w:bCs w:val="1"/>
                <w:noProof w:val="0"/>
                <w:sz w:val="24"/>
                <w:szCs w:val="24"/>
                <w:lang w:val="pt-BR"/>
              </w:rPr>
            </w:rPrChange>
          </w:rPr>
          <w:t>Informa o perfil de uso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95Z" w:id="949610438">
              <w:rPr>
                <w:rFonts w:ascii="Aptos" w:hAnsi="Aptos" w:eastAsia="Aptos" w:cs="Aptos"/>
                <w:noProof w:val="0"/>
                <w:sz w:val="24"/>
                <w:szCs w:val="24"/>
                <w:lang w:val="pt-BR"/>
              </w:rPr>
            </w:rPrChange>
          </w:rPr>
          <w:t xml:space="preserve"> (por exemplo, jogos, trabalho, edição de vídeo).</w:t>
        </w:r>
      </w:ins>
    </w:p>
    <w:p w:rsidR="2D807241" w:rsidP="60453AAE" w:rsidRDefault="2D807241" w14:paraId="4754E2A3" w14:textId="17974A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517941707"/>
          <w:rFonts w:ascii="Times New Roman" w:hAnsi="Times New Roman" w:eastAsia="Times New Roman" w:cs="Times New Roman"/>
          <w:i w:val="0"/>
          <w:iCs w:val="0"/>
          <w:noProof w:val="0"/>
          <w:sz w:val="24"/>
          <w:szCs w:val="24"/>
          <w:lang w:val="pt-BR"/>
          <w:rPrChange w:author="GUSTAVO DE OLIVEIRA REGO MORAIS" w:date="2025-08-08T19:57:57.156Z" w:id="1338034106">
            <w:rPr>
              <w:ins w:author="GUSTAVO DE OLIVEIRA REGO MORAIS" w:date="2025-08-08T19:57:32.301Z" w16du:dateUtc="2025-08-08T19:57:32.301Z" w:id="1124249655"/>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543542835">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2Z" w:id="954623967">
              <w:rPr>
                <w:rFonts w:ascii="Consolas" w:hAnsi="Consolas" w:eastAsia="Consolas" w:cs="Consolas"/>
                <w:b w:val="1"/>
                <w:bCs w:val="1"/>
                <w:noProof w:val="0"/>
                <w:sz w:val="24"/>
                <w:szCs w:val="24"/>
                <w:lang w:val="pt-BR"/>
              </w:rPr>
            </w:rPrChange>
          </w:rPr>
          <w:t>Informa ambiente de uso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897Z" w:id="910903229">
              <w:rPr>
                <w:rFonts w:ascii="Aptos" w:hAnsi="Aptos" w:eastAsia="Aptos" w:cs="Aptos"/>
                <w:noProof w:val="0"/>
                <w:sz w:val="24"/>
                <w:szCs w:val="24"/>
                <w:lang w:val="pt-BR"/>
              </w:rPr>
            </w:rPrChange>
          </w:rPr>
          <w:t xml:space="preserve"> (por exemplo, tamanho do espaço, necessidades específicas).</w:t>
        </w:r>
      </w:ins>
    </w:p>
    <w:p w:rsidR="2D807241" w:rsidP="60453AAE" w:rsidRDefault="2D807241" w14:paraId="4AB50259" w14:textId="0F44E631">
      <w:pPr>
        <w:pStyle w:val="Heading4"/>
        <w:keepNext w:val="0"/>
        <w:keepLines w:val="0"/>
        <w:spacing w:before="120" w:beforeAutospacing="off" w:after="120" w:afterAutospacing="off" w:line="360" w:lineRule="auto"/>
        <w:jc w:val="both"/>
        <w:rPr>
          <w:ins w:author="GUSTAVO DE OLIVEIRA REGO MORAIS" w:date="2025-08-08T19:57:32.301Z" w16du:dateUtc="2025-08-08T19:57:32.301Z" w:id="610424626"/>
          <w:rFonts w:ascii="Times New Roman" w:hAnsi="Times New Roman" w:eastAsia="Times New Roman" w:cs="Times New Roman"/>
          <w:b w:val="1"/>
          <w:bCs w:val="1"/>
          <w:i w:val="0"/>
          <w:iCs w:val="0"/>
          <w:noProof w:val="0"/>
          <w:sz w:val="24"/>
          <w:szCs w:val="24"/>
          <w:lang w:val="pt-BR"/>
          <w:rPrChange w:author="GUSTAVO DE OLIVEIRA REGO MORAIS" w:date="2025-08-08T19:57:57.157Z" w:id="495341236">
            <w:rPr>
              <w:ins w:author="GUSTAVO DE OLIVEIRA REGO MORAIS" w:date="2025-08-08T19:57:32.301Z" w16du:dateUtc="2025-08-08T19:57:32.301Z" w:id="427036556"/>
              <w:rFonts w:ascii="Aptos" w:hAnsi="Aptos" w:eastAsia="Aptos" w:cs="Aptos"/>
              <w:b w:val="1"/>
              <w:bCs w:val="1"/>
              <w:noProof w:val="0"/>
              <w:sz w:val="24"/>
              <w:szCs w:val="24"/>
              <w:lang w:val="pt-BR"/>
            </w:rPr>
          </w:rPrChange>
        </w:rPr>
        <w:pPrChange w:author="GUSTAVO DE OLIVEIRA REGO MORAIS" w:date="2025-08-08T20:11:06.581Z">
          <w:pPr>
            <w:numPr>
              <w:ilvl w:val="0"/>
              <w:numId w:val="78"/>
            </w:numPr>
          </w:pPr>
        </w:pPrChange>
      </w:pPr>
      <w:ins w:author="GUSTAVO DE OLIVEIRA REGO MORAIS" w:date="2025-08-08T19:57:32.301Z" w:id="1599778140">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4Z" w:id="566843747">
              <w:rPr>
                <w:rFonts w:ascii="Aptos" w:hAnsi="Aptos" w:eastAsia="Aptos" w:cs="Aptos"/>
                <w:b w:val="1"/>
                <w:bCs w:val="1"/>
                <w:noProof w:val="0"/>
                <w:sz w:val="24"/>
                <w:szCs w:val="24"/>
                <w:lang w:val="pt-BR"/>
              </w:rPr>
            </w:rPrChange>
          </w:rPr>
          <w:t>Processamento e Geração de Sugestão (Sistema)</w:t>
        </w:r>
      </w:ins>
    </w:p>
    <w:p w:rsidR="2D807241" w:rsidP="60453AAE" w:rsidRDefault="2D807241" w14:paraId="7C67ACC0" w14:textId="3A355889">
      <w:pPr>
        <w:keepNext w:val="0"/>
        <w:keepLines w:val="0"/>
        <w:spacing w:before="120" w:beforeAutospacing="off" w:after="120" w:afterAutospacing="off" w:line="360" w:lineRule="auto"/>
        <w:ind w:firstLine="708"/>
        <w:jc w:val="both"/>
        <w:rPr>
          <w:ins w:author="GUSTAVO DE OLIVEIRA REGO MORAIS" w:date="2025-08-08T19:57:32.301Z" w16du:dateUtc="2025-08-08T19:57:32.301Z" w:id="1210746685"/>
          <w:rFonts w:ascii="Times New Roman" w:hAnsi="Times New Roman" w:eastAsia="Times New Roman" w:cs="Times New Roman"/>
          <w:i w:val="0"/>
          <w:iCs w:val="0"/>
          <w:noProof w:val="0"/>
          <w:sz w:val="24"/>
          <w:szCs w:val="24"/>
          <w:lang w:val="pt-BR"/>
          <w:rPrChange w:author="GUSTAVO DE OLIVEIRA REGO MORAIS" w:date="2025-08-08T19:57:57.157Z" w:id="520569745">
            <w:rPr>
              <w:ins w:author="GUSTAVO DE OLIVEIRA REGO MORAIS" w:date="2025-08-08T19:57:32.301Z" w16du:dateUtc="2025-08-08T19:57:32.301Z" w:id="924886310"/>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367184561">
        <w:r w:rsidRPr="60453AAE" w:rsidR="2D807241">
          <w:rPr>
            <w:rFonts w:ascii="Times New Roman" w:hAnsi="Times New Roman" w:eastAsia="Times New Roman" w:cs="Times New Roman"/>
            <w:i w:val="0"/>
            <w:iCs w:val="0"/>
            <w:noProof w:val="0"/>
            <w:sz w:val="24"/>
            <w:szCs w:val="24"/>
            <w:lang w:val="pt-BR"/>
            <w:rPrChange w:author="GUSTAVO DE OLIVEIRA REGO MORAIS" w:date="2025-08-08T20:10:06.966Z" w:id="293223813">
              <w:rPr>
                <w:rFonts w:ascii="Aptos" w:hAnsi="Aptos" w:eastAsia="Aptos" w:cs="Aptos"/>
                <w:noProof w:val="0"/>
                <w:sz w:val="24"/>
                <w:szCs w:val="24"/>
                <w:lang w:val="pt-BR"/>
              </w:rPr>
            </w:rPrChange>
          </w:rPr>
          <w:t>Após receber os dados, o fluxo passa para a partição "Sistema", que executa as seguintes atividades:</w:t>
        </w:r>
      </w:ins>
    </w:p>
    <w:p w:rsidR="2D807241" w:rsidP="60453AAE" w:rsidRDefault="2D807241" w14:paraId="2EB9A199" w14:textId="0C2AD188">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40961641"/>
          <w:rFonts w:ascii="Times New Roman" w:hAnsi="Times New Roman" w:eastAsia="Times New Roman" w:cs="Times New Roman"/>
          <w:i w:val="0"/>
          <w:iCs w:val="0"/>
          <w:noProof w:val="0"/>
          <w:sz w:val="24"/>
          <w:szCs w:val="24"/>
          <w:lang w:val="pt-BR"/>
          <w:rPrChange w:author="GUSTAVO DE OLIVEIRA REGO MORAIS" w:date="2025-08-08T19:57:57.158Z" w:id="1047390893">
            <w:rPr>
              <w:ins w:author="GUSTAVO DE OLIVEIRA REGO MORAIS" w:date="2025-08-08T19:57:32.302Z" w16du:dateUtc="2025-08-08T19:57:32.302Z" w:id="1834181553"/>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1576702695">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7Z" w:id="908324127">
              <w:rPr>
                <w:rFonts w:ascii="Consolas" w:hAnsi="Consolas" w:eastAsia="Consolas" w:cs="Consolas"/>
                <w:b w:val="1"/>
                <w:bCs w:val="1"/>
                <w:noProof w:val="0"/>
                <w:sz w:val="24"/>
                <w:szCs w:val="24"/>
                <w:lang w:val="pt-BR"/>
              </w:rPr>
            </w:rPrChange>
          </w:rPr>
          <w:t>Recebe os dados informados</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01Z" w:id="89011489">
              <w:rPr>
                <w:rFonts w:ascii="Aptos" w:hAnsi="Aptos" w:eastAsia="Aptos" w:cs="Aptos"/>
                <w:noProof w:val="0"/>
                <w:sz w:val="24"/>
                <w:szCs w:val="24"/>
                <w:lang w:val="pt-BR"/>
              </w:rPr>
            </w:rPrChange>
          </w:rPr>
          <w:t xml:space="preserve"> do usuário.</w:t>
        </w:r>
      </w:ins>
    </w:p>
    <w:p w:rsidR="2D807241" w:rsidP="60453AAE" w:rsidRDefault="2D807241" w14:paraId="2C7FFD8B" w14:textId="5BBB7E94">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203084406"/>
          <w:rFonts w:ascii="Times New Roman" w:hAnsi="Times New Roman" w:eastAsia="Times New Roman" w:cs="Times New Roman"/>
          <w:i w:val="0"/>
          <w:iCs w:val="0"/>
          <w:noProof w:val="0"/>
          <w:sz w:val="24"/>
          <w:szCs w:val="24"/>
          <w:lang w:val="pt-BR"/>
          <w:rPrChange w:author="GUSTAVO DE OLIVEIRA REGO MORAIS" w:date="2025-08-08T19:57:57.161Z" w:id="1747897336">
            <w:rPr>
              <w:ins w:author="GUSTAVO DE OLIVEIRA REGO MORAIS" w:date="2025-08-08T19:57:32.302Z" w16du:dateUtc="2025-08-08T19:57:32.302Z" w:id="646563610"/>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632700900">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Z" w:id="935745603">
              <w:rPr>
                <w:rFonts w:ascii="Consolas" w:hAnsi="Consolas" w:eastAsia="Consolas" w:cs="Consolas"/>
                <w:b w:val="1"/>
                <w:bCs w:val="1"/>
                <w:noProof w:val="0"/>
                <w:sz w:val="24"/>
                <w:szCs w:val="24"/>
                <w:lang w:val="pt-BR"/>
              </w:rPr>
            </w:rPrChange>
          </w:rPr>
          <w:t xml:space="preserve">Processa dados com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02Z" w:id="1625201586">
              <w:rPr>
                <w:rFonts w:ascii="Consolas" w:hAnsi="Consolas" w:eastAsia="Consolas" w:cs="Consolas"/>
                <w:b w:val="1"/>
                <w:bCs w:val="1"/>
                <w:noProof w:val="0"/>
                <w:sz w:val="24"/>
                <w:szCs w:val="24"/>
                <w:lang w:val="pt-BR"/>
              </w:rPr>
            </w:rPrChange>
          </w:rPr>
          <w:t>IA</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03Z" w:id="875331294">
              <w:rPr>
                <w:rFonts w:ascii="Aptos" w:hAnsi="Aptos" w:eastAsia="Aptos" w:cs="Aptos"/>
                <w:noProof w:val="0"/>
                <w:sz w:val="24"/>
                <w:szCs w:val="24"/>
                <w:lang w:val="pt-BR"/>
              </w:rPr>
            </w:rPrChange>
          </w:rPr>
          <w:t>, utilizando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03Z" w:id="556318000">
              <w:rPr>
                <w:rFonts w:ascii="Aptos" w:hAnsi="Aptos" w:eastAsia="Aptos" w:cs="Aptos"/>
                <w:noProof w:val="0"/>
                <w:sz w:val="24"/>
                <w:szCs w:val="24"/>
                <w:lang w:val="pt-BR"/>
              </w:rPr>
            </w:rPrChange>
          </w:rPr>
          <w:t xml:space="preserve"> inteligência artificial para analisar as informações.</w:t>
        </w:r>
      </w:ins>
    </w:p>
    <w:p w:rsidR="2D807241" w:rsidP="60453AAE" w:rsidRDefault="2D807241" w14:paraId="6A0294B1" w14:textId="4E1A43E9">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890802328"/>
          <w:rFonts w:ascii="Times New Roman" w:hAnsi="Times New Roman" w:eastAsia="Times New Roman" w:cs="Times New Roman"/>
          <w:i w:val="0"/>
          <w:iCs w:val="0"/>
          <w:noProof w:val="0"/>
          <w:sz w:val="24"/>
          <w:szCs w:val="24"/>
          <w:lang w:val="pt-BR"/>
          <w:rPrChange w:author="GUSTAVO DE OLIVEIRA REGO MORAIS" w:date="2025-08-08T19:57:57.162Z" w:id="786220925">
            <w:rPr>
              <w:ins w:author="GUSTAVO DE OLIVEIRA REGO MORAIS" w:date="2025-08-08T19:57:32.302Z" w16du:dateUtc="2025-08-08T19:57:32.302Z" w:id="345477667"/>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208758065">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4Z" w:id="121144329">
              <w:rPr>
                <w:rFonts w:ascii="Consolas" w:hAnsi="Consolas" w:eastAsia="Consolas" w:cs="Consolas"/>
                <w:b w:val="1"/>
                <w:bCs w:val="1"/>
                <w:noProof w:val="0"/>
                <w:sz w:val="24"/>
                <w:szCs w:val="24"/>
                <w:lang w:val="pt-BR"/>
              </w:rPr>
            </w:rPrChange>
          </w:rPr>
          <w:t>Gera sugestão de peças</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05Z" w:id="1250547967">
              <w:rPr>
                <w:rFonts w:ascii="Aptos" w:hAnsi="Aptos" w:eastAsia="Aptos" w:cs="Aptos"/>
                <w:noProof w:val="0"/>
                <w:sz w:val="24"/>
                <w:szCs w:val="24"/>
                <w:lang w:val="pt-BR"/>
              </w:rPr>
            </w:rPrChange>
          </w:rPr>
          <w:t xml:space="preserve"> com base na análise.</w:t>
        </w:r>
      </w:ins>
    </w:p>
    <w:p w:rsidR="2D807241" w:rsidP="60453AAE" w:rsidRDefault="2D807241" w14:paraId="0A83B3A0" w14:textId="43F86BBF">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420894227"/>
          <w:rFonts w:ascii="Times New Roman" w:hAnsi="Times New Roman" w:eastAsia="Times New Roman" w:cs="Times New Roman"/>
          <w:i w:val="0"/>
          <w:iCs w:val="0"/>
          <w:noProof w:val="0"/>
          <w:sz w:val="24"/>
          <w:szCs w:val="24"/>
          <w:lang w:val="pt-BR"/>
          <w:rPrChange w:author="GUSTAVO DE OLIVEIRA REGO MORAIS" w:date="2025-08-08T19:57:57.163Z" w:id="770198050">
            <w:rPr>
              <w:ins w:author="GUSTAVO DE OLIVEIRA REGO MORAIS" w:date="2025-08-08T19:57:32.302Z" w16du:dateUtc="2025-08-08T19:57:32.302Z" w:id="727336380"/>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789039243">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6Z" w:id="1778866219">
              <w:rPr>
                <w:rFonts w:ascii="Consolas" w:hAnsi="Consolas" w:eastAsia="Consolas" w:cs="Consolas"/>
                <w:b w:val="1"/>
                <w:bCs w:val="1"/>
                <w:noProof w:val="0"/>
                <w:sz w:val="24"/>
                <w:szCs w:val="24"/>
                <w:lang w:val="pt-BR"/>
              </w:rPr>
            </w:rPrChange>
          </w:rPr>
          <w:t>Avalia compatibilidade dos componentes</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07Z" w:id="145937433">
              <w:rPr>
                <w:rFonts w:ascii="Aptos" w:hAnsi="Aptos" w:eastAsia="Aptos" w:cs="Aptos"/>
                <w:noProof w:val="0"/>
                <w:sz w:val="24"/>
                <w:szCs w:val="24"/>
                <w:lang w:val="pt-BR"/>
              </w:rPr>
            </w:rPrChange>
          </w:rPr>
          <w:t xml:space="preserve"> para garantir que as peças sugeridas funcionem juntas.</w:t>
        </w:r>
      </w:ins>
    </w:p>
    <w:p w:rsidR="2D807241" w:rsidP="60453AAE" w:rsidRDefault="2D807241" w14:paraId="321A18FD" w14:textId="62D54C05">
      <w:pPr>
        <w:pStyle w:val="Heading4"/>
        <w:keepNext w:val="0"/>
        <w:keepLines w:val="0"/>
        <w:spacing w:before="120" w:beforeAutospacing="off" w:after="120" w:afterAutospacing="off" w:line="360" w:lineRule="auto"/>
        <w:jc w:val="both"/>
        <w:rPr>
          <w:ins w:author="GUSTAVO DE OLIVEIRA REGO MORAIS" w:date="2025-08-08T19:57:32.302Z" w16du:dateUtc="2025-08-08T19:57:32.302Z" w:id="1572331776"/>
          <w:rFonts w:ascii="Times New Roman" w:hAnsi="Times New Roman" w:eastAsia="Times New Roman" w:cs="Times New Roman"/>
          <w:b w:val="1"/>
          <w:bCs w:val="1"/>
          <w:i w:val="0"/>
          <w:iCs w:val="0"/>
          <w:noProof w:val="0"/>
          <w:sz w:val="24"/>
          <w:szCs w:val="24"/>
          <w:lang w:val="pt-BR"/>
          <w:rPrChange w:author="GUSTAVO DE OLIVEIRA REGO MORAIS" w:date="2025-08-08T19:57:57.164Z" w:id="1684886415">
            <w:rPr>
              <w:ins w:author="GUSTAVO DE OLIVEIRA REGO MORAIS" w:date="2025-08-08T19:57:32.302Z" w16du:dateUtc="2025-08-08T19:57:32.302Z" w:id="1307231191"/>
              <w:rFonts w:ascii="Aptos" w:hAnsi="Aptos" w:eastAsia="Aptos" w:cs="Aptos"/>
              <w:b w:val="1"/>
              <w:bCs w:val="1"/>
              <w:noProof w:val="0"/>
              <w:sz w:val="24"/>
              <w:szCs w:val="24"/>
              <w:lang w:val="pt-BR"/>
            </w:rPr>
          </w:rPrChange>
        </w:rPr>
        <w:pPrChange w:author="GUSTAVO DE OLIVEIRA REGO MORAIS" w:date="2025-08-08T20:11:06.582Z">
          <w:pPr>
            <w:numPr>
              <w:ilvl w:val="0"/>
              <w:numId w:val="79"/>
            </w:numPr>
          </w:pPr>
        </w:pPrChange>
      </w:pPr>
      <w:ins w:author="GUSTAVO DE OLIVEIRA REGO MORAIS" w:date="2025-08-08T19:57:32.302Z" w:id="1029720590">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8Z" w:id="1043931074">
              <w:rPr>
                <w:rFonts w:ascii="Aptos" w:hAnsi="Aptos" w:eastAsia="Aptos" w:cs="Aptos"/>
                <w:b w:val="1"/>
                <w:bCs w:val="1"/>
                <w:noProof w:val="0"/>
                <w:sz w:val="24"/>
                <w:szCs w:val="24"/>
                <w:lang w:val="pt-BR"/>
              </w:rPr>
            </w:rPrChange>
          </w:rPr>
          <w:t>Verificação de Orçamento e Fluxos Alternativos</w:t>
        </w:r>
      </w:ins>
    </w:p>
    <w:p w:rsidR="2D807241" w:rsidP="60453AAE" w:rsidRDefault="2D807241" w14:paraId="7874932E" w14:textId="4389ADD1">
      <w:pPr>
        <w:keepNext w:val="0"/>
        <w:keepLines w:val="0"/>
        <w:spacing w:before="120" w:beforeAutospacing="off" w:after="120" w:afterAutospacing="off" w:line="360" w:lineRule="auto"/>
        <w:ind w:firstLine="708"/>
        <w:jc w:val="both"/>
        <w:rPr>
          <w:ins w:author="GUSTAVO DE OLIVEIRA REGO MORAIS" w:date="2025-08-08T19:57:32.302Z" w16du:dateUtc="2025-08-08T19:57:32.302Z" w:id="1531500997"/>
          <w:rFonts w:ascii="Times New Roman" w:hAnsi="Times New Roman" w:eastAsia="Times New Roman" w:cs="Times New Roman"/>
          <w:i w:val="0"/>
          <w:iCs w:val="0"/>
          <w:noProof w:val="0"/>
          <w:sz w:val="24"/>
          <w:szCs w:val="24"/>
          <w:lang w:val="pt-BR"/>
          <w:rPrChange w:author="GUSTAVO DE OLIVEIRA REGO MORAIS" w:date="2025-08-08T19:57:57.167Z" w:id="1086507660">
            <w:rPr>
              <w:ins w:author="GUSTAVO DE OLIVEIRA REGO MORAIS" w:date="2025-08-08T19:57:32.302Z" w16du:dateUtc="2025-08-08T19:57:32.302Z" w:id="83975664"/>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300744290">
        <w:r w:rsidRPr="60453AAE" w:rsidR="2D807241">
          <w:rPr>
            <w:rFonts w:ascii="Times New Roman" w:hAnsi="Times New Roman" w:eastAsia="Times New Roman" w:cs="Times New Roman"/>
            <w:i w:val="0"/>
            <w:iCs w:val="0"/>
            <w:noProof w:val="0"/>
            <w:sz w:val="24"/>
            <w:szCs w:val="24"/>
            <w:lang w:val="pt-BR"/>
            <w:rPrChange w:author="GUSTAVO DE OLIVEIRA REGO MORAIS" w:date="2025-08-08T20:10:06.98Z" w:id="667057954">
              <w:rPr>
                <w:rFonts w:ascii="Aptos" w:hAnsi="Aptos" w:eastAsia="Aptos" w:cs="Aptos"/>
                <w:noProof w:val="0"/>
                <w:sz w:val="24"/>
                <w:szCs w:val="24"/>
                <w:lang w:val="pt-BR"/>
              </w:rPr>
            </w:rPrChange>
          </w:rPr>
          <w:t xml:space="preserve">Um nó de decisão verifica a </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Z" w:id="996297872">
              <w:rPr>
                <w:rFonts w:ascii="Aptos" w:hAnsi="Aptos" w:eastAsia="Aptos" w:cs="Aptos"/>
                <w:noProof w:val="0"/>
                <w:sz w:val="24"/>
                <w:szCs w:val="24"/>
                <w:lang w:val="pt-BR"/>
              </w:rPr>
            </w:rPrChange>
          </w:rPr>
          <w:t xml:space="preserve">condição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478002371">
              <w:rPr>
                <w:rFonts w:ascii="Consolas" w:hAnsi="Consolas" w:eastAsia="Consolas" w:cs="Consolas"/>
                <w:b w:val="1"/>
                <w:bCs w:val="1"/>
                <w:noProof w:val="0"/>
                <w:sz w:val="24"/>
                <w:szCs w:val="24"/>
                <w:lang w:val="pt-BR"/>
              </w:rPr>
            </w:rPrChange>
          </w:rPr>
          <w:t>Verifica</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678091339">
              <w:rPr>
                <w:rFonts w:ascii="Consolas" w:hAnsi="Consolas" w:eastAsia="Consolas" w:cs="Consolas"/>
                <w:b w:val="1"/>
                <w:bCs w:val="1"/>
                <w:noProof w:val="0"/>
                <w:sz w:val="24"/>
                <w:szCs w:val="24"/>
                <w:lang w:val="pt-BR"/>
              </w:rPr>
            </w:rPrChange>
          </w:rPr>
          <w:t xml:space="preserve"> se o orçamento é suficiente</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1Z" w:id="1949810304">
              <w:rPr>
                <w:rFonts w:ascii="Aptos" w:hAnsi="Aptos" w:eastAsia="Aptos" w:cs="Aptos"/>
                <w:noProof w:val="0"/>
                <w:sz w:val="24"/>
                <w:szCs w:val="24"/>
                <w:lang w:val="pt-BR"/>
              </w:rPr>
            </w:rPrChange>
          </w:rPr>
          <w:t>:</w:t>
        </w:r>
      </w:ins>
    </w:p>
    <w:p w:rsidR="2D807241" w:rsidP="60453AAE" w:rsidRDefault="2D807241" w14:paraId="51BFA734" w14:textId="3298EE19">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816318342"/>
          <w:rFonts w:ascii="Times New Roman" w:hAnsi="Times New Roman" w:eastAsia="Times New Roman" w:cs="Times New Roman"/>
          <w:i w:val="0"/>
          <w:iCs w:val="0"/>
          <w:noProof w:val="0"/>
          <w:sz w:val="24"/>
          <w:szCs w:val="24"/>
          <w:lang w:val="pt-BR"/>
          <w:rPrChange w:author="GUSTAVO DE OLIVEIRA REGO MORAIS" w:date="2025-08-08T19:57:57.175Z" w:id="1306035974">
            <w:rPr>
              <w:ins w:author="GUSTAVO DE OLIVEIRA REGO MORAIS" w:date="2025-08-08T19:57:32.302Z" w16du:dateUtc="2025-08-08T19:57:32.302Z" w:id="290900809"/>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790809157">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87Z" w:id="604247839">
              <w:rPr>
                <w:rFonts w:ascii="Aptos" w:hAnsi="Aptos" w:eastAsia="Aptos" w:cs="Aptos"/>
                <w:b w:val="1"/>
                <w:bCs w:val="1"/>
                <w:noProof w:val="0"/>
                <w:sz w:val="24"/>
                <w:szCs w:val="24"/>
                <w:lang w:val="pt-BR"/>
              </w:rPr>
            </w:rPrChange>
          </w:rPr>
          <w:t>Se o orçamento for suficiente ("Sim"):</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3Z" w:id="351149621">
              <w:rPr>
                <w:rFonts w:ascii="Aptos" w:hAnsi="Aptos" w:eastAsia="Aptos" w:cs="Aptos"/>
                <w:noProof w:val="0"/>
                <w:sz w:val="24"/>
                <w:szCs w:val="24"/>
                <w:lang w:val="pt-BR"/>
              </w:rPr>
            </w:rPrChange>
          </w:rPr>
          <w:t xml:space="preserve"> O sistema executa as atividades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4Z" w:id="1490821387">
              <w:rPr>
                <w:rFonts w:ascii="Consolas" w:hAnsi="Consolas" w:eastAsia="Consolas" w:cs="Consolas"/>
                <w:b w:val="1"/>
                <w:bCs w:val="1"/>
                <w:noProof w:val="0"/>
                <w:sz w:val="24"/>
                <w:szCs w:val="24"/>
                <w:lang w:val="pt-BR"/>
              </w:rPr>
            </w:rPrChange>
          </w:rPr>
          <w:t>Monta build compatível</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5Z" w:id="596665768">
              <w:rPr>
                <w:rFonts w:ascii="Aptos" w:hAnsi="Aptos" w:eastAsia="Aptos" w:cs="Aptos"/>
                <w:noProof w:val="0"/>
                <w:sz w:val="24"/>
                <w:szCs w:val="24"/>
                <w:lang w:val="pt-BR"/>
              </w:rPr>
            </w:rPrChange>
          </w:rPr>
          <w:t xml:space="preserve">,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960295958">
              <w:rPr>
                <w:rFonts w:ascii="Consolas" w:hAnsi="Consolas" w:eastAsia="Consolas" w:cs="Consolas"/>
                <w:b w:val="1"/>
                <w:bCs w:val="1"/>
                <w:noProof w:val="0"/>
                <w:sz w:val="24"/>
                <w:szCs w:val="24"/>
                <w:lang w:val="pt-BR"/>
              </w:rPr>
            </w:rPrChange>
          </w:rPr>
          <w:t>Associa</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37043404">
              <w:rPr>
                <w:rFonts w:ascii="Consolas" w:hAnsi="Consolas" w:eastAsia="Consolas" w:cs="Consolas"/>
                <w:b w:val="1"/>
                <w:bCs w:val="1"/>
                <w:noProof w:val="0"/>
                <w:sz w:val="24"/>
                <w:szCs w:val="24"/>
                <w:lang w:val="pt-BR"/>
              </w:rPr>
            </w:rPrChange>
          </w:rPr>
          <w:t xml:space="preserve"> links de compra</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6Z" w:id="2138201224">
              <w:rPr>
                <w:rFonts w:ascii="Aptos" w:hAnsi="Aptos" w:eastAsia="Aptos" w:cs="Aptos"/>
                <w:noProof w:val="0"/>
                <w:sz w:val="24"/>
                <w:szCs w:val="24"/>
                <w:lang w:val="pt-BR"/>
              </w:rPr>
            </w:rPrChange>
          </w:rPr>
          <w:t xml:space="preserve"> e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7Z" w:id="1105059097">
              <w:rPr>
                <w:rFonts w:ascii="Consolas" w:hAnsi="Consolas" w:eastAsia="Consolas" w:cs="Consolas"/>
                <w:b w:val="1"/>
                <w:bCs w:val="1"/>
                <w:noProof w:val="0"/>
                <w:sz w:val="24"/>
                <w:szCs w:val="24"/>
                <w:lang w:val="pt-BR"/>
              </w:rPr>
            </w:rPrChange>
          </w:rPr>
          <w:t>Exibe sugestão final com justificativa</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18Z" w:id="1045816061">
              <w:rPr>
                <w:rFonts w:ascii="Aptos" w:hAnsi="Aptos" w:eastAsia="Aptos" w:cs="Aptos"/>
                <w:noProof w:val="0"/>
                <w:sz w:val="24"/>
                <w:szCs w:val="24"/>
                <w:lang w:val="pt-BR"/>
              </w:rPr>
            </w:rPrChange>
          </w:rPr>
          <w:t>.</w:t>
        </w:r>
      </w:ins>
    </w:p>
    <w:p w:rsidR="2D807241" w:rsidP="60453AAE" w:rsidRDefault="2D807241" w14:paraId="6A71B356" w14:textId="07492AC0">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404847642"/>
          <w:rFonts w:ascii="Times New Roman" w:hAnsi="Times New Roman" w:eastAsia="Times New Roman" w:cs="Times New Roman"/>
          <w:i w:val="0"/>
          <w:iCs w:val="0"/>
          <w:noProof w:val="0"/>
          <w:sz w:val="24"/>
          <w:szCs w:val="24"/>
          <w:lang w:val="pt-BR"/>
          <w:rPrChange w:author="GUSTAVO DE OLIVEIRA REGO MORAIS" w:date="2025-08-08T19:57:57.182Z" w:id="182792801">
            <w:rPr>
              <w:ins w:author="GUSTAVO DE OLIVEIRA REGO MORAIS" w:date="2025-08-08T19:57:32.302Z" w16du:dateUtc="2025-08-08T19:57:32.302Z" w:id="1082291676"/>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941418662">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04Z" w:id="1910613356">
              <w:rPr>
                <w:rFonts w:ascii="Aptos" w:hAnsi="Aptos" w:eastAsia="Aptos" w:cs="Aptos"/>
                <w:b w:val="1"/>
                <w:bCs w:val="1"/>
                <w:noProof w:val="0"/>
                <w:sz w:val="24"/>
                <w:szCs w:val="24"/>
                <w:lang w:val="pt-BR"/>
              </w:rPr>
            </w:rPrChange>
          </w:rPr>
          <w:t>Se o orçamento for insuficiente ("Não"):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21Z" w:id="1250552647">
              <w:rPr>
                <w:rFonts w:ascii="Aptos" w:hAnsi="Aptos" w:eastAsia="Aptos" w:cs="Aptos"/>
                <w:noProof w:val="0"/>
                <w:sz w:val="24"/>
                <w:szCs w:val="24"/>
                <w:lang w:val="pt-BR"/>
              </w:rPr>
            </w:rPrChange>
          </w:rPr>
          <w:t xml:space="preserve"> O sistema exibe um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1Z" w:id="24784080">
              <w:rPr>
                <w:rFonts w:ascii="Consolas" w:hAnsi="Consolas" w:eastAsia="Consolas" w:cs="Consolas"/>
                <w:b w:val="1"/>
                <w:bCs w:val="1"/>
                <w:noProof w:val="0"/>
                <w:sz w:val="24"/>
                <w:szCs w:val="24"/>
                <w:lang w:val="pt-BR"/>
              </w:rPr>
            </w:rPrChange>
          </w:rPr>
          <w:t>Exibe alerta</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22Z" w:id="1460673629">
              <w:rPr>
                <w:rFonts w:ascii="Aptos" w:hAnsi="Aptos" w:eastAsia="Aptos" w:cs="Aptos"/>
                <w:noProof w:val="0"/>
                <w:sz w:val="24"/>
                <w:szCs w:val="24"/>
                <w:lang w:val="pt-BR"/>
              </w:rPr>
            </w:rPrChange>
          </w:rPr>
          <w:t xml:space="preserve"> e oferece duas opções ao usuário: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3Z" w:id="2037983242">
              <w:rPr>
                <w:rFonts w:ascii="Consolas" w:hAnsi="Consolas" w:eastAsia="Consolas" w:cs="Consolas"/>
                <w:b w:val="1"/>
                <w:bCs w:val="1"/>
                <w:noProof w:val="0"/>
                <w:sz w:val="24"/>
                <w:szCs w:val="24"/>
                <w:lang w:val="pt-BR"/>
              </w:rPr>
            </w:rPrChange>
          </w:rPr>
          <w:t>Sugere aumento de orçamento (RF-08)</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24Z" w:id="1577470438">
              <w:rPr>
                <w:rFonts w:ascii="Aptos" w:hAnsi="Aptos" w:eastAsia="Aptos" w:cs="Aptos"/>
                <w:noProof w:val="0"/>
                <w:sz w:val="24"/>
                <w:szCs w:val="24"/>
                <w:lang w:val="pt-BR"/>
              </w:rPr>
            </w:rPrChange>
          </w:rPr>
          <w:t xml:space="preserve"> ou </w:t>
        </w:r>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5Z" w:id="387256923">
              <w:rPr>
                <w:rFonts w:ascii="Consolas" w:hAnsi="Consolas" w:eastAsia="Consolas" w:cs="Consolas"/>
                <w:b w:val="1"/>
                <w:bCs w:val="1"/>
                <w:noProof w:val="0"/>
                <w:sz w:val="24"/>
                <w:szCs w:val="24"/>
                <w:lang w:val="pt-BR"/>
              </w:rPr>
            </w:rPrChange>
          </w:rPr>
          <w:t>Sugere build alternativa inferior (RF-09)</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26Z" w:id="1517484006">
              <w:rPr>
                <w:rFonts w:ascii="Aptos" w:hAnsi="Aptos" w:eastAsia="Aptos" w:cs="Aptos"/>
                <w:noProof w:val="0"/>
                <w:sz w:val="24"/>
                <w:szCs w:val="24"/>
                <w:lang w:val="pt-BR"/>
              </w:rPr>
            </w:rPrChange>
          </w:rPr>
          <w:t>. Ambos os fluxos levam de volta a uma sugestão final para o usuário.</w:t>
        </w:r>
      </w:ins>
    </w:p>
    <w:p w:rsidR="2D807241" w:rsidP="60453AAE" w:rsidRDefault="2D807241" w14:paraId="3A61A42E" w14:textId="392A394E">
      <w:pPr>
        <w:pStyle w:val="Heading4"/>
        <w:keepNext w:val="0"/>
        <w:keepLines w:val="0"/>
        <w:spacing w:before="120" w:beforeAutospacing="off" w:after="120" w:afterAutospacing="off" w:line="360" w:lineRule="auto"/>
        <w:jc w:val="both"/>
        <w:rPr>
          <w:ins w:author="GUSTAVO DE OLIVEIRA REGO MORAIS" w:date="2025-08-08T19:57:32.302Z" w16du:dateUtc="2025-08-08T19:57:32.302Z" w:id="1713282193"/>
          <w:rFonts w:ascii="Times New Roman" w:hAnsi="Times New Roman" w:eastAsia="Times New Roman" w:cs="Times New Roman"/>
          <w:b w:val="1"/>
          <w:bCs w:val="1"/>
          <w:i w:val="0"/>
          <w:iCs w:val="0"/>
          <w:noProof w:val="0"/>
          <w:sz w:val="24"/>
          <w:szCs w:val="24"/>
          <w:lang w:val="pt-BR"/>
          <w:rPrChange w:author="GUSTAVO DE OLIVEIRA REGO MORAIS" w:date="2025-08-08T19:57:57.183Z" w:id="1394081565">
            <w:rPr>
              <w:ins w:author="GUSTAVO DE OLIVEIRA REGO MORAIS" w:date="2025-08-08T19:57:32.302Z" w16du:dateUtc="2025-08-08T19:57:32.302Z" w:id="1173984751"/>
              <w:rFonts w:ascii="Aptos" w:hAnsi="Aptos" w:eastAsia="Aptos" w:cs="Aptos"/>
              <w:b w:val="1"/>
              <w:bCs w:val="1"/>
              <w:noProof w:val="0"/>
              <w:sz w:val="24"/>
              <w:szCs w:val="24"/>
              <w:lang w:val="pt-BR"/>
            </w:rPr>
          </w:rPrChange>
        </w:rPr>
        <w:pPrChange w:author="GUSTAVO DE OLIVEIRA REGO MORAIS" w:date="2025-08-08T20:11:06.583Z">
          <w:pPr>
            <w:numPr>
              <w:ilvl w:val="0"/>
              <w:numId w:val="80"/>
            </w:numPr>
          </w:pPr>
        </w:pPrChange>
      </w:pPr>
      <w:ins w:author="GUSTAVO DE OLIVEIRA REGO MORAIS" w:date="2025-08-08T19:57:32.302Z" w:id="698341348">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14Z" w:id="131885494">
              <w:rPr>
                <w:rFonts w:ascii="Aptos" w:hAnsi="Aptos" w:eastAsia="Aptos" w:cs="Aptos"/>
                <w:b w:val="1"/>
                <w:bCs w:val="1"/>
                <w:noProof w:val="0"/>
                <w:sz w:val="24"/>
                <w:szCs w:val="24"/>
                <w:lang w:val="pt-BR"/>
              </w:rPr>
            </w:rPrChange>
          </w:rPr>
          <w:t>Decisão do Usuário e Opções Pós-Sugestão</w:t>
        </w:r>
      </w:ins>
    </w:p>
    <w:p w:rsidR="2D807241" w:rsidP="60453AAE" w:rsidRDefault="2D807241" w14:paraId="4FDFA714" w14:textId="0A49F6AC">
      <w:pPr>
        <w:keepNext w:val="0"/>
        <w:keepLines w:val="0"/>
        <w:spacing w:before="120" w:beforeAutospacing="off" w:after="120" w:afterAutospacing="off" w:line="360" w:lineRule="auto"/>
        <w:ind w:firstLine="708"/>
        <w:jc w:val="both"/>
        <w:rPr>
          <w:ins w:author="GUSTAVO DE OLIVEIRA REGO MORAIS" w:date="2025-08-08T19:57:32.302Z" w16du:dateUtc="2025-08-08T19:57:32.302Z" w:id="125334017"/>
          <w:rFonts w:ascii="Times New Roman" w:hAnsi="Times New Roman" w:eastAsia="Times New Roman" w:cs="Times New Roman"/>
          <w:b w:val="0"/>
          <w:bCs w:val="0"/>
          <w:i w:val="0"/>
          <w:iCs w:val="0"/>
          <w:noProof w:val="0"/>
          <w:sz w:val="24"/>
          <w:szCs w:val="24"/>
          <w:lang w:val="pt-BR"/>
          <w:rPrChange w:author="GUSTAVO DE OLIVEIRA REGO MORAIS" w:date="2025-08-08T19:58:10.358Z" w:id="1540693232">
            <w:rPr>
              <w:ins w:author="GUSTAVO DE OLIVEIRA REGO MORAIS" w:date="2025-08-08T19:57:32.302Z" w16du:dateUtc="2025-08-08T19:57:32.302Z" w:id="321428667"/>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360597978">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15Z" w:id="1465093718">
              <w:rPr>
                <w:rFonts w:ascii="Aptos" w:hAnsi="Aptos" w:eastAsia="Aptos" w:cs="Aptos"/>
                <w:noProof w:val="0"/>
                <w:sz w:val="24"/>
                <w:szCs w:val="24"/>
                <w:lang w:val="pt-BR"/>
              </w:rPr>
            </w:rPrChange>
          </w:rPr>
          <w:t xml:space="preserve">Após a exibição da sugestão, o fluxo retorna para a partição "Usuário" em um nó de decisão </w:t>
        </w:r>
      </w:ins>
      <w:ins w:author="GUSTAVO DE OLIVEIRA REGO MORAIS" w:date="2025-08-08T19:58:14.429Z" w:id="1256340493">
        <w:r w:rsidRPr="60453AAE"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101495912">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522651137">
              <w:rPr>
                <w:rFonts w:ascii="Consolas" w:hAnsi="Consolas" w:eastAsia="Consolas" w:cs="Consolas"/>
                <w:b w:val="1"/>
                <w:bCs w:val="1"/>
                <w:noProof w:val="0"/>
                <w:sz w:val="24"/>
                <w:szCs w:val="24"/>
                <w:lang w:val="pt-BR"/>
              </w:rPr>
            </w:rPrChange>
          </w:rPr>
          <w:t xml:space="preserve">Aceita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1467861046">
              <w:rPr>
                <w:rFonts w:ascii="Consolas" w:hAnsi="Consolas" w:eastAsia="Consolas" w:cs="Consolas"/>
                <w:b w:val="1"/>
                <w:bCs w:val="1"/>
                <w:noProof w:val="0"/>
                <w:sz w:val="24"/>
                <w:szCs w:val="24"/>
                <w:lang w:val="pt-BR"/>
              </w:rPr>
            </w:rPrChange>
          </w:rPr>
          <w:t>sugestão?</w:t>
        </w:r>
      </w:ins>
      <w:ins w:author="GUSTAVO DE OLIVEIRA REGO MORAIS" w:date="2025-08-08T19:58:17.447Z" w:id="1270451568">
        <w:r w:rsidRPr="60453AAE"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1853579118">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Z" w:id="1984063762">
              <w:rPr>
                <w:rFonts w:ascii="Aptos" w:hAnsi="Aptos" w:eastAsia="Aptos" w:cs="Aptos"/>
                <w:noProof w:val="0"/>
                <w:sz w:val="24"/>
                <w:szCs w:val="24"/>
                <w:lang w:val="pt-BR"/>
              </w:rPr>
            </w:rPrChange>
          </w:rPr>
          <w:t>:</w:t>
        </w:r>
      </w:ins>
    </w:p>
    <w:p w:rsidR="2D807241" w:rsidP="60453AAE" w:rsidRDefault="2D807241" w14:paraId="7DA4F26D" w14:textId="792DECA5">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2Z" w16du:dateUtc="2025-08-08T19:57:32.302Z" w:id="346989419"/>
          <w:rFonts w:ascii="Times New Roman" w:hAnsi="Times New Roman" w:eastAsia="Times New Roman" w:cs="Times New Roman"/>
          <w:i w:val="0"/>
          <w:iCs w:val="0"/>
          <w:noProof w:val="0"/>
          <w:sz w:val="24"/>
          <w:szCs w:val="24"/>
          <w:lang w:val="pt-BR"/>
          <w:rPrChange w:author="GUSTAVO DE OLIVEIRA REGO MORAIS" w:date="2025-08-08T19:57:57.192Z" w:id="1295153052">
            <w:rPr>
              <w:ins w:author="GUSTAVO DE OLIVEIRA REGO MORAIS" w:date="2025-08-08T19:57:32.302Z" w16du:dateUtc="2025-08-08T19:57:32.302Z" w:id="1519206698"/>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1593345777">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21Z" w:id="169715800">
              <w:rPr>
                <w:rFonts w:ascii="Aptos" w:hAnsi="Aptos" w:eastAsia="Aptos" w:cs="Aptos"/>
                <w:b w:val="1"/>
                <w:bCs w:val="1"/>
                <w:noProof w:val="0"/>
                <w:sz w:val="24"/>
                <w:szCs w:val="24"/>
                <w:lang w:val="pt-BR"/>
              </w:rPr>
            </w:rPrChange>
          </w:rPr>
          <w:t>Se o usuário aceita a sugestão ("Sim"):</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32Z" w:id="660140632">
              <w:rPr>
                <w:rFonts w:ascii="Aptos" w:hAnsi="Aptos" w:eastAsia="Aptos" w:cs="Aptos"/>
                <w:noProof w:val="0"/>
                <w:sz w:val="24"/>
                <w:szCs w:val="24"/>
                <w:lang w:val="pt-BR"/>
              </w:rPr>
            </w:rPrChange>
          </w:rPr>
          <w:t xml:space="preserve">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6.957Z" w:id="1734775479">
              <w:rPr>
                <w:rFonts w:ascii="Aptos" w:hAnsi="Aptos" w:eastAsia="Aptos" w:cs="Aptos"/>
                <w:noProof w:val="0"/>
                <w:sz w:val="24"/>
                <w:szCs w:val="24"/>
                <w:lang w:val="pt-BR"/>
              </w:rPr>
            </w:rPrChange>
          </w:rPr>
          <w:t xml:space="preserve">Um novo nó de decisão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1129134477">
              <w:rPr>
                <w:rFonts w:ascii="Consolas" w:hAnsi="Consolas" w:eastAsia="Consolas" w:cs="Consolas"/>
                <w:b w:val="1"/>
                <w:bCs w:val="1"/>
                <w:noProof w:val="0"/>
                <w:sz w:val="24"/>
                <w:szCs w:val="24"/>
                <w:lang w:val="pt-BR"/>
              </w:rPr>
            </w:rPrChange>
          </w:rPr>
          <w:t>Está logado?</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1914485569">
              <w:rPr>
                <w:rFonts w:ascii="Aptos" w:hAnsi="Aptos" w:eastAsia="Aptos" w:cs="Aptos"/>
                <w:noProof w:val="0"/>
                <w:sz w:val="24"/>
                <w:szCs w:val="24"/>
                <w:lang w:val="pt-BR"/>
              </w:rPr>
            </w:rPrChange>
          </w:rPr>
          <w:t xml:space="preserve"> é ativado. Se a resposta for "Sim", o sistema prossegue para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4Z" w:id="1869673928">
              <w:rPr>
                <w:rFonts w:ascii="Consolas" w:hAnsi="Consolas" w:eastAsia="Consolas" w:cs="Consolas"/>
                <w:b w:val="1"/>
                <w:bCs w:val="1"/>
                <w:noProof w:val="0"/>
                <w:sz w:val="24"/>
                <w:szCs w:val="24"/>
                <w:lang w:val="pt-BR"/>
              </w:rPr>
            </w:rPrChange>
          </w:rPr>
          <w:t>Salva/exporta build</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5Z" w:id="526557472">
              <w:rPr>
                <w:rFonts w:ascii="Aptos" w:hAnsi="Aptos" w:eastAsia="Aptos" w:cs="Aptos"/>
                <w:noProof w:val="0"/>
                <w:sz w:val="24"/>
                <w:szCs w:val="24"/>
                <w:lang w:val="pt-BR"/>
              </w:rPr>
            </w:rPrChange>
          </w:rPr>
          <w:t xml:space="preserve">. Se a resposta for "Não", o usuário pode optar por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6Z" w:id="1070412708">
              <w:rPr>
                <w:rFonts w:ascii="Consolas" w:hAnsi="Consolas" w:eastAsia="Consolas" w:cs="Consolas"/>
                <w:b w:val="1"/>
                <w:bCs w:val="1"/>
                <w:noProof w:val="0"/>
                <w:sz w:val="24"/>
                <w:szCs w:val="24"/>
                <w:lang w:val="pt-BR"/>
              </w:rPr>
            </w:rPrChange>
          </w:rPr>
          <w:t>Processo sem salvar</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7Z" w:id="134571582">
              <w:rPr>
                <w:rFonts w:ascii="Aptos" w:hAnsi="Aptos" w:eastAsia="Aptos" w:cs="Aptos"/>
                <w:noProof w:val="0"/>
                <w:sz w:val="24"/>
                <w:szCs w:val="24"/>
                <w:lang w:val="pt-BR"/>
              </w:rPr>
            </w:rPrChange>
          </w:rPr>
          <w:t xml:space="preserve"> ou, em um caminho alternativo, continuar sem salvar.</w:t>
        </w:r>
      </w:ins>
    </w:p>
    <w:p w:rsidR="2D807241" w:rsidP="60453AAE" w:rsidRDefault="2D807241" w14:paraId="17311B10" w14:textId="04FA253D">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3Z" w16du:dateUtc="2025-08-08T19:57:32.303Z" w:id="1026960257"/>
          <w:rFonts w:ascii="Times New Roman" w:hAnsi="Times New Roman" w:eastAsia="Times New Roman" w:cs="Times New Roman"/>
          <w:i w:val="0"/>
          <w:iCs w:val="0"/>
          <w:noProof w:val="0"/>
          <w:sz w:val="24"/>
          <w:szCs w:val="24"/>
          <w:lang w:val="pt-BR"/>
          <w:rPrChange w:author="GUSTAVO DE OLIVEIRA REGO MORAIS" w:date="2025-08-08T19:57:57.194Z" w:id="1409703607">
            <w:rPr>
              <w:ins w:author="GUSTAVO DE OLIVEIRA REGO MORAIS" w:date="2025-08-08T19:57:32.303Z" w16du:dateUtc="2025-08-08T19:57:32.303Z" w:id="4357650"/>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875803007">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3Z" w:id="1389275206">
              <w:rPr>
                <w:rFonts w:ascii="Aptos" w:hAnsi="Aptos" w:eastAsia="Aptos" w:cs="Aptos"/>
                <w:b w:val="1"/>
                <w:bCs w:val="1"/>
                <w:noProof w:val="0"/>
                <w:sz w:val="24"/>
                <w:szCs w:val="24"/>
                <w:lang w:val="pt-BR"/>
              </w:rPr>
            </w:rPrChange>
          </w:rPr>
          <w:t>Se o usuário não aceita a sugestão ("Não"):</w:t>
        </w:r>
        <w:r w:rsidRPr="60453AAE" w:rsidR="2D807241">
          <w:rPr>
            <w:rFonts w:ascii="Times New Roman" w:hAnsi="Times New Roman" w:eastAsia="Times New Roman" w:cs="Times New Roman"/>
            <w:i w:val="0"/>
            <w:iCs w:val="0"/>
            <w:noProof w:val="0"/>
            <w:sz w:val="24"/>
            <w:szCs w:val="24"/>
            <w:lang w:val="pt-BR"/>
            <w:rPrChange w:author="GUSTAVO DE OLIVEIRA REGO MORAIS" w:date="2025-08-08T19:57:43.939Z" w:id="454245164">
              <w:rPr>
                <w:rFonts w:ascii="Aptos" w:hAnsi="Aptos" w:eastAsia="Aptos" w:cs="Aptos"/>
                <w:noProof w:val="0"/>
                <w:sz w:val="24"/>
                <w:szCs w:val="24"/>
                <w:lang w:val="pt-BR"/>
              </w:rPr>
            </w:rPrChange>
          </w:rPr>
          <w:t xml:space="preserve">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4.822Z" w:id="1110119609">
              <w:rPr>
                <w:rFonts w:ascii="Aptos" w:hAnsi="Aptos" w:eastAsia="Aptos" w:cs="Aptos"/>
                <w:noProof w:val="0"/>
                <w:sz w:val="24"/>
                <w:szCs w:val="24"/>
                <w:lang w:val="pt-BR"/>
              </w:rPr>
            </w:rPrChange>
          </w:rPr>
          <w:t xml:space="preserve">O usuário opta por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1521413798">
              <w:rPr>
                <w:rFonts w:ascii="Consolas" w:hAnsi="Consolas" w:eastAsia="Consolas" w:cs="Consolas"/>
                <w:b w:val="1"/>
                <w:bCs w:val="1"/>
                <w:noProof w:val="0"/>
                <w:sz w:val="24"/>
                <w:szCs w:val="24"/>
                <w:lang w:val="pt-BR"/>
              </w:rPr>
            </w:rPrChange>
          </w:rPr>
          <w:t>Ajusta build manualmente (CU-04)</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794354349">
              <w:rPr>
                <w:rFonts w:ascii="Aptos" w:hAnsi="Aptos" w:eastAsia="Aptos" w:cs="Aptos"/>
                <w:noProof w:val="0"/>
                <w:sz w:val="24"/>
                <w:szCs w:val="24"/>
                <w:lang w:val="pt-BR"/>
              </w:rPr>
            </w:rPrChange>
          </w:rPr>
          <w:t>, que é um caso de uso para modificações manuais na configuração.</w:t>
        </w:r>
      </w:ins>
    </w:p>
    <w:p w:rsidR="2D807241" w:rsidP="60453AAE" w:rsidRDefault="2D807241" w14:paraId="7F110ACA" w14:textId="5BD036AC">
      <w:pPr>
        <w:pStyle w:val="Heading4"/>
        <w:keepNext w:val="0"/>
        <w:keepLines w:val="0"/>
        <w:spacing w:before="120" w:beforeAutospacing="off" w:after="120" w:afterAutospacing="off" w:line="360" w:lineRule="auto"/>
        <w:jc w:val="both"/>
        <w:rPr>
          <w:ins w:author="GUSTAVO DE OLIVEIRA REGO MORAIS" w:date="2025-08-08T19:57:32.303Z" w16du:dateUtc="2025-08-08T19:57:32.303Z" w:id="1483353173"/>
          <w:rFonts w:ascii="Times New Roman" w:hAnsi="Times New Roman" w:eastAsia="Times New Roman" w:cs="Times New Roman"/>
          <w:b w:val="1"/>
          <w:bCs w:val="1"/>
          <w:i w:val="0"/>
          <w:iCs w:val="0"/>
          <w:noProof w:val="0"/>
          <w:sz w:val="24"/>
          <w:szCs w:val="24"/>
          <w:lang w:val="pt-BR"/>
          <w:rPrChange w:author="GUSTAVO DE OLIVEIRA REGO MORAIS" w:date="2025-08-08T19:57:57.195Z" w:id="1221261568">
            <w:rPr>
              <w:ins w:author="GUSTAVO DE OLIVEIRA REGO MORAIS" w:date="2025-08-08T19:57:32.303Z" w16du:dateUtc="2025-08-08T19:57:32.303Z" w:id="1925038289"/>
              <w:rFonts w:ascii="Aptos" w:hAnsi="Aptos" w:eastAsia="Aptos" w:cs="Aptos"/>
              <w:b w:val="1"/>
              <w:bCs w:val="1"/>
              <w:noProof w:val="0"/>
              <w:sz w:val="24"/>
              <w:szCs w:val="24"/>
              <w:lang w:val="pt-BR"/>
            </w:rPr>
          </w:rPrChange>
        </w:rPr>
        <w:pPrChange w:author="GUSTAVO DE OLIVEIRA REGO MORAIS" w:date="2025-08-08T20:11:06.583Z">
          <w:pPr>
            <w:numPr>
              <w:ilvl w:val="0"/>
              <w:numId w:val="81"/>
            </w:numPr>
          </w:pPr>
        </w:pPrChange>
      </w:pPr>
      <w:ins w:author="GUSTAVO DE OLIVEIRA REGO MORAIS" w:date="2025-08-08T19:57:32.303Z" w:id="1073054202">
        <w:r w:rsidRPr="60453AAE"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8Z" w:id="1541976058">
              <w:rPr>
                <w:rFonts w:ascii="Aptos" w:hAnsi="Aptos" w:eastAsia="Aptos" w:cs="Aptos"/>
                <w:b w:val="1"/>
                <w:bCs w:val="1"/>
                <w:noProof w:val="0"/>
                <w:sz w:val="24"/>
                <w:szCs w:val="24"/>
                <w:lang w:val="pt-BR"/>
              </w:rPr>
            </w:rPrChange>
          </w:rPr>
          <w:t>Finalização do Fluxo</w:t>
        </w:r>
      </w:ins>
    </w:p>
    <w:p w:rsidR="2D807241" w:rsidP="60453AAE" w:rsidRDefault="2D807241" w14:paraId="66ACFA6D" w14:textId="47D329AC">
      <w:pPr>
        <w:keepNext w:val="0"/>
        <w:keepLines w:val="0"/>
        <w:spacing w:before="120" w:beforeAutospacing="off" w:after="120" w:afterAutospacing="off" w:line="360" w:lineRule="auto"/>
        <w:jc w:val="both"/>
        <w:rPr>
          <w:ins w:author="GUSTAVO DE OLIVEIRA REGO MORAIS" w:date="2025-08-08T19:57:32.303Z" w16du:dateUtc="2025-08-08T19:57:32.303Z" w:id="1183942656"/>
          <w:rFonts w:ascii="Times New Roman" w:hAnsi="Times New Roman" w:eastAsia="Times New Roman" w:cs="Times New Roman"/>
          <w:b w:val="0"/>
          <w:bCs w:val="0"/>
          <w:i w:val="0"/>
          <w:iCs w:val="0"/>
          <w:noProof w:val="0"/>
          <w:sz w:val="24"/>
          <w:szCs w:val="24"/>
          <w:lang w:val="pt-BR"/>
          <w:rPrChange w:author="GUSTAVO DE OLIVEIRA REGO MORAIS" w:date="2025-08-08T19:58:21.535Z" w:id="2141108069">
            <w:rPr>
              <w:ins w:author="GUSTAVO DE OLIVEIRA REGO MORAIS" w:date="2025-08-08T19:57:32.303Z" w16du:dateUtc="2025-08-08T19:57:32.303Z" w:id="1306678695"/>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3Z" w:id="970215335">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41Z" w:id="1119117333">
              <w:rPr>
                <w:rFonts w:ascii="Aptos" w:hAnsi="Aptos" w:eastAsia="Aptos" w:cs="Aptos"/>
                <w:noProof w:val="0"/>
                <w:sz w:val="24"/>
                <w:szCs w:val="24"/>
                <w:lang w:val="pt-BR"/>
              </w:rPr>
            </w:rPrChange>
          </w:rPr>
          <w:t xml:space="preserve">Os fluxos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2015609782">
              <w:rPr>
                <w:rFonts w:ascii="Aptos" w:hAnsi="Aptos" w:eastAsia="Aptos" w:cs="Aptos"/>
                <w:noProof w:val="0"/>
                <w:sz w:val="24"/>
                <w:szCs w:val="24"/>
                <w:lang w:val="pt-BR"/>
              </w:rPr>
            </w:rPrChange>
          </w:rPr>
          <w:t xml:space="preserve">de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1052045023">
              <w:rPr>
                <w:rFonts w:ascii="Consolas" w:hAnsi="Consolas" w:eastAsia="Consolas" w:cs="Consolas"/>
                <w:b w:val="1"/>
                <w:bCs w:val="1"/>
                <w:noProof w:val="0"/>
                <w:sz w:val="24"/>
                <w:szCs w:val="24"/>
                <w:lang w:val="pt-BR"/>
              </w:rPr>
            </w:rPrChange>
          </w:rPr>
          <w:t>Ajusta</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596934574">
              <w:rPr>
                <w:rFonts w:ascii="Consolas" w:hAnsi="Consolas" w:eastAsia="Consolas" w:cs="Consolas"/>
                <w:b w:val="1"/>
                <w:bCs w:val="1"/>
                <w:noProof w:val="0"/>
                <w:sz w:val="24"/>
                <w:szCs w:val="24"/>
                <w:lang w:val="pt-BR"/>
              </w:rPr>
            </w:rPrChange>
          </w:rPr>
          <w:t xml:space="preserve"> build manualmente (CU-04)</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4Z" w:id="274706385">
              <w:rPr>
                <w:rFonts w:ascii="Aptos" w:hAnsi="Aptos" w:eastAsia="Aptos" w:cs="Aptos"/>
                <w:noProof w:val="0"/>
                <w:sz w:val="24"/>
                <w:szCs w:val="24"/>
                <w:lang w:val="pt-BR"/>
              </w:rPr>
            </w:rPrChange>
          </w:rPr>
          <w:t xml:space="preserve">,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1124434273">
              <w:rPr>
                <w:rFonts w:ascii="Consolas" w:hAnsi="Consolas" w:eastAsia="Consolas" w:cs="Consolas"/>
                <w:b w:val="1"/>
                <w:bCs w:val="1"/>
                <w:noProof w:val="0"/>
                <w:sz w:val="24"/>
                <w:szCs w:val="24"/>
                <w:lang w:val="pt-BR"/>
              </w:rPr>
            </w:rPrChange>
          </w:rPr>
          <w:t>Salva/exporta</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2007057035">
              <w:rPr>
                <w:rFonts w:ascii="Consolas" w:hAnsi="Consolas" w:eastAsia="Consolas" w:cs="Consolas"/>
                <w:b w:val="1"/>
                <w:bCs w:val="1"/>
                <w:noProof w:val="0"/>
                <w:sz w:val="24"/>
                <w:szCs w:val="24"/>
                <w:lang w:val="pt-BR"/>
              </w:rPr>
            </w:rPrChange>
          </w:rPr>
          <w:t xml:space="preserve"> build</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6Z" w:id="1243316204">
              <w:rPr>
                <w:rFonts w:ascii="Aptos" w:hAnsi="Aptos" w:eastAsia="Aptos" w:cs="Aptos"/>
                <w:noProof w:val="0"/>
                <w:sz w:val="24"/>
                <w:szCs w:val="24"/>
                <w:lang w:val="pt-BR"/>
              </w:rPr>
            </w:rPrChange>
          </w:rPr>
          <w:t xml:space="preserve"> e </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7Z" w:id="948633876">
              <w:rPr>
                <w:rFonts w:ascii="Consolas" w:hAnsi="Consolas" w:eastAsia="Consolas" w:cs="Consolas"/>
                <w:b w:val="1"/>
                <w:bCs w:val="1"/>
                <w:noProof w:val="0"/>
                <w:sz w:val="24"/>
                <w:szCs w:val="24"/>
                <w:lang w:val="pt-BR"/>
              </w:rPr>
            </w:rPrChange>
          </w:rPr>
          <w:t>Processo sem salvar</w:t>
        </w:r>
        <w:r w:rsidRPr="60453AAE"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8Z" w:id="690416076">
              <w:rPr>
                <w:rFonts w:ascii="Aptos" w:hAnsi="Aptos" w:eastAsia="Aptos" w:cs="Aptos"/>
                <w:noProof w:val="0"/>
                <w:sz w:val="24"/>
                <w:szCs w:val="24"/>
                <w:lang w:val="pt-BR"/>
              </w:rPr>
            </w:rPrChange>
          </w:rPr>
          <w:t xml:space="preserve"> convergem para o nó final do diagrama, indicando o encerramento do processo de configuração do PC.</w:t>
        </w:r>
      </w:ins>
    </w:p>
    <w:p w:rsidR="7DC02D2F" w:rsidP="60453AAE" w:rsidRDefault="7DC02D2F" w14:paraId="285EF539" w14:textId="69A0672C">
      <w:pPr>
        <w:pStyle w:val="Heading3"/>
        <w:keepNext w:val="0"/>
        <w:keepLines w:val="0"/>
        <w:spacing w:before="120" w:beforeAutospacing="off" w:after="120" w:afterAutospacing="off" w:line="360" w:lineRule="auto"/>
        <w:ind w:left="0" w:right="0"/>
        <w:jc w:val="both"/>
        <w:rPr>
          <w:ins w:author="GUSTAVO DE OLIVEIRA REGO MORAIS" w:date="2025-08-08T20:00:44.835Z" w16du:dateUtc="2025-08-08T20:00:44.835Z" w:id="1485343600"/>
          <w:rFonts w:ascii="Times New Roman" w:hAnsi="Times New Roman" w:eastAsia="Times New Roman" w:cs="Times New Roman"/>
          <w:b w:val="1"/>
          <w:bCs w:val="1"/>
          <w:i w:val="0"/>
          <w:iCs w:val="0"/>
          <w:noProof w:val="0"/>
          <w:sz w:val="24"/>
          <w:szCs w:val="24"/>
          <w:lang w:val="pt-BR"/>
          <w:rPrChange w:author="GUSTAVO DE OLIVEIRA REGO MORAIS" w:date="2025-08-08T20:01:17.174Z" w:id="832088066">
            <w:rPr>
              <w:ins w:author="GUSTAVO DE OLIVEIRA REGO MORAIS" w:date="2025-08-08T20:00:44.835Z" w16du:dateUtc="2025-08-08T20:00:44.835Z" w:id="801566518"/>
              <w:rFonts w:ascii="Aptos" w:hAnsi="Aptos" w:eastAsia="Aptos" w:cs="Aptos"/>
              <w:b w:val="1"/>
              <w:bCs w:val="1"/>
              <w:noProof w:val="0"/>
              <w:sz w:val="28"/>
              <w:szCs w:val="28"/>
              <w:lang w:val="pt-BR"/>
            </w:rPr>
          </w:rPrChange>
        </w:rPr>
        <w:pPrChange w:author="GUSTAVO DE OLIVEIRA REGO MORAIS" w:date="2025-08-08T20:11:06.583Z">
          <w:pPr/>
        </w:pPrChange>
      </w:pPr>
      <w:ins w:author="GUSTAVO DE OLIVEIRA REGO MORAIS" w:date="2025-08-08T19:58:48.498Z" w:id="1495303968">
        <w:r w:rsidRPr="60453AAE" w:rsidR="7DC02D2F">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055Z" w:id="361737642">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5.1.3. </w:t>
        </w:r>
      </w:ins>
      <w:ins w:author="GUSTAVO DE OLIVEIRA REGO MORAIS" w:date="2025-08-08T20:00:44.835Z" w:id="560730116">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7.173Z" w:id="1140524762">
              <w:rPr>
                <w:rFonts w:ascii="Aptos" w:hAnsi="Aptos" w:eastAsia="Aptos" w:cs="Aptos"/>
                <w:b w:val="1"/>
                <w:bCs w:val="1"/>
                <w:noProof w:val="0"/>
                <w:sz w:val="28"/>
                <w:szCs w:val="28"/>
                <w:lang w:val="pt-BR"/>
              </w:rPr>
            </w:rPrChange>
          </w:rPr>
          <w:t>Descrição Detalhada do Fluxo do Sistema de Recomendação Térmica</w:t>
        </w:r>
      </w:ins>
    </w:p>
    <w:p w:rsidR="0287EB14" w:rsidP="60453AAE" w:rsidRDefault="0287EB14" w14:paraId="462036A7" w14:textId="17F913E0">
      <w:pPr>
        <w:pStyle w:val="Heading4"/>
        <w:keepNext w:val="0"/>
        <w:keepLines w:val="0"/>
        <w:spacing w:before="120" w:beforeAutospacing="off" w:after="120" w:afterAutospacing="off" w:line="360" w:lineRule="auto"/>
        <w:jc w:val="both"/>
        <w:rPr>
          <w:ins w:author="GUSTAVO DE OLIVEIRA REGO MORAIS" w:date="2025-08-08T20:00:44.835Z" w16du:dateUtc="2025-08-08T20:00:44.835Z" w:id="1313038923"/>
          <w:rFonts w:ascii="Times New Roman" w:hAnsi="Times New Roman" w:eastAsia="Times New Roman" w:cs="Times New Roman"/>
          <w:b w:val="1"/>
          <w:bCs w:val="1"/>
          <w:i w:val="0"/>
          <w:iCs w:val="0"/>
          <w:noProof w:val="0"/>
          <w:sz w:val="24"/>
          <w:szCs w:val="24"/>
          <w:lang w:val="pt-BR"/>
          <w:rPrChange w:author="GUSTAVO DE OLIVEIRA REGO MORAIS" w:date="2025-08-08T20:01:17.174Z" w:id="1163605743">
            <w:rPr>
              <w:ins w:author="GUSTAVO DE OLIVEIRA REGO MORAIS" w:date="2025-08-08T20:00:44.835Z" w16du:dateUtc="2025-08-08T20:00:44.835Z" w:id="1582630818"/>
              <w:rFonts w:ascii="Aptos" w:hAnsi="Aptos" w:eastAsia="Aptos" w:cs="Aptos"/>
              <w:b w:val="1"/>
              <w:bCs w:val="1"/>
              <w:noProof w:val="0"/>
              <w:sz w:val="24"/>
              <w:szCs w:val="24"/>
              <w:lang w:val="pt-BR"/>
            </w:rPr>
          </w:rPrChange>
        </w:rPr>
        <w:pPrChange w:author="GUSTAVO DE OLIVEIRA REGO MORAIS" w:date="2025-08-08T20:11:06.583Z">
          <w:pPr/>
        </w:pPrChange>
      </w:pPr>
      <w:ins w:author="GUSTAVO DE OLIVEIRA REGO MORAIS" w:date="2025-08-08T20:00:44.835Z" w:id="969032485">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57Z" w:id="2100724272">
              <w:rPr>
                <w:rFonts w:ascii="Aptos" w:hAnsi="Aptos" w:eastAsia="Aptos" w:cs="Aptos"/>
                <w:b w:val="1"/>
                <w:bCs w:val="1"/>
                <w:noProof w:val="0"/>
                <w:sz w:val="24"/>
                <w:szCs w:val="24"/>
                <w:lang w:val="pt-BR"/>
              </w:rPr>
            </w:rPrChange>
          </w:rPr>
          <w:t>Partições</w:t>
        </w:r>
      </w:ins>
    </w:p>
    <w:p w:rsidR="0287EB14" w:rsidP="60453AAE" w:rsidRDefault="0287EB14" w14:paraId="43709867" w14:textId="2746D03D">
      <w:pPr>
        <w:keepNext w:val="0"/>
        <w:keepLines w:val="0"/>
        <w:spacing w:before="120" w:beforeAutospacing="off" w:after="120" w:afterAutospacing="off" w:line="360" w:lineRule="auto"/>
        <w:jc w:val="both"/>
        <w:rPr>
          <w:ins w:author="GUSTAVO DE OLIVEIRA REGO MORAIS" w:date="2025-08-08T20:00:44.835Z" w16du:dateUtc="2025-08-08T20:00:44.835Z" w:id="1657555924"/>
          <w:rFonts w:ascii="Times New Roman" w:hAnsi="Times New Roman" w:eastAsia="Times New Roman" w:cs="Times New Roman"/>
          <w:i w:val="0"/>
          <w:iCs w:val="0"/>
          <w:noProof w:val="0"/>
          <w:sz w:val="24"/>
          <w:szCs w:val="24"/>
          <w:lang w:val="pt-BR"/>
          <w:rPrChange w:author="GUSTAVO DE OLIVEIRA REGO MORAIS" w:date="2025-08-08T20:01:17.175Z" w:id="1873622832">
            <w:rPr>
              <w:ins w:author="GUSTAVO DE OLIVEIRA REGO MORAIS" w:date="2025-08-08T20:00:44.835Z" w16du:dateUtc="2025-08-08T20:00:44.835Z" w:id="1336878818"/>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20:00:44.835Z" w:id="1029917394">
        <w:r w:rsidRPr="60453AAE" w:rsidR="0287EB14">
          <w:rPr>
            <w:rFonts w:ascii="Times New Roman" w:hAnsi="Times New Roman" w:eastAsia="Times New Roman" w:cs="Times New Roman"/>
            <w:i w:val="0"/>
            <w:iCs w:val="0"/>
            <w:noProof w:val="0"/>
            <w:sz w:val="24"/>
            <w:szCs w:val="24"/>
            <w:lang w:val="pt-BR"/>
            <w:rPrChange w:author="GUSTAVO DE OLIVEIRA REGO MORAIS" w:date="2025-08-08T20:10:07.059Z" w:id="1172652533">
              <w:rPr>
                <w:rFonts w:ascii="Aptos" w:hAnsi="Aptos" w:eastAsia="Aptos" w:cs="Aptos"/>
                <w:noProof w:val="0"/>
                <w:sz w:val="24"/>
                <w:szCs w:val="24"/>
                <w:lang w:val="pt-BR"/>
              </w:rPr>
            </w:rPrChange>
          </w:rPr>
          <w:t>O diagrama está dividido em três partições que representam os papéis dos atores e módulos do processo:</w:t>
        </w:r>
      </w:ins>
    </w:p>
    <w:p w:rsidR="0287EB14" w:rsidP="60453AAE" w:rsidRDefault="0287EB14" w14:paraId="560BF848" w14:textId="054EC47B">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131801538"/>
          <w:rFonts w:ascii="Times New Roman" w:hAnsi="Times New Roman" w:eastAsia="Times New Roman" w:cs="Times New Roman"/>
          <w:i w:val="0"/>
          <w:iCs w:val="0"/>
          <w:noProof w:val="0"/>
          <w:sz w:val="24"/>
          <w:szCs w:val="24"/>
          <w:lang w:val="pt-BR"/>
          <w:rPrChange w:author="GUSTAVO DE OLIVEIRA REGO MORAIS" w:date="2025-08-08T20:01:17.176Z" w:id="1398519020">
            <w:rPr>
              <w:ins w:author="GUSTAVO DE OLIVEIRA REGO MORAIS" w:date="2025-08-08T20:00:44.835Z" w16du:dateUtc="2025-08-08T20:00:44.835Z" w:id="979035468"/>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1281518813">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Z" w:id="663140126">
              <w:rPr>
                <w:rFonts w:ascii="Aptos" w:hAnsi="Aptos" w:eastAsia="Aptos" w:cs="Aptos"/>
                <w:b w:val="1"/>
                <w:bCs w:val="1"/>
                <w:noProof w:val="0"/>
                <w:sz w:val="24"/>
                <w:szCs w:val="24"/>
                <w:lang w:val="pt-BR"/>
              </w:rPr>
            </w:rPrChange>
          </w:rPr>
          <w:t>Usuário: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48Z" w:id="1904585953">
              <w:rPr>
                <w:rFonts w:ascii="Aptos" w:hAnsi="Aptos" w:eastAsia="Aptos" w:cs="Aptos"/>
                <w:noProof w:val="0"/>
                <w:sz w:val="24"/>
                <w:szCs w:val="24"/>
                <w:lang w:val="pt-BR"/>
              </w:rPr>
            </w:rPrChange>
          </w:rPr>
          <w:t xml:space="preserve"> Responsável por iniciar o processo e interagir com as recomendações.</w:t>
        </w:r>
      </w:ins>
    </w:p>
    <w:p w:rsidR="0287EB14" w:rsidP="60453AAE" w:rsidRDefault="0287EB14" w14:paraId="35EB97E1" w14:textId="27F1AC2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908281331"/>
          <w:rFonts w:ascii="Times New Roman" w:hAnsi="Times New Roman" w:eastAsia="Times New Roman" w:cs="Times New Roman"/>
          <w:i w:val="0"/>
          <w:iCs w:val="0"/>
          <w:noProof w:val="0"/>
          <w:sz w:val="24"/>
          <w:szCs w:val="24"/>
          <w:lang w:val="pt-BR"/>
          <w:rPrChange w:author="GUSTAVO DE OLIVEIRA REGO MORAIS" w:date="2025-08-08T20:01:17.177Z" w:id="578995982">
            <w:rPr>
              <w:ins w:author="GUSTAVO DE OLIVEIRA REGO MORAIS" w:date="2025-08-08T20:00:44.835Z" w16du:dateUtc="2025-08-08T20:00:44.835Z" w:id="353926074"/>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86605254">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2Z" w:id="575969186">
              <w:rPr>
                <w:rFonts w:ascii="Aptos" w:hAnsi="Aptos" w:eastAsia="Aptos" w:cs="Aptos"/>
                <w:b w:val="1"/>
                <w:bCs w:val="1"/>
                <w:noProof w:val="0"/>
                <w:sz w:val="24"/>
                <w:szCs w:val="24"/>
                <w:lang w:val="pt-BR"/>
              </w:rPr>
            </w:rPrChange>
          </w:rPr>
          <w:t>Módulo Térmico: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Z" w:id="439581370">
              <w:rPr>
                <w:rFonts w:ascii="Aptos" w:hAnsi="Aptos" w:eastAsia="Aptos" w:cs="Aptos"/>
                <w:noProof w:val="0"/>
                <w:sz w:val="24"/>
                <w:szCs w:val="24"/>
                <w:lang w:val="pt-BR"/>
              </w:rPr>
            </w:rPrChange>
          </w:rPr>
          <w:t xml:space="preserve"> Responsável por processar os dados e gerar as recomendações.</w:t>
        </w:r>
      </w:ins>
    </w:p>
    <w:p w:rsidR="0287EB14" w:rsidP="60453AAE" w:rsidRDefault="0287EB14" w14:paraId="7DB421ED" w14:textId="4837847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2098838479"/>
          <w:rFonts w:ascii="Times New Roman" w:hAnsi="Times New Roman" w:eastAsia="Times New Roman" w:cs="Times New Roman"/>
          <w:i w:val="0"/>
          <w:iCs w:val="0"/>
          <w:noProof w:val="0"/>
          <w:sz w:val="24"/>
          <w:szCs w:val="24"/>
          <w:lang w:val="pt-BR"/>
          <w:rPrChange w:author="GUSTAVO DE OLIVEIRA REGO MORAIS" w:date="2025-08-08T20:01:17.178Z" w:id="1783055650">
            <w:rPr>
              <w:ins w:author="GUSTAVO DE OLIVEIRA REGO MORAIS" w:date="2025-08-08T20:00:44.835Z" w16du:dateUtc="2025-08-08T20:00:44.835Z" w:id="475458131"/>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1428361967">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5Z" w:id="1192076135">
              <w:rPr>
                <w:rFonts w:ascii="Aptos" w:hAnsi="Aptos" w:eastAsia="Aptos" w:cs="Aptos"/>
                <w:b w:val="1"/>
                <w:bCs w:val="1"/>
                <w:noProof w:val="0"/>
                <w:sz w:val="24"/>
                <w:szCs w:val="24"/>
                <w:lang w:val="pt-BR"/>
              </w:rPr>
            </w:rPrChange>
          </w:rPr>
          <w:t>Módulo de Validação de Sistema:</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2Z" w:id="1211379088">
              <w:rPr>
                <w:rFonts w:ascii="Aptos" w:hAnsi="Aptos" w:eastAsia="Aptos" w:cs="Aptos"/>
                <w:noProof w:val="0"/>
                <w:sz w:val="24"/>
                <w:szCs w:val="24"/>
                <w:lang w:val="pt-BR"/>
              </w:rPr>
            </w:rPrChange>
          </w:rPr>
          <w:t xml:space="preserve"> Responsável por verificar a validade das soluções propostas.</w:t>
        </w:r>
      </w:ins>
    </w:p>
    <w:p w:rsidR="0287EB14" w:rsidP="60453AAE" w:rsidRDefault="0287EB14" w14:paraId="006DBB0E" w14:textId="07F7AD5B">
      <w:pPr>
        <w:pStyle w:val="Heading4"/>
        <w:keepNext w:val="0"/>
        <w:keepLines w:val="0"/>
        <w:spacing w:before="120" w:beforeAutospacing="off" w:after="120" w:afterAutospacing="off" w:line="360" w:lineRule="auto"/>
        <w:jc w:val="both"/>
        <w:rPr>
          <w:ins w:author="GUSTAVO DE OLIVEIRA REGO MORAIS" w:date="2025-08-08T20:00:44.835Z" w16du:dateUtc="2025-08-08T20:00:44.835Z" w:id="2133183344"/>
          <w:rFonts w:ascii="Times New Roman" w:hAnsi="Times New Roman" w:eastAsia="Times New Roman" w:cs="Times New Roman"/>
          <w:b w:val="1"/>
          <w:bCs w:val="1"/>
          <w:i w:val="0"/>
          <w:iCs w:val="0"/>
          <w:noProof w:val="0"/>
          <w:sz w:val="24"/>
          <w:szCs w:val="24"/>
          <w:lang w:val="pt-BR"/>
          <w:rPrChange w:author="GUSTAVO DE OLIVEIRA REGO MORAIS" w:date="2025-08-08T20:01:17.179Z" w:id="729718442">
            <w:rPr>
              <w:ins w:author="GUSTAVO DE OLIVEIRA REGO MORAIS" w:date="2025-08-08T20:00:44.835Z" w16du:dateUtc="2025-08-08T20:00:44.835Z" w:id="2079060898"/>
              <w:rFonts w:ascii="Aptos" w:hAnsi="Aptos" w:eastAsia="Aptos" w:cs="Aptos"/>
              <w:b w:val="1"/>
              <w:bCs w:val="1"/>
              <w:noProof w:val="0"/>
              <w:sz w:val="24"/>
              <w:szCs w:val="24"/>
              <w:lang w:val="pt-BR"/>
            </w:rPr>
          </w:rPrChange>
        </w:rPr>
        <w:pPrChange w:author="GUSTAVO DE OLIVEIRA REGO MORAIS" w:date="2025-08-08T20:11:06.584Z">
          <w:pPr>
            <w:numPr>
              <w:ilvl w:val="0"/>
              <w:numId w:val="82"/>
            </w:numPr>
          </w:pPr>
        </w:pPrChange>
      </w:pPr>
      <w:ins w:author="GUSTAVO DE OLIVEIRA REGO MORAIS" w:date="2025-08-08T20:00:44.835Z" w:id="1939057716">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7Z" w:id="972004192">
              <w:rPr>
                <w:rFonts w:ascii="Aptos" w:hAnsi="Aptos" w:eastAsia="Aptos" w:cs="Aptos"/>
                <w:b w:val="1"/>
                <w:bCs w:val="1"/>
                <w:noProof w:val="0"/>
                <w:sz w:val="24"/>
                <w:szCs w:val="24"/>
                <w:lang w:val="pt-BR"/>
              </w:rPr>
            </w:rPrChange>
          </w:rPr>
          <w:t>Fluxo de Entrada e Processamento de Dados</w:t>
        </w:r>
      </w:ins>
    </w:p>
    <w:p w:rsidR="0287EB14" w:rsidP="60453AAE" w:rsidRDefault="0287EB14" w14:paraId="2094138F" w14:textId="686092C6">
      <w:pPr>
        <w:keepNext w:val="0"/>
        <w:keepLines w:val="0"/>
        <w:spacing w:before="120" w:beforeAutospacing="off" w:after="120" w:afterAutospacing="off" w:line="360" w:lineRule="auto"/>
        <w:jc w:val="both"/>
        <w:rPr>
          <w:ins w:author="GUSTAVO DE OLIVEIRA REGO MORAIS" w:date="2025-08-08T20:00:44.836Z" w16du:dateUtc="2025-08-08T20:00:44.836Z" w:id="1752965095"/>
          <w:rFonts w:ascii="Times New Roman" w:hAnsi="Times New Roman" w:eastAsia="Times New Roman" w:cs="Times New Roman"/>
          <w:i w:val="0"/>
          <w:iCs w:val="0"/>
          <w:noProof w:val="0"/>
          <w:sz w:val="24"/>
          <w:szCs w:val="24"/>
          <w:lang w:val="pt-BR"/>
          <w:rPrChange w:author="GUSTAVO DE OLIVEIRA REGO MORAIS" w:date="2025-08-08T20:01:17.189Z" w:id="232381702">
            <w:rPr>
              <w:ins w:author="GUSTAVO DE OLIVEIRA REGO MORAIS" w:date="2025-08-08T20:00:44.836Z" w16du:dateUtc="2025-08-08T20:00:44.836Z" w:id="1380595583"/>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813640061">
        <w:r w:rsidRPr="60453AAE" w:rsidR="0287EB14">
          <w:rPr>
            <w:rFonts w:ascii="Times New Roman" w:hAnsi="Times New Roman" w:eastAsia="Times New Roman" w:cs="Times New Roman"/>
            <w:i w:val="0"/>
            <w:iCs w:val="0"/>
            <w:noProof w:val="0"/>
            <w:sz w:val="24"/>
            <w:szCs w:val="24"/>
            <w:lang w:val="pt-BR"/>
            <w:rPrChange w:author="GUSTAVO DE OLIVEIRA REGO MORAIS" w:date="2025-08-08T20:10:07.069Z" w:id="471537413">
              <w:rPr>
                <w:rFonts w:ascii="Aptos" w:hAnsi="Aptos" w:eastAsia="Aptos" w:cs="Aptos"/>
                <w:noProof w:val="0"/>
                <w:sz w:val="24"/>
                <w:szCs w:val="24"/>
                <w:lang w:val="pt-BR"/>
              </w:rPr>
            </w:rPrChange>
          </w:rPr>
          <w:t xml:space="preserve">O processo se inicia no nó inicial, onde o usuário executa a </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4Z" w:id="482695517">
              <w:rPr>
                <w:rFonts w:ascii="Aptos" w:hAnsi="Aptos" w:eastAsia="Aptos" w:cs="Aptos"/>
                <w:noProof w:val="0"/>
                <w:sz w:val="24"/>
                <w:szCs w:val="24"/>
                <w:lang w:val="pt-BR"/>
              </w:rPr>
            </w:rPrChange>
          </w:rPr>
          <w:t xml:space="preserve">atividade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411717491">
              <w:rPr>
                <w:rFonts w:ascii="Consolas" w:hAnsi="Consolas" w:eastAsia="Consolas" w:cs="Consolas"/>
                <w:b w:val="1"/>
                <w:bCs w:val="1"/>
                <w:noProof w:val="0"/>
                <w:sz w:val="24"/>
                <w:szCs w:val="24"/>
                <w:lang w:val="pt-BR"/>
              </w:rPr>
            </w:rPrChange>
          </w:rPr>
          <w:t>Solicita</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1266669785">
              <w:rPr>
                <w:rFonts w:ascii="Consolas" w:hAnsi="Consolas" w:eastAsia="Consolas" w:cs="Consolas"/>
                <w:b w:val="1"/>
                <w:bCs w:val="1"/>
                <w:noProof w:val="0"/>
                <w:sz w:val="24"/>
                <w:szCs w:val="24"/>
                <w:lang w:val="pt-BR"/>
              </w:rPr>
            </w:rPrChange>
          </w:rPr>
          <w:t xml:space="preserve"> recomendação térmica</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5Z" w:id="1414085472">
              <w:rPr>
                <w:rFonts w:ascii="Aptos" w:hAnsi="Aptos" w:eastAsia="Aptos" w:cs="Aptos"/>
                <w:noProof w:val="0"/>
                <w:sz w:val="24"/>
                <w:szCs w:val="24"/>
                <w:lang w:val="pt-BR"/>
              </w:rPr>
            </w:rPrChange>
          </w:rPr>
          <w:t xml:space="preserve">. O fluxo segue para o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6Z" w:id="888411408">
              <w:rPr>
                <w:rFonts w:ascii="Aptos" w:hAnsi="Aptos" w:eastAsia="Aptos" w:cs="Aptos"/>
                <w:b w:val="1"/>
                <w:bCs w:val="1"/>
                <w:noProof w:val="0"/>
                <w:sz w:val="24"/>
                <w:szCs w:val="24"/>
                <w:lang w:val="pt-BR"/>
              </w:rPr>
            </w:rPrChange>
          </w:rPr>
          <w:t>Módulo Térmico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7Z" w:id="446410412">
              <w:rPr>
                <w:rFonts w:ascii="Aptos" w:hAnsi="Aptos" w:eastAsia="Aptos" w:cs="Aptos"/>
                <w:noProof w:val="0"/>
                <w:sz w:val="24"/>
                <w:szCs w:val="24"/>
                <w:lang w:val="pt-BR"/>
              </w:rPr>
            </w:rPrChange>
          </w:rPr>
          <w:t xml:space="preserve">, que verifica se os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1617355474">
              <w:rPr>
                <w:rFonts w:ascii="Consolas" w:hAnsi="Consolas" w:eastAsia="Consolas" w:cs="Consolas"/>
                <w:b w:val="1"/>
                <w:bCs w:val="1"/>
                <w:noProof w:val="0"/>
                <w:sz w:val="24"/>
                <w:szCs w:val="24"/>
                <w:lang w:val="pt-BR"/>
              </w:rPr>
            </w:rPrChange>
          </w:rPr>
          <w:t xml:space="preserve">Dados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178864073">
              <w:rPr>
                <w:rFonts w:ascii="Consolas" w:hAnsi="Consolas" w:eastAsia="Consolas" w:cs="Consolas"/>
                <w:b w:val="1"/>
                <w:bCs w:val="1"/>
                <w:noProof w:val="0"/>
                <w:sz w:val="24"/>
                <w:szCs w:val="24"/>
                <w:lang w:val="pt-BR"/>
              </w:rPr>
            </w:rPrChange>
          </w:rPr>
          <w:t>disponíveis?</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59Z" w:id="1304189805">
              <w:rPr>
                <w:rFonts w:ascii="Aptos" w:hAnsi="Aptos" w:eastAsia="Aptos" w:cs="Aptos"/>
                <w:noProof w:val="0"/>
                <w:sz w:val="24"/>
                <w:szCs w:val="24"/>
                <w:lang w:val="pt-BR"/>
              </w:rPr>
            </w:rPrChange>
          </w:rPr>
          <w:t>.</w:t>
        </w:r>
      </w:ins>
    </w:p>
    <w:p w:rsidR="0287EB14" w:rsidP="60453AAE" w:rsidRDefault="0287EB14" w14:paraId="7BF77701" w14:textId="17814CEB">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1725877440"/>
          <w:rFonts w:ascii="Times New Roman" w:hAnsi="Times New Roman" w:eastAsia="Times New Roman" w:cs="Times New Roman"/>
          <w:i w:val="0"/>
          <w:iCs w:val="0"/>
          <w:noProof w:val="0"/>
          <w:sz w:val="24"/>
          <w:szCs w:val="24"/>
          <w:lang w:val="pt-BR"/>
          <w:rPrChange w:author="GUSTAVO DE OLIVEIRA REGO MORAIS" w:date="2025-08-08T20:01:17.191Z" w:id="572350727">
            <w:rPr>
              <w:ins w:author="GUSTAVO DE OLIVEIRA REGO MORAIS" w:date="2025-08-08T20:00:44.836Z" w16du:dateUtc="2025-08-08T20:00:44.836Z" w:id="1060221525"/>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963866895">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3Z" w:id="1681742931">
              <w:rPr>
                <w:rFonts w:ascii="Aptos" w:hAnsi="Aptos" w:eastAsia="Aptos" w:cs="Aptos"/>
                <w:b w:val="1"/>
                <w:bCs w:val="1"/>
                <w:noProof w:val="0"/>
                <w:sz w:val="24"/>
                <w:szCs w:val="24"/>
                <w:lang w:val="pt-BR"/>
              </w:rPr>
            </w:rPrChange>
          </w:rPr>
          <w:t>Se os dados não estiverem completos ("Não"):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61Z" w:id="1860562093">
              <w:rPr>
                <w:rFonts w:ascii="Aptos" w:hAnsi="Aptos" w:eastAsia="Aptos" w:cs="Aptos"/>
                <w:noProof w:val="0"/>
                <w:sz w:val="24"/>
                <w:szCs w:val="24"/>
                <w:lang w:val="pt-BR"/>
              </w:rPr>
            </w:rPrChange>
          </w:rPr>
          <w:t xml:space="preserve">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41.292Z" w:id="514869896">
              <w:rPr>
                <w:rFonts w:ascii="Aptos" w:hAnsi="Aptos" w:eastAsia="Aptos" w:cs="Aptos"/>
                <w:noProof w:val="0"/>
                <w:sz w:val="24"/>
                <w:szCs w:val="24"/>
                <w:lang w:val="pt-BR"/>
              </w:rPr>
            </w:rPrChange>
          </w:rPr>
          <w:t xml:space="preserve">O fluxo retorna à partição do usuário, que deve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1810994260">
              <w:rPr>
                <w:rFonts w:ascii="Consolas" w:hAnsi="Consolas" w:eastAsia="Consolas" w:cs="Consolas"/>
                <w:b w:val="1"/>
                <w:bCs w:val="1"/>
                <w:noProof w:val="0"/>
                <w:sz w:val="24"/>
                <w:szCs w:val="24"/>
                <w:lang w:val="pt-BR"/>
              </w:rPr>
            </w:rPrChange>
          </w:rPr>
          <w:t>Preenche dados faltantes</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716066461">
              <w:rPr>
                <w:rFonts w:ascii="Aptos" w:hAnsi="Aptos" w:eastAsia="Aptos" w:cs="Aptos"/>
                <w:noProof w:val="0"/>
                <w:sz w:val="24"/>
                <w:szCs w:val="24"/>
                <w:lang w:val="pt-BR"/>
              </w:rPr>
            </w:rPrChange>
          </w:rPr>
          <w:t xml:space="preserve"> antes de o processo continuar.</w:t>
        </w:r>
      </w:ins>
    </w:p>
    <w:p w:rsidR="0287EB14" w:rsidP="60453AAE" w:rsidRDefault="0287EB14" w14:paraId="1AF55A34" w14:textId="03BD225D">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1862661442"/>
          <w:rFonts w:ascii="Times New Roman" w:hAnsi="Times New Roman" w:eastAsia="Times New Roman" w:cs="Times New Roman"/>
          <w:i w:val="0"/>
          <w:iCs w:val="0"/>
          <w:noProof w:val="0"/>
          <w:sz w:val="24"/>
          <w:szCs w:val="24"/>
          <w:lang w:val="pt-BR"/>
          <w:rPrChange w:author="GUSTAVO DE OLIVEIRA REGO MORAIS" w:date="2025-08-08T20:01:17.201Z" w:id="1003738108">
            <w:rPr>
              <w:ins w:author="GUSTAVO DE OLIVEIRA REGO MORAIS" w:date="2025-08-08T20:00:44.836Z" w16du:dateUtc="2025-08-08T20:00:44.836Z" w:id="1126121007"/>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507627876">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9Z" w:id="1968342762">
              <w:rPr>
                <w:rFonts w:ascii="Aptos" w:hAnsi="Aptos" w:eastAsia="Aptos" w:cs="Aptos"/>
                <w:b w:val="1"/>
                <w:bCs w:val="1"/>
                <w:noProof w:val="0"/>
                <w:sz w:val="24"/>
                <w:szCs w:val="24"/>
                <w:lang w:val="pt-BR"/>
              </w:rPr>
            </w:rPrChange>
          </w:rPr>
          <w:t>Se os dados estiverem disponíveis ("Sim") ou forem preenchidos:</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64Z" w:id="232761065">
              <w:rPr>
                <w:rFonts w:ascii="Aptos" w:hAnsi="Aptos" w:eastAsia="Aptos" w:cs="Aptos"/>
                <w:noProof w:val="0"/>
                <w:sz w:val="24"/>
                <w:szCs w:val="24"/>
                <w:lang w:val="pt-BR"/>
              </w:rPr>
            </w:rPrChange>
          </w:rPr>
          <w:t xml:space="preserve">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38.956Z" w:id="1032867272">
              <w:rPr>
                <w:rFonts w:ascii="Aptos" w:hAnsi="Aptos" w:eastAsia="Aptos" w:cs="Aptos"/>
                <w:noProof w:val="0"/>
                <w:sz w:val="24"/>
                <w:szCs w:val="24"/>
                <w:lang w:val="pt-BR"/>
              </w:rPr>
            </w:rPrChange>
          </w:rPr>
          <w:t xml:space="preserve">O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5Z" w:id="289668475">
              <w:rPr>
                <w:rFonts w:ascii="Aptos" w:hAnsi="Aptos" w:eastAsia="Aptos" w:cs="Aptos"/>
                <w:b w:val="1"/>
                <w:bCs w:val="1"/>
                <w:noProof w:val="0"/>
                <w:sz w:val="24"/>
                <w:szCs w:val="24"/>
                <w:lang w:val="pt-BR"/>
              </w:rPr>
            </w:rPrChange>
          </w:rPr>
          <w:t>Módulo Térmico</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1621094494">
              <w:rPr>
                <w:rFonts w:ascii="Aptos" w:hAnsi="Aptos" w:eastAsia="Aptos" w:cs="Aptos"/>
                <w:noProof w:val="0"/>
                <w:sz w:val="24"/>
                <w:szCs w:val="24"/>
                <w:lang w:val="pt-BR"/>
              </w:rPr>
            </w:rPrChange>
          </w:rPr>
          <w:t xml:space="preserve"> executa as atividades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1371565681">
              <w:rPr>
                <w:rFonts w:ascii="Consolas" w:hAnsi="Consolas" w:eastAsia="Consolas" w:cs="Consolas"/>
                <w:b w:val="1"/>
                <w:bCs w:val="1"/>
                <w:noProof w:val="0"/>
                <w:sz w:val="24"/>
                <w:szCs w:val="24"/>
                <w:lang w:val="pt-BR"/>
              </w:rPr>
            </w:rPrChange>
          </w:rPr>
          <w:t>Interpreta ambiente e preferências</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8Z" w:id="1798989670">
              <w:rPr>
                <w:rFonts w:ascii="Aptos" w:hAnsi="Aptos" w:eastAsia="Aptos" w:cs="Aptos"/>
                <w:noProof w:val="0"/>
                <w:sz w:val="24"/>
                <w:szCs w:val="24"/>
                <w:lang w:val="pt-BR"/>
              </w:rPr>
            </w:rPrChange>
          </w:rPr>
          <w:t xml:space="preserve">,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9Z" w:id="1898469536">
              <w:rPr>
                <w:rFonts w:ascii="Consolas" w:hAnsi="Consolas" w:eastAsia="Consolas" w:cs="Consolas"/>
                <w:b w:val="1"/>
                <w:bCs w:val="1"/>
                <w:noProof w:val="0"/>
                <w:sz w:val="24"/>
                <w:szCs w:val="24"/>
                <w:lang w:val="pt-BR"/>
              </w:rPr>
            </w:rPrChange>
          </w:rPr>
          <w:t>Calcula TDP total</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Z" w:id="1153667204">
              <w:rPr>
                <w:rFonts w:ascii="Aptos" w:hAnsi="Aptos" w:eastAsia="Aptos" w:cs="Aptos"/>
                <w:noProof w:val="0"/>
                <w:sz w:val="24"/>
                <w:szCs w:val="24"/>
                <w:lang w:val="pt-BR"/>
              </w:rPr>
            </w:rPrChange>
          </w:rPr>
          <w:t xml:space="preserve"> e, em seguida,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1Z" w:id="2059762227">
              <w:rPr>
                <w:rFonts w:ascii="Consolas" w:hAnsi="Consolas" w:eastAsia="Consolas" w:cs="Consolas"/>
                <w:b w:val="1"/>
                <w:bCs w:val="1"/>
                <w:noProof w:val="0"/>
                <w:sz w:val="24"/>
                <w:szCs w:val="24"/>
                <w:lang w:val="pt-BR"/>
              </w:rPr>
            </w:rPrChange>
          </w:rPr>
          <w:t>Gerar recomendação térmica</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2Z" w:id="2101883406">
              <w:rPr>
                <w:rFonts w:ascii="Aptos" w:hAnsi="Aptos" w:eastAsia="Aptos" w:cs="Aptos"/>
                <w:noProof w:val="0"/>
                <w:sz w:val="24"/>
                <w:szCs w:val="24"/>
                <w:lang w:val="pt-BR"/>
              </w:rPr>
            </w:rPrChange>
          </w:rPr>
          <w:t>.</w:t>
        </w:r>
      </w:ins>
    </w:p>
    <w:p w:rsidR="0287EB14" w:rsidP="60453AAE" w:rsidRDefault="0287EB14" w14:paraId="28728C9F" w14:textId="3F8BFA1E">
      <w:pPr>
        <w:pStyle w:val="Heading4"/>
        <w:keepNext w:val="0"/>
        <w:keepLines w:val="0"/>
        <w:spacing w:before="120" w:beforeAutospacing="off" w:after="120" w:afterAutospacing="off" w:line="360" w:lineRule="auto"/>
        <w:jc w:val="both"/>
        <w:rPr>
          <w:ins w:author="GUSTAVO DE OLIVEIRA REGO MORAIS" w:date="2025-08-08T20:00:44.836Z" w16du:dateUtc="2025-08-08T20:00:44.836Z" w:id="1260069441"/>
          <w:rFonts w:ascii="Times New Roman" w:hAnsi="Times New Roman" w:eastAsia="Times New Roman" w:cs="Times New Roman"/>
          <w:b w:val="1"/>
          <w:bCs w:val="1"/>
          <w:i w:val="0"/>
          <w:iCs w:val="0"/>
          <w:noProof w:val="0"/>
          <w:sz w:val="24"/>
          <w:szCs w:val="24"/>
          <w:lang w:val="pt-BR"/>
          <w:rPrChange w:author="GUSTAVO DE OLIVEIRA REGO MORAIS" w:date="2025-08-08T20:01:17.201Z" w:id="1124775879">
            <w:rPr>
              <w:ins w:author="GUSTAVO DE OLIVEIRA REGO MORAIS" w:date="2025-08-08T20:00:44.836Z" w16du:dateUtc="2025-08-08T20:00:44.836Z" w:id="1209980091"/>
              <w:rFonts w:ascii="Aptos" w:hAnsi="Aptos" w:eastAsia="Aptos" w:cs="Aptos"/>
              <w:b w:val="1"/>
              <w:bCs w:val="1"/>
              <w:noProof w:val="0"/>
              <w:sz w:val="24"/>
              <w:szCs w:val="24"/>
              <w:lang w:val="pt-BR"/>
            </w:rPr>
          </w:rPrChange>
        </w:rPr>
        <w:pPrChange w:author="GUSTAVO DE OLIVEIRA REGO MORAIS" w:date="2025-08-08T20:11:06.584Z">
          <w:pPr>
            <w:numPr>
              <w:ilvl w:val="0"/>
              <w:numId w:val="83"/>
            </w:numPr>
          </w:pPr>
        </w:pPrChange>
      </w:pPr>
      <w:ins w:author="GUSTAVO DE OLIVEIRA REGO MORAIS" w:date="2025-08-08T20:00:44.836Z" w:id="737140761">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05Z" w:id="1288061683">
              <w:rPr>
                <w:rFonts w:ascii="Aptos" w:hAnsi="Aptos" w:eastAsia="Aptos" w:cs="Aptos"/>
                <w:b w:val="1"/>
                <w:bCs w:val="1"/>
                <w:noProof w:val="0"/>
                <w:sz w:val="24"/>
                <w:szCs w:val="24"/>
                <w:lang w:val="pt-BR"/>
              </w:rPr>
            </w:rPrChange>
          </w:rPr>
          <w:t>Validação da Recomendação e Loop de Geração</w:t>
        </w:r>
      </w:ins>
    </w:p>
    <w:p w:rsidR="0287EB14" w:rsidP="60453AAE" w:rsidRDefault="0287EB14" w14:paraId="142543BC" w14:textId="37013798">
      <w:pPr>
        <w:keepNext w:val="0"/>
        <w:keepLines w:val="0"/>
        <w:spacing w:before="120" w:beforeAutospacing="off" w:after="120" w:afterAutospacing="off" w:line="360" w:lineRule="auto"/>
        <w:ind w:firstLine="708"/>
        <w:jc w:val="both"/>
        <w:rPr>
          <w:ins w:author="GUSTAVO DE OLIVEIRA REGO MORAIS" w:date="2025-08-08T20:00:44.836Z" w16du:dateUtc="2025-08-08T20:00:44.836Z" w:id="936755336"/>
          <w:rFonts w:ascii="Times New Roman" w:hAnsi="Times New Roman" w:eastAsia="Times New Roman" w:cs="Times New Roman"/>
          <w:b w:val="0"/>
          <w:bCs w:val="0"/>
          <w:i w:val="0"/>
          <w:iCs w:val="0"/>
          <w:noProof w:val="0"/>
          <w:sz w:val="24"/>
          <w:szCs w:val="24"/>
          <w:lang w:val="pt-BR"/>
          <w:rPrChange w:author="GUSTAVO DE OLIVEIRA REGO MORAIS" w:date="2025-08-08T20:01:46.842Z" w:id="554250831">
            <w:rPr>
              <w:ins w:author="GUSTAVO DE OLIVEIRA REGO MORAIS" w:date="2025-08-08T20:00:44.836Z" w16du:dateUtc="2025-08-08T20:00:44.836Z" w:id="544751742"/>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500487062">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06Z" w:id="935910434">
              <w:rPr>
                <w:rFonts w:ascii="Aptos" w:hAnsi="Aptos" w:eastAsia="Aptos" w:cs="Aptos"/>
                <w:noProof w:val="0"/>
                <w:sz w:val="24"/>
                <w:szCs w:val="24"/>
                <w:lang w:val="pt-BR"/>
              </w:rPr>
            </w:rPrChange>
          </w:rPr>
          <w:t xml:space="preserve">Após a recomendação ser gerada, o fluxo é transferido para o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5Z" w:id="1991039204">
              <w:rPr>
                <w:rFonts w:ascii="Aptos" w:hAnsi="Aptos" w:eastAsia="Aptos" w:cs="Aptos"/>
                <w:b w:val="1"/>
                <w:bCs w:val="1"/>
                <w:noProof w:val="0"/>
                <w:sz w:val="24"/>
                <w:szCs w:val="24"/>
                <w:lang w:val="pt-BR"/>
              </w:rPr>
            </w:rPrChange>
          </w:rPr>
          <w:t>Módulo de Validação de Sistema</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1066314094">
              <w:rPr>
                <w:rFonts w:ascii="Aptos" w:hAnsi="Aptos" w:eastAsia="Aptos" w:cs="Aptos"/>
                <w:noProof w:val="0"/>
                <w:sz w:val="24"/>
                <w:szCs w:val="24"/>
                <w:lang w:val="pt-BR"/>
              </w:rPr>
            </w:rPrChange>
          </w:rPr>
          <w:t xml:space="preserve">, que executa a atividade </w:t>
        </w:r>
      </w:ins>
      <w:ins w:author="GUSTAVO DE OLIVEIRA REGO MORAIS" w:date="2025-08-08T20:02:54.565Z" w:id="1745502414">
        <w:r w:rsidRPr="60453AAE" w:rsidR="7C0FB25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313419253">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307771066">
              <w:rPr>
                <w:rFonts w:ascii="Consolas" w:hAnsi="Consolas" w:eastAsia="Consolas" w:cs="Consolas"/>
                <w:b w:val="1"/>
                <w:bCs w:val="1"/>
                <w:noProof w:val="0"/>
                <w:sz w:val="24"/>
                <w:szCs w:val="24"/>
                <w:lang w:val="pt-BR"/>
              </w:rPr>
            </w:rPrChange>
          </w:rPr>
          <w:t>Validar Recomendação</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39870234">
              <w:rPr>
                <w:rFonts w:ascii="Consolas" w:hAnsi="Consolas" w:eastAsia="Consolas" w:cs="Consolas"/>
                <w:b w:val="1"/>
                <w:bCs w:val="1"/>
                <w:noProof w:val="0"/>
                <w:sz w:val="24"/>
                <w:szCs w:val="24"/>
                <w:lang w:val="pt-BR"/>
              </w:rPr>
            </w:rPrChange>
          </w:rPr>
          <w:t xml:space="preserve"> proposta</w:t>
        </w:r>
      </w:ins>
      <w:ins w:author="GUSTAVO DE OLIVEIRA REGO MORAIS" w:date="2025-08-08T20:03:03.742Z" w:id="284662886">
        <w:r w:rsidRPr="60453AAE" w:rsidR="063D5507">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1613006080">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7Z" w:id="505447378">
              <w:rPr>
                <w:rFonts w:ascii="Aptos" w:hAnsi="Aptos" w:eastAsia="Aptos" w:cs="Aptos"/>
                <w:noProof w:val="0"/>
                <w:sz w:val="24"/>
                <w:szCs w:val="24"/>
                <w:lang w:val="pt-BR"/>
              </w:rPr>
            </w:rPrChange>
          </w:rPr>
          <w:t xml:space="preserve">. Um nó de decisão verifica a condição </w:t>
        </w:r>
      </w:ins>
      <w:ins w:author="GUSTAVO DE OLIVEIRA REGO MORAIS" w:date="2025-08-08T20:02:51.756Z" w:id="1849745459">
        <w:r w:rsidRPr="60453AAE" w:rsidR="536911F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2127832363">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8Z" w:id="128500915">
              <w:rPr>
                <w:rFonts w:ascii="Consolas" w:hAnsi="Consolas" w:eastAsia="Consolas" w:cs="Consolas"/>
                <w:b w:val="1"/>
                <w:bCs w:val="1"/>
                <w:noProof w:val="0"/>
                <w:sz w:val="24"/>
                <w:szCs w:val="24"/>
                <w:lang w:val="pt-BR"/>
              </w:rPr>
            </w:rPrChange>
          </w:rPr>
          <w:t xml:space="preserve">Solução recomendada é </w:t>
        </w:r>
      </w:ins>
      <w:ins w:author="GUSTAVO DE OLIVEIRA REGO MORAIS" w:date="2025-08-08T20:02:47.981Z" w:id="430972731">
        <w:r w:rsidRPr="60453AAE" w:rsidR="74A059DF">
          <w:rPr>
            <w:rFonts w:ascii="Times New Roman" w:hAnsi="Times New Roman" w:eastAsia="Times New Roman" w:cs="Times New Roman"/>
            <w:b w:val="0"/>
            <w:bCs w:val="0"/>
            <w:i w:val="0"/>
            <w:iCs w:val="0"/>
            <w:noProof w:val="0"/>
            <w:sz w:val="24"/>
            <w:szCs w:val="24"/>
            <w:lang w:val="pt-BR"/>
          </w:rPr>
          <w:t>válida?”</w:t>
        </w:r>
        <w:r w:rsidRPr="60453AAE" w:rsidR="74A059DF">
          <w:rPr>
            <w:rFonts w:ascii="Times New Roman" w:hAnsi="Times New Roman" w:eastAsia="Times New Roman" w:cs="Times New Roman"/>
            <w:b w:val="0"/>
            <w:bCs w:val="0"/>
            <w:i w:val="0"/>
            <w:iCs w:val="0"/>
            <w:noProof w:val="0"/>
            <w:sz w:val="24"/>
            <w:szCs w:val="24"/>
            <w:lang w:val="pt-BR"/>
          </w:rPr>
          <w:t>:</w:t>
        </w:r>
      </w:ins>
    </w:p>
    <w:p w:rsidR="0287EB14" w:rsidP="60453AAE" w:rsidRDefault="0287EB14" w14:paraId="66802665" w14:textId="7E7F51F0">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1497403104"/>
          <w:rFonts w:ascii="Times New Roman" w:hAnsi="Times New Roman" w:eastAsia="Times New Roman" w:cs="Times New Roman"/>
          <w:i w:val="0"/>
          <w:iCs w:val="0"/>
          <w:noProof w:val="0"/>
          <w:sz w:val="24"/>
          <w:szCs w:val="24"/>
          <w:lang w:val="pt-BR"/>
          <w:rPrChange w:author="GUSTAVO DE OLIVEIRA REGO MORAIS" w:date="2025-08-08T20:01:17.209Z" w:id="2109518325">
            <w:rPr>
              <w:ins w:author="GUSTAVO DE OLIVEIRA REGO MORAIS" w:date="2025-08-08T20:00:44.836Z" w16du:dateUtc="2025-08-08T20:00:44.836Z" w:id="628745994"/>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343915295">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6Z" w:id="231695759">
              <w:rPr>
                <w:rFonts w:ascii="Aptos" w:hAnsi="Aptos" w:eastAsia="Aptos" w:cs="Aptos"/>
                <w:b w:val="1"/>
                <w:bCs w:val="1"/>
                <w:noProof w:val="0"/>
                <w:sz w:val="24"/>
                <w:szCs w:val="24"/>
                <w:lang w:val="pt-BR"/>
              </w:rPr>
            </w:rPrChange>
          </w:rPr>
          <w:t>Se a solução for válida ("Sim"):</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81Z" w:id="487205142">
              <w:rPr>
                <w:rFonts w:ascii="Aptos" w:hAnsi="Aptos" w:eastAsia="Aptos" w:cs="Aptos"/>
                <w:noProof w:val="0"/>
                <w:sz w:val="24"/>
                <w:szCs w:val="24"/>
                <w:lang w:val="pt-BR"/>
              </w:rPr>
            </w:rPrChange>
          </w:rPr>
          <w:t xml:space="preserve"> O fluxo retorna à partição do usuário.</w:t>
        </w:r>
      </w:ins>
    </w:p>
    <w:p w:rsidR="0287EB14" w:rsidP="60453AAE" w:rsidRDefault="0287EB14" w14:paraId="7FF48F17" w14:textId="74B75AC1">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1521882753"/>
          <w:rFonts w:ascii="Times New Roman" w:hAnsi="Times New Roman" w:eastAsia="Times New Roman" w:cs="Times New Roman"/>
          <w:i w:val="0"/>
          <w:iCs w:val="0"/>
          <w:noProof w:val="0"/>
          <w:sz w:val="24"/>
          <w:szCs w:val="24"/>
          <w:lang w:val="pt-BR"/>
          <w:rPrChange w:author="GUSTAVO DE OLIVEIRA REGO MORAIS" w:date="2025-08-08T20:01:17.213Z" w:id="440493054">
            <w:rPr>
              <w:ins w:author="GUSTAVO DE OLIVEIRA REGO MORAIS" w:date="2025-08-08T20:00:44.836Z" w16du:dateUtc="2025-08-08T20:00:44.836Z" w:id="652176568"/>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1224702404">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8Z" w:id="1285525009">
              <w:rPr>
                <w:rFonts w:ascii="Aptos" w:hAnsi="Aptos" w:eastAsia="Aptos" w:cs="Aptos"/>
                <w:b w:val="1"/>
                <w:bCs w:val="1"/>
                <w:noProof w:val="0"/>
                <w:sz w:val="24"/>
                <w:szCs w:val="24"/>
                <w:lang w:val="pt-BR"/>
              </w:rPr>
            </w:rPrChange>
          </w:rPr>
          <w:t>Se a solução não for válida ("Não"):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83Z" w:id="1610864440">
              <w:rPr>
                <w:rFonts w:ascii="Aptos" w:hAnsi="Aptos" w:eastAsia="Aptos" w:cs="Aptos"/>
                <w:noProof w:val="0"/>
                <w:sz w:val="24"/>
                <w:szCs w:val="24"/>
                <w:lang w:val="pt-BR"/>
              </w:rPr>
            </w:rPrChange>
          </w:rPr>
          <w:t xml:space="preserve"> O fluxo retorna ao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4Z" w:id="446436674">
              <w:rPr>
                <w:rFonts w:ascii="Aptos" w:hAnsi="Aptos" w:eastAsia="Aptos" w:cs="Aptos"/>
                <w:b w:val="1"/>
                <w:bCs w:val="1"/>
                <w:noProof w:val="0"/>
                <w:sz w:val="24"/>
                <w:szCs w:val="24"/>
                <w:lang w:val="pt-BR"/>
              </w:rPr>
            </w:rPrChange>
          </w:rPr>
          <w:t>Módulo Térmico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85Z" w:id="621693370">
              <w:rPr>
                <w:rFonts w:ascii="Aptos" w:hAnsi="Aptos" w:eastAsia="Aptos" w:cs="Aptos"/>
                <w:noProof w:val="0"/>
                <w:sz w:val="24"/>
                <w:szCs w:val="24"/>
                <w:lang w:val="pt-BR"/>
              </w:rPr>
            </w:rPrChange>
          </w:rPr>
          <w:t xml:space="preserve">, que executa a atividade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5Z" w:id="1506102258">
              <w:rPr>
                <w:rFonts w:ascii="Consolas" w:hAnsi="Consolas" w:eastAsia="Consolas" w:cs="Consolas"/>
                <w:b w:val="1"/>
                <w:bCs w:val="1"/>
                <w:noProof w:val="0"/>
                <w:sz w:val="24"/>
                <w:szCs w:val="24"/>
                <w:lang w:val="pt-BR"/>
              </w:rPr>
            </w:rPrChange>
          </w:rPr>
          <w:t>Gerar novamente Recomendação térmica</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86Z" w:id="602237720">
              <w:rPr>
                <w:rFonts w:ascii="Aptos" w:hAnsi="Aptos" w:eastAsia="Aptos" w:cs="Aptos"/>
                <w:noProof w:val="0"/>
                <w:sz w:val="24"/>
                <w:szCs w:val="24"/>
                <w:lang w:val="pt-BR"/>
              </w:rPr>
            </w:rPrChange>
          </w:rPr>
          <w:t>, criando um ciclo de validação e ajuste até que uma solução válida seja encontrada.</w:t>
        </w:r>
      </w:ins>
    </w:p>
    <w:p w:rsidR="0287EB14" w:rsidP="60453AAE" w:rsidRDefault="0287EB14" w14:paraId="17000658" w14:textId="02F2DEE8">
      <w:pPr>
        <w:pStyle w:val="Heading4"/>
        <w:keepNext w:val="0"/>
        <w:keepLines w:val="0"/>
        <w:spacing w:before="120" w:beforeAutospacing="off" w:after="120" w:afterAutospacing="off" w:line="360" w:lineRule="auto"/>
        <w:jc w:val="both"/>
        <w:rPr>
          <w:ins w:author="GUSTAVO DE OLIVEIRA REGO MORAIS" w:date="2025-08-08T20:00:44.836Z" w16du:dateUtc="2025-08-08T20:00:44.836Z" w:id="519952649"/>
          <w:rFonts w:ascii="Times New Roman" w:hAnsi="Times New Roman" w:eastAsia="Times New Roman" w:cs="Times New Roman"/>
          <w:b w:val="1"/>
          <w:bCs w:val="1"/>
          <w:i w:val="0"/>
          <w:iCs w:val="0"/>
          <w:noProof w:val="0"/>
          <w:sz w:val="24"/>
          <w:szCs w:val="24"/>
          <w:lang w:val="pt-BR"/>
          <w:rPrChange w:author="GUSTAVO DE OLIVEIRA REGO MORAIS" w:date="2025-08-08T20:01:17.213Z" w:id="44809226">
            <w:rPr>
              <w:ins w:author="GUSTAVO DE OLIVEIRA REGO MORAIS" w:date="2025-08-08T20:00:44.836Z" w16du:dateUtc="2025-08-08T20:00:44.836Z" w:id="1565762653"/>
              <w:rFonts w:ascii="Aptos" w:hAnsi="Aptos" w:eastAsia="Aptos" w:cs="Aptos"/>
              <w:b w:val="1"/>
              <w:bCs w:val="1"/>
              <w:noProof w:val="0"/>
              <w:sz w:val="24"/>
              <w:szCs w:val="24"/>
              <w:lang w:val="pt-BR"/>
            </w:rPr>
          </w:rPrChange>
        </w:rPr>
        <w:pPrChange w:author="GUSTAVO DE OLIVEIRA REGO MORAIS" w:date="2025-08-08T20:11:06.585Z">
          <w:pPr>
            <w:numPr>
              <w:ilvl w:val="0"/>
              <w:numId w:val="84"/>
            </w:numPr>
          </w:pPr>
        </w:pPrChange>
      </w:pPr>
      <w:ins w:author="GUSTAVO DE OLIVEIRA REGO MORAIS" w:date="2025-08-08T20:00:44.836Z" w:id="1587860207">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25Z" w:id="158958801">
              <w:rPr>
                <w:rFonts w:ascii="Aptos" w:hAnsi="Aptos" w:eastAsia="Aptos" w:cs="Aptos"/>
                <w:b w:val="1"/>
                <w:bCs w:val="1"/>
                <w:noProof w:val="0"/>
                <w:sz w:val="24"/>
                <w:szCs w:val="24"/>
                <w:lang w:val="pt-BR"/>
              </w:rPr>
            </w:rPrChange>
          </w:rPr>
          <w:t>Interação e Decisão do Usuário</w:t>
        </w:r>
      </w:ins>
    </w:p>
    <w:p w:rsidR="0287EB14" w:rsidP="60453AAE" w:rsidRDefault="0287EB14" w14:paraId="367D06E9" w14:textId="26C89BB1">
      <w:pPr>
        <w:keepNext w:val="0"/>
        <w:keepLines w:val="0"/>
        <w:spacing w:before="120" w:beforeAutospacing="off" w:after="120" w:afterAutospacing="off" w:line="360" w:lineRule="auto"/>
        <w:ind w:firstLine="708"/>
        <w:jc w:val="both"/>
        <w:rPr>
          <w:ins w:author="GUSTAVO DE OLIVEIRA REGO MORAIS" w:date="2025-08-08T20:00:44.836Z" w16du:dateUtc="2025-08-08T20:00:44.836Z" w:id="2017372716"/>
          <w:rFonts w:ascii="Times New Roman" w:hAnsi="Times New Roman" w:eastAsia="Times New Roman" w:cs="Times New Roman"/>
          <w:i w:val="0"/>
          <w:iCs w:val="0"/>
          <w:noProof w:val="0"/>
          <w:sz w:val="24"/>
          <w:szCs w:val="24"/>
          <w:lang w:val="pt-BR"/>
          <w:rPrChange w:author="GUSTAVO DE OLIVEIRA REGO MORAIS" w:date="2025-08-08T20:01:17.215Z" w:id="1969499370">
            <w:rPr>
              <w:ins w:author="GUSTAVO DE OLIVEIRA REGO MORAIS" w:date="2025-08-08T20:00:44.836Z" w16du:dateUtc="2025-08-08T20:00:44.836Z" w:id="131117043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204462025">
        <w:r w:rsidRPr="60453AAE" w:rsidR="0287EB14">
          <w:rPr>
            <w:rFonts w:ascii="Times New Roman" w:hAnsi="Times New Roman" w:eastAsia="Times New Roman" w:cs="Times New Roman"/>
            <w:i w:val="0"/>
            <w:iCs w:val="0"/>
            <w:noProof w:val="0"/>
            <w:sz w:val="24"/>
            <w:szCs w:val="24"/>
            <w:lang w:val="pt-BR"/>
            <w:rPrChange w:author="GUSTAVO DE OLIVEIRA REGO MORAIS" w:date="2025-08-08T20:10:07.127Z" w:id="1607860819">
              <w:rPr>
                <w:rFonts w:ascii="Aptos" w:hAnsi="Aptos" w:eastAsia="Aptos" w:cs="Aptos"/>
                <w:noProof w:val="0"/>
                <w:sz w:val="24"/>
                <w:szCs w:val="24"/>
                <w:lang w:val="pt-BR"/>
              </w:rPr>
            </w:rPrChange>
          </w:rPr>
          <w:t xml:space="preserve">Uma vez que uma solução válida é proposta, o fluxo retorna ao usuário, que executa a atividade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Z" w:id="188780694">
              <w:rPr>
                <w:rFonts w:ascii="Consolas" w:hAnsi="Consolas" w:eastAsia="Consolas" w:cs="Consolas"/>
                <w:b w:val="1"/>
                <w:bCs w:val="1"/>
                <w:noProof w:val="0"/>
                <w:sz w:val="24"/>
                <w:szCs w:val="24"/>
                <w:lang w:val="pt-BR"/>
              </w:rPr>
            </w:rPrChange>
          </w:rPr>
          <w:t>Visualiza Recomendação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9Z" w:id="86038875">
              <w:rPr>
                <w:rFonts w:ascii="Aptos" w:hAnsi="Aptos" w:eastAsia="Aptos" w:cs="Aptos"/>
                <w:noProof w:val="0"/>
                <w:sz w:val="24"/>
                <w:szCs w:val="24"/>
                <w:lang w:val="pt-BR"/>
              </w:rPr>
            </w:rPrChange>
          </w:rPr>
          <w:t>. Dois nós de decisão sequenciais são apresentados:</w:t>
        </w:r>
      </w:ins>
    </w:p>
    <w:p w:rsidR="0287EB14" w:rsidP="60453AAE" w:rsidRDefault="0287EB14" w14:paraId="03CD1EAA" w14:textId="4ADD178A">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6Z" w16du:dateUtc="2025-08-08T20:00:44.836Z" w:id="1251776079"/>
          <w:rFonts w:ascii="Times New Roman" w:hAnsi="Times New Roman" w:eastAsia="Times New Roman" w:cs="Times New Roman"/>
          <w:b w:val="1"/>
          <w:bCs w:val="1"/>
          <w:i w:val="0"/>
          <w:iCs w:val="0"/>
          <w:noProof w:val="0"/>
          <w:sz w:val="24"/>
          <w:szCs w:val="24"/>
          <w:lang w:val="pt-BR"/>
          <w:rPrChange w:author="GUSTAVO DE OLIVEIRA REGO MORAIS" w:date="2025-08-08T20:01:17.217Z" w:id="911869261">
            <w:rPr>
              <w:ins w:author="GUSTAVO DE OLIVEIRA REGO MORAIS" w:date="2025-08-08T20:00:44.836Z" w16du:dateUtc="2025-08-08T20:00:44.836Z" w:id="1299221623"/>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6Z" w:id="690656406">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Z" w:id="597465112">
              <w:rPr>
                <w:rFonts w:ascii="Consolas" w:hAnsi="Consolas" w:eastAsia="Consolas" w:cs="Consolas"/>
                <w:b w:val="1"/>
                <w:bCs w:val="1"/>
                <w:noProof w:val="0"/>
                <w:sz w:val="24"/>
                <w:szCs w:val="24"/>
                <w:lang w:val="pt-BR"/>
              </w:rPr>
            </w:rPrChange>
          </w:rPr>
          <w:t xml:space="preserve">Usuário deseja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1Z" w:id="1580442048">
              <w:rPr>
                <w:rFonts w:ascii="Consolas" w:hAnsi="Consolas" w:eastAsia="Consolas" w:cs="Consolas"/>
                <w:b w:val="1"/>
                <w:bCs w:val="1"/>
                <w:noProof w:val="0"/>
                <w:sz w:val="24"/>
                <w:szCs w:val="24"/>
                <w:lang w:val="pt-BR"/>
              </w:rPr>
            </w:rPrChange>
          </w:rPr>
          <w:t>sugerir?</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2Z" w:id="607099225">
              <w:rPr>
                <w:rFonts w:ascii="Aptos" w:hAnsi="Aptos" w:eastAsia="Aptos" w:cs="Aptos"/>
                <w:b w:val="1"/>
                <w:bCs w:val="1"/>
                <w:noProof w:val="0"/>
                <w:sz w:val="24"/>
                <w:szCs w:val="24"/>
                <w:lang w:val="pt-BR"/>
              </w:rPr>
            </w:rPrChange>
          </w:rPr>
          <w:t>:</w:t>
        </w:r>
      </w:ins>
    </w:p>
    <w:p w:rsidR="0287EB14" w:rsidP="60453AAE" w:rsidRDefault="0287EB14" w14:paraId="52CD402A" w14:textId="5B65357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1244899526"/>
          <w:rFonts w:ascii="Times New Roman" w:hAnsi="Times New Roman" w:eastAsia="Times New Roman" w:cs="Times New Roman"/>
          <w:i w:val="0"/>
          <w:iCs w:val="0"/>
          <w:noProof w:val="0"/>
          <w:sz w:val="24"/>
          <w:szCs w:val="24"/>
          <w:lang w:val="pt-BR"/>
          <w:rPrChange w:author="GUSTAVO DE OLIVEIRA REGO MORAIS" w:date="2025-08-08T20:01:17.221Z" w:id="1822022831">
            <w:rPr>
              <w:ins w:author="GUSTAVO DE OLIVEIRA REGO MORAIS" w:date="2025-08-08T20:00:44.837Z" w16du:dateUtc="2025-08-08T20:00:44.837Z" w:id="1435113745"/>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353161">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4Z" w:id="1682962495">
              <w:rPr>
                <w:rFonts w:ascii="Aptos" w:hAnsi="Aptos" w:eastAsia="Aptos" w:cs="Aptos"/>
                <w:b w:val="1"/>
                <w:bCs w:val="1"/>
                <w:noProof w:val="0"/>
                <w:sz w:val="24"/>
                <w:szCs w:val="24"/>
                <w:lang w:val="pt-BR"/>
              </w:rPr>
            </w:rPrChange>
          </w:rPr>
          <w:t>Se a resposta for "Sim":</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94Z" w:id="802506205">
              <w:rPr>
                <w:rFonts w:ascii="Aptos" w:hAnsi="Aptos" w:eastAsia="Aptos" w:cs="Aptos"/>
                <w:noProof w:val="0"/>
                <w:sz w:val="24"/>
                <w:szCs w:val="24"/>
                <w:lang w:val="pt-BR"/>
              </w:rPr>
            </w:rPrChange>
          </w:rPr>
          <w:t xml:space="preserve"> O usuário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4Z" w:id="983171937">
              <w:rPr>
                <w:rFonts w:ascii="Consolas" w:hAnsi="Consolas" w:eastAsia="Consolas" w:cs="Consolas"/>
                <w:b w:val="1"/>
                <w:bCs w:val="1"/>
                <w:noProof w:val="0"/>
                <w:sz w:val="24"/>
                <w:szCs w:val="24"/>
                <w:lang w:val="pt-BR"/>
              </w:rPr>
            </w:rPrChange>
          </w:rPr>
          <w:t>Envia sugestão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95Z" w:id="32942976">
              <w:rPr>
                <w:rFonts w:ascii="Aptos" w:hAnsi="Aptos" w:eastAsia="Aptos" w:cs="Aptos"/>
                <w:noProof w:val="0"/>
                <w:sz w:val="24"/>
                <w:szCs w:val="24"/>
                <w:lang w:val="pt-BR"/>
              </w:rPr>
            </w:rPrChange>
          </w:rPr>
          <w:t xml:space="preserve">, que é então enviada para a validação no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6Z" w:id="1161943774">
              <w:rPr>
                <w:rFonts w:ascii="Aptos" w:hAnsi="Aptos" w:eastAsia="Aptos" w:cs="Aptos"/>
                <w:b w:val="1"/>
                <w:bCs w:val="1"/>
                <w:noProof w:val="0"/>
                <w:sz w:val="24"/>
                <w:szCs w:val="24"/>
                <w:lang w:val="pt-BR"/>
              </w:rPr>
            </w:rPrChange>
          </w:rPr>
          <w:t>Módulo de Validação de Sistema</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97Z" w:id="644506084">
              <w:rPr>
                <w:rFonts w:ascii="Aptos" w:hAnsi="Aptos" w:eastAsia="Aptos" w:cs="Aptos"/>
                <w:noProof w:val="0"/>
                <w:sz w:val="24"/>
                <w:szCs w:val="24"/>
                <w:lang w:val="pt-BR"/>
              </w:rPr>
            </w:rPrChange>
          </w:rPr>
          <w:t>, reiniciando o ciclo de validação.</w:t>
        </w:r>
      </w:ins>
    </w:p>
    <w:p w:rsidR="0287EB14" w:rsidP="60453AAE" w:rsidRDefault="0287EB14" w14:paraId="7131CEEB" w14:textId="50F68ABE">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1250728457"/>
          <w:rFonts w:ascii="Times New Roman" w:hAnsi="Times New Roman" w:eastAsia="Times New Roman" w:cs="Times New Roman"/>
          <w:i w:val="0"/>
          <w:iCs w:val="0"/>
          <w:noProof w:val="0"/>
          <w:sz w:val="24"/>
          <w:szCs w:val="24"/>
          <w:lang w:val="pt-BR"/>
          <w:rPrChange w:author="GUSTAVO DE OLIVEIRA REGO MORAIS" w:date="2025-08-08T20:01:17.222Z" w:id="357187671">
            <w:rPr>
              <w:ins w:author="GUSTAVO DE OLIVEIRA REGO MORAIS" w:date="2025-08-08T20:00:44.837Z" w16du:dateUtc="2025-08-08T20:00:44.837Z" w:id="1038309125"/>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033833117">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2Z" w:id="1765127975">
              <w:rPr>
                <w:rFonts w:ascii="Aptos" w:hAnsi="Aptos" w:eastAsia="Aptos" w:cs="Aptos"/>
                <w:b w:val="1"/>
                <w:bCs w:val="1"/>
                <w:noProof w:val="0"/>
                <w:sz w:val="24"/>
                <w:szCs w:val="24"/>
                <w:lang w:val="pt-BR"/>
              </w:rPr>
            </w:rPrChange>
          </w:rPr>
          <w:t>Se a resposta for "Não":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798Z" w:id="915356636">
              <w:rPr>
                <w:rFonts w:ascii="Aptos" w:hAnsi="Aptos" w:eastAsia="Aptos" w:cs="Aptos"/>
                <w:noProof w:val="0"/>
                <w:sz w:val="24"/>
                <w:szCs w:val="24"/>
                <w:lang w:val="pt-BR"/>
              </w:rPr>
            </w:rPrChange>
          </w:rPr>
          <w:t xml:space="preserve"> O fluxo continua para a próxima decisão.</w:t>
        </w:r>
      </w:ins>
    </w:p>
    <w:p w:rsidR="0287EB14" w:rsidP="60453AAE" w:rsidRDefault="0287EB14" w14:paraId="2BEEB36D" w14:textId="03CD0F6C">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7Z" w16du:dateUtc="2025-08-08T20:00:44.837Z" w:id="1965061631"/>
          <w:rFonts w:ascii="Times New Roman" w:hAnsi="Times New Roman" w:eastAsia="Times New Roman" w:cs="Times New Roman"/>
          <w:b w:val="1"/>
          <w:bCs w:val="1"/>
          <w:i w:val="0"/>
          <w:iCs w:val="0"/>
          <w:noProof w:val="0"/>
          <w:sz w:val="24"/>
          <w:szCs w:val="24"/>
          <w:lang w:val="pt-BR"/>
          <w:rPrChange w:author="GUSTAVO DE OLIVEIRA REGO MORAIS" w:date="2025-08-08T20:01:17.223Z" w:id="1760619647">
            <w:rPr>
              <w:ins w:author="GUSTAVO DE OLIVEIRA REGO MORAIS" w:date="2025-08-08T20:00:44.837Z" w16du:dateUtc="2025-08-08T20:00:44.837Z" w:id="549351349"/>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7Z" w:id="860755777">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5Z" w:id="324114235">
              <w:rPr>
                <w:rFonts w:ascii="Consolas" w:hAnsi="Consolas" w:eastAsia="Consolas" w:cs="Consolas"/>
                <w:b w:val="1"/>
                <w:bCs w:val="1"/>
                <w:noProof w:val="0"/>
                <w:sz w:val="24"/>
                <w:szCs w:val="24"/>
                <w:lang w:val="pt-BR"/>
              </w:rPr>
            </w:rPrChange>
          </w:rPr>
          <w:t xml:space="preserve">Aceita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1854073650">
              <w:rPr>
                <w:rFonts w:ascii="Consolas" w:hAnsi="Consolas" w:eastAsia="Consolas" w:cs="Consolas"/>
                <w:b w:val="1"/>
                <w:bCs w:val="1"/>
                <w:noProof w:val="0"/>
                <w:sz w:val="24"/>
                <w:szCs w:val="24"/>
                <w:lang w:val="pt-BR"/>
              </w:rPr>
            </w:rPrChange>
          </w:rPr>
          <w:t>Recomendação?</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449709108">
              <w:rPr>
                <w:rFonts w:ascii="Aptos" w:hAnsi="Aptos" w:eastAsia="Aptos" w:cs="Aptos"/>
                <w:b w:val="1"/>
                <w:bCs w:val="1"/>
                <w:noProof w:val="0"/>
                <w:sz w:val="24"/>
                <w:szCs w:val="24"/>
                <w:lang w:val="pt-BR"/>
              </w:rPr>
            </w:rPrChange>
          </w:rPr>
          <w:t>:</w:t>
        </w:r>
      </w:ins>
    </w:p>
    <w:p w:rsidR="0287EB14" w:rsidP="60453AAE" w:rsidRDefault="0287EB14" w14:paraId="7346B09E" w14:textId="1570AFDA">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1837119865"/>
          <w:rFonts w:ascii="Times New Roman" w:hAnsi="Times New Roman" w:eastAsia="Times New Roman" w:cs="Times New Roman"/>
          <w:i w:val="0"/>
          <w:iCs w:val="0"/>
          <w:noProof w:val="0"/>
          <w:sz w:val="24"/>
          <w:szCs w:val="24"/>
          <w:lang w:val="pt-BR"/>
          <w:rPrChange w:author="GUSTAVO DE OLIVEIRA REGO MORAIS" w:date="2025-08-08T20:01:17.225Z" w:id="719302866">
            <w:rPr>
              <w:ins w:author="GUSTAVO DE OLIVEIRA REGO MORAIS" w:date="2025-08-08T20:00:44.837Z" w16du:dateUtc="2025-08-08T20:00:44.837Z" w:id="254390121"/>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59994479">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8Z" w:id="1543063511">
              <w:rPr>
                <w:rFonts w:ascii="Aptos" w:hAnsi="Aptos" w:eastAsia="Aptos" w:cs="Aptos"/>
                <w:b w:val="1"/>
                <w:bCs w:val="1"/>
                <w:noProof w:val="0"/>
                <w:sz w:val="24"/>
                <w:szCs w:val="24"/>
                <w:lang w:val="pt-BR"/>
              </w:rPr>
            </w:rPrChange>
          </w:rPr>
          <w:t>Se a resposta for "Sim":</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807Z" w:id="415216409">
              <w:rPr>
                <w:rFonts w:ascii="Aptos" w:hAnsi="Aptos" w:eastAsia="Aptos" w:cs="Aptos"/>
                <w:noProof w:val="0"/>
                <w:sz w:val="24"/>
                <w:szCs w:val="24"/>
                <w:lang w:val="pt-BR"/>
              </w:rPr>
            </w:rPrChange>
          </w:rPr>
          <w:t xml:space="preserve"> O usuário executa a atividade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08Z" w:id="517025822">
              <w:rPr>
                <w:rFonts w:ascii="Consolas" w:hAnsi="Consolas" w:eastAsia="Consolas" w:cs="Consolas"/>
                <w:b w:val="1"/>
                <w:bCs w:val="1"/>
                <w:noProof w:val="0"/>
                <w:sz w:val="24"/>
                <w:szCs w:val="24"/>
                <w:lang w:val="pt-BR"/>
              </w:rPr>
            </w:rPrChange>
          </w:rPr>
          <w:t>Confirma recomendação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808Z" w:id="732381328">
              <w:rPr>
                <w:rFonts w:ascii="Aptos" w:hAnsi="Aptos" w:eastAsia="Aptos" w:cs="Aptos"/>
                <w:noProof w:val="0"/>
                <w:sz w:val="24"/>
                <w:szCs w:val="24"/>
                <w:lang w:val="pt-BR"/>
              </w:rPr>
            </w:rPrChange>
          </w:rPr>
          <w:t>.</w:t>
        </w:r>
      </w:ins>
    </w:p>
    <w:p w:rsidR="0287EB14" w:rsidP="60453AAE" w:rsidRDefault="0287EB14" w14:paraId="2DA023A6" w14:textId="4B41444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1683890729"/>
          <w:rFonts w:ascii="Times New Roman" w:hAnsi="Times New Roman" w:eastAsia="Times New Roman" w:cs="Times New Roman"/>
          <w:i w:val="0"/>
          <w:iCs w:val="0"/>
          <w:noProof w:val="0"/>
          <w:sz w:val="24"/>
          <w:szCs w:val="24"/>
          <w:lang w:val="pt-BR"/>
          <w:rPrChange w:author="GUSTAVO DE OLIVEIRA REGO MORAIS" w:date="2025-08-08T20:01:17.228Z" w:id="2086603258">
            <w:rPr>
              <w:ins w:author="GUSTAVO DE OLIVEIRA REGO MORAIS" w:date="2025-08-08T20:00:44.837Z" w16du:dateUtc="2025-08-08T20:00:44.837Z" w:id="485849781"/>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963222249">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3Z" w:id="52183872">
              <w:rPr>
                <w:rFonts w:ascii="Aptos" w:hAnsi="Aptos" w:eastAsia="Aptos" w:cs="Aptos"/>
                <w:b w:val="1"/>
                <w:bCs w:val="1"/>
                <w:noProof w:val="0"/>
                <w:sz w:val="24"/>
                <w:szCs w:val="24"/>
                <w:lang w:val="pt-BR"/>
              </w:rPr>
            </w:rPrChange>
          </w:rPr>
          <w:t>Se a resposta for "Não":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81Z" w:id="1107324011">
              <w:rPr>
                <w:rFonts w:ascii="Aptos" w:hAnsi="Aptos" w:eastAsia="Aptos" w:cs="Aptos"/>
                <w:noProof w:val="0"/>
                <w:sz w:val="24"/>
                <w:szCs w:val="24"/>
                <w:lang w:val="pt-BR"/>
              </w:rPr>
            </w:rPrChange>
          </w:rPr>
          <w:t xml:space="preserve"> O usuário executa a atividade </w:t>
        </w:r>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11Z" w:id="1165990355">
              <w:rPr>
                <w:rFonts w:ascii="Consolas" w:hAnsi="Consolas" w:eastAsia="Consolas" w:cs="Consolas"/>
                <w:b w:val="1"/>
                <w:bCs w:val="1"/>
                <w:noProof w:val="0"/>
                <w:sz w:val="24"/>
                <w:szCs w:val="24"/>
                <w:lang w:val="pt-BR"/>
              </w:rPr>
            </w:rPrChange>
          </w:rPr>
          <w:t>Encerra processo</w:t>
        </w:r>
        <w:r w:rsidRPr="60453AAE" w:rsidR="0287EB14">
          <w:rPr>
            <w:rFonts w:ascii="Times New Roman" w:hAnsi="Times New Roman" w:eastAsia="Times New Roman" w:cs="Times New Roman"/>
            <w:i w:val="0"/>
            <w:iCs w:val="0"/>
            <w:noProof w:val="0"/>
            <w:sz w:val="24"/>
            <w:szCs w:val="24"/>
            <w:lang w:val="pt-BR"/>
            <w:rPrChange w:author="GUSTAVO DE OLIVEIRA REGO MORAIS" w:date="2025-08-08T20:01:11.812Z" w:id="922335117">
              <w:rPr>
                <w:rFonts w:ascii="Aptos" w:hAnsi="Aptos" w:eastAsia="Aptos" w:cs="Aptos"/>
                <w:noProof w:val="0"/>
                <w:sz w:val="24"/>
                <w:szCs w:val="24"/>
                <w:lang w:val="pt-BR"/>
              </w:rPr>
            </w:rPrChange>
          </w:rPr>
          <w:t>.</w:t>
        </w:r>
      </w:ins>
    </w:p>
    <w:p w:rsidR="0287EB14" w:rsidP="60453AAE" w:rsidRDefault="0287EB14" w14:paraId="6EF026CD" w14:textId="30E0E120">
      <w:pPr>
        <w:pStyle w:val="Heading4"/>
        <w:keepNext w:val="0"/>
        <w:keepLines w:val="0"/>
        <w:spacing w:before="120" w:beforeAutospacing="off" w:after="120" w:afterAutospacing="off" w:line="360" w:lineRule="auto"/>
        <w:jc w:val="both"/>
        <w:rPr>
          <w:ins w:author="GUSTAVO DE OLIVEIRA REGO MORAIS" w:date="2025-08-08T20:00:44.837Z" w16du:dateUtc="2025-08-08T20:00:44.837Z" w:id="1973197658"/>
          <w:rFonts w:ascii="Times New Roman" w:hAnsi="Times New Roman" w:eastAsia="Times New Roman" w:cs="Times New Roman"/>
          <w:b w:val="1"/>
          <w:bCs w:val="1"/>
          <w:i w:val="0"/>
          <w:iCs w:val="0"/>
          <w:noProof w:val="0"/>
          <w:sz w:val="24"/>
          <w:szCs w:val="24"/>
          <w:lang w:val="pt-BR"/>
          <w:rPrChange w:author="GUSTAVO DE OLIVEIRA REGO MORAIS" w:date="2025-08-08T20:01:17.228Z" w:id="1699019144">
            <w:rPr>
              <w:ins w:author="GUSTAVO DE OLIVEIRA REGO MORAIS" w:date="2025-08-08T20:00:44.837Z" w16du:dateUtc="2025-08-08T20:00:44.837Z" w:id="137133477"/>
              <w:rFonts w:ascii="Aptos" w:hAnsi="Aptos" w:eastAsia="Aptos" w:cs="Aptos"/>
              <w:b w:val="1"/>
              <w:bCs w:val="1"/>
              <w:noProof w:val="0"/>
              <w:sz w:val="24"/>
              <w:szCs w:val="24"/>
              <w:lang w:val="pt-BR"/>
            </w:rPr>
          </w:rPrChange>
        </w:rPr>
        <w:pPrChange w:author="GUSTAVO DE OLIVEIRA REGO MORAIS" w:date="2025-08-08T20:11:06.585Z">
          <w:pPr>
            <w:numPr>
              <w:ilvl w:val="1"/>
              <w:numId w:val="85"/>
            </w:numPr>
          </w:pPr>
        </w:pPrChange>
      </w:pPr>
      <w:ins w:author="GUSTAVO DE OLIVEIRA REGO MORAIS" w:date="2025-08-08T20:00:44.837Z" w:id="1307276698">
        <w:r w:rsidRPr="60453AAE"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7Z" w:id="751499094">
              <w:rPr>
                <w:rFonts w:ascii="Aptos" w:hAnsi="Aptos" w:eastAsia="Aptos" w:cs="Aptos"/>
                <w:b w:val="1"/>
                <w:bCs w:val="1"/>
                <w:noProof w:val="0"/>
                <w:sz w:val="24"/>
                <w:szCs w:val="24"/>
                <w:lang w:val="pt-BR"/>
              </w:rPr>
            </w:rPrChange>
          </w:rPr>
          <w:t>Finalização do Fluxo</w:t>
        </w:r>
      </w:ins>
    </w:p>
    <w:p w:rsidR="0287EB14" w:rsidP="60453AAE" w:rsidRDefault="0287EB14" w14:paraId="0BBA3935" w14:textId="5047088D">
      <w:pPr>
        <w:keepNext w:val="0"/>
        <w:keepLines w:val="0"/>
        <w:spacing w:before="120" w:beforeAutospacing="off" w:after="120" w:afterAutospacing="off" w:line="360" w:lineRule="auto"/>
        <w:ind w:firstLine="708"/>
        <w:jc w:val="both"/>
        <w:rPr>
          <w:ins w:author="GUSTAVO DE OLIVEIRA REGO MORAIS" w:date="2025-08-08T20:00:44.837Z" w16du:dateUtc="2025-08-08T20:00:44.837Z" w:id="1247102987"/>
          <w:rFonts w:ascii="Times New Roman" w:hAnsi="Times New Roman" w:eastAsia="Times New Roman" w:cs="Times New Roman"/>
          <w:b w:val="0"/>
          <w:bCs w:val="0"/>
          <w:i w:val="0"/>
          <w:iCs w:val="0"/>
          <w:noProof w:val="0"/>
          <w:sz w:val="24"/>
          <w:szCs w:val="24"/>
          <w:lang w:val="pt-BR"/>
          <w:rPrChange w:author="GUSTAVO DE OLIVEIRA REGO MORAIS" w:date="2025-08-08T20:01:57.655Z" w:id="835409195">
            <w:rPr>
              <w:ins w:author="GUSTAVO DE OLIVEIRA REGO MORAIS" w:date="2025-08-08T20:00:44.837Z" w16du:dateUtc="2025-08-08T20:00:44.837Z" w:id="1111864080"/>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0:44.837Z" w:id="1899885234">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59Z" w:id="1177035774">
              <w:rPr>
                <w:rFonts w:ascii="Aptos" w:hAnsi="Aptos" w:eastAsia="Aptos" w:cs="Aptos"/>
                <w:noProof w:val="0"/>
                <w:sz w:val="24"/>
                <w:szCs w:val="24"/>
                <w:lang w:val="pt-BR"/>
              </w:rPr>
            </w:rPrChange>
          </w:rPr>
          <w:t xml:space="preserve">A finalização do processo ocorre após a decisão final do usuário. Tanto a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4Z" w:id="1556475703">
              <w:rPr>
                <w:rFonts w:ascii="Aptos" w:hAnsi="Aptos" w:eastAsia="Aptos" w:cs="Aptos"/>
                <w:noProof w:val="0"/>
                <w:sz w:val="24"/>
                <w:szCs w:val="24"/>
                <w:lang w:val="pt-BR"/>
              </w:rPr>
            </w:rPrChange>
          </w:rPr>
          <w:t xml:space="preserve">atividade </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2110368450">
              <w:rPr>
                <w:rFonts w:ascii="Consolas" w:hAnsi="Consolas" w:eastAsia="Consolas" w:cs="Consolas"/>
                <w:b w:val="1"/>
                <w:bCs w:val="1"/>
                <w:noProof w:val="0"/>
                <w:sz w:val="24"/>
                <w:szCs w:val="24"/>
                <w:lang w:val="pt-BR"/>
              </w:rPr>
            </w:rPrChange>
          </w:rPr>
          <w:t>Confirma</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184780360">
              <w:rPr>
                <w:rFonts w:ascii="Consolas" w:hAnsi="Consolas" w:eastAsia="Consolas" w:cs="Consolas"/>
                <w:b w:val="1"/>
                <w:bCs w:val="1"/>
                <w:noProof w:val="0"/>
                <w:sz w:val="24"/>
                <w:szCs w:val="24"/>
                <w:lang w:val="pt-BR"/>
              </w:rPr>
            </w:rPrChange>
          </w:rPr>
          <w:t xml:space="preserve"> recomendação</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212012737">
              <w:rPr>
                <w:rFonts w:ascii="Aptos" w:hAnsi="Aptos" w:eastAsia="Aptos" w:cs="Aptos"/>
                <w:noProof w:val="0"/>
                <w:sz w:val="24"/>
                <w:szCs w:val="24"/>
                <w:lang w:val="pt-BR"/>
              </w:rPr>
            </w:rPrChange>
          </w:rPr>
          <w:t xml:space="preserve"> quanto a </w:t>
        </w:r>
      </w:ins>
      <w:ins w:author="GUSTAVO DE OLIVEIRA REGO MORAIS" w:date="2025-08-08T20:02:14.512Z" w:id="2044253708">
        <w:r w:rsidRPr="60453AAE" w:rsidR="7262204D">
          <w:rPr>
            <w:rFonts w:ascii="Times New Roman" w:hAnsi="Times New Roman" w:eastAsia="Times New Roman" w:cs="Times New Roman"/>
            <w:b w:val="0"/>
            <w:bCs w:val="0"/>
            <w:i w:val="0"/>
            <w:iCs w:val="0"/>
            <w:noProof w:val="0"/>
            <w:sz w:val="24"/>
            <w:szCs w:val="24"/>
            <w:lang w:val="pt-BR"/>
          </w:rPr>
          <w:t>atividade Encerra</w:t>
        </w:r>
      </w:ins>
      <w:ins w:author="GUSTAVO DE OLIVEIRA REGO MORAIS" w:date="2025-08-08T20:00:44.837Z" w:id="57665749">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745976258">
              <w:rPr>
                <w:rFonts w:ascii="Consolas" w:hAnsi="Consolas" w:eastAsia="Consolas" w:cs="Consolas"/>
                <w:b w:val="1"/>
                <w:bCs w:val="1"/>
                <w:noProof w:val="0"/>
                <w:sz w:val="24"/>
                <w:szCs w:val="24"/>
                <w:lang w:val="pt-BR"/>
              </w:rPr>
            </w:rPrChange>
          </w:rPr>
          <w:t xml:space="preserve"> processo</w:t>
        </w:r>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524132941">
              <w:rPr>
                <w:rFonts w:ascii="Aptos" w:hAnsi="Aptos" w:eastAsia="Aptos" w:cs="Aptos"/>
                <w:noProof w:val="0"/>
                <w:sz w:val="24"/>
                <w:szCs w:val="24"/>
                <w:lang w:val="pt-BR"/>
              </w:rPr>
            </w:rPrChange>
          </w:rPr>
          <w:t xml:space="preserve"> conduzem o fluxo para o nó final do diagrama. Isso demonstra que o processo é encerrado de forma controlada, independentemente de o usuário ter </w:t>
        </w:r>
      </w:ins>
      <w:ins w:author="GUSTAVO DE OLIVEIRA REGO MORAIS" w:date="2025-08-08T20:02:07.739Z" w:id="919015617">
        <w:r w:rsidRPr="60453AAE" w:rsidR="498D210D">
          <w:rPr>
            <w:rFonts w:ascii="Times New Roman" w:hAnsi="Times New Roman" w:eastAsia="Times New Roman" w:cs="Times New Roman"/>
            <w:b w:val="0"/>
            <w:bCs w:val="0"/>
            <w:i w:val="0"/>
            <w:iCs w:val="0"/>
            <w:noProof w:val="0"/>
            <w:sz w:val="24"/>
            <w:szCs w:val="24"/>
            <w:lang w:val="pt-BR"/>
          </w:rPr>
          <w:t>aceitado</w:t>
        </w:r>
      </w:ins>
      <w:ins w:author="GUSTAVO DE OLIVEIRA REGO MORAIS" w:date="2025-08-08T20:00:44.837Z" w:id="289415665">
        <w:r w:rsidRPr="60453AAE"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1157352542">
              <w:rPr>
                <w:rFonts w:ascii="Aptos" w:hAnsi="Aptos" w:eastAsia="Aptos" w:cs="Aptos"/>
                <w:noProof w:val="0"/>
                <w:sz w:val="24"/>
                <w:szCs w:val="24"/>
                <w:lang w:val="pt-BR"/>
              </w:rPr>
            </w:rPrChange>
          </w:rPr>
          <w:t xml:space="preserve"> ou não a solução proposta.</w:t>
        </w:r>
      </w:ins>
    </w:p>
    <w:p w:rsidR="67694C2C" w:rsidP="60453AAE" w:rsidRDefault="67694C2C" w14:paraId="55C3C246" w14:textId="78F65A82">
      <w:pPr>
        <w:pStyle w:val="Heading3"/>
        <w:keepNext w:val="0"/>
        <w:keepLines w:val="0"/>
        <w:spacing w:before="120" w:beforeAutospacing="off" w:after="120" w:afterAutospacing="off" w:line="360" w:lineRule="auto"/>
        <w:ind w:left="0" w:right="0"/>
        <w:jc w:val="both"/>
        <w:rPr>
          <w:ins w:author="GUSTAVO DE OLIVEIRA REGO MORAIS" w:date="2025-08-08T20:05:08.165Z" w16du:dateUtc="2025-08-08T20:05:08.165Z" w:id="1851006018"/>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86Z" w:id="1039886601">
            <w:rPr>
              <w:ins w:author="GUSTAVO DE OLIVEIRA REGO MORAIS" w:date="2025-08-08T20:05:08.165Z" w16du:dateUtc="2025-08-08T20:05:08.165Z" w:id="1195094600"/>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08.165Z" w:id="104138326">
        <w:r w:rsidRPr="60453AAE"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5.1.</w:t>
        </w:r>
      </w:ins>
      <w:ins w:author="GUSTAVO DE OLIVEIRA REGO MORAIS" w:date="2025-08-08T20:06:10.849Z" w:id="412355176">
        <w:r w:rsidRPr="60453AAE"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649Z" w:id="5297956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4</w:t>
        </w:r>
      </w:ins>
      <w:ins w:author="GUSTAVO DE OLIVEIRA REGO MORAIS" w:date="2025-08-08T20:05:08.165Z" w:id="220305334">
        <w:r w:rsidRPr="60453AAE"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 Detalhada</w:t>
        </w:r>
      </w:ins>
      <w:ins w:author="GUSTAVO DE OLIVEIRA REGO MORAIS" w:date="2025-08-08T20:05:56.299Z" w:id="709645117">
        <w:r w:rsidRPr="60453AAE"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de Montagem Manual de PC</w:t>
        </w:r>
      </w:ins>
    </w:p>
    <w:p w:rsidR="67694C2C" w:rsidP="60453AAE" w:rsidRDefault="67694C2C" w14:paraId="1A05BA59" w14:textId="39DE5909">
      <w:pPr>
        <w:keepNext w:val="0"/>
        <w:keepLines w:val="0"/>
        <w:spacing w:before="120" w:beforeAutospacing="off" w:after="120" w:afterAutospacing="off" w:line="360" w:lineRule="auto"/>
        <w:ind w:firstLine="708"/>
        <w:jc w:val="both"/>
        <w:rPr>
          <w:ins w:author="GUSTAVO DE OLIVEIRA REGO MORAIS" w:date="2025-08-08T20:05:17.77Z" w16du:dateUtc="2025-08-08T20:05:17.77Z" w:id="1057140822"/>
          <w:rFonts w:ascii="Times New Roman" w:hAnsi="Times New Roman" w:eastAsia="Times New Roman" w:cs="Times New Roman"/>
          <w:i w:val="0"/>
          <w:iCs w:val="0"/>
          <w:noProof w:val="0"/>
          <w:sz w:val="24"/>
          <w:szCs w:val="24"/>
          <w:lang w:val="pt-BR"/>
          <w:rPrChange w:author="GUSTAVO DE OLIVEIRA REGO MORAIS" w:date="2025-08-08T20:06:43.86Z" w:id="1915945582">
            <w:rPr>
              <w:ins w:author="GUSTAVO DE OLIVEIRA REGO MORAIS" w:date="2025-08-08T20:05:17.77Z" w16du:dateUtc="2025-08-08T20:05:17.77Z" w:id="93709845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Z" w:id="848572583">
        <w:r w:rsidRPr="60453AAE" w:rsidR="67694C2C">
          <w:rPr>
            <w:rFonts w:ascii="Times New Roman" w:hAnsi="Times New Roman" w:eastAsia="Times New Roman" w:cs="Times New Roman"/>
            <w:i w:val="0"/>
            <w:iCs w:val="0"/>
            <w:noProof w:val="0"/>
            <w:sz w:val="24"/>
            <w:szCs w:val="24"/>
            <w:lang w:val="pt-BR"/>
            <w:rPrChange w:author="GUSTAVO DE OLIVEIRA REGO MORAIS" w:date="2025-08-08T20:10:07.172Z" w:id="1115429558">
              <w:rPr>
                <w:rFonts w:ascii="Aptos" w:hAnsi="Aptos" w:eastAsia="Aptos" w:cs="Aptos"/>
                <w:noProof w:val="0"/>
                <w:sz w:val="24"/>
                <w:szCs w:val="24"/>
                <w:lang w:val="pt-BR"/>
              </w:rPr>
            </w:rPrChange>
          </w:rPr>
          <w:t>O diagrama de atividade modela o processo interativo de um usuário ao montar um computador manualmente, com o sistema atuando como um guia de validação em tempo real para garantir a compatibilidade dos componentes escolhidos.</w:t>
        </w:r>
      </w:ins>
    </w:p>
    <w:p w:rsidR="67694C2C" w:rsidP="60453AAE" w:rsidRDefault="67694C2C" w14:paraId="29EFE891" w14:textId="6298E7C4">
      <w:pPr>
        <w:pStyle w:val="Heading4"/>
        <w:keepNext w:val="0"/>
        <w:keepLines w:val="0"/>
        <w:spacing w:before="120" w:beforeAutospacing="off" w:after="120" w:afterAutospacing="off" w:line="360" w:lineRule="auto"/>
        <w:jc w:val="both"/>
        <w:rPr>
          <w:ins w:author="GUSTAVO DE OLIVEIRA REGO MORAIS" w:date="2025-08-08T20:05:17.771Z" w16du:dateUtc="2025-08-08T20:05:17.771Z" w:id="236840564"/>
          <w:rFonts w:ascii="Times New Roman" w:hAnsi="Times New Roman" w:eastAsia="Times New Roman" w:cs="Times New Roman"/>
          <w:b w:val="1"/>
          <w:bCs w:val="1"/>
          <w:i w:val="0"/>
          <w:iCs w:val="0"/>
          <w:noProof w:val="0"/>
          <w:sz w:val="24"/>
          <w:szCs w:val="24"/>
          <w:lang w:val="pt-BR"/>
          <w:rPrChange w:author="GUSTAVO DE OLIVEIRA REGO MORAIS" w:date="2025-08-08T20:06:43.861Z" w:id="833560346">
            <w:rPr>
              <w:ins w:author="GUSTAVO DE OLIVEIRA REGO MORAIS" w:date="2025-08-08T20:05:17.771Z" w16du:dateUtc="2025-08-08T20:05:17.771Z" w:id="1140849686"/>
              <w:rFonts w:ascii="Aptos" w:hAnsi="Aptos" w:eastAsia="Aptos" w:cs="Aptos"/>
              <w:b w:val="1"/>
              <w:bCs w:val="1"/>
              <w:noProof w:val="0"/>
              <w:sz w:val="24"/>
              <w:szCs w:val="24"/>
              <w:lang w:val="pt-BR"/>
            </w:rPr>
          </w:rPrChange>
        </w:rPr>
        <w:pPrChange w:author="GUSTAVO DE OLIVEIRA REGO MORAIS" w:date="2025-08-08T20:11:06.586Z">
          <w:pPr/>
        </w:pPrChange>
      </w:pPr>
      <w:ins w:author="GUSTAVO DE OLIVEIRA REGO MORAIS" w:date="2025-08-08T20:05:17.771Z" w:id="201742322">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4Z" w:id="284162946">
              <w:rPr>
                <w:rFonts w:ascii="Aptos" w:hAnsi="Aptos" w:eastAsia="Aptos" w:cs="Aptos"/>
                <w:b w:val="1"/>
                <w:bCs w:val="1"/>
                <w:noProof w:val="0"/>
                <w:sz w:val="24"/>
                <w:szCs w:val="24"/>
                <w:lang w:val="pt-BR"/>
              </w:rPr>
            </w:rPrChange>
          </w:rPr>
          <w:t>Início e Seleção de Componentes</w:t>
        </w:r>
      </w:ins>
    </w:p>
    <w:p w:rsidR="67694C2C" w:rsidP="60453AAE" w:rsidRDefault="67694C2C" w14:paraId="60AFB6E3" w14:textId="06D32D7B">
      <w:pPr>
        <w:keepNext w:val="0"/>
        <w:keepLines w:val="0"/>
        <w:spacing w:before="120" w:beforeAutospacing="off" w:after="120" w:afterAutospacing="off" w:line="360" w:lineRule="auto"/>
        <w:ind w:firstLine="708"/>
        <w:jc w:val="both"/>
        <w:rPr>
          <w:ins w:author="GUSTAVO DE OLIVEIRA REGO MORAIS" w:date="2025-08-08T20:05:17.771Z" w16du:dateUtc="2025-08-08T20:05:17.771Z" w:id="1843021081"/>
          <w:rFonts w:ascii="Times New Roman" w:hAnsi="Times New Roman" w:eastAsia="Times New Roman" w:cs="Times New Roman"/>
          <w:i w:val="0"/>
          <w:iCs w:val="0"/>
          <w:noProof w:val="0"/>
          <w:sz w:val="24"/>
          <w:szCs w:val="24"/>
          <w:lang w:val="pt-BR"/>
          <w:rPrChange w:author="GUSTAVO DE OLIVEIRA REGO MORAIS" w:date="2025-08-08T20:06:43.862Z" w:id="1979127977">
            <w:rPr>
              <w:ins w:author="GUSTAVO DE OLIVEIRA REGO MORAIS" w:date="2025-08-08T20:05:17.771Z" w16du:dateUtc="2025-08-08T20:05:17.771Z" w:id="120346364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1222914847">
        <w:r w:rsidRPr="60453AAE" w:rsidR="67694C2C">
          <w:rPr>
            <w:rFonts w:ascii="Times New Roman" w:hAnsi="Times New Roman" w:eastAsia="Times New Roman" w:cs="Times New Roman"/>
            <w:i w:val="0"/>
            <w:iCs w:val="0"/>
            <w:noProof w:val="0"/>
            <w:sz w:val="24"/>
            <w:szCs w:val="24"/>
            <w:lang w:val="pt-BR"/>
            <w:rPrChange w:author="GUSTAVO DE OLIVEIRA REGO MORAIS" w:date="2025-08-08T20:10:07.175Z" w:id="158861323">
              <w:rPr>
                <w:rFonts w:ascii="Aptos" w:hAnsi="Aptos" w:eastAsia="Aptos" w:cs="Aptos"/>
                <w:noProof w:val="0"/>
                <w:sz w:val="24"/>
                <w:szCs w:val="24"/>
                <w:lang w:val="pt-BR"/>
              </w:rPr>
            </w:rPrChange>
          </w:rPr>
          <w:t>O fluxo começa com a atividade "Editar Build". O sistema inicia o processo exibindo as categorias de componentes através da atividade "Exibe categoria de componentes". O usuário entra em um ciclo de seleção, onde a atividade "Usuário escolhe ou substitui peça" é o ponto central. A cada escolha, o sistema realiza uma validação de compatibilidade na condição "Peças são compatíveis?":</w:t>
        </w:r>
      </w:ins>
    </w:p>
    <w:p w:rsidR="67694C2C" w:rsidP="60453AAE" w:rsidRDefault="67694C2C" w14:paraId="391B5E2E" w14:textId="6E471A57">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1292171342"/>
          <w:rFonts w:ascii="Times New Roman" w:hAnsi="Times New Roman" w:eastAsia="Times New Roman" w:cs="Times New Roman"/>
          <w:i w:val="0"/>
          <w:iCs w:val="0"/>
          <w:noProof w:val="0"/>
          <w:sz w:val="24"/>
          <w:szCs w:val="24"/>
          <w:lang w:val="pt-BR"/>
          <w:rPrChange w:author="GUSTAVO DE OLIVEIRA REGO MORAIS" w:date="2025-08-08T20:06:43.863Z" w:id="23635845">
            <w:rPr>
              <w:ins w:author="GUSTAVO DE OLIVEIRA REGO MORAIS" w:date="2025-08-08T20:05:17.771Z" w16du:dateUtc="2025-08-08T20:05:17.771Z" w:id="1127164483"/>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203272475">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7Z" w:id="2146419097">
              <w:rPr>
                <w:rFonts w:ascii="Aptos" w:hAnsi="Aptos" w:eastAsia="Aptos" w:cs="Aptos"/>
                <w:b w:val="1"/>
                <w:bCs w:val="1"/>
                <w:noProof w:val="0"/>
                <w:sz w:val="24"/>
                <w:szCs w:val="24"/>
                <w:lang w:val="pt-BR"/>
              </w:rPr>
            </w:rPrChange>
          </w:rPr>
          <w:t>Caso de Sucesso:</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52Z" w:id="106556628">
              <w:rPr>
                <w:rFonts w:ascii="Aptos" w:hAnsi="Aptos" w:eastAsia="Aptos" w:cs="Aptos"/>
                <w:noProof w:val="0"/>
                <w:sz w:val="24"/>
                <w:szCs w:val="24"/>
                <w:lang w:val="pt-BR"/>
              </w:rPr>
            </w:rPrChange>
          </w:rPr>
          <w:t xml:space="preserve"> Se as peças forem compatíveis ("Sim"), o sistema executa a atividade "Atualizar Build".</w:t>
        </w:r>
      </w:ins>
    </w:p>
    <w:p w:rsidR="67694C2C" w:rsidP="60453AAE" w:rsidRDefault="67694C2C" w14:paraId="577D1E37" w14:textId="2E99B860">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1809893663"/>
          <w:rFonts w:ascii="Times New Roman" w:hAnsi="Times New Roman" w:eastAsia="Times New Roman" w:cs="Times New Roman"/>
          <w:i w:val="0"/>
          <w:iCs w:val="0"/>
          <w:noProof w:val="0"/>
          <w:sz w:val="24"/>
          <w:szCs w:val="24"/>
          <w:lang w:val="pt-BR"/>
          <w:rPrChange w:author="GUSTAVO DE OLIVEIRA REGO MORAIS" w:date="2025-08-08T20:06:43.864Z" w:id="2141690785">
            <w:rPr>
              <w:ins w:author="GUSTAVO DE OLIVEIRA REGO MORAIS" w:date="2025-08-08T20:05:17.771Z" w16du:dateUtc="2025-08-08T20:05:17.771Z" w:id="1469543153"/>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21621221">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9Z" w:id="770595471">
              <w:rPr>
                <w:rFonts w:ascii="Aptos" w:hAnsi="Aptos" w:eastAsia="Aptos" w:cs="Aptos"/>
                <w:b w:val="1"/>
                <w:bCs w:val="1"/>
                <w:noProof w:val="0"/>
                <w:sz w:val="24"/>
                <w:szCs w:val="24"/>
                <w:lang w:val="pt-BR"/>
              </w:rPr>
            </w:rPrChange>
          </w:rPr>
          <w:t>Caso de Falha:</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53Z" w:id="588276283">
              <w:rPr>
                <w:rFonts w:ascii="Aptos" w:hAnsi="Aptos" w:eastAsia="Aptos" w:cs="Aptos"/>
                <w:noProof w:val="0"/>
                <w:sz w:val="24"/>
                <w:szCs w:val="24"/>
                <w:lang w:val="pt-BR"/>
              </w:rPr>
            </w:rPrChange>
          </w:rPr>
          <w:t xml:space="preserve"> Se houver incompatibilidade ("Não"), o sistema notifica o usuário através da atividade "Exibir mensagem de incompatibilidade" e auxilia a escolha com "Sugerir peças compatíveis".</w:t>
        </w:r>
      </w:ins>
    </w:p>
    <w:p w:rsidR="67694C2C" w:rsidP="60453AAE" w:rsidRDefault="67694C2C" w14:paraId="12B9D12B" w14:textId="53AB1E42">
      <w:pPr>
        <w:pStyle w:val="Heading4"/>
        <w:keepNext w:val="0"/>
        <w:keepLines w:val="0"/>
        <w:spacing w:before="120" w:beforeAutospacing="off" w:after="120" w:afterAutospacing="off" w:line="360" w:lineRule="auto"/>
        <w:jc w:val="both"/>
        <w:rPr>
          <w:ins w:author="GUSTAVO DE OLIVEIRA REGO MORAIS" w:date="2025-08-08T20:05:17.771Z" w16du:dateUtc="2025-08-08T20:05:17.771Z" w:id="1855600444"/>
          <w:rFonts w:ascii="Times New Roman" w:hAnsi="Times New Roman" w:eastAsia="Times New Roman" w:cs="Times New Roman"/>
          <w:b w:val="1"/>
          <w:bCs w:val="1"/>
          <w:i w:val="0"/>
          <w:iCs w:val="0"/>
          <w:noProof w:val="0"/>
          <w:sz w:val="24"/>
          <w:szCs w:val="24"/>
          <w:lang w:val="pt-BR"/>
          <w:rPrChange w:author="GUSTAVO DE OLIVEIRA REGO MORAIS" w:date="2025-08-08T20:06:43.864Z" w:id="606174934">
            <w:rPr>
              <w:ins w:author="GUSTAVO DE OLIVEIRA REGO MORAIS" w:date="2025-08-08T20:05:17.771Z" w16du:dateUtc="2025-08-08T20:05:17.771Z" w:id="220133493"/>
              <w:rFonts w:ascii="Aptos" w:hAnsi="Aptos" w:eastAsia="Aptos" w:cs="Aptos"/>
              <w:b w:val="1"/>
              <w:bCs w:val="1"/>
              <w:noProof w:val="0"/>
              <w:sz w:val="24"/>
              <w:szCs w:val="24"/>
              <w:lang w:val="pt-BR"/>
            </w:rPr>
          </w:rPrChange>
        </w:rPr>
        <w:pPrChange w:author="GUSTAVO DE OLIVEIRA REGO MORAIS" w:date="2025-08-08T20:11:06.586Z">
          <w:pPr>
            <w:numPr>
              <w:ilvl w:val="0"/>
              <w:numId w:val="86"/>
            </w:numPr>
          </w:pPr>
        </w:pPrChange>
      </w:pPr>
      <w:ins w:author="GUSTAVO DE OLIVEIRA REGO MORAIS" w:date="2025-08-08T20:05:17.771Z" w:id="427427399">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2Z" w:id="1695814730">
              <w:rPr>
                <w:rFonts w:ascii="Aptos" w:hAnsi="Aptos" w:eastAsia="Aptos" w:cs="Aptos"/>
                <w:b w:val="1"/>
                <w:bCs w:val="1"/>
                <w:noProof w:val="0"/>
                <w:sz w:val="24"/>
                <w:szCs w:val="24"/>
                <w:lang w:val="pt-BR"/>
              </w:rPr>
            </w:rPrChange>
          </w:rPr>
          <w:t>Loop de Alterações e Verificação do Gabinete</w:t>
        </w:r>
      </w:ins>
    </w:p>
    <w:p w:rsidR="67694C2C" w:rsidP="60453AAE" w:rsidRDefault="67694C2C" w14:paraId="3724C3B0" w14:textId="48863147">
      <w:pPr>
        <w:keepNext w:val="0"/>
        <w:keepLines w:val="0"/>
        <w:spacing w:before="120" w:beforeAutospacing="off" w:after="120" w:afterAutospacing="off" w:line="360" w:lineRule="auto"/>
        <w:ind w:firstLine="708"/>
        <w:jc w:val="both"/>
        <w:rPr>
          <w:ins w:author="GUSTAVO DE OLIVEIRA REGO MORAIS" w:date="2025-08-08T20:05:17.771Z" w16du:dateUtc="2025-08-08T20:05:17.771Z" w:id="567377628"/>
          <w:rFonts w:ascii="Times New Roman" w:hAnsi="Times New Roman" w:eastAsia="Times New Roman" w:cs="Times New Roman"/>
          <w:i w:val="0"/>
          <w:iCs w:val="0"/>
          <w:noProof w:val="0"/>
          <w:sz w:val="24"/>
          <w:szCs w:val="24"/>
          <w:lang w:val="pt-BR"/>
          <w:rPrChange w:author="GUSTAVO DE OLIVEIRA REGO MORAIS" w:date="2025-08-08T20:06:43.865Z" w:id="1236622025">
            <w:rPr>
              <w:ins w:author="GUSTAVO DE OLIVEIRA REGO MORAIS" w:date="2025-08-08T20:05:17.771Z" w16du:dateUtc="2025-08-08T20:05:17.771Z" w:id="492230118"/>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1134977709">
        <w:r w:rsidRPr="60453AAE" w:rsidR="67694C2C">
          <w:rPr>
            <w:rFonts w:ascii="Times New Roman" w:hAnsi="Times New Roman" w:eastAsia="Times New Roman" w:cs="Times New Roman"/>
            <w:i w:val="0"/>
            <w:iCs w:val="0"/>
            <w:noProof w:val="0"/>
            <w:sz w:val="24"/>
            <w:szCs w:val="24"/>
            <w:lang w:val="pt-BR"/>
            <w:rPrChange w:author="GUSTAVO DE OLIVEIRA REGO MORAIS" w:date="2025-08-08T20:10:07.183Z" w:id="2068211387">
              <w:rPr>
                <w:rFonts w:ascii="Aptos" w:hAnsi="Aptos" w:eastAsia="Aptos" w:cs="Aptos"/>
                <w:noProof w:val="0"/>
                <w:sz w:val="24"/>
                <w:szCs w:val="24"/>
                <w:lang w:val="pt-BR"/>
              </w:rPr>
            </w:rPrChange>
          </w:rPr>
          <w:t>Após cada atualização ou sugestão, o usuário é questionado na decisão "Alterar mais peças?". Se a resposta for "Sim", o fluxo retorna para o início do ciclo de seleção, permitindo múltiplas modificações. Se a resposta for "Não", o fluxo prossegue para uma etapa específica de verificação do gabinete, na decisão "Alterar Gabinete?".</w:t>
        </w:r>
      </w:ins>
    </w:p>
    <w:p w:rsidR="67694C2C" w:rsidP="60453AAE" w:rsidRDefault="67694C2C" w14:paraId="2598997E" w14:textId="05777E70">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865253299"/>
          <w:rFonts w:ascii="Times New Roman" w:hAnsi="Times New Roman" w:eastAsia="Times New Roman" w:cs="Times New Roman"/>
          <w:i w:val="0"/>
          <w:iCs w:val="0"/>
          <w:noProof w:val="0"/>
          <w:sz w:val="24"/>
          <w:szCs w:val="24"/>
          <w:lang w:val="pt-BR"/>
          <w:rPrChange w:author="GUSTAVO DE OLIVEIRA REGO MORAIS" w:date="2025-08-08T20:06:43.866Z" w:id="403150446">
            <w:rPr>
              <w:ins w:author="GUSTAVO DE OLIVEIRA REGO MORAIS" w:date="2025-08-08T20:05:17.772Z" w16du:dateUtc="2025-08-08T20:05:17.772Z" w:id="864510241"/>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31262714">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5Z" w:id="1712603932">
              <w:rPr>
                <w:rFonts w:ascii="Aptos" w:hAnsi="Aptos" w:eastAsia="Aptos" w:cs="Aptos"/>
                <w:b w:val="1"/>
                <w:bCs w:val="1"/>
                <w:noProof w:val="0"/>
                <w:sz w:val="24"/>
                <w:szCs w:val="24"/>
                <w:lang w:val="pt-BR"/>
              </w:rPr>
            </w:rPrChange>
          </w:rPr>
          <w:t>Alteração do Gabinete:</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59Z" w:id="1758089676">
              <w:rPr>
                <w:rFonts w:ascii="Aptos" w:hAnsi="Aptos" w:eastAsia="Aptos" w:cs="Aptos"/>
                <w:noProof w:val="0"/>
                <w:sz w:val="24"/>
                <w:szCs w:val="24"/>
                <w:lang w:val="pt-BR"/>
              </w:rPr>
            </w:rPrChange>
          </w:rPr>
          <w:t xml:space="preserve"> Se o usuário optar por "Sim", o sistema verifica a condição "Gabinete tem suporte para as peças?".</w:t>
        </w:r>
      </w:ins>
    </w:p>
    <w:p w:rsidR="67694C2C" w:rsidP="60453AAE" w:rsidRDefault="67694C2C" w14:paraId="09363050" w14:textId="2138C68F">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473001378"/>
          <w:rFonts w:ascii="Times New Roman" w:hAnsi="Times New Roman" w:eastAsia="Times New Roman" w:cs="Times New Roman"/>
          <w:i w:val="0"/>
          <w:iCs w:val="0"/>
          <w:noProof w:val="0"/>
          <w:sz w:val="24"/>
          <w:szCs w:val="24"/>
          <w:lang w:val="pt-BR"/>
          <w:rPrChange w:author="GUSTAVO DE OLIVEIRA REGO MORAIS" w:date="2025-08-08T20:06:43.867Z" w:id="209459367">
            <w:rPr>
              <w:ins w:author="GUSTAVO DE OLIVEIRA REGO MORAIS" w:date="2025-08-08T20:05:17.772Z" w16du:dateUtc="2025-08-08T20:05:17.772Z" w:id="1752998488"/>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663809997">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7Z" w:id="2026220658">
              <w:rPr>
                <w:rFonts w:ascii="Aptos" w:hAnsi="Aptos" w:eastAsia="Aptos" w:cs="Aptos"/>
                <w:b w:val="1"/>
                <w:bCs w:val="1"/>
                <w:noProof w:val="0"/>
                <w:sz w:val="24"/>
                <w:szCs w:val="24"/>
                <w:lang w:val="pt-BR"/>
              </w:rPr>
            </w:rPrChange>
          </w:rPr>
          <w:t>Compatibilidade:</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1Z" w:id="1589459258">
              <w:rPr>
                <w:rFonts w:ascii="Aptos" w:hAnsi="Aptos" w:eastAsia="Aptos" w:cs="Aptos"/>
                <w:noProof w:val="0"/>
                <w:sz w:val="24"/>
                <w:szCs w:val="24"/>
                <w:lang w:val="pt-BR"/>
              </w:rPr>
            </w:rPrChange>
          </w:rPr>
          <w:t xml:space="preserve"> Se o gabinete for compatível ("Sim"), a atividade "Atualizar gabinete" é executada.</w:t>
        </w:r>
      </w:ins>
    </w:p>
    <w:p w:rsidR="67694C2C" w:rsidP="60453AAE" w:rsidRDefault="67694C2C" w14:paraId="69BB2F81" w14:textId="19A53DCD">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190287959"/>
          <w:rFonts w:ascii="Times New Roman" w:hAnsi="Times New Roman" w:eastAsia="Times New Roman" w:cs="Times New Roman"/>
          <w:i w:val="0"/>
          <w:iCs w:val="0"/>
          <w:noProof w:val="0"/>
          <w:sz w:val="24"/>
          <w:szCs w:val="24"/>
          <w:lang w:val="pt-BR"/>
          <w:rPrChange w:author="GUSTAVO DE OLIVEIRA REGO MORAIS" w:date="2025-08-08T20:06:43.869Z" w:id="582809022">
            <w:rPr>
              <w:ins w:author="GUSTAVO DE OLIVEIRA REGO MORAIS" w:date="2025-08-08T20:05:17.772Z" w16du:dateUtc="2025-08-08T20:05:17.772Z" w:id="1770667283"/>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910504005">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9Z" w:id="1386319686">
              <w:rPr>
                <w:rFonts w:ascii="Aptos" w:hAnsi="Aptos" w:eastAsia="Aptos" w:cs="Aptos"/>
                <w:b w:val="1"/>
                <w:bCs w:val="1"/>
                <w:noProof w:val="0"/>
                <w:sz w:val="24"/>
                <w:szCs w:val="24"/>
                <w:lang w:val="pt-BR"/>
              </w:rPr>
            </w:rPrChange>
          </w:rPr>
          <w:t>Incompatibilidade:</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2Z" w:id="1611972650">
              <w:rPr>
                <w:rFonts w:ascii="Aptos" w:hAnsi="Aptos" w:eastAsia="Aptos" w:cs="Aptos"/>
                <w:noProof w:val="0"/>
                <w:sz w:val="24"/>
                <w:szCs w:val="24"/>
                <w:lang w:val="pt-BR"/>
              </w:rPr>
            </w:rPrChange>
          </w:rPr>
          <w:t xml:space="preserve"> Se não for compatível ("Não"), o sistema exibe o "Exibir alerta de incompatibilidade" e executa a atividade "Sugerir novos gabinetes", fornecendo alternativas ao usuário.</w:t>
        </w:r>
      </w:ins>
    </w:p>
    <w:p w:rsidR="67694C2C" w:rsidP="60453AAE" w:rsidRDefault="67694C2C" w14:paraId="29401541" w14:textId="57AF6824">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515732491"/>
          <w:rFonts w:ascii="Times New Roman" w:hAnsi="Times New Roman" w:eastAsia="Times New Roman" w:cs="Times New Roman"/>
          <w:i w:val="0"/>
          <w:iCs w:val="0"/>
          <w:noProof w:val="0"/>
          <w:sz w:val="24"/>
          <w:szCs w:val="24"/>
          <w:lang w:val="pt-BR"/>
          <w:rPrChange w:author="GUSTAVO DE OLIVEIRA REGO MORAIS" w:date="2025-08-08T20:06:43.87Z" w:id="1223282036">
            <w:rPr>
              <w:ins w:author="GUSTAVO DE OLIVEIRA REGO MORAIS" w:date="2025-08-08T20:05:17.772Z" w16du:dateUtc="2025-08-08T20:05:17.772Z" w:id="892754051"/>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465451420">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2Z" w:id="274130417">
              <w:rPr>
                <w:rFonts w:ascii="Aptos" w:hAnsi="Aptos" w:eastAsia="Aptos" w:cs="Aptos"/>
                <w:b w:val="1"/>
                <w:bCs w:val="1"/>
                <w:noProof w:val="0"/>
                <w:sz w:val="24"/>
                <w:szCs w:val="24"/>
                <w:lang w:val="pt-BR"/>
              </w:rPr>
            </w:rPrChange>
          </w:rPr>
          <w:t>Manter o Gabinete:</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4Z" w:id="1032677671">
              <w:rPr>
                <w:rFonts w:ascii="Aptos" w:hAnsi="Aptos" w:eastAsia="Aptos" w:cs="Aptos"/>
                <w:noProof w:val="0"/>
                <w:sz w:val="24"/>
                <w:szCs w:val="24"/>
                <w:lang w:val="pt-BR"/>
              </w:rPr>
            </w:rPrChange>
          </w:rPr>
          <w:t xml:space="preserve"> Se o usuário optar por "Não", o fluxo ignora a etapa de verificação do gabinete, seguindo diretamente para a validação final.</w:t>
        </w:r>
      </w:ins>
    </w:p>
    <w:p w:rsidR="67694C2C" w:rsidP="60453AAE" w:rsidRDefault="67694C2C" w14:paraId="03EC4AB1" w14:textId="54317C0D">
      <w:pPr>
        <w:pStyle w:val="Heading4"/>
        <w:keepNext w:val="0"/>
        <w:keepLines w:val="0"/>
        <w:spacing w:before="120" w:beforeAutospacing="off" w:after="120" w:afterAutospacing="off" w:line="360" w:lineRule="auto"/>
        <w:jc w:val="both"/>
        <w:rPr>
          <w:ins w:author="GUSTAVO DE OLIVEIRA REGO MORAIS" w:date="2025-08-08T20:05:17.772Z" w16du:dateUtc="2025-08-08T20:05:17.772Z" w:id="1340289405"/>
          <w:rFonts w:ascii="Times New Roman" w:hAnsi="Times New Roman" w:eastAsia="Times New Roman" w:cs="Times New Roman"/>
          <w:b w:val="1"/>
          <w:bCs w:val="1"/>
          <w:i w:val="0"/>
          <w:iCs w:val="0"/>
          <w:noProof w:val="0"/>
          <w:sz w:val="24"/>
          <w:szCs w:val="24"/>
          <w:lang w:val="pt-BR"/>
          <w:rPrChange w:author="GUSTAVO DE OLIVEIRA REGO MORAIS" w:date="2025-08-08T20:06:43.87Z" w:id="1188201785">
            <w:rPr>
              <w:ins w:author="GUSTAVO DE OLIVEIRA REGO MORAIS" w:date="2025-08-08T20:05:17.772Z" w16du:dateUtc="2025-08-08T20:05:17.772Z" w:id="1847490233"/>
              <w:rFonts w:ascii="Aptos" w:hAnsi="Aptos" w:eastAsia="Aptos" w:cs="Aptos"/>
              <w:b w:val="1"/>
              <w:bCs w:val="1"/>
              <w:noProof w:val="0"/>
              <w:sz w:val="24"/>
              <w:szCs w:val="24"/>
              <w:lang w:val="pt-BR"/>
            </w:rPr>
          </w:rPrChange>
        </w:rPr>
        <w:pPrChange w:author="GUSTAVO DE OLIVEIRA REGO MORAIS" w:date="2025-08-08T20:11:06.587Z">
          <w:pPr>
            <w:numPr>
              <w:ilvl w:val="0"/>
              <w:numId w:val="87"/>
            </w:numPr>
          </w:pPr>
        </w:pPrChange>
      </w:pPr>
      <w:ins w:author="GUSTAVO DE OLIVEIRA REGO MORAIS" w:date="2025-08-08T20:05:17.772Z" w:id="190896262">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4Z" w:id="1327816753">
              <w:rPr>
                <w:rFonts w:ascii="Aptos" w:hAnsi="Aptos" w:eastAsia="Aptos" w:cs="Aptos"/>
                <w:b w:val="1"/>
                <w:bCs w:val="1"/>
                <w:noProof w:val="0"/>
                <w:sz w:val="24"/>
                <w:szCs w:val="24"/>
                <w:lang w:val="pt-BR"/>
              </w:rPr>
            </w:rPrChange>
          </w:rPr>
          <w:t>Validação Final e Finalização do Build</w:t>
        </w:r>
      </w:ins>
    </w:p>
    <w:p w:rsidR="67694C2C" w:rsidP="60453AAE" w:rsidRDefault="67694C2C" w14:paraId="4A371D93" w14:textId="3B3A474C">
      <w:pPr>
        <w:keepNext w:val="0"/>
        <w:keepLines w:val="0"/>
        <w:spacing w:before="120" w:beforeAutospacing="off" w:after="120" w:afterAutospacing="off" w:line="360" w:lineRule="auto"/>
        <w:ind w:firstLine="708"/>
        <w:jc w:val="both"/>
        <w:rPr>
          <w:ins w:author="GUSTAVO DE OLIVEIRA REGO MORAIS" w:date="2025-08-08T20:05:17.772Z" w16du:dateUtc="2025-08-08T20:05:17.772Z" w:id="1461460191"/>
          <w:rFonts w:ascii="Times New Roman" w:hAnsi="Times New Roman" w:eastAsia="Times New Roman" w:cs="Times New Roman"/>
          <w:i w:val="0"/>
          <w:iCs w:val="0"/>
          <w:noProof w:val="0"/>
          <w:sz w:val="24"/>
          <w:szCs w:val="24"/>
          <w:lang w:val="pt-BR"/>
          <w:rPrChange w:author="GUSTAVO DE OLIVEIRA REGO MORAIS" w:date="2025-08-08T20:06:43.872Z" w:id="257438909">
            <w:rPr>
              <w:ins w:author="GUSTAVO DE OLIVEIRA REGO MORAIS" w:date="2025-08-08T20:05:17.772Z" w16du:dateUtc="2025-08-08T20:05:17.772Z" w:id="809869457"/>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755061588">
        <w:r w:rsidRPr="60453AAE" w:rsidR="67694C2C">
          <w:rPr>
            <w:rFonts w:ascii="Times New Roman" w:hAnsi="Times New Roman" w:eastAsia="Times New Roman" w:cs="Times New Roman"/>
            <w:i w:val="0"/>
            <w:iCs w:val="0"/>
            <w:noProof w:val="0"/>
            <w:sz w:val="24"/>
            <w:szCs w:val="24"/>
            <w:lang w:val="pt-BR"/>
            <w:rPrChange w:author="GUSTAVO DE OLIVEIRA REGO MORAIS" w:date="2025-08-08T20:10:07.196Z" w:id="1729932733">
              <w:rPr>
                <w:rFonts w:ascii="Aptos" w:hAnsi="Aptos" w:eastAsia="Aptos" w:cs="Aptos"/>
                <w:noProof w:val="0"/>
                <w:sz w:val="24"/>
                <w:szCs w:val="24"/>
                <w:lang w:val="pt-BR"/>
              </w:rPr>
            </w:rPrChange>
          </w:rPr>
          <w:t xml:space="preserve">Todos os caminhos convergem para a validação final do build. Um nó de decisão rigoroso verifica a condição "Build tem incompatibilidades </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7Z" w:id="1688289714">
              <w:rPr>
                <w:rFonts w:ascii="Aptos" w:hAnsi="Aptos" w:eastAsia="Aptos" w:cs="Aptos"/>
                <w:noProof w:val="0"/>
                <w:sz w:val="24"/>
                <w:szCs w:val="24"/>
                <w:lang w:val="pt-BR"/>
              </w:rPr>
            </w:rPrChange>
          </w:rPr>
          <w:t>criticas</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7Z" w:id="1531541734">
              <w:rPr>
                <w:rFonts w:ascii="Aptos" w:hAnsi="Aptos" w:eastAsia="Aptos" w:cs="Aptos"/>
                <w:noProof w:val="0"/>
                <w:sz w:val="24"/>
                <w:szCs w:val="24"/>
                <w:lang w:val="pt-BR"/>
              </w:rPr>
            </w:rPrChange>
          </w:rPr>
          <w:t>?".</w:t>
        </w:r>
      </w:ins>
    </w:p>
    <w:p w:rsidR="67694C2C" w:rsidP="60453AAE" w:rsidRDefault="67694C2C" w14:paraId="1E84572D" w14:textId="5938D5E2">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721877401"/>
          <w:rFonts w:ascii="Times New Roman" w:hAnsi="Times New Roman" w:eastAsia="Times New Roman" w:cs="Times New Roman"/>
          <w:i w:val="0"/>
          <w:iCs w:val="0"/>
          <w:noProof w:val="0"/>
          <w:sz w:val="24"/>
          <w:szCs w:val="24"/>
          <w:lang w:val="pt-BR"/>
          <w:rPrChange w:author="GUSTAVO DE OLIVEIRA REGO MORAIS" w:date="2025-08-08T20:06:43.874Z" w:id="1001880600">
            <w:rPr>
              <w:ins w:author="GUSTAVO DE OLIVEIRA REGO MORAIS" w:date="2025-08-08T20:05:17.772Z" w16du:dateUtc="2025-08-08T20:05:17.772Z" w:id="755484836"/>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094958669">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9Z" w:id="1896142223">
              <w:rPr>
                <w:rFonts w:ascii="Aptos" w:hAnsi="Aptos" w:eastAsia="Aptos" w:cs="Aptos"/>
                <w:b w:val="1"/>
                <w:bCs w:val="1"/>
                <w:noProof w:val="0"/>
                <w:sz w:val="24"/>
                <w:szCs w:val="24"/>
                <w:lang w:val="pt-BR"/>
              </w:rPr>
            </w:rPrChange>
          </w:rPr>
          <w:t>Incompatibilidade Crítica:</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9Z" w:id="348697136">
              <w:rPr>
                <w:rFonts w:ascii="Aptos" w:hAnsi="Aptos" w:eastAsia="Aptos" w:cs="Aptos"/>
                <w:noProof w:val="0"/>
                <w:sz w:val="24"/>
                <w:szCs w:val="24"/>
                <w:lang w:val="pt-BR"/>
              </w:rPr>
            </w:rPrChange>
          </w:rPr>
          <w:t xml:space="preserve"> Se houver incompatibilidade crítica ("Sim"), o sistema notifica o usuário com "Exibe mensagem de incompatibilidade </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9Z" w:id="1599691054">
              <w:rPr>
                <w:rFonts w:ascii="Aptos" w:hAnsi="Aptos" w:eastAsia="Aptos" w:cs="Aptos"/>
                <w:noProof w:val="0"/>
                <w:sz w:val="24"/>
                <w:szCs w:val="24"/>
                <w:lang w:val="pt-BR"/>
              </w:rPr>
            </w:rPrChange>
          </w:rPr>
          <w:t>critica</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69Z" w:id="1134513970">
              <w:rPr>
                <w:rFonts w:ascii="Aptos" w:hAnsi="Aptos" w:eastAsia="Aptos" w:cs="Aptos"/>
                <w:noProof w:val="0"/>
                <w:sz w:val="24"/>
                <w:szCs w:val="24"/>
                <w:lang w:val="pt-BR"/>
              </w:rPr>
            </w:rPrChange>
          </w:rPr>
          <w:t>", "Bloqueia finalização" e "Solicitar correções". Esse fluxo direciona o usuário a um ponto anterior do processo para que as correções obrigatórias sejam realizadas.</w:t>
        </w:r>
      </w:ins>
    </w:p>
    <w:p w:rsidR="67694C2C" w:rsidP="60453AAE" w:rsidRDefault="67694C2C" w14:paraId="695C5508" w14:textId="68F05F6C">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1894755803"/>
          <w:rFonts w:ascii="Times New Roman" w:hAnsi="Times New Roman" w:eastAsia="Times New Roman" w:cs="Times New Roman"/>
          <w:i w:val="0"/>
          <w:iCs w:val="0"/>
          <w:noProof w:val="0"/>
          <w:sz w:val="24"/>
          <w:szCs w:val="24"/>
          <w:lang w:val="pt-BR"/>
          <w:rPrChange w:author="GUSTAVO DE OLIVEIRA REGO MORAIS" w:date="2025-08-08T20:06:43.875Z" w:id="215766664">
            <w:rPr>
              <w:ins w:author="GUSTAVO DE OLIVEIRA REGO MORAIS" w:date="2025-08-08T20:05:17.772Z" w16du:dateUtc="2025-08-08T20:05:17.772Z" w:id="669407167"/>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2106561297">
        <w:r w:rsidRPr="60453AAE"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204Z" w:id="1163640600">
              <w:rPr>
                <w:rFonts w:ascii="Aptos" w:hAnsi="Aptos" w:eastAsia="Aptos" w:cs="Aptos"/>
                <w:b w:val="1"/>
                <w:bCs w:val="1"/>
                <w:noProof w:val="0"/>
                <w:sz w:val="24"/>
                <w:szCs w:val="24"/>
                <w:lang w:val="pt-BR"/>
              </w:rPr>
            </w:rPrChange>
          </w:rPr>
          <w:t>Build Válido:</w:t>
        </w:r>
        <w:r w:rsidRPr="60453AAE" w:rsidR="67694C2C">
          <w:rPr>
            <w:rFonts w:ascii="Times New Roman" w:hAnsi="Times New Roman" w:eastAsia="Times New Roman" w:cs="Times New Roman"/>
            <w:i w:val="0"/>
            <w:iCs w:val="0"/>
            <w:noProof w:val="0"/>
            <w:sz w:val="24"/>
            <w:szCs w:val="24"/>
            <w:lang w:val="pt-BR"/>
            <w:rPrChange w:author="GUSTAVO DE OLIVEIRA REGO MORAIS" w:date="2025-08-08T20:05:28.97Z" w:id="512261891">
              <w:rPr>
                <w:rFonts w:ascii="Aptos" w:hAnsi="Aptos" w:eastAsia="Aptos" w:cs="Aptos"/>
                <w:noProof w:val="0"/>
                <w:sz w:val="24"/>
                <w:szCs w:val="24"/>
                <w:lang w:val="pt-BR"/>
              </w:rPr>
            </w:rPrChange>
          </w:rPr>
          <w:t xml:space="preserve"> Se não houver incompatibilidade crítica ("Não"), a atividade "Permitir Salvar, exportar ou finalizar build" é executada, concedendo ao usuário a opção de concluir o processo.</w:t>
        </w:r>
      </w:ins>
    </w:p>
    <w:p w:rsidR="67694C2C" w:rsidP="60453AAE" w:rsidRDefault="67694C2C" w14:paraId="400E487C" w14:textId="198E760D">
      <w:pPr>
        <w:keepNext w:val="0"/>
        <w:keepLines w:val="0"/>
        <w:spacing w:before="120" w:beforeAutospacing="off" w:after="120" w:afterAutospacing="off" w:line="360" w:lineRule="auto"/>
        <w:ind w:firstLine="708"/>
        <w:jc w:val="both"/>
        <w:rPr>
          <w:ins w:author="GUSTAVO DE OLIVEIRA REGO MORAIS" w:date="2025-08-08T20:05:17.772Z" w16du:dateUtc="2025-08-08T20:05:17.772Z" w:id="238217804"/>
          <w:rFonts w:ascii="Times New Roman" w:hAnsi="Times New Roman" w:eastAsia="Times New Roman" w:cs="Times New Roman"/>
          <w:i w:val="0"/>
          <w:iCs w:val="0"/>
          <w:noProof w:val="0"/>
          <w:sz w:val="24"/>
          <w:szCs w:val="24"/>
          <w:lang w:val="pt-BR"/>
          <w:rPrChange w:author="GUSTAVO DE OLIVEIRA REGO MORAIS" w:date="2025-08-08T20:06:43.876Z" w:id="2096875406">
            <w:rPr>
              <w:ins w:author="GUSTAVO DE OLIVEIRA REGO MORAIS" w:date="2025-08-08T20:05:17.772Z" w16du:dateUtc="2025-08-08T20:05:17.772Z" w:id="2068734649"/>
              <w:rFonts w:ascii="Aptos" w:hAnsi="Aptos" w:eastAsia="Aptos" w:cs="Aptos"/>
              <w:noProof w:val="0"/>
              <w:sz w:val="24"/>
              <w:szCs w:val="24"/>
              <w:lang w:val="pt-BR"/>
            </w:rPr>
          </w:rPrChange>
        </w:rPr>
        <w:pPrChange w:author="GUSTAVO DE OLIVEIRA REGO MORAIS" w:date="2025-08-08T20:11:06.588Z">
          <w:pPr>
            <w:numPr>
              <w:ilvl w:val="0"/>
              <w:numId w:val="88"/>
            </w:numPr>
          </w:pPr>
        </w:pPrChange>
      </w:pPr>
      <w:ins w:author="GUSTAVO DE OLIVEIRA REGO MORAIS" w:date="2025-08-08T20:05:17.772Z" w:id="1294268461">
        <w:r w:rsidRPr="60453AAE" w:rsidR="67694C2C">
          <w:rPr>
            <w:rFonts w:ascii="Times New Roman" w:hAnsi="Times New Roman" w:eastAsia="Times New Roman" w:cs="Times New Roman"/>
            <w:i w:val="0"/>
            <w:iCs w:val="0"/>
            <w:noProof w:val="0"/>
            <w:sz w:val="24"/>
            <w:szCs w:val="24"/>
            <w:lang w:val="pt-BR"/>
            <w:rPrChange w:author="GUSTAVO DE OLIVEIRA REGO MORAIS" w:date="2025-08-08T20:10:07.205Z" w:id="1283404942">
              <w:rPr>
                <w:rFonts w:ascii="Aptos" w:hAnsi="Aptos" w:eastAsia="Aptos" w:cs="Aptos"/>
                <w:noProof w:val="0"/>
                <w:sz w:val="24"/>
                <w:szCs w:val="24"/>
                <w:lang w:val="pt-BR"/>
              </w:rPr>
            </w:rPrChange>
          </w:rPr>
          <w:t>O fluxo de "Solicitar correções" e o fluxo de finalização bem-sucedida convergem para o nó final do diagrama, garantindo que o processo seja sempre encerrado de maneira controlada, seja por sucesso ou por necessidade de correção.</w:t>
        </w:r>
      </w:ins>
    </w:p>
    <w:p w:rsidR="60453AAE" w:rsidP="60453AAE" w:rsidRDefault="60453AAE" w14:paraId="1B088360" w14:textId="271D7E77">
      <w:pPr>
        <w:pStyle w:val="Normal"/>
        <w:keepNext w:val="0"/>
        <w:keepLines w:val="0"/>
        <w:spacing w:before="120" w:beforeAutospacing="off" w:after="120" w:afterAutospacing="off" w:line="360" w:lineRule="auto"/>
        <w:jc w:val="both"/>
        <w:rPr>
          <w:ins w:author="GUSTAVO DE OLIVEIRA REGO MORAIS" w:date="2025-08-08T19:58:48.498Z" w16du:dateUtc="2025-08-08T19:58:48.498Z" w:id="853011933"/>
          <w:rFonts w:ascii="Times New Roman" w:hAnsi="Times New Roman" w:eastAsia="Times New Roman" w:cs="Times New Roman"/>
          <w:noProof w:val="0"/>
          <w:lang w:val="pt-BR"/>
          <w:rPrChange w:author="GUSTAVO DE OLIVEIRA REGO MORAIS" w:date="2025-08-08T20:10:07.207Z" w:id="1244589614">
            <w:rPr>
              <w:ins w:author="GUSTAVO DE OLIVEIRA REGO MORAIS" w:date="2025-08-08T19:58:48.498Z" w16du:dateUtc="2025-08-08T19:58:48.498Z" w:id="1486447705"/>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11:06.588Z">
          <w:pPr>
            <w:pStyle w:val="Normal"/>
            <w:keepNext w:val="1"/>
            <w:keepLines w:val="1"/>
          </w:pPr>
        </w:pPrChange>
      </w:pPr>
    </w:p>
    <w:p w:rsidR="68A2B600" w:rsidP="60453AAE" w:rsidRDefault="68A2B600" w14:paraId="244BF539" w14:textId="6BDEA494">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20:08:15.497Z" w16du:dateUtc="2025-08-08T20:08:15.497Z" w:id="2102083597"/>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11:06.588Z">
          <w:pPr/>
        </w:pPrChange>
      </w:pPr>
      <w:ins w:author="GUSTAVO DE OLIVEIRA REGO MORAIS" w:date="2025-08-08T20:07:51.489Z" w:id="776737393">
        <w:r w:rsidRPr="60453AAE"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794108182">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5.1.5. Descrição Detalhada do Fluxo de </w:t>
        </w:r>
      </w:ins>
      <w:ins w:author="GUSTAVO DE OLIVEIRA REGO MORAIS" w:date="2025-08-08T20:08:03.388Z" w:id="1008591863">
        <w:r w:rsidRPr="60453AAE"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892932329">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Coleta de Requisitos</w:t>
        </w:r>
      </w:ins>
    </w:p>
    <w:p w:rsidR="68A2B600" w:rsidP="60453AAE" w:rsidRDefault="68A2B600" w14:paraId="6FE46013" w14:textId="0F56427E">
      <w:pPr>
        <w:keepNext w:val="0"/>
        <w:keepLines w:val="0"/>
        <w:bidi w:val="0"/>
        <w:spacing w:before="120" w:beforeAutospacing="off" w:after="120" w:afterAutospacing="off" w:line="360" w:lineRule="auto"/>
        <w:jc w:val="both"/>
        <w:rPr>
          <w:ins w:author="GUSTAVO DE OLIVEIRA REGO MORAIS" w:date="2025-08-08T20:08:17.302Z" w16du:dateUtc="2025-08-08T20:08:17.302Z" w:id="598778710"/>
          <w:rFonts w:ascii="Times New Roman" w:hAnsi="Times New Roman" w:eastAsia="Times New Roman" w:cs="Times New Roman"/>
          <w:b w:val="0"/>
          <w:bCs w:val="0"/>
          <w:i w:val="0"/>
          <w:iCs w:val="0"/>
          <w:noProof w:val="0"/>
          <w:sz w:val="24"/>
          <w:szCs w:val="24"/>
          <w:lang w:val="pt-BR"/>
          <w:rPrChange w:author="GUSTAVO DE OLIVEIRA REGO MORAIS" w:date="2025-08-08T20:08:36.652Z" w:id="139492641">
            <w:rPr>
              <w:ins w:author="GUSTAVO DE OLIVEIRA REGO MORAIS" w:date="2025-08-08T20:08:17.302Z" w16du:dateUtc="2025-08-08T20:08:17.302Z" w:id="47742766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2Z" w:id="708563876">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Z" w:id="550450093">
              <w:rPr>
                <w:rFonts w:ascii="Aptos" w:hAnsi="Aptos" w:eastAsia="Aptos" w:cs="Aptos"/>
                <w:b w:val="0"/>
                <w:bCs w:val="0"/>
                <w:noProof w:val="0"/>
                <w:sz w:val="24"/>
                <w:szCs w:val="24"/>
                <w:lang w:val="pt-BR"/>
              </w:rPr>
            </w:rPrChange>
          </w:rPr>
          <w:t>O diagrama de atividade modela o processo de coleta de requisitos e preferências do usuário para a funcionalidade de montar um PC, utilizando um fluxo interativo e automatizado. O processo é dividido entre as ações do usuário e as respostas do sistema.</w:t>
        </w:r>
      </w:ins>
    </w:p>
    <w:p w:rsidR="68A2B600" w:rsidP="60453AAE" w:rsidRDefault="68A2B600" w14:paraId="42510B53" w14:textId="7FE9B15A">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672261765"/>
          <w:rFonts w:ascii="Times New Roman" w:hAnsi="Times New Roman" w:eastAsia="Times New Roman" w:cs="Times New Roman"/>
          <w:b w:val="1"/>
          <w:bCs w:val="1"/>
          <w:i w:val="0"/>
          <w:iCs w:val="0"/>
          <w:noProof w:val="0"/>
          <w:sz w:val="24"/>
          <w:szCs w:val="24"/>
          <w:lang w:val="pt-BR"/>
          <w:rPrChange w:author="GUSTAVO DE OLIVEIRA REGO MORAIS" w:date="2025-08-08T20:20:05.18Z" w:id="1072702962">
            <w:rPr>
              <w:ins w:author="GUSTAVO DE OLIVEIRA REGO MORAIS" w:date="2025-08-08T20:08:17.304Z" w16du:dateUtc="2025-08-08T20:08:17.304Z" w:id="1524502609"/>
              <w:rFonts w:ascii="Aptos" w:hAnsi="Aptos" w:eastAsia="Aptos" w:cs="Aptos"/>
              <w:b w:val="1"/>
              <w:bCs w:val="1"/>
              <w:noProof w:val="0"/>
              <w:sz w:val="24"/>
              <w:szCs w:val="24"/>
              <w:lang w:val="pt-BR"/>
            </w:rPr>
          </w:rPrChange>
        </w:rPr>
        <w:pPrChange w:author="GUSTAVO DE OLIVEIRA REGO MORAIS" w:date="2025-08-08T20:11:06.588Z">
          <w:pPr>
            <w:bidi w:val="0"/>
          </w:pPr>
        </w:pPrChange>
      </w:pPr>
      <w:ins w:author="GUSTAVO DE OLIVEIRA REGO MORAIS" w:date="2025-08-08T20:08:17.302Z" w:id="381238363">
        <w:r w:rsidRPr="60453AAE"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5.18Z" w:id="7107076">
              <w:rPr>
                <w:rFonts w:ascii="Aptos" w:hAnsi="Aptos" w:eastAsia="Aptos" w:cs="Aptos"/>
                <w:b w:val="1"/>
                <w:bCs w:val="1"/>
                <w:noProof w:val="0"/>
                <w:sz w:val="24"/>
                <w:szCs w:val="24"/>
                <w:lang w:val="pt-BR"/>
              </w:rPr>
            </w:rPrChange>
          </w:rPr>
          <w:t>Partições</w:t>
        </w:r>
      </w:ins>
    </w:p>
    <w:p w:rsidR="68A2B600" w:rsidP="60453AAE" w:rsidRDefault="68A2B600" w14:paraId="4C15C36A" w14:textId="35B9E188">
      <w:pPr>
        <w:keepNext w:val="0"/>
        <w:keepLines w:val="0"/>
        <w:bidi w:val="0"/>
        <w:spacing w:before="120" w:beforeAutospacing="off" w:after="120" w:afterAutospacing="off" w:line="360" w:lineRule="auto"/>
        <w:jc w:val="both"/>
        <w:rPr>
          <w:ins w:author="GUSTAVO DE OLIVEIRA REGO MORAIS" w:date="2025-08-08T20:08:17.304Z" w16du:dateUtc="2025-08-08T20:08:17.304Z" w:id="827173394"/>
          <w:rFonts w:ascii="Times New Roman" w:hAnsi="Times New Roman" w:eastAsia="Times New Roman" w:cs="Times New Roman"/>
          <w:b w:val="0"/>
          <w:bCs w:val="0"/>
          <w:i w:val="0"/>
          <w:iCs w:val="0"/>
          <w:noProof w:val="0"/>
          <w:sz w:val="24"/>
          <w:szCs w:val="24"/>
          <w:lang w:val="pt-BR"/>
          <w:rPrChange w:author="GUSTAVO DE OLIVEIRA REGO MORAIS" w:date="2025-08-08T20:08:36.653Z" w:id="234759670">
            <w:rPr>
              <w:ins w:author="GUSTAVO DE OLIVEIRA REGO MORAIS" w:date="2025-08-08T20:08:17.304Z" w16du:dateUtc="2025-08-08T20:08:17.304Z" w:id="1771324449"/>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337795030">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3Z" w:id="693459226">
              <w:rPr>
                <w:rFonts w:ascii="Aptos" w:hAnsi="Aptos" w:eastAsia="Aptos" w:cs="Aptos"/>
                <w:b w:val="0"/>
                <w:bCs w:val="0"/>
                <w:noProof w:val="0"/>
                <w:sz w:val="24"/>
                <w:szCs w:val="24"/>
                <w:lang w:val="pt-BR"/>
              </w:rPr>
            </w:rPrChange>
          </w:rPr>
          <w:t>O diagrama é dividido em duas partições que representam os papéis dos atores no processo:</w:t>
        </w:r>
      </w:ins>
    </w:p>
    <w:p w:rsidR="68A2B600" w:rsidP="60453AAE" w:rsidRDefault="68A2B600" w14:paraId="7F631055" w14:textId="639FA812">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1273040901"/>
          <w:rFonts w:ascii="Times New Roman" w:hAnsi="Times New Roman" w:eastAsia="Times New Roman" w:cs="Times New Roman"/>
          <w:b w:val="0"/>
          <w:bCs w:val="0"/>
          <w:i w:val="0"/>
          <w:iCs w:val="0"/>
          <w:noProof w:val="0"/>
          <w:sz w:val="24"/>
          <w:szCs w:val="24"/>
          <w:lang w:val="pt-BR"/>
          <w:rPrChange w:author="GUSTAVO DE OLIVEIRA REGO MORAIS" w:date="2025-08-08T20:08:36.654Z" w:id="1407577382">
            <w:rPr>
              <w:ins w:author="GUSTAVO DE OLIVEIRA REGO MORAIS" w:date="2025-08-08T20:08:17.304Z" w16du:dateUtc="2025-08-08T20:08:17.304Z" w:id="63210050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843167237">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4Z" w:id="1274945570">
              <w:rPr>
                <w:rFonts w:ascii="Aptos" w:hAnsi="Aptos" w:eastAsia="Aptos" w:cs="Aptos"/>
                <w:b w:val="0"/>
                <w:bCs w:val="0"/>
                <w:noProof w:val="0"/>
                <w:sz w:val="24"/>
                <w:szCs w:val="24"/>
                <w:lang w:val="pt-BR"/>
              </w:rPr>
            </w:rPrChange>
          </w:rPr>
          <w:t>Usuário:</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5Z" w:id="604487639">
              <w:rPr>
                <w:rFonts w:ascii="Aptos" w:hAnsi="Aptos" w:eastAsia="Aptos" w:cs="Aptos"/>
                <w:b w:val="0"/>
                <w:bCs w:val="0"/>
                <w:noProof w:val="0"/>
                <w:sz w:val="24"/>
                <w:szCs w:val="24"/>
                <w:lang w:val="pt-BR"/>
              </w:rPr>
            </w:rPrChange>
          </w:rPr>
          <w:t xml:space="preserve"> Atua fornecendo informações e tomando decisões.</w:t>
        </w:r>
      </w:ins>
    </w:p>
    <w:p w:rsidR="68A2B600" w:rsidP="60453AAE" w:rsidRDefault="68A2B600" w14:paraId="5DC6163A" w14:textId="2D77DD3F">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1829486084"/>
          <w:rFonts w:ascii="Times New Roman" w:hAnsi="Times New Roman" w:eastAsia="Times New Roman" w:cs="Times New Roman"/>
          <w:b w:val="0"/>
          <w:bCs w:val="0"/>
          <w:i w:val="0"/>
          <w:iCs w:val="0"/>
          <w:noProof w:val="0"/>
          <w:sz w:val="24"/>
          <w:szCs w:val="24"/>
          <w:lang w:val="pt-BR"/>
          <w:rPrChange w:author="GUSTAVO DE OLIVEIRA REGO MORAIS" w:date="2025-08-08T20:08:36.655Z" w:id="1707568187">
            <w:rPr>
              <w:ins w:author="GUSTAVO DE OLIVEIRA REGO MORAIS" w:date="2025-08-08T20:08:17.304Z" w16du:dateUtc="2025-08-08T20:08:17.304Z" w:id="2048977997"/>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880447387">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7Z" w:id="864510553">
              <w:rPr>
                <w:rFonts w:ascii="Aptos" w:hAnsi="Aptos" w:eastAsia="Aptos" w:cs="Aptos"/>
                <w:b w:val="0"/>
                <w:bCs w:val="0"/>
                <w:noProof w:val="0"/>
                <w:sz w:val="24"/>
                <w:szCs w:val="24"/>
                <w:lang w:val="pt-BR"/>
              </w:rPr>
            </w:rPrChange>
          </w:rPr>
          <w:t>Sistema:</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7Z" w:id="1925194060">
              <w:rPr>
                <w:rFonts w:ascii="Aptos" w:hAnsi="Aptos" w:eastAsia="Aptos" w:cs="Aptos"/>
                <w:b w:val="0"/>
                <w:bCs w:val="0"/>
                <w:noProof w:val="0"/>
                <w:sz w:val="24"/>
                <w:szCs w:val="24"/>
                <w:lang w:val="pt-BR"/>
              </w:rPr>
            </w:rPrChange>
          </w:rPr>
          <w:t xml:space="preserve"> Responsável por iniciar a coleta, processar dados e fazer perguntas.</w:t>
        </w:r>
      </w:ins>
    </w:p>
    <w:p w:rsidR="68A2B600" w:rsidP="60453AAE" w:rsidRDefault="68A2B600" w14:paraId="535B4C41" w14:textId="6B83190C">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252432379"/>
          <w:rFonts w:ascii="Times New Roman" w:hAnsi="Times New Roman" w:eastAsia="Times New Roman" w:cs="Times New Roman"/>
          <w:b w:val="1"/>
          <w:bCs w:val="1"/>
          <w:i w:val="0"/>
          <w:iCs w:val="0"/>
          <w:noProof w:val="0"/>
          <w:sz w:val="24"/>
          <w:szCs w:val="24"/>
          <w:lang w:val="pt-BR"/>
          <w:rPrChange w:author="GUSTAVO DE OLIVEIRA REGO MORAIS" w:date="2025-08-08T20:20:06.764Z" w:id="1307189186">
            <w:rPr>
              <w:ins w:author="GUSTAVO DE OLIVEIRA REGO MORAIS" w:date="2025-08-08T20:08:17.304Z" w16du:dateUtc="2025-08-08T20:08:17.304Z" w:id="1334837641"/>
              <w:rFonts w:ascii="Aptos" w:hAnsi="Aptos" w:eastAsia="Aptos" w:cs="Aptos"/>
              <w:b w:val="1"/>
              <w:bCs w:val="1"/>
              <w:noProof w:val="0"/>
              <w:sz w:val="24"/>
              <w:szCs w:val="24"/>
              <w:lang w:val="pt-BR"/>
            </w:rPr>
          </w:rPrChange>
        </w:rPr>
        <w:pPrChange w:author="GUSTAVO DE OLIVEIRA REGO MORAIS" w:date="2025-08-08T20:11:06.589Z">
          <w:pPr>
            <w:numPr>
              <w:ilvl w:val="0"/>
              <w:numId w:val="89"/>
            </w:numPr>
            <w:bidi w:val="0"/>
          </w:pPr>
        </w:pPrChange>
      </w:pPr>
      <w:ins w:author="GUSTAVO DE OLIVEIRA REGO MORAIS" w:date="2025-08-08T20:08:17.304Z" w:id="507086479">
        <w:r w:rsidRPr="60453AAE"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6.763Z" w:id="331836646">
              <w:rPr>
                <w:rFonts w:ascii="Aptos" w:hAnsi="Aptos" w:eastAsia="Aptos" w:cs="Aptos"/>
                <w:b w:val="1"/>
                <w:bCs w:val="1"/>
                <w:noProof w:val="0"/>
                <w:sz w:val="24"/>
                <w:szCs w:val="24"/>
                <w:lang w:val="pt-BR"/>
              </w:rPr>
            </w:rPrChange>
          </w:rPr>
          <w:t>Início e Coleta Inicial de Dados</w:t>
        </w:r>
      </w:ins>
    </w:p>
    <w:p w:rsidR="68A2B600" w:rsidP="60453AAE" w:rsidRDefault="68A2B600" w14:paraId="47843F21" w14:textId="1DFD2CEF">
      <w:pPr>
        <w:keepNext w:val="0"/>
        <w:keepLines w:val="0"/>
        <w:bidi w:val="0"/>
        <w:spacing w:before="120" w:beforeAutospacing="off" w:after="120" w:afterAutospacing="off" w:line="360" w:lineRule="auto"/>
        <w:jc w:val="both"/>
        <w:rPr>
          <w:ins w:author="GUSTAVO DE OLIVEIRA REGO MORAIS" w:date="2025-08-08T20:08:17.304Z" w16du:dateUtc="2025-08-08T20:08:17.304Z" w:id="1706149509"/>
          <w:rFonts w:ascii="Times New Roman" w:hAnsi="Times New Roman" w:eastAsia="Times New Roman" w:cs="Times New Roman"/>
          <w:b w:val="0"/>
          <w:bCs w:val="0"/>
          <w:i w:val="0"/>
          <w:iCs w:val="0"/>
          <w:noProof w:val="0"/>
          <w:sz w:val="24"/>
          <w:szCs w:val="24"/>
          <w:lang w:val="pt-BR"/>
          <w:rPrChange w:author="GUSTAVO DE OLIVEIRA REGO MORAIS" w:date="2025-08-08T20:08:36.658Z" w:id="975581129">
            <w:rPr>
              <w:ins w:author="GUSTAVO DE OLIVEIRA REGO MORAIS" w:date="2025-08-08T20:08:17.304Z" w16du:dateUtc="2025-08-08T20:08:17.304Z" w:id="495189212"/>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501372715">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Z" w:id="902905515">
              <w:rPr>
                <w:rFonts w:ascii="Aptos" w:hAnsi="Aptos" w:eastAsia="Aptos" w:cs="Aptos"/>
                <w:noProof w:val="0"/>
                <w:sz w:val="24"/>
                <w:szCs w:val="24"/>
                <w:lang w:val="pt-BR"/>
              </w:rPr>
            </w:rPrChange>
          </w:rPr>
          <w:t xml:space="preserve">O fluxo começa com a atividade "Acessa a funcionalidade 'Montar PC'", iniciada pelo usuário. O controle é então transferido para o sistema, que executa as atividades "Inicia coleta de dados via </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Z" w:id="553663541">
              <w:rPr>
                <w:rFonts w:ascii="Aptos" w:hAnsi="Aptos" w:eastAsia="Aptos" w:cs="Aptos"/>
                <w:b w:val="0"/>
                <w:bCs w:val="0"/>
                <w:noProof w:val="0"/>
                <w:sz w:val="24"/>
                <w:szCs w:val="24"/>
                <w:lang w:val="pt-BR"/>
              </w:rPr>
            </w:rPrChange>
          </w:rPr>
          <w:t>Chatbot</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1Z" w:id="888388795">
              <w:rPr>
                <w:rFonts w:ascii="Aptos" w:hAnsi="Aptos" w:eastAsia="Aptos" w:cs="Aptos"/>
                <w:b w:val="0"/>
                <w:bCs w:val="0"/>
                <w:noProof w:val="0"/>
                <w:sz w:val="24"/>
                <w:szCs w:val="24"/>
                <w:lang w:val="pt-BR"/>
              </w:rPr>
            </w:rPrChange>
          </w:rPr>
          <w:t>" e "Solicita Orçamento e Perfil de Uso", iniciando a interação.</w:t>
        </w:r>
      </w:ins>
    </w:p>
    <w:p w:rsidR="68A2B600" w:rsidP="60453AAE" w:rsidRDefault="68A2B600" w14:paraId="0E522687" w14:textId="530F8B15">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1824891154"/>
          <w:rFonts w:ascii="Times New Roman" w:hAnsi="Times New Roman" w:eastAsia="Times New Roman" w:cs="Times New Roman"/>
          <w:b w:val="1"/>
          <w:bCs w:val="1"/>
          <w:i w:val="0"/>
          <w:iCs w:val="0"/>
          <w:noProof w:val="0"/>
          <w:sz w:val="24"/>
          <w:szCs w:val="24"/>
          <w:lang w:val="pt-BR"/>
          <w:rPrChange w:author="GUSTAVO DE OLIVEIRA REGO MORAIS" w:date="2025-08-08T20:20:08.372Z" w:id="1561371168">
            <w:rPr>
              <w:ins w:author="GUSTAVO DE OLIVEIRA REGO MORAIS" w:date="2025-08-08T20:08:17.304Z" w16du:dateUtc="2025-08-08T20:08:17.304Z" w:id="1814188649"/>
              <w:rFonts w:ascii="Aptos" w:hAnsi="Aptos" w:eastAsia="Aptos" w:cs="Aptos"/>
              <w:b w:val="1"/>
              <w:bCs w:val="1"/>
              <w:noProof w:val="0"/>
              <w:sz w:val="24"/>
              <w:szCs w:val="24"/>
              <w:lang w:val="pt-BR"/>
            </w:rPr>
          </w:rPrChange>
        </w:rPr>
        <w:pPrChange w:author="GUSTAVO DE OLIVEIRA REGO MORAIS" w:date="2025-08-08T20:11:06.589Z">
          <w:pPr>
            <w:bidi w:val="0"/>
          </w:pPr>
        </w:pPrChange>
      </w:pPr>
      <w:ins w:author="GUSTAVO DE OLIVEIRA REGO MORAIS" w:date="2025-08-08T20:08:17.304Z" w:id="1952330228">
        <w:r w:rsidRPr="60453AAE"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8.372Z" w:id="51979410">
              <w:rPr>
                <w:rFonts w:ascii="Aptos" w:hAnsi="Aptos" w:eastAsia="Aptos" w:cs="Aptos"/>
                <w:b w:val="1"/>
                <w:bCs w:val="1"/>
                <w:noProof w:val="0"/>
                <w:sz w:val="24"/>
                <w:szCs w:val="24"/>
                <w:lang w:val="pt-BR"/>
              </w:rPr>
            </w:rPrChange>
          </w:rPr>
          <w:t>Decisão de Localização e Temperatura</w:t>
        </w:r>
      </w:ins>
    </w:p>
    <w:p w:rsidR="68A2B600" w:rsidP="60453AAE" w:rsidRDefault="68A2B600" w14:paraId="7E9560B1" w14:textId="7F1AC3AD">
      <w:pPr>
        <w:keepNext w:val="0"/>
        <w:keepLines w:val="0"/>
        <w:bidi w:val="0"/>
        <w:spacing w:before="120" w:beforeAutospacing="off" w:after="120" w:afterAutospacing="off" w:line="360" w:lineRule="auto"/>
        <w:jc w:val="both"/>
        <w:rPr>
          <w:ins w:author="GUSTAVO DE OLIVEIRA REGO MORAIS" w:date="2025-08-08T20:08:17.304Z" w16du:dateUtc="2025-08-08T20:08:17.304Z" w:id="401100505"/>
          <w:rFonts w:ascii="Times New Roman" w:hAnsi="Times New Roman" w:eastAsia="Times New Roman" w:cs="Times New Roman"/>
          <w:b w:val="0"/>
          <w:bCs w:val="0"/>
          <w:i w:val="0"/>
          <w:iCs w:val="0"/>
          <w:noProof w:val="0"/>
          <w:sz w:val="24"/>
          <w:szCs w:val="24"/>
          <w:lang w:val="pt-BR"/>
          <w:rPrChange w:author="GUSTAVO DE OLIVEIRA REGO MORAIS" w:date="2025-08-08T20:08:36.659Z" w:id="183366076">
            <w:rPr>
              <w:ins w:author="GUSTAVO DE OLIVEIRA REGO MORAIS" w:date="2025-08-08T20:08:17.304Z" w16du:dateUtc="2025-08-08T20:08:17.304Z" w:id="1605351471"/>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1633601304">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5Z" w:id="1415091163">
              <w:rPr>
                <w:rFonts w:ascii="Aptos" w:hAnsi="Aptos" w:eastAsia="Aptos" w:cs="Aptos"/>
                <w:b w:val="0"/>
                <w:bCs w:val="0"/>
                <w:noProof w:val="0"/>
                <w:sz w:val="24"/>
                <w:szCs w:val="24"/>
                <w:lang w:val="pt-BR"/>
              </w:rPr>
            </w:rPrChange>
          </w:rPr>
          <w:t>O sistema apresenta ao usuário a decisão "Permite usar a localização?".</w:t>
        </w:r>
      </w:ins>
    </w:p>
    <w:p w:rsidR="68A2B600" w:rsidP="60453AAE" w:rsidRDefault="68A2B600" w14:paraId="2C21B88C" w14:textId="29B84DD2">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1280924506"/>
          <w:rFonts w:ascii="Times New Roman" w:hAnsi="Times New Roman" w:eastAsia="Times New Roman" w:cs="Times New Roman"/>
          <w:b w:val="0"/>
          <w:bCs w:val="0"/>
          <w:i w:val="0"/>
          <w:iCs w:val="0"/>
          <w:noProof w:val="0"/>
          <w:sz w:val="24"/>
          <w:szCs w:val="24"/>
          <w:lang w:val="pt-BR"/>
          <w:rPrChange w:author="GUSTAVO DE OLIVEIRA REGO MORAIS" w:date="2025-08-08T20:08:36.66Z" w:id="1486489341">
            <w:rPr>
              <w:ins w:author="GUSTAVO DE OLIVEIRA REGO MORAIS" w:date="2025-08-08T20:08:17.305Z" w16du:dateUtc="2025-08-08T20:08:17.305Z" w:id="984976977"/>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813876737">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7Z" w:id="159763886">
              <w:rPr>
                <w:rFonts w:ascii="Aptos" w:hAnsi="Aptos" w:eastAsia="Aptos" w:cs="Aptos"/>
                <w:b w:val="0"/>
                <w:bCs w:val="0"/>
                <w:noProof w:val="0"/>
                <w:sz w:val="24"/>
                <w:szCs w:val="24"/>
                <w:lang w:val="pt-BR"/>
              </w:rPr>
            </w:rPrChange>
          </w:rPr>
          <w:t>Permissão Concedida ("SIM"):</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6Z" w:id="447280689">
              <w:rPr>
                <w:rFonts w:ascii="Aptos" w:hAnsi="Aptos" w:eastAsia="Aptos" w:cs="Aptos"/>
                <w:b w:val="0"/>
                <w:bCs w:val="0"/>
                <w:noProof w:val="0"/>
                <w:sz w:val="24"/>
                <w:szCs w:val="24"/>
                <w:lang w:val="pt-BR"/>
              </w:rPr>
            </w:rPrChange>
          </w:rPr>
          <w:t xml:space="preserve"> O sistema "Detecta localização via IP" e, em seguida, "Busca temperatura máxima anual na API de Clima", obtendo os dados necessários de forma automatizada.</w:t>
        </w:r>
      </w:ins>
    </w:p>
    <w:p w:rsidR="68A2B600" w:rsidP="60453AAE" w:rsidRDefault="68A2B600" w14:paraId="1348FDD0" w14:textId="3EC2B237">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1565782972"/>
          <w:rFonts w:ascii="Times New Roman" w:hAnsi="Times New Roman" w:eastAsia="Times New Roman" w:cs="Times New Roman"/>
          <w:b w:val="0"/>
          <w:bCs w:val="0"/>
          <w:i w:val="0"/>
          <w:iCs w:val="0"/>
          <w:noProof w:val="0"/>
          <w:sz w:val="24"/>
          <w:szCs w:val="24"/>
          <w:lang w:val="pt-BR"/>
          <w:rPrChange w:author="GUSTAVO DE OLIVEIRA REGO MORAIS" w:date="2025-08-08T20:08:36.661Z" w:id="1638354837">
            <w:rPr>
              <w:ins w:author="GUSTAVO DE OLIVEIRA REGO MORAIS" w:date="2025-08-08T20:08:17.305Z" w16du:dateUtc="2025-08-08T20:08:17.305Z" w:id="471031784"/>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1686625400">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9Z" w:id="958089761">
              <w:rPr>
                <w:rFonts w:ascii="Aptos" w:hAnsi="Aptos" w:eastAsia="Aptos" w:cs="Aptos"/>
                <w:b w:val="0"/>
                <w:bCs w:val="0"/>
                <w:noProof w:val="0"/>
                <w:sz w:val="24"/>
                <w:szCs w:val="24"/>
                <w:lang w:val="pt-BR"/>
              </w:rPr>
            </w:rPrChange>
          </w:rPr>
          <w:t>Permissão Negada ("NÃO"):</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7Z" w:id="1679290800">
              <w:rPr>
                <w:rFonts w:ascii="Aptos" w:hAnsi="Aptos" w:eastAsia="Aptos" w:cs="Aptos"/>
                <w:b w:val="0"/>
                <w:bCs w:val="0"/>
                <w:noProof w:val="0"/>
                <w:sz w:val="24"/>
                <w:szCs w:val="24"/>
                <w:lang w:val="pt-BR"/>
              </w:rPr>
            </w:rPrChange>
          </w:rPr>
          <w:t xml:space="preserve"> O sistema "Bloqueia o avanço e solicita a inserção manual da temperatura". O usuário, então, executa a atividade "Insere temperatura manualmente".</w:t>
        </w:r>
      </w:ins>
    </w:p>
    <w:p w:rsidR="68A2B600" w:rsidP="60453AAE" w:rsidRDefault="68A2B600" w14:paraId="331C1385" w14:textId="10F5B0A0">
      <w:pPr>
        <w:keepNext w:val="0"/>
        <w:keepLines w:val="0"/>
        <w:bidi w:val="0"/>
        <w:spacing w:before="120" w:beforeAutospacing="off" w:after="120" w:afterAutospacing="off" w:line="360" w:lineRule="auto"/>
        <w:jc w:val="both"/>
        <w:rPr>
          <w:ins w:author="GUSTAVO DE OLIVEIRA REGO MORAIS" w:date="2025-08-08T20:08:17.305Z" w16du:dateUtc="2025-08-08T20:08:17.305Z" w:id="151074769"/>
          <w:rFonts w:ascii="Times New Roman" w:hAnsi="Times New Roman" w:eastAsia="Times New Roman" w:cs="Times New Roman"/>
          <w:b w:val="0"/>
          <w:bCs w:val="0"/>
          <w:i w:val="0"/>
          <w:iCs w:val="0"/>
          <w:noProof w:val="0"/>
          <w:sz w:val="24"/>
          <w:szCs w:val="24"/>
          <w:lang w:val="pt-BR"/>
          <w:rPrChange w:author="GUSTAVO DE OLIVEIRA REGO MORAIS" w:date="2025-08-08T20:08:36.662Z" w:id="118007557">
            <w:rPr>
              <w:ins w:author="GUSTAVO DE OLIVEIRA REGO MORAIS" w:date="2025-08-08T20:08:17.305Z" w16du:dateUtc="2025-08-08T20:08:17.305Z" w:id="1325016706"/>
              <w:rFonts w:ascii="Aptos" w:hAnsi="Aptos" w:eastAsia="Aptos" w:cs="Aptos"/>
              <w:b w:val="0"/>
              <w:bCs w:val="0"/>
              <w:noProof w:val="0"/>
              <w:sz w:val="24"/>
              <w:szCs w:val="24"/>
              <w:lang w:val="pt-BR"/>
            </w:rPr>
          </w:rPrChange>
        </w:rPr>
        <w:pPrChange w:author="GUSTAVO DE OLIVEIRA REGO MORAIS" w:date="2025-08-08T20:11:06.589Z">
          <w:pPr>
            <w:numPr>
              <w:ilvl w:val="0"/>
              <w:numId w:val="90"/>
            </w:numPr>
            <w:bidi w:val="0"/>
          </w:pPr>
        </w:pPrChange>
      </w:pPr>
      <w:ins w:author="GUSTAVO DE OLIVEIRA REGO MORAIS" w:date="2025-08-08T20:08:17.305Z" w:id="575459692">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1Z" w:id="59297134">
              <w:rPr>
                <w:rFonts w:ascii="Aptos" w:hAnsi="Aptos" w:eastAsia="Aptos" w:cs="Aptos"/>
                <w:b w:val="0"/>
                <w:bCs w:val="0"/>
                <w:noProof w:val="0"/>
                <w:sz w:val="24"/>
                <w:szCs w:val="24"/>
                <w:lang w:val="pt-BR"/>
              </w:rPr>
            </w:rPrChange>
          </w:rPr>
          <w:t>Após a coleta da temperatura (de forma automática ou manual), os fluxos se unem para prosseguir na coleta de outros requisitos.</w:t>
        </w:r>
      </w:ins>
    </w:p>
    <w:p w:rsidR="68A2B600" w:rsidP="60453AAE" w:rsidRDefault="68A2B600" w14:paraId="47BB1E4C" w14:textId="0AE4421F">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2076002999"/>
          <w:rFonts w:ascii="Times New Roman" w:hAnsi="Times New Roman" w:eastAsia="Times New Roman" w:cs="Times New Roman"/>
          <w:b w:val="1"/>
          <w:bCs w:val="1"/>
          <w:i w:val="0"/>
          <w:iCs w:val="0"/>
          <w:noProof w:val="0"/>
          <w:sz w:val="24"/>
          <w:szCs w:val="24"/>
          <w:lang w:val="pt-BR"/>
          <w:rPrChange w:author="GUSTAVO DE OLIVEIRA REGO MORAIS" w:date="2025-08-08T20:20:10.884Z" w:id="880866558">
            <w:rPr>
              <w:ins w:author="GUSTAVO DE OLIVEIRA REGO MORAIS" w:date="2025-08-08T20:08:17.305Z" w16du:dateUtc="2025-08-08T20:08:17.305Z" w:id="1346383884"/>
              <w:rFonts w:ascii="Aptos" w:hAnsi="Aptos" w:eastAsia="Aptos" w:cs="Aptos"/>
              <w:b w:val="1"/>
              <w:bCs w:val="1"/>
              <w:noProof w:val="0"/>
              <w:sz w:val="24"/>
              <w:szCs w:val="24"/>
              <w:lang w:val="pt-BR"/>
            </w:rPr>
          </w:rPrChange>
        </w:rPr>
        <w:pPrChange w:author="GUSTAVO DE OLIVEIRA REGO MORAIS" w:date="2025-08-08T20:11:06.589Z">
          <w:pPr>
            <w:bidi w:val="0"/>
          </w:pPr>
        </w:pPrChange>
      </w:pPr>
      <w:ins w:author="GUSTAVO DE OLIVEIRA REGO MORAIS" w:date="2025-08-08T20:08:17.305Z" w:id="2057391464">
        <w:r w:rsidRPr="60453AAE"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0.884Z" w:id="287568406">
              <w:rPr>
                <w:rFonts w:ascii="Aptos" w:hAnsi="Aptos" w:eastAsia="Aptos" w:cs="Aptos"/>
                <w:b w:val="1"/>
                <w:bCs w:val="1"/>
                <w:noProof w:val="0"/>
                <w:sz w:val="24"/>
                <w:szCs w:val="24"/>
                <w:lang w:val="pt-BR"/>
              </w:rPr>
            </w:rPrChange>
          </w:rPr>
          <w:t>Loop de Coleta de Requisitos</w:t>
        </w:r>
      </w:ins>
    </w:p>
    <w:p w:rsidR="68A2B600" w:rsidP="60453AAE" w:rsidRDefault="68A2B600" w14:paraId="4A5BF390" w14:textId="21F2381B">
      <w:pPr>
        <w:keepNext w:val="0"/>
        <w:keepLines w:val="0"/>
        <w:bidi w:val="0"/>
        <w:spacing w:before="120" w:beforeAutospacing="off" w:after="120" w:afterAutospacing="off" w:line="360" w:lineRule="auto"/>
        <w:jc w:val="both"/>
        <w:rPr>
          <w:ins w:author="GUSTAVO DE OLIVEIRA REGO MORAIS" w:date="2025-08-08T20:08:17.305Z" w16du:dateUtc="2025-08-08T20:08:17.305Z" w:id="309082513"/>
          <w:rFonts w:ascii="Times New Roman" w:hAnsi="Times New Roman" w:eastAsia="Times New Roman" w:cs="Times New Roman"/>
          <w:b w:val="0"/>
          <w:bCs w:val="0"/>
          <w:i w:val="0"/>
          <w:iCs w:val="0"/>
          <w:noProof w:val="0"/>
          <w:sz w:val="24"/>
          <w:szCs w:val="24"/>
          <w:lang w:val="pt-BR"/>
          <w:rPrChange w:author="GUSTAVO DE OLIVEIRA REGO MORAIS" w:date="2025-08-08T20:08:36.663Z" w:id="1468044182">
            <w:rPr>
              <w:ins w:author="GUSTAVO DE OLIVEIRA REGO MORAIS" w:date="2025-08-08T20:08:17.305Z" w16du:dateUtc="2025-08-08T20:08:17.305Z" w:id="904425417"/>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62032765">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4Z" w:id="737402318">
              <w:rPr>
                <w:rFonts w:ascii="Aptos" w:hAnsi="Aptos" w:eastAsia="Aptos" w:cs="Aptos"/>
                <w:b w:val="0"/>
                <w:bCs w:val="0"/>
                <w:noProof w:val="0"/>
                <w:sz w:val="24"/>
                <w:szCs w:val="24"/>
                <w:lang w:val="pt-BR"/>
              </w:rPr>
            </w:rPrChange>
          </w:rPr>
          <w:t>A coleta continua com o sistema executando a atividade "Solicita próximo requisito", que pode incluir informações como "ambiente físico, finalidade". O usuário responde com a atividade "Fornece o requisito". A seguir, o sistema avalia a condição "Requisitos para o perfil SÃO suficientes?".</w:t>
        </w:r>
      </w:ins>
    </w:p>
    <w:p w:rsidR="68A2B600" w:rsidP="60453AAE" w:rsidRDefault="68A2B600" w14:paraId="781C8AF6" w14:textId="6CA5D25A">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2009360546"/>
          <w:rFonts w:ascii="Times New Roman" w:hAnsi="Times New Roman" w:eastAsia="Times New Roman" w:cs="Times New Roman"/>
          <w:b w:val="0"/>
          <w:bCs w:val="0"/>
          <w:i w:val="0"/>
          <w:iCs w:val="0"/>
          <w:noProof w:val="0"/>
          <w:sz w:val="24"/>
          <w:szCs w:val="24"/>
          <w:lang w:val="pt-BR"/>
          <w:rPrChange w:author="GUSTAVO DE OLIVEIRA REGO MORAIS" w:date="2025-08-08T20:08:36.664Z" w:id="1592107184">
            <w:rPr>
              <w:ins w:author="GUSTAVO DE OLIVEIRA REGO MORAIS" w:date="2025-08-08T20:08:17.305Z" w16du:dateUtc="2025-08-08T20:08:17.305Z" w:id="1038035759"/>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19076299">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6Z" w:id="1303185259">
              <w:rPr>
                <w:rFonts w:ascii="Aptos" w:hAnsi="Aptos" w:eastAsia="Aptos" w:cs="Aptos"/>
                <w:b w:val="0"/>
                <w:bCs w:val="0"/>
                <w:noProof w:val="0"/>
                <w:sz w:val="24"/>
                <w:szCs w:val="24"/>
                <w:lang w:val="pt-BR"/>
              </w:rPr>
            </w:rPrChange>
          </w:rPr>
          <w:t>Se os requisitos não forem suficientes ("NÃO"):</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3Z" w:id="578530209">
              <w:rPr>
                <w:rFonts w:ascii="Aptos" w:hAnsi="Aptos" w:eastAsia="Aptos" w:cs="Aptos"/>
                <w:b w:val="0"/>
                <w:bCs w:val="0"/>
                <w:noProof w:val="0"/>
                <w:sz w:val="24"/>
                <w:szCs w:val="24"/>
                <w:lang w:val="pt-BR"/>
              </w:rPr>
            </w:rPrChange>
          </w:rPr>
          <w:t xml:space="preserve"> O fluxo retorna para "Solicita próximo requisito", reiniciando o ciclo para coletar mais informações.</w:t>
        </w:r>
      </w:ins>
    </w:p>
    <w:p w:rsidR="68A2B600" w:rsidP="60453AAE" w:rsidRDefault="68A2B600" w14:paraId="2E312918" w14:textId="0569C0B6">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165682268"/>
          <w:rFonts w:ascii="Times New Roman" w:hAnsi="Times New Roman" w:eastAsia="Times New Roman" w:cs="Times New Roman"/>
          <w:b w:val="0"/>
          <w:bCs w:val="0"/>
          <w:i w:val="0"/>
          <w:iCs w:val="0"/>
          <w:noProof w:val="0"/>
          <w:sz w:val="24"/>
          <w:szCs w:val="24"/>
          <w:lang w:val="pt-BR"/>
          <w:rPrChange w:author="GUSTAVO DE OLIVEIRA REGO MORAIS" w:date="2025-08-08T20:08:36.665Z" w:id="202501964">
            <w:rPr>
              <w:ins w:author="GUSTAVO DE OLIVEIRA REGO MORAIS" w:date="2025-08-08T20:08:17.305Z" w16du:dateUtc="2025-08-08T20:08:17.305Z" w:id="904841417"/>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930213509">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8Z" w:id="699425255">
              <w:rPr>
                <w:rFonts w:ascii="Aptos" w:hAnsi="Aptos" w:eastAsia="Aptos" w:cs="Aptos"/>
                <w:b w:val="0"/>
                <w:bCs w:val="0"/>
                <w:noProof w:val="0"/>
                <w:sz w:val="24"/>
                <w:szCs w:val="24"/>
                <w:lang w:val="pt-BR"/>
              </w:rPr>
            </w:rPrChange>
          </w:rPr>
          <w:t>Se os requisitos forem suficientes ("SIM"):</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5Z" w:id="2078619822">
              <w:rPr>
                <w:rFonts w:ascii="Aptos" w:hAnsi="Aptos" w:eastAsia="Aptos" w:cs="Aptos"/>
                <w:b w:val="0"/>
                <w:bCs w:val="0"/>
                <w:noProof w:val="0"/>
                <w:sz w:val="24"/>
                <w:szCs w:val="24"/>
                <w:lang w:val="pt-BR"/>
              </w:rPr>
            </w:rPrChange>
          </w:rPr>
          <w:t xml:space="preserve"> O fluxo prossegue para a etapa final, saindo do loop.</w:t>
        </w:r>
      </w:ins>
    </w:p>
    <w:p w:rsidR="68A2B600" w:rsidP="60453AAE" w:rsidRDefault="68A2B600" w14:paraId="05FC012B" w14:textId="09A0B4CC">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1184405224"/>
          <w:rFonts w:ascii="Times New Roman" w:hAnsi="Times New Roman" w:eastAsia="Times New Roman" w:cs="Times New Roman"/>
          <w:b w:val="1"/>
          <w:bCs w:val="1"/>
          <w:i w:val="0"/>
          <w:iCs w:val="0"/>
          <w:noProof w:val="0"/>
          <w:sz w:val="24"/>
          <w:szCs w:val="24"/>
          <w:lang w:val="pt-BR"/>
          <w:rPrChange w:author="GUSTAVO DE OLIVEIRA REGO MORAIS" w:date="2025-08-08T20:20:13.948Z" w:id="1521058153">
            <w:rPr>
              <w:ins w:author="GUSTAVO DE OLIVEIRA REGO MORAIS" w:date="2025-08-08T20:08:17.305Z" w16du:dateUtc="2025-08-08T20:08:17.305Z" w:id="490762891"/>
              <w:rFonts w:ascii="Aptos" w:hAnsi="Aptos" w:eastAsia="Aptos" w:cs="Aptos"/>
              <w:b w:val="1"/>
              <w:bCs w:val="1"/>
              <w:noProof w:val="0"/>
              <w:sz w:val="24"/>
              <w:szCs w:val="24"/>
              <w:lang w:val="pt-BR"/>
            </w:rPr>
          </w:rPrChange>
        </w:rPr>
        <w:pPrChange w:author="GUSTAVO DE OLIVEIRA REGO MORAIS" w:date="2025-08-08T20:11:06.59Z">
          <w:pPr>
            <w:numPr>
              <w:ilvl w:val="0"/>
              <w:numId w:val="91"/>
            </w:numPr>
            <w:bidi w:val="0"/>
          </w:pPr>
        </w:pPrChange>
      </w:pPr>
      <w:ins w:author="GUSTAVO DE OLIVEIRA REGO MORAIS" w:date="2025-08-08T20:08:17.305Z" w:id="562839811">
        <w:r w:rsidRPr="60453AAE"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3.948Z" w:id="1648374562">
              <w:rPr>
                <w:rFonts w:ascii="Aptos" w:hAnsi="Aptos" w:eastAsia="Aptos" w:cs="Aptos"/>
                <w:b w:val="1"/>
                <w:bCs w:val="1"/>
                <w:noProof w:val="0"/>
                <w:sz w:val="24"/>
                <w:szCs w:val="24"/>
                <w:lang w:val="pt-BR"/>
              </w:rPr>
            </w:rPrChange>
          </w:rPr>
          <w:t>Finalização e Disponibilização de Dados</w:t>
        </w:r>
      </w:ins>
    </w:p>
    <w:p w:rsidR="68A2B600" w:rsidP="60453AAE" w:rsidRDefault="68A2B600" w14:paraId="01901E33" w14:textId="5193AEA0">
      <w:pPr>
        <w:keepNext w:val="0"/>
        <w:keepLines w:val="0"/>
        <w:bidi w:val="0"/>
        <w:spacing w:before="120" w:beforeAutospacing="off" w:after="120" w:afterAutospacing="off" w:line="360" w:lineRule="auto"/>
        <w:jc w:val="both"/>
        <w:rPr>
          <w:ins w:author="GUSTAVO DE OLIVEIRA REGO MORAIS" w:date="2025-08-08T20:08:17.305Z" w16du:dateUtc="2025-08-08T20:08:17.305Z" w:id="939342832"/>
          <w:rFonts w:ascii="Times New Roman" w:hAnsi="Times New Roman" w:eastAsia="Times New Roman" w:cs="Times New Roman"/>
          <w:b w:val="0"/>
          <w:bCs w:val="0"/>
          <w:i w:val="0"/>
          <w:iCs w:val="0"/>
          <w:noProof w:val="0"/>
          <w:sz w:val="24"/>
          <w:szCs w:val="24"/>
          <w:lang w:val="pt-BR"/>
          <w:rPrChange w:author="GUSTAVO DE OLIVEIRA REGO MORAIS" w:date="2025-08-08T20:08:36.666Z" w:id="1313600365">
            <w:rPr>
              <w:ins w:author="GUSTAVO DE OLIVEIRA REGO MORAIS" w:date="2025-08-08T20:08:17.305Z" w16du:dateUtc="2025-08-08T20:08:17.305Z" w:id="27355293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271781488">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2Z" w:id="57802049">
              <w:rPr>
                <w:rFonts w:ascii="Aptos" w:hAnsi="Aptos" w:eastAsia="Aptos" w:cs="Aptos"/>
                <w:b w:val="0"/>
                <w:bCs w:val="0"/>
                <w:noProof w:val="0"/>
                <w:sz w:val="24"/>
                <w:szCs w:val="24"/>
                <w:lang w:val="pt-BR"/>
              </w:rPr>
            </w:rPrChange>
          </w:rPr>
          <w:t>O processo se encerra com o sistema executando duas atividades essenciais:</w:t>
        </w:r>
      </w:ins>
    </w:p>
    <w:p w:rsidR="68A2B600" w:rsidP="60453AAE" w:rsidRDefault="68A2B600" w14:paraId="3FF9B933" w14:textId="60DA5D42">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1220395987"/>
          <w:rFonts w:ascii="Times New Roman" w:hAnsi="Times New Roman" w:eastAsia="Times New Roman" w:cs="Times New Roman"/>
          <w:b w:val="0"/>
          <w:bCs w:val="0"/>
          <w:i w:val="0"/>
          <w:iCs w:val="0"/>
          <w:noProof w:val="0"/>
          <w:sz w:val="24"/>
          <w:szCs w:val="24"/>
          <w:lang w:val="pt-BR"/>
          <w:rPrChange w:author="GUSTAVO DE OLIVEIRA REGO MORAIS" w:date="2025-08-08T20:08:36.668Z" w:id="932424547">
            <w:rPr>
              <w:ins w:author="GUSTAVO DE OLIVEIRA REGO MORAIS" w:date="2025-08-08T20:08:17.305Z" w16du:dateUtc="2025-08-08T20:08:17.305Z" w:id="132006704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776611614">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3Z" w:id="505926536">
              <w:rPr>
                <w:rFonts w:ascii="Consolas" w:hAnsi="Consolas" w:eastAsia="Consolas" w:cs="Consolas"/>
                <w:b w:val="1"/>
                <w:bCs w:val="1"/>
                <w:noProof w:val="0"/>
                <w:sz w:val="24"/>
                <w:szCs w:val="24"/>
                <w:lang w:val="pt-BR"/>
              </w:rPr>
            </w:rPrChange>
          </w:rPr>
          <w:t>Armazena todas as preferências coletadas (sessão ou perfil)</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3Z" w:id="1384688971">
              <w:rPr>
                <w:rFonts w:ascii="Aptos" w:hAnsi="Aptos" w:eastAsia="Aptos" w:cs="Aptos"/>
                <w:noProof w:val="0"/>
                <w:sz w:val="24"/>
                <w:szCs w:val="24"/>
                <w:lang w:val="pt-BR"/>
              </w:rPr>
            </w:rPrChange>
          </w:rPr>
          <w:t>: Esta atividade salva os dados de forma persistente ou temporária.</w:t>
        </w:r>
      </w:ins>
    </w:p>
    <w:p w:rsidR="68A2B600" w:rsidP="60453AAE" w:rsidRDefault="68A2B600" w14:paraId="50902F1B" w14:textId="514A1EFF">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244338030"/>
          <w:rFonts w:ascii="Times New Roman" w:hAnsi="Times New Roman" w:eastAsia="Times New Roman" w:cs="Times New Roman"/>
          <w:b w:val="0"/>
          <w:bCs w:val="0"/>
          <w:i w:val="0"/>
          <w:iCs w:val="0"/>
          <w:noProof w:val="0"/>
          <w:sz w:val="24"/>
          <w:szCs w:val="24"/>
          <w:lang w:val="pt-BR"/>
          <w:rPrChange w:author="GUSTAVO DE OLIVEIRA REGO MORAIS" w:date="2025-08-08T20:08:36.669Z" w:id="177885817">
            <w:rPr>
              <w:ins w:author="GUSTAVO DE OLIVEIRA REGO MORAIS" w:date="2025-08-08T20:08:17.305Z" w16du:dateUtc="2025-08-08T20:08:17.305Z" w:id="135013402"/>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429810207">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6Z" w:id="1292947854">
              <w:rPr>
                <w:rFonts w:ascii="Consolas" w:hAnsi="Consolas" w:eastAsia="Consolas" w:cs="Consolas"/>
                <w:b w:val="1"/>
                <w:bCs w:val="1"/>
                <w:noProof w:val="0"/>
                <w:sz w:val="24"/>
                <w:szCs w:val="24"/>
                <w:lang w:val="pt-BR"/>
              </w:rPr>
            </w:rPrChange>
          </w:rPr>
          <w:t>Disponibiliza os dados para os outros casos de uso (CU1, CU3, CU5)</w:t>
        </w:r>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4Z" w:id="1662266746">
              <w:rPr>
                <w:rFonts w:ascii="Aptos" w:hAnsi="Aptos" w:eastAsia="Aptos" w:cs="Aptos"/>
                <w:noProof w:val="0"/>
                <w:sz w:val="24"/>
                <w:szCs w:val="24"/>
                <w:lang w:val="pt-BR"/>
              </w:rPr>
            </w:rPrChange>
          </w:rPr>
          <w:t>: Esta atividade torna os dados coletados acessíveis para outros módulos ou funcionalidades do sistema, como o de montagem de PC.</w:t>
        </w:r>
      </w:ins>
    </w:p>
    <w:p w:rsidR="68A2B600" w:rsidP="60453AAE" w:rsidRDefault="68A2B600" w14:paraId="7B85B44D" w14:textId="0F654092">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Change w:author="GUSTAVO DE OLIVEIRA REGO MORAIS" w:date="2025-08-08T20:11:06.59Z">
          <w:pPr>
            <w:numPr>
              <w:ilvl w:val="0"/>
              <w:numId w:val="92"/>
            </w:numPr>
            <w:bidi w:val="0"/>
          </w:pPr>
        </w:pPrChange>
      </w:pPr>
      <w:ins w:author="GUSTAVO DE OLIVEIRA REGO MORAIS" w:date="2025-08-08T20:08:17.305Z" w:id="277223952">
        <w:r w:rsidRPr="60453AAE"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8Z" w:id="541283795">
              <w:rPr>
                <w:rFonts w:ascii="Aptos" w:hAnsi="Aptos" w:eastAsia="Aptos" w:cs="Aptos"/>
                <w:b w:val="0"/>
                <w:bCs w:val="0"/>
                <w:noProof w:val="0"/>
                <w:sz w:val="24"/>
                <w:szCs w:val="24"/>
                <w:lang w:val="pt-BR"/>
              </w:rPr>
            </w:rPrChange>
          </w:rPr>
          <w:t>O fluxo termina no nó final, indicando o encerramento do processo de coleta de requisitos.</w:t>
        </w:r>
      </w:ins>
    </w:p>
    <w:p w:rsidR="7E933464" w:rsidP="60453AAE" w:rsidRDefault="7E933464" w14:paraId="6F3751A3" w14:textId="0DFC53F9">
      <w:pPr>
        <w:pStyle w:val="Heading1"/>
        <w:rPr>
          <w:b w:val="1"/>
          <w:bCs w:val="1"/>
          <w:sz w:val="24"/>
          <w:szCs w:val="24"/>
          <w:rPrChange w:author="GUSTAVO DE OLIVEIRA REGO MORAIS" w:date="2025-08-08T20:20:18.194Z" w:id="413775023">
            <w:rPr>
              <w:sz w:val="24"/>
              <w:szCs w:val="24"/>
            </w:rPr>
          </w:rPrChange>
        </w:rPr>
      </w:pPr>
      <w:bookmarkStart w:name="_Toc1361035702" w:id="732957088"/>
      <w:r w:rsidRPr="60453AAE" w:rsidR="6265BE77">
        <w:rPr>
          <w:b w:val="1"/>
          <w:bCs w:val="1"/>
          <w:sz w:val="24"/>
          <w:szCs w:val="24"/>
          <w:rPrChange w:author="GUSTAVO DE OLIVEIRA REGO MORAIS" w:date="2025-08-08T20:20:18.193Z" w:id="27527385">
            <w:rPr>
              <w:sz w:val="24"/>
              <w:szCs w:val="24"/>
            </w:rPr>
          </w:rPrChange>
        </w:rPr>
        <w:t>6</w:t>
      </w:r>
      <w:r w:rsidRPr="60453AAE" w:rsidR="7D58D9E0">
        <w:rPr>
          <w:b w:val="1"/>
          <w:bCs w:val="1"/>
          <w:sz w:val="24"/>
          <w:szCs w:val="24"/>
        </w:rPr>
        <w:t>.</w:t>
      </w:r>
      <w:r w:rsidRPr="60453AAE" w:rsidR="6265BE77">
        <w:rPr>
          <w:b w:val="1"/>
          <w:bCs w:val="1"/>
          <w:sz w:val="24"/>
          <w:szCs w:val="24"/>
          <w:rPrChange w:author="GUSTAVO DE OLIVEIRA REGO MORAIS" w:date="2025-08-08T20:20:18.193Z" w:id="1597667376">
            <w:rPr>
              <w:sz w:val="24"/>
              <w:szCs w:val="24"/>
            </w:rPr>
          </w:rPrChange>
        </w:rPr>
        <w:t xml:space="preserve"> DIAGRAMA DE ESTA</w:t>
      </w:r>
      <w:r w:rsidRPr="60453AAE" w:rsidR="6265BE77">
        <w:rPr>
          <w:b w:val="1"/>
          <w:bCs w:val="1"/>
          <w:sz w:val="24"/>
          <w:szCs w:val="24"/>
          <w:rPrChange w:author="GUSTAVO DE OLIVEIRA REGO MORAIS" w:date="2025-08-08T20:20:18.193Z" w:id="2077828696">
            <w:rPr>
              <w:sz w:val="24"/>
              <w:szCs w:val="24"/>
            </w:rPr>
          </w:rPrChange>
        </w:rPr>
        <w:t>DOS</w:t>
      </w:r>
      <w:bookmarkEnd w:id="732957088"/>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554526A0">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60453AAE" w:rsidR="10A70ABF">
        <w:rPr>
          <w:rFonts w:ascii="Times New Roman" w:hAnsi="Times New Roman" w:eastAsia="Times New Roman" w:cs="Times New Roman"/>
          <w:noProof w:val="0"/>
          <w:sz w:val="24"/>
          <w:szCs w:val="24"/>
          <w:lang w:val="pt-BR"/>
        </w:rPr>
        <w:t xml:space="preserve">A seguir temos os </w:t>
      </w:r>
      <w:r w:rsidRPr="60453AAE" w:rsidR="10A70ABF">
        <w:rPr>
          <w:rFonts w:ascii="Times New Roman" w:hAnsi="Times New Roman" w:eastAsia="Times New Roman" w:cs="Times New Roman"/>
          <w:noProof w:val="0"/>
          <w:sz w:val="24"/>
          <w:szCs w:val="24"/>
          <w:lang w:val="pt-BR"/>
        </w:rPr>
        <w:t>digram</w:t>
      </w:r>
      <w:ins w:author="GUSTAVO DE OLIVEIRA REGO MORAIS" w:date="2025-08-08T20:11:34.394Z" w:id="194574261">
        <w:r w:rsidRPr="60453AAE" w:rsidR="65FF6975">
          <w:rPr>
            <w:rFonts w:ascii="Times New Roman" w:hAnsi="Times New Roman" w:eastAsia="Times New Roman" w:cs="Times New Roman"/>
            <w:noProof w:val="0"/>
            <w:sz w:val="24"/>
            <w:szCs w:val="24"/>
            <w:lang w:val="pt-BR"/>
          </w:rPr>
          <w:t>a</w:t>
        </w:r>
      </w:ins>
      <w:r w:rsidRPr="60453AAE" w:rsidR="10A70ABF">
        <w:rPr>
          <w:rFonts w:ascii="Times New Roman" w:hAnsi="Times New Roman" w:eastAsia="Times New Roman" w:cs="Times New Roman"/>
          <w:noProof w:val="0"/>
          <w:sz w:val="24"/>
          <w:szCs w:val="24"/>
          <w:lang w:val="pt-BR"/>
        </w:rPr>
        <w:t>s</w:t>
      </w:r>
      <w:r w:rsidRPr="60453AAE" w:rsidR="10A70ABF">
        <w:rPr>
          <w:rFonts w:ascii="Times New Roman" w:hAnsi="Times New Roman" w:eastAsia="Times New Roman" w:cs="Times New Roman"/>
          <w:noProof w:val="0"/>
          <w:sz w:val="24"/>
          <w:szCs w:val="24"/>
          <w:lang w:val="pt-BR"/>
        </w:rPr>
        <w:t xml:space="preserve"> do sistema:</w:t>
      </w:r>
    </w:p>
    <w:p w:rsidR="1AF509E4" w:rsidP="1AF509E4" w:rsidRDefault="1AF509E4" w14:paraId="5FF76FFF" w14:textId="7D830F1C">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082FDDD6" w14:textId="047D0CC0">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1AF509E4" w:rsidRDefault="61BFC41F" w14:paraId="169B2AD4" w14:textId="6C07AE9F">
      <w:pPr>
        <w:bidi w:val="0"/>
        <w:spacing w:before="240" w:beforeAutospacing="off" w:after="240" w:afterAutospacing="off" w:line="360" w:lineRule="auto"/>
        <w:ind w:firstLine="0"/>
        <w:jc w:val="both"/>
      </w:pPr>
      <w:r w:rsidR="61BFC41F">
        <w:drawing>
          <wp:inline wp14:editId="0695C54C" wp14:anchorId="2878D835">
            <wp:extent cx="3713006" cy="4958925"/>
            <wp:effectExtent l="0" t="0" r="0" b="0"/>
            <wp:docPr id="477994138" name="" title=""/>
            <wp:cNvGraphicFramePr>
              <a:graphicFrameLocks noChangeAspect="1"/>
            </wp:cNvGraphicFramePr>
            <a:graphic>
              <a:graphicData uri="http://schemas.openxmlformats.org/drawingml/2006/picture">
                <pic:pic>
                  <pic:nvPicPr>
                    <pic:cNvPr id="0" name=""/>
                    <pic:cNvPicPr/>
                  </pic:nvPicPr>
                  <pic:blipFill>
                    <a:blip r:embed="Rd5460c2e3c96452a">
                      <a:extLst>
                        <a:ext xmlns:a="http://schemas.openxmlformats.org/drawingml/2006/main" uri="{28A0092B-C50C-407E-A947-70E740481C1C}">
                          <a14:useLocalDpi val="0"/>
                        </a:ext>
                      </a:extLst>
                    </a:blip>
                    <a:stretch>
                      <a:fillRect/>
                    </a:stretch>
                  </pic:blipFill>
                  <pic:spPr>
                    <a:xfrm>
                      <a:off x="0" y="0"/>
                      <a:ext cx="3713006" cy="4958925"/>
                    </a:xfrm>
                    <a:prstGeom prst="rect">
                      <a:avLst/>
                    </a:prstGeom>
                  </pic:spPr>
                </pic:pic>
              </a:graphicData>
            </a:graphic>
          </wp:inline>
        </w:drawing>
      </w:r>
    </w:p>
    <w:p w:rsidR="61BFC41F" w:rsidP="1AF509E4" w:rsidRDefault="61BFC41F" w14:paraId="130D1DCA" w14:textId="710E3804">
      <w:pPr>
        <w:bidi w:val="0"/>
        <w:spacing w:before="240" w:beforeAutospacing="off" w:after="240" w:afterAutospacing="off" w:line="360" w:lineRule="auto"/>
        <w:ind w:firstLine="0"/>
        <w:jc w:val="both"/>
      </w:pPr>
      <w:r w:rsidR="61BFC41F">
        <w:rPr/>
        <w:t>Figura 1</w:t>
      </w:r>
      <w:r w:rsidR="4CD3E8CE">
        <w:rPr/>
        <w:t>3</w:t>
      </w:r>
      <w:r w:rsidR="61BFC41F">
        <w:rPr/>
        <w:t xml:space="preserve"> – Coleta de requisitos</w:t>
      </w:r>
    </w:p>
    <w:p w:rsidR="1AF509E4" w:rsidP="1AF509E4" w:rsidRDefault="1AF509E4" w14:paraId="3811EE42" w14:textId="3152DF74">
      <w:pPr>
        <w:bidi w:val="0"/>
        <w:spacing w:before="240" w:beforeAutospacing="off" w:after="240" w:afterAutospacing="off" w:line="360" w:lineRule="auto"/>
        <w:ind w:firstLine="708"/>
      </w:pPr>
    </w:p>
    <w:p w:rsidR="1AF509E4" w:rsidP="1AF509E4" w:rsidRDefault="1AF509E4" w14:paraId="1ACCC363" w14:textId="22A0F016">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7D291592" w14:textId="3C73C943">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1E29A2B4" w14:textId="5CF5AF3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4045BE85" w14:textId="18520B19">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61BFC41F" w:rsidP="1AF509E4" w:rsidRDefault="61BFC41F" w14:paraId="0BA68AB3" w14:textId="146EFA3D">
      <w:pPr>
        <w:pStyle w:val="Normal"/>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61BFC41F">
        <w:rPr>
          <w:rFonts w:ascii="Times New Roman" w:hAnsi="Times New Roman" w:eastAsia="Times New Roman" w:cs="Times New Roman"/>
          <w:noProof w:val="0"/>
          <w:sz w:val="24"/>
          <w:szCs w:val="24"/>
          <w:lang w:val="pt-BR"/>
        </w:rPr>
        <w:t>Figura 1</w:t>
      </w:r>
      <w:r w:rsidRPr="1AF509E4" w:rsidR="63972BA1">
        <w:rPr>
          <w:rFonts w:ascii="Times New Roman" w:hAnsi="Times New Roman" w:eastAsia="Times New Roman" w:cs="Times New Roman"/>
          <w:noProof w:val="0"/>
          <w:sz w:val="24"/>
          <w:szCs w:val="24"/>
          <w:lang w:val="pt-BR"/>
        </w:rPr>
        <w:t>4</w:t>
      </w:r>
      <w:r w:rsidRPr="1AF509E4" w:rsidR="61BFC41F">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55AD65BA">
      <w:pPr>
        <w:bidi w:val="0"/>
        <w:spacing w:line="360" w:lineRule="auto"/>
        <w:jc w:val="center"/>
        <w:rPr>
          <w:rFonts w:ascii="Times New Roman" w:hAnsi="Times New Roman" w:eastAsia="Times New Roman" w:cs="Times New Roman"/>
        </w:rPr>
      </w:pPr>
      <w:r w:rsidR="21DD563B">
        <w:drawing>
          <wp:inline wp14:editId="5965EBFE" wp14:anchorId="7712672A">
            <wp:extent cx="5724524" cy="3819525"/>
            <wp:effectExtent l="0" t="0" r="0" b="0"/>
            <wp:docPr id="1421669709" name="" title=""/>
            <wp:cNvGraphicFramePr>
              <a:graphicFrameLocks noChangeAspect="1"/>
            </wp:cNvGraphicFramePr>
            <a:graphic>
              <a:graphicData uri="http://schemas.openxmlformats.org/drawingml/2006/picture">
                <pic:pic>
                  <pic:nvPicPr>
                    <pic:cNvPr id="0" name=""/>
                    <pic:cNvPicPr/>
                  </pic:nvPicPr>
                  <pic:blipFill>
                    <a:blip r:embed="R3ebaaf17a9934666">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1AF509E4" w:rsidP="1AF509E4" w:rsidRDefault="1AF509E4" w14:paraId="0B84FC8A" w14:textId="0B59716D">
      <w:pPr>
        <w:bidi w:val="0"/>
        <w:spacing w:line="360" w:lineRule="auto"/>
        <w:jc w:val="center"/>
        <w:rPr>
          <w:rFonts w:ascii="Times New Roman" w:hAnsi="Times New Roman" w:eastAsia="Times New Roman" w:cs="Times New Roman"/>
        </w:rPr>
      </w:pPr>
    </w:p>
    <w:p w:rsidR="21DD563B" w:rsidP="1AF509E4" w:rsidRDefault="21DD563B" w14:paraId="1B65AD7D" w14:textId="2E8A0D3F">
      <w:pPr>
        <w:bidi w:val="0"/>
        <w:spacing w:line="360" w:lineRule="auto"/>
        <w:jc w:val="center"/>
        <w:rPr>
          <w:rFonts w:ascii="Times New Roman" w:hAnsi="Times New Roman" w:eastAsia="Times New Roman" w:cs="Times New Roman"/>
        </w:rPr>
      </w:pPr>
      <w:r w:rsidR="21DD563B">
        <w:drawing>
          <wp:inline wp14:editId="37301DA0" wp14:anchorId="681C38C8">
            <wp:extent cx="5641180" cy="5444067"/>
            <wp:effectExtent l="0" t="0" r="0" b="0"/>
            <wp:docPr id="1733851522" name="" title=""/>
            <wp:cNvGraphicFramePr>
              <a:graphicFrameLocks noChangeAspect="1"/>
            </wp:cNvGraphicFramePr>
            <a:graphic>
              <a:graphicData uri="http://schemas.openxmlformats.org/drawingml/2006/picture">
                <pic:pic>
                  <pic:nvPicPr>
                    <pic:cNvPr id="0" name=""/>
                    <pic:cNvPicPr/>
                  </pic:nvPicPr>
                  <pic:blipFill>
                    <a:blip r:embed="Rfe672b0406874b88">
                      <a:extLst>
                        <a:ext xmlns:a="http://schemas.openxmlformats.org/drawingml/2006/main" uri="{28A0092B-C50C-407E-A947-70E740481C1C}">
                          <a14:useLocalDpi val="0"/>
                        </a:ext>
                      </a:extLst>
                    </a:blip>
                    <a:stretch>
                      <a:fillRect/>
                    </a:stretch>
                  </pic:blipFill>
                  <pic:spPr>
                    <a:xfrm>
                      <a:off x="0" y="0"/>
                      <a:ext cx="5641180" cy="5444067"/>
                    </a:xfrm>
                    <a:prstGeom prst="rect">
                      <a:avLst/>
                    </a:prstGeom>
                  </pic:spPr>
                </pic:pic>
              </a:graphicData>
            </a:graphic>
          </wp:inline>
        </w:drawing>
      </w:r>
    </w:p>
    <w:p w:rsidR="23C3CAC8" w:rsidP="1AF509E4" w:rsidRDefault="23C3CAC8" w14:paraId="750517B2" w14:textId="05639B68">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Figura 1</w:t>
      </w:r>
      <w:r w:rsidRPr="1AF509E4" w:rsidR="1A605697">
        <w:rPr>
          <w:rFonts w:ascii="Times New Roman" w:hAnsi="Times New Roman" w:eastAsia="Times New Roman" w:cs="Times New Roman"/>
        </w:rPr>
        <w:t>5</w:t>
      </w:r>
      <w:r w:rsidRPr="1AF509E4" w:rsidR="23C3CAC8">
        <w:rPr>
          <w:rFonts w:ascii="Times New Roman" w:hAnsi="Times New Roman" w:eastAsia="Times New Roman" w:cs="Times New Roman"/>
        </w:rPr>
        <w:t>: Configuração automatizada</w:t>
      </w:r>
    </w:p>
    <w:p w:rsidR="1AF509E4" w:rsidP="1AF509E4" w:rsidRDefault="1AF509E4" w14:paraId="58D6402E" w14:textId="7D1F813F">
      <w:pPr>
        <w:bidi w:val="0"/>
        <w:spacing w:line="360" w:lineRule="auto"/>
        <w:jc w:val="center"/>
        <w:rPr>
          <w:rFonts w:ascii="Times New Roman" w:hAnsi="Times New Roman" w:eastAsia="Times New Roman" w:cs="Times New Roman"/>
        </w:rPr>
      </w:pPr>
    </w:p>
    <w:p w:rsidR="1AF509E4" w:rsidP="1AF509E4" w:rsidRDefault="1AF509E4" w14:paraId="6E294813" w14:textId="35EDCBD0">
      <w:pPr>
        <w:bidi w:val="0"/>
        <w:spacing w:line="360" w:lineRule="auto"/>
        <w:jc w:val="center"/>
        <w:rPr>
          <w:rFonts w:ascii="Times New Roman" w:hAnsi="Times New Roman" w:eastAsia="Times New Roman" w:cs="Times New Roman"/>
        </w:rPr>
      </w:pPr>
    </w:p>
    <w:p w:rsidR="1AF509E4" w:rsidP="1AF509E4" w:rsidRDefault="1AF509E4" w14:paraId="4526019A" w14:textId="5A563AF1">
      <w:pPr>
        <w:bidi w:val="0"/>
        <w:spacing w:line="360" w:lineRule="auto"/>
        <w:jc w:val="center"/>
        <w:rPr>
          <w:rFonts w:ascii="Times New Roman" w:hAnsi="Times New Roman" w:eastAsia="Times New Roman" w:cs="Times New Roman"/>
        </w:rPr>
      </w:pPr>
    </w:p>
    <w:p w:rsidR="1AF509E4" w:rsidP="1AF509E4" w:rsidRDefault="1AF509E4" w14:paraId="618B2C1F" w14:textId="11D39DBF">
      <w:pPr>
        <w:bidi w:val="0"/>
        <w:spacing w:line="360" w:lineRule="auto"/>
        <w:jc w:val="center"/>
        <w:rPr>
          <w:rFonts w:ascii="Times New Roman" w:hAnsi="Times New Roman" w:eastAsia="Times New Roman" w:cs="Times New Roman"/>
        </w:rPr>
      </w:pPr>
    </w:p>
    <w:p w:rsidR="23C3CAC8" w:rsidP="1AF509E4" w:rsidRDefault="23C3CAC8" w14:paraId="22DF424D" w14:textId="6918B9A3">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 xml:space="preserve"> </w:t>
      </w:r>
    </w:p>
    <w:p w:rsidR="1AF509E4" w:rsidP="1AF509E4" w:rsidRDefault="1AF509E4" w14:paraId="29F82A0C" w14:textId="7411C02C">
      <w:pPr>
        <w:bidi w:val="0"/>
        <w:spacing w:line="360" w:lineRule="auto"/>
        <w:jc w:val="center"/>
        <w:rPr>
          <w:rFonts w:ascii="Times New Roman" w:hAnsi="Times New Roman" w:eastAsia="Times New Roman" w:cs="Times New Roman"/>
        </w:rPr>
      </w:pPr>
    </w:p>
    <w:p w:rsidR="1AF509E4" w:rsidP="1AF509E4" w:rsidRDefault="1AF509E4" w14:paraId="18DD2AE8" w14:textId="75D68FD0">
      <w:pPr>
        <w:bidi w:val="0"/>
        <w:spacing w:line="360" w:lineRule="auto"/>
        <w:jc w:val="center"/>
        <w:rPr>
          <w:rFonts w:ascii="Times New Roman" w:hAnsi="Times New Roman" w:eastAsia="Times New Roman" w:cs="Times New Roman"/>
        </w:rPr>
      </w:pPr>
    </w:p>
    <w:p w:rsidR="1AF509E4" w:rsidP="1AF509E4" w:rsidRDefault="1AF509E4" w14:paraId="7F8202F8" w14:textId="48FBAF8B">
      <w:pPr>
        <w:bidi w:val="0"/>
        <w:spacing w:line="360" w:lineRule="auto"/>
        <w:jc w:val="center"/>
        <w:rPr>
          <w:rFonts w:ascii="Times New Roman" w:hAnsi="Times New Roman" w:eastAsia="Times New Roman" w:cs="Times New Roman"/>
        </w:rPr>
      </w:pPr>
    </w:p>
    <w:p w:rsidR="058C1A67" w:rsidP="1AF509E4" w:rsidRDefault="058C1A67" w14:paraId="7AC84621" w14:textId="6C615D2C">
      <w:pPr>
        <w:bidi w:val="0"/>
        <w:spacing w:line="360" w:lineRule="auto"/>
        <w:jc w:val="center"/>
        <w:rPr>
          <w:rFonts w:ascii="Times New Roman" w:hAnsi="Times New Roman" w:eastAsia="Times New Roman" w:cs="Times New Roman"/>
        </w:rPr>
      </w:pPr>
      <w:r w:rsidRPr="1AF509E4" w:rsidR="058C1A67">
        <w:rPr>
          <w:rFonts w:ascii="Times New Roman" w:hAnsi="Times New Roman" w:eastAsia="Times New Roman" w:cs="Times New Roman"/>
        </w:rPr>
        <w:t>Figura 1</w:t>
      </w:r>
      <w:r w:rsidRPr="1AF509E4" w:rsidR="4A642030">
        <w:rPr>
          <w:rFonts w:ascii="Times New Roman" w:hAnsi="Times New Roman" w:eastAsia="Times New Roman" w:cs="Times New Roman"/>
        </w:rPr>
        <w:t>6</w:t>
      </w:r>
      <w:r w:rsidRPr="1AF509E4" w:rsidR="058C1A67">
        <w:rPr>
          <w:rFonts w:ascii="Times New Roman" w:hAnsi="Times New Roman" w:eastAsia="Times New Roman" w:cs="Times New Roman"/>
        </w:rPr>
        <w:t xml:space="preserve"> – Sistema de refrigeração</w:t>
      </w:r>
    </w:p>
    <w:p w:rsidR="058C1A67" w:rsidP="1AF509E4" w:rsidRDefault="058C1A67" w14:paraId="66B9386A" w14:textId="446E5D24">
      <w:pPr>
        <w:bidi w:val="0"/>
        <w:spacing w:line="360" w:lineRule="auto"/>
        <w:jc w:val="center"/>
      </w:pPr>
      <w:r w:rsidR="058C1A67">
        <w:drawing>
          <wp:inline wp14:editId="5BF5EB98" wp14:anchorId="2E6F3A5B">
            <wp:extent cx="4007536" cy="5486398"/>
            <wp:effectExtent l="0" t="0" r="0" b="0"/>
            <wp:docPr id="1853902490" name="" title=""/>
            <wp:cNvGraphicFramePr>
              <a:graphicFrameLocks noChangeAspect="1"/>
            </wp:cNvGraphicFramePr>
            <a:graphic>
              <a:graphicData uri="http://schemas.openxmlformats.org/drawingml/2006/picture">
                <pic:pic>
                  <pic:nvPicPr>
                    <pic:cNvPr id="0" name=""/>
                    <pic:cNvPicPr/>
                  </pic:nvPicPr>
                  <pic:blipFill>
                    <a:blip r:embed="R56e68dc6ac254763">
                      <a:extLst>
                        <a:ext xmlns:a="http://schemas.openxmlformats.org/drawingml/2006/main" uri="{28A0092B-C50C-407E-A947-70E740481C1C}">
                          <a14:useLocalDpi val="0"/>
                        </a:ext>
                      </a:extLst>
                    </a:blip>
                    <a:stretch>
                      <a:fillRect/>
                    </a:stretch>
                  </pic:blipFill>
                  <pic:spPr>
                    <a:xfrm>
                      <a:off x="0" y="0"/>
                      <a:ext cx="4007536" cy="5486398"/>
                    </a:xfrm>
                    <a:prstGeom prst="rect">
                      <a:avLst/>
                    </a:prstGeom>
                  </pic:spPr>
                </pic:pic>
              </a:graphicData>
            </a:graphic>
          </wp:inline>
        </w:drawing>
      </w:r>
    </w:p>
    <w:p w:rsidR="1AF509E4" w:rsidP="1AF509E4" w:rsidRDefault="1AF509E4" w14:paraId="00126241" w14:textId="06573F84">
      <w:pPr>
        <w:bidi w:val="0"/>
        <w:spacing w:line="360" w:lineRule="auto"/>
        <w:jc w:val="center"/>
      </w:pPr>
    </w:p>
    <w:p w:rsidR="1AF509E4" w:rsidP="1AF509E4" w:rsidRDefault="1AF509E4" w14:paraId="3EBB3F87" w14:textId="45C3922D">
      <w:pPr>
        <w:bidi w:val="0"/>
        <w:spacing w:line="360" w:lineRule="auto"/>
        <w:jc w:val="center"/>
      </w:pPr>
    </w:p>
    <w:p w:rsidR="1AF509E4" w:rsidP="1AF509E4" w:rsidRDefault="1AF509E4" w14:paraId="338F51EB" w14:textId="1DA2D4DD">
      <w:pPr>
        <w:bidi w:val="0"/>
        <w:spacing w:line="360" w:lineRule="auto"/>
        <w:jc w:val="center"/>
      </w:pPr>
    </w:p>
    <w:p w:rsidR="1AF509E4" w:rsidP="1AF509E4" w:rsidRDefault="1AF509E4" w14:paraId="61443F5A" w14:textId="34A5BF84">
      <w:pPr>
        <w:bidi w:val="0"/>
        <w:spacing w:line="360" w:lineRule="auto"/>
        <w:jc w:val="center"/>
      </w:pPr>
    </w:p>
    <w:p w:rsidR="1AF509E4" w:rsidP="1AF509E4" w:rsidRDefault="1AF509E4" w14:paraId="6A11007E" w14:textId="3BA337B6">
      <w:pPr>
        <w:bidi w:val="0"/>
        <w:spacing w:line="360" w:lineRule="auto"/>
        <w:jc w:val="center"/>
      </w:pPr>
    </w:p>
    <w:p w:rsidR="1AF509E4" w:rsidP="1AF509E4" w:rsidRDefault="1AF509E4" w14:paraId="3103B9C5" w14:textId="6D37D198">
      <w:pPr>
        <w:bidi w:val="0"/>
        <w:spacing w:line="360" w:lineRule="auto"/>
        <w:jc w:val="center"/>
      </w:pPr>
    </w:p>
    <w:p w:rsidR="1AF509E4" w:rsidP="1AF509E4" w:rsidRDefault="1AF509E4" w14:paraId="3836CD34" w14:textId="3798144C">
      <w:pPr>
        <w:bidi w:val="0"/>
        <w:spacing w:line="360" w:lineRule="auto"/>
        <w:jc w:val="center"/>
      </w:pPr>
    </w:p>
    <w:p w:rsidR="1AF509E4" w:rsidP="1AF509E4" w:rsidRDefault="1AF509E4" w14:paraId="7E30405F" w14:textId="0A7469D6">
      <w:pPr>
        <w:bidi w:val="0"/>
        <w:spacing w:line="360" w:lineRule="auto"/>
        <w:jc w:val="center"/>
      </w:pPr>
    </w:p>
    <w:p w:rsidR="058C1A67" w:rsidP="1AF509E4" w:rsidRDefault="058C1A67" w14:paraId="0E4A2014" w14:textId="69B2B28B">
      <w:pPr>
        <w:pStyle w:val="Normal"/>
        <w:bidi w:val="0"/>
        <w:spacing w:line="360" w:lineRule="auto"/>
        <w:jc w:val="center"/>
      </w:pPr>
      <w:r w:rsidR="058C1A67">
        <w:rPr/>
        <w:t>Figura 1</w:t>
      </w:r>
      <w:r w:rsidR="27FE145E">
        <w:rPr/>
        <w:t>7</w:t>
      </w:r>
      <w:r w:rsidR="058C1A67">
        <w:rPr/>
        <w:t xml:space="preserve"> – Montagem Manual</w:t>
      </w:r>
    </w:p>
    <w:p w:rsidR="6824F88D" w:rsidP="60453AAE" w:rsidRDefault="6824F88D" w14:paraId="495CB4EA" w14:textId="6519E8BF">
      <w:pPr>
        <w:spacing w:line="360" w:lineRule="auto"/>
        <w:jc w:val="center"/>
        <w:rPr>
          <w:ins w:author="GUSTAVO DE OLIVEIRA REGO MORAIS" w:date="2025-08-08T20:17:34.24Z" w16du:dateUtc="2025-08-08T20:17:34.24Z" w:id="2038368172"/>
          <w:rFonts w:ascii="Times New Roman" w:hAnsi="Times New Roman" w:eastAsia="Times New Roman" w:cs="Times New Roman"/>
        </w:rPr>
      </w:pPr>
      <w:r w:rsidR="6824F88D">
        <w:drawing>
          <wp:inline wp14:editId="5400C3DF" wp14:anchorId="0DB2A4CC">
            <wp:extent cx="5724524" cy="4591052"/>
            <wp:effectExtent l="0" t="0" r="0" b="0"/>
            <wp:docPr id="843294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b8d8cb33c644ae7">
                      <a:extLst>
                        <a:ext xmlns:a="http://schemas.openxmlformats.org/drawingml/2006/main"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p>
    <w:p w:rsidR="0E5C31C8" w:rsidP="60453AAE" w:rsidRDefault="0E5C31C8" w14:paraId="6B1B429D" w14:textId="6B65FBD1">
      <w:pPr>
        <w:pStyle w:val="Heading2"/>
        <w:keepNext w:val="1"/>
        <w:keepLines w:val="1"/>
        <w:bidi w:val="0"/>
        <w:rPr>
          <w:ins w:author="GUSTAVO DE OLIVEIRA REGO MORAIS" w:date="2025-08-08T20:19:16.295Z" w16du:dateUtc="2025-08-08T20:19:16.295Z" w:id="812080162"/>
          <w:rFonts w:ascii="Times New Roman" w:hAnsi="Times New Roman" w:eastAsia="Times New Roman" w:cs="Times New Roman"/>
          <w:b w:val="1"/>
          <w:bCs w:val="1"/>
          <w:noProof w:val="0"/>
          <w:sz w:val="24"/>
          <w:szCs w:val="24"/>
          <w:lang w:val="pt-BR"/>
          <w:rPrChange w:author="GUSTAVO DE OLIVEIRA REGO MORAIS" w:date="2025-08-08T20:41:47.011Z" w:id="709865620">
            <w:rPr>
              <w:ins w:author="GUSTAVO DE OLIVEIRA REGO MORAIS" w:date="2025-08-08T20:19:16.295Z" w16du:dateUtc="2025-08-08T20:19:16.295Z" w:id="2025034549"/>
              <w:noProof w:val="0"/>
              <w:lang w:val="pt-BR"/>
            </w:rPr>
          </w:rPrChange>
        </w:rPr>
        <w:pPrChange w:author="GUSTAVO DE OLIVEIRA REGO MORAIS" w:date="2025-08-08T20:41:38.47Z">
          <w:pPr>
            <w:bidi w:val="0"/>
          </w:pPr>
        </w:pPrChange>
      </w:pPr>
      <w:ins w:author="GUSTAVO DE OLIVEIRA REGO MORAIS" w:date="2025-08-08T20:17:42.825Z" w:id="1570683828">
        <w:r w:rsidRPr="60453AAE" w:rsidR="0E5C31C8">
          <w:rPr>
            <w:rFonts w:ascii="Times New Roman" w:hAnsi="Times New Roman" w:eastAsia="Times New Roman" w:cs="Times New Roman"/>
            <w:b w:val="1"/>
            <w:bCs w:val="1"/>
            <w:noProof w:val="0"/>
            <w:sz w:val="24"/>
            <w:szCs w:val="24"/>
            <w:lang w:val="pt-BR"/>
            <w:rPrChange w:author="GUSTAVO DE OLIVEIRA REGO MORAIS" w:date="2025-08-08T20:41:47.009Z" w:id="372896024">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w:t>
        </w:r>
        <w:r w:rsidRPr="60453AAE" w:rsidR="0E5C31C8">
          <w:rPr>
            <w:rFonts w:ascii="Times New Roman" w:hAnsi="Times New Roman" w:eastAsia="Times New Roman" w:cs="Times New Roman"/>
            <w:b w:val="1"/>
            <w:bCs w:val="1"/>
            <w:noProof w:val="0"/>
            <w:sz w:val="24"/>
            <w:szCs w:val="24"/>
            <w:lang w:val="pt-BR"/>
            <w:rPrChange w:author="GUSTAVO DE OLIVEIRA REGO MORAIS" w:date="2025-08-08T20:41:38.467Z" w:id="378058424">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 Descrição </w:t>
        </w:r>
      </w:ins>
      <w:ins w:author="GUSTAVO DE OLIVEIRA REGO MORAIS" w:date="2025-08-08T20:19:15.505Z" w:id="1220998916">
        <w:r w:rsidRPr="60453AAE" w:rsidR="3ABA5B1A">
          <w:rPr>
            <w:rFonts w:ascii="Times New Roman" w:hAnsi="Times New Roman" w:eastAsia="Times New Roman" w:cs="Times New Roman"/>
            <w:b w:val="1"/>
            <w:bCs w:val="1"/>
            <w:noProof w:val="0"/>
            <w:sz w:val="24"/>
            <w:szCs w:val="24"/>
            <w:lang w:val="pt-BR"/>
            <w:rPrChange w:author="GUSTAVO DE OLIVEIRA REGO MORAIS" w:date="2025-08-08T20:41:38.468Z" w:id="696609419">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Do Diagrama de Estados</w:t>
        </w:r>
      </w:ins>
    </w:p>
    <w:p w:rsidR="0676D898" w:rsidP="60453AAE" w:rsidRDefault="0676D898" w14:paraId="3AF0D322" w14:textId="6E637E28">
      <w:pPr>
        <w:keepNext w:val="1"/>
        <w:keepLines w:val="1"/>
        <w:bidi w:val="0"/>
        <w:spacing w:line="360" w:lineRule="auto"/>
        <w:ind w:firstLine="708"/>
        <w:jc w:val="both"/>
        <w:rPr>
          <w:ins w:author="GUSTAVO DE OLIVEIRA REGO MORAIS" w:date="2025-08-08T20:27:00.889Z" w16du:dateUtc="2025-08-08T20:27:00.889Z" w:id="2132526337"/>
          <w:rFonts w:ascii="Times New Roman" w:hAnsi="Times New Roman" w:eastAsia="Times New Roman" w:cs="Times New Roman"/>
          <w:noProof w:val="0"/>
          <w:sz w:val="24"/>
          <w:szCs w:val="24"/>
          <w:lang w:val="pt-BR"/>
        </w:rPr>
        <w:pPrChange w:author="GUSTAVO DE OLIVEIRA REGO MORAIS" w:date="2025-08-08T20:22:37.704Z">
          <w:pPr>
            <w:keepNext w:val="1"/>
            <w:keepLines w:val="1"/>
            <w:bidi w:val="0"/>
            <w:ind w:firstLine="708"/>
          </w:pPr>
        </w:pPrChange>
      </w:pPr>
      <w:ins w:author="GUSTAVO DE OLIVEIRA REGO MORAIS" w:date="2025-08-08T20:22:25.43Z" w:id="117624000">
        <w:r w:rsidRPr="60453AAE" w:rsidR="0676D898">
          <w:rPr>
            <w:rFonts w:ascii="Times New Roman" w:hAnsi="Times New Roman" w:eastAsia="Times New Roman" w:cs="Times New Roman"/>
            <w:noProof w:val="0"/>
            <w:sz w:val="24"/>
            <w:szCs w:val="24"/>
            <w:lang w:val="pt-BR"/>
            <w:rPrChange w:author="GUSTAVO DE OLIVEIRA REGO MORAIS" w:date="2025-08-08T20:22:29.486Z" w:id="698547884">
              <w:rPr>
                <w:rFonts w:ascii="Aptos" w:hAnsi="Aptos" w:eastAsia="Aptos" w:cs="Aptos"/>
                <w:noProof w:val="0"/>
                <w:sz w:val="24"/>
                <w:szCs w:val="24"/>
                <w:lang w:val="pt-BR"/>
              </w:rPr>
            </w:rPrChange>
          </w:rPr>
          <w:t xml:space="preserve">A descrição do diagrama de estados é uma documentação que modela o comportamento dinâmico de um objeto ao longo de seu ciclo de vida. Ela detalha os diferentes estados pelos quais o objeto pode passar, as transições que ocorrem entre eles e os eventos que as disparam. O diagrama de estados é fundamental para visualizar a lógica por trás de sistemas reativos, sendo capaz de representar comportamentos complexos com a inclusão de </w:t>
        </w:r>
        <w:r w:rsidRPr="60453AAE" w:rsidR="0676D898">
          <w:rPr>
            <w:rFonts w:ascii="Times New Roman" w:hAnsi="Times New Roman" w:eastAsia="Times New Roman" w:cs="Times New Roman"/>
            <w:noProof w:val="0"/>
            <w:sz w:val="24"/>
            <w:szCs w:val="24"/>
            <w:lang w:val="pt-BR"/>
            <w:rPrChange w:author="GUSTAVO DE OLIVEIRA REGO MORAIS" w:date="2025-08-08T20:22:29.486Z" w:id="1800630143">
              <w:rPr>
                <w:rFonts w:ascii="Aptos" w:hAnsi="Aptos" w:eastAsia="Aptos" w:cs="Aptos"/>
                <w:noProof w:val="0"/>
                <w:sz w:val="24"/>
                <w:szCs w:val="24"/>
                <w:lang w:val="pt-BR"/>
              </w:rPr>
            </w:rPrChange>
          </w:rPr>
          <w:t>sub-estados</w:t>
        </w:r>
        <w:r w:rsidRPr="60453AAE" w:rsidR="0676D898">
          <w:rPr>
            <w:rFonts w:ascii="Times New Roman" w:hAnsi="Times New Roman" w:eastAsia="Times New Roman" w:cs="Times New Roman"/>
            <w:noProof w:val="0"/>
            <w:sz w:val="24"/>
            <w:szCs w:val="24"/>
            <w:lang w:val="pt-BR"/>
            <w:rPrChange w:author="GUSTAVO DE OLIVEIRA REGO MORAIS" w:date="2025-08-08T20:22:29.486Z" w:id="259356999">
              <w:rPr>
                <w:rFonts w:ascii="Aptos" w:hAnsi="Aptos" w:eastAsia="Aptos" w:cs="Aptos"/>
                <w:noProof w:val="0"/>
                <w:sz w:val="24"/>
                <w:szCs w:val="24"/>
                <w:lang w:val="pt-BR"/>
              </w:rPr>
            </w:rPrChange>
          </w:rPr>
          <w:t xml:space="preserve"> e condições de transição.</w:t>
        </w:r>
      </w:ins>
    </w:p>
    <w:p w:rsidR="343B45C5" w:rsidP="60453AAE" w:rsidRDefault="343B45C5" w14:paraId="0F892D4C" w14:textId="7201DEDB">
      <w:pPr>
        <w:pStyle w:val="Heading3"/>
        <w:keepNext w:val="1"/>
        <w:keepLines w:val="1"/>
        <w:suppressLineNumbers w:val="0"/>
        <w:bidi w:val="0"/>
        <w:spacing w:before="281" w:beforeAutospacing="off" w:after="281" w:afterAutospacing="off" w:line="360" w:lineRule="auto"/>
        <w:ind w:left="0" w:right="0"/>
        <w:jc w:val="both"/>
        <w:rPr>
          <w:ins w:author="GUSTAVO DE OLIVEIRA REGO MORAIS" w:date="2025-08-08T20:27:01.818Z" w16du:dateUtc="2025-08-08T20:27:01.818Z" w:id="2000509788"/>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1Z" w:id="310343329">
            <w:rPr>
              <w:ins w:author="GUSTAVO DE OLIVEIRA REGO MORAIS" w:date="2025-08-08T20:27:01.818Z" w16du:dateUtc="2025-08-08T20:27:01.818Z" w:id="20927062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29:00.129Z">
          <w:pPr>
            <w:pStyle w:val="Heading3"/>
            <w:keepNext w:val="1"/>
            <w:keepLines w:val="1"/>
            <w:bidi w:val="0"/>
          </w:pPr>
        </w:pPrChange>
      </w:pPr>
      <w:ins w:author="GUSTAVO DE OLIVEIRA REGO MORAIS" w:date="2025-08-08T20:27:09.391Z" w:id="1655192943">
        <w:r w:rsidRPr="60453AAE"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09Z" w:id="1298962713">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6.1.1. Descrição</w:t>
        </w:r>
        <w:r w:rsidRPr="60453AAE" w:rsidR="343B45C5">
          <w:rPr>
            <w:rFonts w:ascii="Times New Roman" w:hAnsi="Times New Roman" w:eastAsia="Times New Roman" w:cs="Times New Roman"/>
            <w:b w:val="1"/>
            <w:bCs w:val="1"/>
            <w:i w:val="0"/>
            <w:iCs w:val="0"/>
            <w:noProof w:val="0"/>
            <w:sz w:val="24"/>
            <w:szCs w:val="24"/>
            <w:lang w:val="pt-BR"/>
          </w:rPr>
          <w:t xml:space="preserve"> do Diagrama de Estados </w:t>
        </w:r>
        <w:r w:rsidRPr="60453AAE"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8:55.813Z" w:id="1808752203">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de Coleta de requisitos</w:t>
        </w:r>
      </w:ins>
    </w:p>
    <w:p w:rsidR="0F6FE6DF" w:rsidP="60453AAE" w:rsidRDefault="0F6FE6DF" w14:paraId="65CF7487" w14:textId="3DA8948B">
      <w:pPr>
        <w:bidi w:val="0"/>
        <w:spacing w:before="240" w:beforeAutospacing="off" w:after="240" w:afterAutospacing="off" w:line="360" w:lineRule="auto"/>
        <w:jc w:val="both"/>
        <w:rPr>
          <w:ins w:author="GUSTAVO DE OLIVEIRA REGO MORAIS" w:date="2025-08-08T20:28:47.724Z" w16du:dateUtc="2025-08-08T20:28:47.724Z" w:id="365136781"/>
          <w:rFonts w:ascii="Times New Roman" w:hAnsi="Times New Roman" w:eastAsia="Times New Roman" w:cs="Times New Roman"/>
          <w:i w:val="0"/>
          <w:iCs w:val="0"/>
          <w:noProof w:val="0"/>
          <w:sz w:val="24"/>
          <w:szCs w:val="24"/>
          <w:lang w:val="pt-BR"/>
          <w:rPrChange w:author="GUSTAVO DE OLIVEIRA REGO MORAIS" w:date="2025-08-08T20:29:06.217Z" w:id="1271020727">
            <w:rPr>
              <w:ins w:author="GUSTAVO DE OLIVEIRA REGO MORAIS" w:date="2025-08-08T20:28:47.724Z" w16du:dateUtc="2025-08-08T20:28:47.724Z" w:id="1857325330"/>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686844196">
        <w:r w:rsidRPr="60453AAE" w:rsidR="0F6FE6DF">
          <w:rPr>
            <w:rFonts w:ascii="Times New Roman" w:hAnsi="Times New Roman" w:eastAsia="Times New Roman" w:cs="Times New Roman"/>
            <w:i w:val="0"/>
            <w:iCs w:val="0"/>
            <w:noProof w:val="0"/>
            <w:sz w:val="24"/>
            <w:szCs w:val="24"/>
            <w:lang w:val="pt-BR"/>
            <w:rPrChange w:author="GUSTAVO DE OLIVEIRA REGO MORAIS" w:date="2025-08-08T20:29:06.211Z" w:id="1949280052">
              <w:rPr>
                <w:rFonts w:ascii="Times New Roman" w:hAnsi="Times New Roman" w:eastAsia="Times New Roman" w:cs="Times New Roman"/>
                <w:noProof w:val="0"/>
                <w:sz w:val="24"/>
                <w:szCs w:val="24"/>
                <w:lang w:val="pt-BR"/>
              </w:rPr>
            </w:rPrChange>
          </w:rPr>
          <w:t xml:space="preserve">O diagrama de estados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338187331">
              <w:rPr>
                <w:rFonts w:ascii="Consolas" w:hAnsi="Consolas" w:eastAsia="Consolas" w:cs="Consolas"/>
                <w:noProof w:val="0"/>
                <w:sz w:val="24"/>
                <w:szCs w:val="24"/>
                <w:lang w:val="pt-BR"/>
              </w:rPr>
            </w:rPrChange>
          </w:rPr>
          <w:t>stm</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1079493785">
              <w:rPr>
                <w:rFonts w:ascii="Consolas" w:hAnsi="Consolas" w:eastAsia="Consolas" w:cs="Consolas"/>
                <w:noProof w:val="0"/>
                <w:sz w:val="24"/>
                <w:szCs w:val="24"/>
                <w:lang w:val="pt-BR"/>
              </w:rPr>
            </w:rPrChange>
          </w:rPr>
          <w:t xml:space="preserv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1247127592">
              <w:rPr>
                <w:rFonts w:ascii="Consolas" w:hAnsi="Consolas" w:eastAsia="Consolas" w:cs="Consolas"/>
                <w:noProof w:val="0"/>
                <w:sz w:val="24"/>
                <w:szCs w:val="24"/>
                <w:lang w:val="pt-BR"/>
              </w:rPr>
            </w:rPrChange>
          </w:rPr>
          <w:t>Statemachine</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72729136">
              <w:rPr>
                <w:rFonts w:ascii="Consolas" w:hAnsi="Consolas" w:eastAsia="Consolas" w:cs="Consolas"/>
                <w:noProof w:val="0"/>
                <w:sz w:val="24"/>
                <w:szCs w:val="24"/>
                <w:lang w:val="pt-BR"/>
              </w:rPr>
            </w:rPrChange>
          </w:rPr>
          <w:t xml:space="preserv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1447087074">
              <w:rPr>
                <w:rFonts w:ascii="Consolas" w:hAnsi="Consolas" w:eastAsia="Consolas" w:cs="Consolas"/>
                <w:noProof w:val="0"/>
                <w:sz w:val="24"/>
                <w:szCs w:val="24"/>
                <w:lang w:val="pt-BR"/>
              </w:rPr>
            </w:rPrChange>
          </w:rPr>
          <w:t>Diagram</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261794620">
              <w:rPr>
                <w:rFonts w:ascii="Consolas" w:hAnsi="Consolas" w:eastAsia="Consolas" w:cs="Consolas"/>
                <w:noProof w:val="0"/>
                <w:sz w:val="24"/>
                <w:szCs w:val="24"/>
                <w:lang w:val="pt-BR"/>
              </w:rPr>
            </w:rPrChange>
          </w:rPr>
          <w:t xml:space="preserve"> - CU2</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5Z" w:id="812540470">
              <w:rPr>
                <w:rFonts w:ascii="Times New Roman" w:hAnsi="Times New Roman" w:eastAsia="Times New Roman" w:cs="Times New Roman"/>
                <w:noProof w:val="0"/>
                <w:sz w:val="24"/>
                <w:szCs w:val="24"/>
                <w:lang w:val="pt-BR"/>
              </w:rPr>
            </w:rPrChange>
          </w:rPr>
          <w:t xml:space="preserve"> modela o comportamento da funcionalidade de coleta de requisitos do usuário para a montagem de um PC. O diagrama descreve os estados sequenciais pelos quais a sessão do usuário transita até que todos os dados necessários sejam coletados.</w:t>
        </w:r>
      </w:ins>
    </w:p>
    <w:p w:rsidR="0F6FE6DF" w:rsidP="60453AAE" w:rsidRDefault="0F6FE6DF" w14:paraId="296194B5" w14:textId="4DDF2323">
      <w:pPr>
        <w:pStyle w:val="Heading4"/>
        <w:bidi w:val="0"/>
        <w:spacing w:before="319" w:beforeAutospacing="off" w:after="319" w:afterAutospacing="off" w:line="360" w:lineRule="auto"/>
        <w:jc w:val="both"/>
        <w:rPr>
          <w:ins w:author="GUSTAVO DE OLIVEIRA REGO MORAIS" w:date="2025-08-08T20:28:47.724Z" w16du:dateUtc="2025-08-08T20:28:47.724Z" w:id="513698600"/>
          <w:rFonts w:ascii="Times New Roman" w:hAnsi="Times New Roman" w:eastAsia="Times New Roman" w:cs="Times New Roman"/>
          <w:b w:val="1"/>
          <w:bCs w:val="1"/>
          <w:i w:val="0"/>
          <w:iCs w:val="0"/>
          <w:noProof w:val="0"/>
          <w:sz w:val="24"/>
          <w:szCs w:val="24"/>
          <w:lang w:val="pt-BR"/>
          <w:rPrChange w:author="GUSTAVO DE OLIVEIRA REGO MORAIS" w:date="2025-08-08T20:29:06.217Z" w:id="255054301">
            <w:rPr>
              <w:ins w:author="GUSTAVO DE OLIVEIRA REGO MORAIS" w:date="2025-08-08T20:28:47.724Z" w16du:dateUtc="2025-08-08T20:28:47.724Z" w:id="44045736"/>
              <w:rFonts w:ascii="Times New Roman" w:hAnsi="Times New Roman" w:eastAsia="Times New Roman" w:cs="Times New Roman"/>
              <w:b w:val="1"/>
              <w:bCs w:val="1"/>
              <w:noProof w:val="0"/>
              <w:sz w:val="24"/>
              <w:szCs w:val="24"/>
              <w:lang w:val="pt-BR"/>
            </w:rPr>
          </w:rPrChange>
        </w:rPr>
        <w:pPrChange w:author="GUSTAVO DE OLIVEIRA REGO MORAIS" w:date="2025-08-08T20:29:00.13Z">
          <w:pPr>
            <w:bidi w:val="0"/>
          </w:pPr>
        </w:pPrChange>
      </w:pPr>
      <w:ins w:author="GUSTAVO DE OLIVEIRA REGO MORAIS" w:date="2025-08-08T20:28:47.724Z" w:id="34662183">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17Z" w:id="287210761">
              <w:rPr>
                <w:rFonts w:ascii="Times New Roman" w:hAnsi="Times New Roman" w:eastAsia="Times New Roman" w:cs="Times New Roman"/>
                <w:b w:val="1"/>
                <w:bCs w:val="1"/>
                <w:noProof w:val="0"/>
                <w:sz w:val="24"/>
                <w:szCs w:val="24"/>
                <w:lang w:val="pt-BR"/>
              </w:rPr>
            </w:rPrChange>
          </w:rPr>
          <w:t>Estados de Coleta e Transições</w:t>
        </w:r>
      </w:ins>
    </w:p>
    <w:p w:rsidR="0F6FE6DF" w:rsidP="60453AAE" w:rsidRDefault="0F6FE6DF" w14:paraId="0AE7F4A0" w14:textId="53EB9FE2">
      <w:pPr>
        <w:bidi w:val="0"/>
        <w:spacing w:before="240" w:beforeAutospacing="off" w:after="240" w:afterAutospacing="off" w:line="360" w:lineRule="auto"/>
        <w:jc w:val="both"/>
        <w:rPr>
          <w:ins w:author="GUSTAVO DE OLIVEIRA REGO MORAIS" w:date="2025-08-08T20:28:47.724Z" w16du:dateUtc="2025-08-08T20:28:47.724Z" w:id="166560675"/>
          <w:rFonts w:ascii="Times New Roman" w:hAnsi="Times New Roman" w:eastAsia="Times New Roman" w:cs="Times New Roman"/>
          <w:i w:val="0"/>
          <w:iCs w:val="0"/>
          <w:noProof w:val="0"/>
          <w:sz w:val="24"/>
          <w:szCs w:val="24"/>
          <w:lang w:val="pt-BR"/>
          <w:rPrChange w:author="GUSTAVO DE OLIVEIRA REGO MORAIS" w:date="2025-08-08T20:29:06.222Z" w:id="918085793">
            <w:rPr>
              <w:ins w:author="GUSTAVO DE OLIVEIRA REGO MORAIS" w:date="2025-08-08T20:28:47.724Z" w16du:dateUtc="2025-08-08T20:28:47.724Z" w:id="1902853609"/>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593486869">
        <w:r w:rsidRPr="60453AAE" w:rsidR="0F6FE6DF">
          <w:rPr>
            <w:rFonts w:ascii="Times New Roman" w:hAnsi="Times New Roman" w:eastAsia="Times New Roman" w:cs="Times New Roman"/>
            <w:i w:val="0"/>
            <w:iCs w:val="0"/>
            <w:noProof w:val="0"/>
            <w:sz w:val="24"/>
            <w:szCs w:val="24"/>
            <w:lang w:val="pt-BR"/>
            <w:rPrChange w:author="GUSTAVO DE OLIVEIRA REGO MORAIS" w:date="2025-08-08T20:29:06.218Z" w:id="839587791">
              <w:rPr>
                <w:rFonts w:ascii="Times New Roman" w:hAnsi="Times New Roman" w:eastAsia="Times New Roman" w:cs="Times New Roman"/>
                <w:noProof w:val="0"/>
                <w:sz w:val="24"/>
                <w:szCs w:val="24"/>
                <w:lang w:val="pt-BR"/>
              </w:rPr>
            </w:rPrChange>
          </w:rPr>
          <w:t xml:space="preserve">O fluxo começa no nó inicial, com o evento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9Z" w:id="1602698923">
              <w:rPr>
                <w:rFonts w:ascii="Consolas" w:hAnsi="Consolas" w:eastAsia="Consolas" w:cs="Consolas"/>
                <w:noProof w:val="0"/>
                <w:sz w:val="24"/>
                <w:szCs w:val="24"/>
                <w:lang w:val="pt-BR"/>
              </w:rPr>
            </w:rPrChange>
          </w:rPr>
          <w:t>"Usuário inicia a coleta"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19Z" w:id="1259769310">
              <w:rPr>
                <w:rFonts w:ascii="Times New Roman" w:hAnsi="Times New Roman" w:eastAsia="Times New Roman" w:cs="Times New Roman"/>
                <w:noProof w:val="0"/>
                <w:sz w:val="24"/>
                <w:szCs w:val="24"/>
                <w:lang w:val="pt-BR"/>
              </w:rPr>
            </w:rPrChange>
          </w:rPr>
          <w:t xml:space="preserve">, que leva a sessão ao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Z" w:id="744832193">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Z" w:id="1497415842">
              <w:rPr>
                <w:rFonts w:ascii="Consolas" w:hAnsi="Consolas" w:eastAsia="Consolas" w:cs="Consolas"/>
                <w:noProof w:val="0"/>
                <w:sz w:val="24"/>
                <w:szCs w:val="24"/>
                <w:lang w:val="pt-BR"/>
              </w:rPr>
            </w:rPrChange>
          </w:rPr>
          <w:t>Coletando_Dados_Essenciais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Z" w:id="211446474">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1Z" w:id="353836385">
              <w:rPr>
                <w:rFonts w:ascii="Times New Roman" w:hAnsi="Times New Roman" w:eastAsia="Times New Roman" w:cs="Times New Roman"/>
                <w:noProof w:val="0"/>
                <w:sz w:val="24"/>
                <w:szCs w:val="24"/>
                <w:lang w:val="pt-BR"/>
              </w:rPr>
            </w:rPrChange>
          </w:rPr>
          <w:t>.</w:t>
        </w:r>
      </w:ins>
    </w:p>
    <w:p w:rsidR="0F6FE6DF" w:rsidP="60453AAE" w:rsidRDefault="0F6FE6DF" w14:paraId="77C320D2" w14:textId="6FBB9007">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1516420871"/>
          <w:rFonts w:ascii="Times New Roman" w:hAnsi="Times New Roman" w:eastAsia="Times New Roman" w:cs="Times New Roman"/>
          <w:i w:val="0"/>
          <w:iCs w:val="0"/>
          <w:noProof w:val="0"/>
          <w:sz w:val="24"/>
          <w:szCs w:val="24"/>
          <w:lang w:val="pt-BR"/>
          <w:rPrChange w:author="GUSTAVO DE OLIVEIRA REGO MORAIS" w:date="2025-08-08T20:29:06.229Z" w:id="1123172183">
            <w:rPr>
              <w:ins w:author="GUSTAVO DE OLIVEIRA REGO MORAIS" w:date="2025-08-08T20:28:47.724Z" w16du:dateUtc="2025-08-08T20:28:47.724Z" w:id="1974830375"/>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087683537">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23Z" w:id="271257007">
              <w:rPr>
                <w:rFonts w:ascii="Times New Roman" w:hAnsi="Times New Roman" w:eastAsia="Times New Roman" w:cs="Times New Roman"/>
                <w:b w:val="1"/>
                <w:bCs w:val="1"/>
                <w:noProof w:val="0"/>
                <w:sz w:val="24"/>
                <w:szCs w:val="24"/>
                <w:lang w:val="pt-BR"/>
              </w:rPr>
            </w:rPrChange>
          </w:rPr>
          <w:t>Coleta Essencial:</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2Z" w:id="1356016847">
              <w:rPr>
                <w:rFonts w:ascii="Times New Roman" w:hAnsi="Times New Roman" w:eastAsia="Times New Roman" w:cs="Times New Roman"/>
                <w:noProof w:val="0"/>
                <w:sz w:val="24"/>
                <w:szCs w:val="24"/>
                <w:lang w:val="pt-BR"/>
              </w:rPr>
            </w:rPrChange>
          </w:rPr>
          <w:t xml:space="preserve"> Nesse estado, o sistema espera que o usuário forneça os dados essenciais (como orçamento e perfil de uso). A transição para o próximo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3Z" w:id="152575153">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3Z" w:id="218880352">
              <w:rPr>
                <w:rFonts w:ascii="Consolas" w:hAnsi="Consolas" w:eastAsia="Consolas" w:cs="Consolas"/>
                <w:noProof w:val="0"/>
                <w:sz w:val="24"/>
                <w:szCs w:val="24"/>
                <w:lang w:val="pt-BR"/>
              </w:rPr>
            </w:rPrChange>
          </w:rPr>
          <w:t>Aguardando_Decisao_Localizacao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3Z" w:id="102851992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4Z" w:id="694115988">
              <w:rPr>
                <w:rFonts w:ascii="Times New Roman" w:hAnsi="Times New Roman" w:eastAsia="Times New Roman" w:cs="Times New Roman"/>
                <w:noProof w:val="0"/>
                <w:sz w:val="24"/>
                <w:szCs w:val="24"/>
                <w:lang w:val="pt-BR"/>
              </w:rPr>
            </w:rPrChange>
          </w:rPr>
          <w:t xml:space="preserve">, ocorre quando o evento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5Z" w:id="1072686848">
              <w:rPr>
                <w:rFonts w:ascii="Consolas" w:hAnsi="Consolas" w:eastAsia="Consolas" w:cs="Consolas"/>
                <w:noProof w:val="0"/>
                <w:sz w:val="24"/>
                <w:szCs w:val="24"/>
                <w:lang w:val="pt-BR"/>
              </w:rPr>
            </w:rPrChange>
          </w:rPr>
          <w:t>"Dados essenciais fornecidos"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5Z" w:id="955133825">
              <w:rPr>
                <w:rFonts w:ascii="Times New Roman" w:hAnsi="Times New Roman" w:eastAsia="Times New Roman" w:cs="Times New Roman"/>
                <w:noProof w:val="0"/>
                <w:sz w:val="24"/>
                <w:szCs w:val="24"/>
                <w:lang w:val="pt-BR"/>
              </w:rPr>
            </w:rPrChange>
          </w:rPr>
          <w:t xml:space="preserve"> é disparado.</w:t>
        </w:r>
      </w:ins>
    </w:p>
    <w:p w:rsidR="0F6FE6DF" w:rsidP="60453AAE" w:rsidRDefault="0F6FE6DF" w14:paraId="7167C11F" w14:textId="39721B36">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107599647"/>
          <w:rFonts w:ascii="Times New Roman" w:hAnsi="Times New Roman" w:eastAsia="Times New Roman" w:cs="Times New Roman"/>
          <w:i w:val="0"/>
          <w:iCs w:val="0"/>
          <w:noProof w:val="0"/>
          <w:sz w:val="24"/>
          <w:szCs w:val="24"/>
          <w:lang w:val="pt-BR"/>
          <w:rPrChange w:author="GUSTAVO DE OLIVEIRA REGO MORAIS" w:date="2025-08-08T20:29:06.235Z" w:id="515661315">
            <w:rPr>
              <w:ins w:author="GUSTAVO DE OLIVEIRA REGO MORAIS" w:date="2025-08-08T20:28:47.724Z" w16du:dateUtc="2025-08-08T20:28:47.724Z" w:id="3758024"/>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862790897">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3Z" w:id="1558103671">
              <w:rPr>
                <w:rFonts w:ascii="Times New Roman" w:hAnsi="Times New Roman" w:eastAsia="Times New Roman" w:cs="Times New Roman"/>
                <w:b w:val="1"/>
                <w:bCs w:val="1"/>
                <w:noProof w:val="0"/>
                <w:sz w:val="24"/>
                <w:szCs w:val="24"/>
                <w:lang w:val="pt-BR"/>
              </w:rPr>
            </w:rPrChange>
          </w:rPr>
          <w:t>Decisão de Localização: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7Z" w:id="185426173">
              <w:rPr>
                <w:rFonts w:ascii="Times New Roman" w:hAnsi="Times New Roman" w:eastAsia="Times New Roman" w:cs="Times New Roman"/>
                <w:noProof w:val="0"/>
                <w:sz w:val="24"/>
                <w:szCs w:val="24"/>
                <w:lang w:val="pt-BR"/>
              </w:rPr>
            </w:rPrChange>
          </w:rPr>
          <w:t xml:space="preserve"> 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8Z" w:id="49338436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8Z" w:id="1953604869">
              <w:rPr>
                <w:rFonts w:ascii="Consolas" w:hAnsi="Consolas" w:eastAsia="Consolas" w:cs="Consolas"/>
                <w:noProof w:val="0"/>
                <w:sz w:val="24"/>
                <w:szCs w:val="24"/>
                <w:lang w:val="pt-BR"/>
              </w:rPr>
            </w:rPrChange>
          </w:rPr>
          <w:t>Aguardando_Decisao_Localizacao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8Z" w:id="1850958031">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9Z" w:id="858365903">
              <w:rPr>
                <w:rFonts w:ascii="Times New Roman" w:hAnsi="Times New Roman" w:eastAsia="Times New Roman" w:cs="Times New Roman"/>
                <w:noProof w:val="0"/>
                <w:sz w:val="24"/>
                <w:szCs w:val="24"/>
                <w:lang w:val="pt-BR"/>
              </w:rPr>
            </w:rPrChange>
          </w:rPr>
          <w:t xml:space="preserve"> representa o momento em que o sistema solicita permissão para usar a localização. A partir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9Z" w:id="1210990403">
              <w:rPr>
                <w:rFonts w:ascii="Times New Roman" w:hAnsi="Times New Roman" w:eastAsia="Times New Roman" w:cs="Times New Roman"/>
                <w:noProof w:val="0"/>
                <w:sz w:val="24"/>
                <w:szCs w:val="24"/>
                <w:lang w:val="pt-BR"/>
              </w:rPr>
            </w:rPrChange>
          </w:rPr>
          <w:t>daqui, duas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29Z" w:id="378873751">
              <w:rPr>
                <w:rFonts w:ascii="Times New Roman" w:hAnsi="Times New Roman" w:eastAsia="Times New Roman" w:cs="Times New Roman"/>
                <w:noProof w:val="0"/>
                <w:sz w:val="24"/>
                <w:szCs w:val="24"/>
                <w:lang w:val="pt-BR"/>
              </w:rPr>
            </w:rPrChange>
          </w:rPr>
          <w:t xml:space="preserve"> transições são possíveis:</w:t>
        </w:r>
      </w:ins>
    </w:p>
    <w:p w:rsidR="0F6FE6DF" w:rsidP="60453AAE" w:rsidRDefault="0F6FE6DF" w14:paraId="61F05D55" w14:textId="47C07D86">
      <w:pPr>
        <w:pStyle w:val="ListParagraph"/>
        <w:numPr>
          <w:ilvl w:val="1"/>
          <w:numId w:val="100"/>
        </w:numPr>
        <w:bidi w:val="0"/>
        <w:spacing w:before="240" w:beforeAutospacing="off" w:after="240" w:afterAutospacing="off" w:line="360" w:lineRule="auto"/>
        <w:jc w:val="both"/>
        <w:rPr>
          <w:ins w:author="GUSTAVO DE OLIVEIRA REGO MORAIS" w:date="2025-08-08T20:28:47.724Z" w16du:dateUtc="2025-08-08T20:28:47.724Z" w:id="982104157"/>
          <w:rFonts w:ascii="Times New Roman" w:hAnsi="Times New Roman" w:eastAsia="Times New Roman" w:cs="Times New Roman"/>
          <w:i w:val="0"/>
          <w:iCs w:val="0"/>
          <w:noProof w:val="0"/>
          <w:sz w:val="24"/>
          <w:szCs w:val="24"/>
          <w:lang w:val="pt-BR"/>
          <w:rPrChange w:author="GUSTAVO DE OLIVEIRA REGO MORAIS" w:date="2025-08-08T20:29:06.24Z" w:id="1065480308">
            <w:rPr>
              <w:ins w:author="GUSTAVO DE OLIVEIRA REGO MORAIS" w:date="2025-08-08T20:28:47.724Z" w16du:dateUtc="2025-08-08T20:28:47.724Z" w:id="357452034"/>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4Z" w:id="1218798032">
        <w:r w:rsidRPr="60453AAE" w:rsidR="0F6FE6DF">
          <w:rPr>
            <w:rFonts w:ascii="Times New Roman" w:hAnsi="Times New Roman" w:eastAsia="Times New Roman" w:cs="Times New Roman"/>
            <w:i w:val="0"/>
            <w:iCs w:val="0"/>
            <w:noProof w:val="0"/>
            <w:sz w:val="24"/>
            <w:szCs w:val="24"/>
            <w:lang w:val="pt-BR"/>
            <w:rPrChange w:author="GUSTAVO DE OLIVEIRA REGO MORAIS" w:date="2025-08-08T20:29:06.236Z" w:id="2466075">
              <w:rPr>
                <w:rFonts w:ascii="Times New Roman" w:hAnsi="Times New Roman" w:eastAsia="Times New Roman" w:cs="Times New Roman"/>
                <w:noProof w:val="0"/>
                <w:sz w:val="24"/>
                <w:szCs w:val="24"/>
                <w:lang w:val="pt-BR"/>
              </w:rPr>
            </w:rPrChange>
          </w:rPr>
          <w:t xml:space="preserve">Se o evento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Z" w:id="1786244148">
              <w:rPr>
                <w:rFonts w:ascii="Consolas" w:hAnsi="Consolas" w:eastAsia="Consolas" w:cs="Consolas"/>
                <w:noProof w:val="0"/>
                <w:sz w:val="24"/>
                <w:szCs w:val="24"/>
                <w:lang w:val="pt-BR"/>
              </w:rPr>
            </w:rPrChange>
          </w:rPr>
          <w:t>"Usuário permite"</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1Z" w:id="1710439609">
              <w:rPr>
                <w:rFonts w:ascii="Times New Roman" w:hAnsi="Times New Roman" w:eastAsia="Times New Roman" w:cs="Times New Roman"/>
                <w:noProof w:val="0"/>
                <w:sz w:val="24"/>
                <w:szCs w:val="24"/>
                <w:lang w:val="pt-BR"/>
              </w:rPr>
            </w:rPrChange>
          </w:rPr>
          <w:t xml:space="preserve"> ocorrer, a sessão entra no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1Z" w:id="217367309">
              <w:rPr>
                <w:rFonts w:ascii="Times New Roman" w:hAnsi="Times New Roman" w:eastAsia="Times New Roman" w:cs="Times New Roman"/>
                <w:noProof w:val="0"/>
                <w:sz w:val="24"/>
                <w:szCs w:val="24"/>
                <w:lang w:val="pt-BR"/>
              </w:rPr>
            </w:rPrChange>
          </w:rPr>
          <w:t>sub-estado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1Z" w:id="728833708">
              <w:rPr>
                <w:rFonts w:ascii="Times New Roman" w:hAnsi="Times New Roman" w:eastAsia="Times New Roman" w:cs="Times New Roman"/>
                <w:noProof w:val="0"/>
                <w:sz w:val="24"/>
                <w:szCs w:val="24"/>
                <w:lang w:val="pt-BR"/>
              </w:rPr>
            </w:rPrChange>
          </w:rPr>
          <w:t xml:space="preserv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2Z" w:id="514874212">
              <w:rPr>
                <w:rFonts w:ascii="Consolas" w:hAnsi="Consolas" w:eastAsia="Consolas" w:cs="Consolas"/>
                <w:noProof w:val="0"/>
                <w:sz w:val="24"/>
                <w:szCs w:val="24"/>
                <w:lang w:val="pt-BR"/>
              </w:rPr>
            </w:rPrChange>
          </w:rPr>
          <w:t>"Automática (via API)"</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3Z" w:id="1109903418">
              <w:rPr>
                <w:rFonts w:ascii="Times New Roman" w:hAnsi="Times New Roman" w:eastAsia="Times New Roman" w:cs="Times New Roman"/>
                <w:noProof w:val="0"/>
                <w:sz w:val="24"/>
                <w:szCs w:val="24"/>
                <w:lang w:val="pt-BR"/>
              </w:rPr>
            </w:rPrChange>
          </w:rPr>
          <w:t>.</w:t>
        </w:r>
      </w:ins>
    </w:p>
    <w:p w:rsidR="0F6FE6DF" w:rsidP="60453AAE" w:rsidRDefault="0F6FE6DF" w14:paraId="5547BEF4" w14:textId="47B301C1">
      <w:pPr>
        <w:pStyle w:val="ListParagraph"/>
        <w:numPr>
          <w:ilvl w:val="1"/>
          <w:numId w:val="100"/>
        </w:numPr>
        <w:bidi w:val="0"/>
        <w:spacing w:before="240" w:beforeAutospacing="off" w:after="240" w:afterAutospacing="off" w:line="360" w:lineRule="auto"/>
        <w:jc w:val="both"/>
        <w:rPr>
          <w:ins w:author="GUSTAVO DE OLIVEIRA REGO MORAIS" w:date="2025-08-08T20:28:47.725Z" w16du:dateUtc="2025-08-08T20:28:47.725Z" w:id="663929015"/>
          <w:rFonts w:ascii="Times New Roman" w:hAnsi="Times New Roman" w:eastAsia="Times New Roman" w:cs="Times New Roman"/>
          <w:i w:val="0"/>
          <w:iCs w:val="0"/>
          <w:noProof w:val="0"/>
          <w:sz w:val="24"/>
          <w:szCs w:val="24"/>
          <w:lang w:val="pt-BR"/>
          <w:rPrChange w:author="GUSTAVO DE OLIVEIRA REGO MORAIS" w:date="2025-08-08T20:29:06.246Z" w:id="359928152">
            <w:rPr>
              <w:ins w:author="GUSTAVO DE OLIVEIRA REGO MORAIS" w:date="2025-08-08T20:28:47.725Z" w16du:dateUtc="2025-08-08T20:28:47.725Z" w:id="1625729592"/>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2115593418">
        <w:r w:rsidRPr="60453AAE" w:rsidR="0F6FE6DF">
          <w:rPr>
            <w:rFonts w:ascii="Times New Roman" w:hAnsi="Times New Roman" w:eastAsia="Times New Roman" w:cs="Times New Roman"/>
            <w:i w:val="0"/>
            <w:iCs w:val="0"/>
            <w:noProof w:val="0"/>
            <w:sz w:val="24"/>
            <w:szCs w:val="24"/>
            <w:lang w:val="pt-BR"/>
            <w:rPrChange w:author="GUSTAVO DE OLIVEIRA REGO MORAIS" w:date="2025-08-08T20:29:06.241Z" w:id="1172221097">
              <w:rPr>
                <w:rFonts w:ascii="Times New Roman" w:hAnsi="Times New Roman" w:eastAsia="Times New Roman" w:cs="Times New Roman"/>
                <w:noProof w:val="0"/>
                <w:sz w:val="24"/>
                <w:szCs w:val="24"/>
                <w:lang w:val="pt-BR"/>
              </w:rPr>
            </w:rPrChange>
          </w:rPr>
          <w:t xml:space="preserve">Se o evento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5Z" w:id="750082960">
              <w:rPr>
                <w:rFonts w:ascii="Consolas" w:hAnsi="Consolas" w:eastAsia="Consolas" w:cs="Consolas"/>
                <w:noProof w:val="0"/>
                <w:sz w:val="24"/>
                <w:szCs w:val="24"/>
                <w:lang w:val="pt-BR"/>
              </w:rPr>
            </w:rPrChange>
          </w:rPr>
          <w:t>"Usuário recusa"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6Z" w:id="993277617">
              <w:rPr>
                <w:rFonts w:ascii="Times New Roman" w:hAnsi="Times New Roman" w:eastAsia="Times New Roman" w:cs="Times New Roman"/>
                <w:noProof w:val="0"/>
                <w:sz w:val="24"/>
                <w:szCs w:val="24"/>
                <w:lang w:val="pt-BR"/>
              </w:rPr>
            </w:rPrChange>
          </w:rPr>
          <w:t xml:space="preserve"> ocorrer, a sessão entra no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6Z" w:id="696323646">
              <w:rPr>
                <w:rFonts w:ascii="Times New Roman" w:hAnsi="Times New Roman" w:eastAsia="Times New Roman" w:cs="Times New Roman"/>
                <w:noProof w:val="0"/>
                <w:sz w:val="24"/>
                <w:szCs w:val="24"/>
                <w:lang w:val="pt-BR"/>
              </w:rPr>
            </w:rPrChange>
          </w:rPr>
          <w:t>sub-estado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6Z" w:id="1855217125">
              <w:rPr>
                <w:rFonts w:ascii="Times New Roman" w:hAnsi="Times New Roman" w:eastAsia="Times New Roman" w:cs="Times New Roman"/>
                <w:noProof w:val="0"/>
                <w:sz w:val="24"/>
                <w:szCs w:val="24"/>
                <w:lang w:val="pt-BR"/>
              </w:rPr>
            </w:rPrChange>
          </w:rPr>
          <w:t xml:space="preserv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7Z" w:id="92322791">
              <w:rPr>
                <w:rFonts w:ascii="Consolas" w:hAnsi="Consolas" w:eastAsia="Consolas" w:cs="Consolas"/>
                <w:noProof w:val="0"/>
                <w:sz w:val="24"/>
                <w:szCs w:val="24"/>
                <w:lang w:val="pt-BR"/>
              </w:rPr>
            </w:rPrChange>
          </w:rPr>
          <w:t>"Manual (via Usuário)"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7Z" w:id="1078508870">
              <w:rPr>
                <w:rFonts w:ascii="Times New Roman" w:hAnsi="Times New Roman" w:eastAsia="Times New Roman" w:cs="Times New Roman"/>
                <w:noProof w:val="0"/>
                <w:sz w:val="24"/>
                <w:szCs w:val="24"/>
                <w:lang w:val="pt-BR"/>
              </w:rPr>
            </w:rPrChange>
          </w:rPr>
          <w:t>.</w:t>
        </w:r>
      </w:ins>
    </w:p>
    <w:p w:rsidR="0F6FE6DF" w:rsidP="60453AAE" w:rsidRDefault="0F6FE6DF" w14:paraId="5E7B1EB9" w14:textId="4652C466">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910678939"/>
          <w:rFonts w:ascii="Times New Roman" w:hAnsi="Times New Roman" w:eastAsia="Times New Roman" w:cs="Times New Roman"/>
          <w:i w:val="0"/>
          <w:iCs w:val="0"/>
          <w:noProof w:val="0"/>
          <w:sz w:val="24"/>
          <w:szCs w:val="24"/>
          <w:lang w:val="pt-BR"/>
          <w:rPrChange w:author="GUSTAVO DE OLIVEIRA REGO MORAIS" w:date="2025-08-08T20:29:06.28Z" w:id="1277250937">
            <w:rPr>
              <w:ins w:author="GUSTAVO DE OLIVEIRA REGO MORAIS" w:date="2025-08-08T20:28:47.725Z" w16du:dateUtc="2025-08-08T20:28:47.725Z" w:id="474994044"/>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856399386">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48Z" w:id="2094135598">
              <w:rPr>
                <w:rFonts w:ascii="Times New Roman" w:hAnsi="Times New Roman" w:eastAsia="Times New Roman" w:cs="Times New Roman"/>
                <w:b w:val="1"/>
                <w:bCs w:val="1"/>
                <w:noProof w:val="0"/>
                <w:sz w:val="24"/>
                <w:szCs w:val="24"/>
                <w:lang w:val="pt-BR"/>
              </w:rPr>
            </w:rPrChange>
          </w:rPr>
          <w:t>Coleta de Localização: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39Z" w:id="1818960914">
              <w:rPr>
                <w:rFonts w:ascii="Times New Roman" w:hAnsi="Times New Roman" w:eastAsia="Times New Roman" w:cs="Times New Roman"/>
                <w:noProof w:val="0"/>
                <w:sz w:val="24"/>
                <w:szCs w:val="24"/>
                <w:lang w:val="pt-BR"/>
              </w:rPr>
            </w:rPrChange>
          </w:rPr>
          <w:t xml:space="preserve"> 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178778144">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680109648">
              <w:rPr>
                <w:rFonts w:ascii="Consolas" w:hAnsi="Consolas" w:eastAsia="Consolas" w:cs="Consolas"/>
                <w:noProof w:val="0"/>
                <w:sz w:val="24"/>
                <w:szCs w:val="24"/>
                <w:lang w:val="pt-BR"/>
              </w:rPr>
            </w:rPrChange>
          </w:rPr>
          <w:t>Coletando_Localizacao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1652382762">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397430406">
              <w:rPr>
                <w:rFonts w:ascii="Times New Roman" w:hAnsi="Times New Roman" w:eastAsia="Times New Roman" w:cs="Times New Roman"/>
                <w:noProof w:val="0"/>
                <w:sz w:val="24"/>
                <w:szCs w:val="24"/>
                <w:lang w:val="pt-BR"/>
              </w:rPr>
            </w:rPrChange>
          </w:rPr>
          <w:t xml:space="preserve"> é um estado composto que representa a coleta de temperatura. Os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503178838">
              <w:rPr>
                <w:rFonts w:ascii="Times New Roman" w:hAnsi="Times New Roman" w:eastAsia="Times New Roman" w:cs="Times New Roman"/>
                <w:noProof w:val="0"/>
                <w:sz w:val="24"/>
                <w:szCs w:val="24"/>
                <w:lang w:val="pt-BR"/>
              </w:rPr>
            </w:rPrChange>
          </w:rPr>
          <w:t>sub-estados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Z" w:id="1177962619">
              <w:rPr>
                <w:rFonts w:ascii="Times New Roman" w:hAnsi="Times New Roman" w:eastAsia="Times New Roman" w:cs="Times New Roman"/>
                <w:noProof w:val="0"/>
                <w:sz w:val="24"/>
                <w:szCs w:val="24"/>
                <w:lang w:val="pt-BR"/>
              </w:rPr>
            </w:rPrChange>
          </w:rPr>
          <w:t xml:space="preserv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1Z" w:id="1301272209">
              <w:rPr>
                <w:rFonts w:ascii="Consolas" w:hAnsi="Consolas" w:eastAsia="Consolas" w:cs="Consolas"/>
                <w:noProof w:val="0"/>
                <w:sz w:val="24"/>
                <w:szCs w:val="24"/>
                <w:lang w:val="pt-BR"/>
              </w:rPr>
            </w:rPrChange>
          </w:rPr>
          <w:t>"Automática"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2Z" w:id="1463231451">
              <w:rPr>
                <w:rFonts w:ascii="Times New Roman" w:hAnsi="Times New Roman" w:eastAsia="Times New Roman" w:cs="Times New Roman"/>
                <w:noProof w:val="0"/>
                <w:sz w:val="24"/>
                <w:szCs w:val="24"/>
                <w:lang w:val="pt-BR"/>
              </w:rPr>
            </w:rPrChange>
          </w:rPr>
          <w:t xml:space="preserve"> 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3Z" w:id="214792260">
              <w:rPr>
                <w:rFonts w:ascii="Consolas" w:hAnsi="Consolas" w:eastAsia="Consolas" w:cs="Consolas"/>
                <w:noProof w:val="0"/>
                <w:sz w:val="24"/>
                <w:szCs w:val="24"/>
                <w:lang w:val="pt-BR"/>
              </w:rPr>
            </w:rPrChange>
          </w:rPr>
          <w:t>"Manual"</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4Z" w:id="362769515">
              <w:rPr>
                <w:rFonts w:ascii="Times New Roman" w:hAnsi="Times New Roman" w:eastAsia="Times New Roman" w:cs="Times New Roman"/>
                <w:noProof w:val="0"/>
                <w:sz w:val="24"/>
                <w:szCs w:val="24"/>
                <w:lang w:val="pt-BR"/>
              </w:rPr>
            </w:rPrChange>
          </w:rPr>
          <w:t xml:space="preserve"> modelam as duas formas de obtenção dos dados. Ambas as transições para o próximo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5Z" w:id="187336760">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5Z" w:id="796783438">
              <w:rPr>
                <w:rFonts w:ascii="Consolas" w:hAnsi="Consolas" w:eastAsia="Consolas" w:cs="Consolas"/>
                <w:noProof w:val="0"/>
                <w:sz w:val="24"/>
                <w:szCs w:val="24"/>
                <w:lang w:val="pt-BR"/>
              </w:rPr>
            </w:rPrChange>
          </w:rPr>
          <w:t>Coletando_Dados_Adicionais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5Z" w:id="127049368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6Z" w:id="1470296981">
              <w:rPr>
                <w:rFonts w:ascii="Times New Roman" w:hAnsi="Times New Roman" w:eastAsia="Times New Roman" w:cs="Times New Roman"/>
                <w:noProof w:val="0"/>
                <w:sz w:val="24"/>
                <w:szCs w:val="24"/>
                <w:lang w:val="pt-BR"/>
              </w:rPr>
            </w:rPrChange>
          </w:rPr>
          <w:t xml:space="preserve">, são acionadas quando a temperatura é obtida: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7Z" w:id="1399878082">
              <w:rPr>
                <w:rFonts w:ascii="Consolas" w:hAnsi="Consolas" w:eastAsia="Consolas" w:cs="Consolas"/>
                <w:noProof w:val="0"/>
                <w:sz w:val="24"/>
                <w:szCs w:val="24"/>
                <w:lang w:val="pt-BR"/>
              </w:rPr>
            </w:rPrChange>
          </w:rPr>
          <w:t>"Temperatura obtida via API e IP"</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49Z" w:id="939221559">
              <w:rPr>
                <w:rFonts w:ascii="Times New Roman" w:hAnsi="Times New Roman" w:eastAsia="Times New Roman" w:cs="Times New Roman"/>
                <w:noProof w:val="0"/>
                <w:sz w:val="24"/>
                <w:szCs w:val="24"/>
                <w:lang w:val="pt-BR"/>
              </w:rPr>
            </w:rPrChange>
          </w:rPr>
          <w:t xml:space="preserve"> ou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Z" w:id="688378590">
              <w:rPr>
                <w:rFonts w:ascii="Consolas" w:hAnsi="Consolas" w:eastAsia="Consolas" w:cs="Consolas"/>
                <w:noProof w:val="0"/>
                <w:sz w:val="24"/>
                <w:szCs w:val="24"/>
                <w:lang w:val="pt-BR"/>
              </w:rPr>
            </w:rPrChange>
          </w:rPr>
          <w:t>"Temperatura inserida"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2Z" w:id="1070242214">
              <w:rPr>
                <w:rFonts w:ascii="Times New Roman" w:hAnsi="Times New Roman" w:eastAsia="Times New Roman" w:cs="Times New Roman"/>
                <w:noProof w:val="0"/>
                <w:sz w:val="24"/>
                <w:szCs w:val="24"/>
                <w:lang w:val="pt-BR"/>
              </w:rPr>
            </w:rPrChange>
          </w:rPr>
          <w:t>.</w:t>
        </w:r>
      </w:ins>
    </w:p>
    <w:p w:rsidR="0F6FE6DF" w:rsidP="60453AAE" w:rsidRDefault="0F6FE6DF" w14:paraId="75355EE3" w14:textId="7FC324B2">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394275743"/>
          <w:rFonts w:ascii="Times New Roman" w:hAnsi="Times New Roman" w:eastAsia="Times New Roman" w:cs="Times New Roman"/>
          <w:i w:val="0"/>
          <w:iCs w:val="0"/>
          <w:noProof w:val="0"/>
          <w:sz w:val="24"/>
          <w:szCs w:val="24"/>
          <w:lang w:val="pt-BR"/>
          <w:rPrChange w:author="GUSTAVO DE OLIVEIRA REGO MORAIS" w:date="2025-08-08T20:29:06.292Z" w:id="2058575592">
            <w:rPr>
              <w:ins w:author="GUSTAVO DE OLIVEIRA REGO MORAIS" w:date="2025-08-08T20:28:47.725Z" w16du:dateUtc="2025-08-08T20:28:47.725Z" w:id="1318528661"/>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447124717">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81Z" w:id="19889093">
              <w:rPr>
                <w:rFonts w:ascii="Times New Roman" w:hAnsi="Times New Roman" w:eastAsia="Times New Roman" w:cs="Times New Roman"/>
                <w:b w:val="1"/>
                <w:bCs w:val="1"/>
                <w:noProof w:val="0"/>
                <w:sz w:val="24"/>
                <w:szCs w:val="24"/>
                <w:lang w:val="pt-BR"/>
              </w:rPr>
            </w:rPrChange>
          </w:rPr>
          <w:t>Coleta Adicional e Loop de Validação: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4Z" w:id="1534465078">
              <w:rPr>
                <w:rFonts w:ascii="Times New Roman" w:hAnsi="Times New Roman" w:eastAsia="Times New Roman" w:cs="Times New Roman"/>
                <w:noProof w:val="0"/>
                <w:sz w:val="24"/>
                <w:szCs w:val="24"/>
                <w:lang w:val="pt-BR"/>
              </w:rPr>
            </w:rPrChange>
          </w:rPr>
          <w:t xml:space="preserve"> No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4Z" w:id="958888453">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4Z" w:id="1464180838">
              <w:rPr>
                <w:rFonts w:ascii="Consolas" w:hAnsi="Consolas" w:eastAsia="Consolas" w:cs="Consolas"/>
                <w:noProof w:val="0"/>
                <w:sz w:val="24"/>
                <w:szCs w:val="24"/>
                <w:lang w:val="pt-BR"/>
              </w:rPr>
            </w:rPrChange>
          </w:rPr>
          <w:t>Coletando_Dados_Adicionais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4Z" w:id="106275883">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5Z" w:id="1247810844">
              <w:rPr>
                <w:rFonts w:ascii="Times New Roman" w:hAnsi="Times New Roman" w:eastAsia="Times New Roman" w:cs="Times New Roman"/>
                <w:noProof w:val="0"/>
                <w:sz w:val="24"/>
                <w:szCs w:val="24"/>
                <w:lang w:val="pt-BR"/>
              </w:rPr>
            </w:rPrChange>
          </w:rPr>
          <w:t xml:space="preserve">, o sistema solicita mais informações. Há uma transição de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5Z" w:id="50558720">
              <w:rPr>
                <w:rFonts w:ascii="Times New Roman" w:hAnsi="Times New Roman" w:eastAsia="Times New Roman" w:cs="Times New Roman"/>
                <w:noProof w:val="0"/>
                <w:sz w:val="24"/>
                <w:szCs w:val="24"/>
                <w:lang w:val="pt-BR"/>
              </w:rPr>
            </w:rPrChange>
          </w:rPr>
          <w:t>auto-retorno</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5Z" w:id="1276741523">
              <w:rPr>
                <w:rFonts w:ascii="Times New Roman" w:hAnsi="Times New Roman" w:eastAsia="Times New Roman" w:cs="Times New Roman"/>
                <w:noProof w:val="0"/>
                <w:sz w:val="24"/>
                <w:szCs w:val="24"/>
                <w:lang w:val="pt-BR"/>
              </w:rPr>
            </w:rPrChange>
          </w:rPr>
          <w:t xml:space="preserve"> dentro do estado, que representa o loop de coleta de dados até que a condição de guarda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6Z" w:id="172126755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6Z" w:id="253513394">
              <w:rPr>
                <w:rFonts w:ascii="Consolas" w:hAnsi="Consolas" w:eastAsia="Consolas" w:cs="Consolas"/>
                <w:noProof w:val="0"/>
                <w:sz w:val="24"/>
                <w:szCs w:val="24"/>
                <w:lang w:val="pt-BR"/>
              </w:rPr>
            </w:rPrChange>
          </w:rPr>
          <w:t>RequisitosSuficientes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6Z" w:id="662251170">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7Z" w:id="1944572044">
              <w:rPr>
                <w:rFonts w:ascii="Times New Roman" w:hAnsi="Times New Roman" w:eastAsia="Times New Roman" w:cs="Times New Roman"/>
                <w:noProof w:val="0"/>
                <w:sz w:val="24"/>
                <w:szCs w:val="24"/>
                <w:lang w:val="pt-BR"/>
              </w:rPr>
            </w:rPrChange>
          </w:rPr>
          <w:t xml:space="preserve"> seja atendida.</w:t>
        </w:r>
      </w:ins>
    </w:p>
    <w:p w:rsidR="0F6FE6DF" w:rsidP="60453AAE" w:rsidRDefault="0F6FE6DF" w14:paraId="03D24A29" w14:textId="0D26B3F4">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338112098"/>
          <w:rFonts w:ascii="Times New Roman" w:hAnsi="Times New Roman" w:eastAsia="Times New Roman" w:cs="Times New Roman"/>
          <w:i w:val="0"/>
          <w:iCs w:val="0"/>
          <w:noProof w:val="0"/>
          <w:sz w:val="24"/>
          <w:szCs w:val="24"/>
          <w:lang w:val="pt-BR"/>
          <w:rPrChange w:author="GUSTAVO DE OLIVEIRA REGO MORAIS" w:date="2025-08-08T20:29:06.296Z" w:id="1378623627">
            <w:rPr>
              <w:ins w:author="GUSTAVO DE OLIVEIRA REGO MORAIS" w:date="2025-08-08T20:28:47.725Z" w16du:dateUtc="2025-08-08T20:28:47.725Z" w:id="1962030824"/>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1442200166">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3Z" w:id="1132779875">
              <w:rPr>
                <w:rFonts w:ascii="Times New Roman" w:hAnsi="Times New Roman" w:eastAsia="Times New Roman" w:cs="Times New Roman"/>
                <w:b w:val="1"/>
                <w:bCs w:val="1"/>
                <w:noProof w:val="0"/>
                <w:sz w:val="24"/>
                <w:szCs w:val="24"/>
                <w:lang w:val="pt-BR"/>
              </w:rPr>
            </w:rPrChange>
          </w:rPr>
          <w:t>Coleta Concluída: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8Z" w:id="683432985">
              <w:rPr>
                <w:rFonts w:ascii="Times New Roman" w:hAnsi="Times New Roman" w:eastAsia="Times New Roman" w:cs="Times New Roman"/>
                <w:noProof w:val="0"/>
                <w:sz w:val="24"/>
                <w:szCs w:val="24"/>
                <w:lang w:val="pt-BR"/>
              </w:rPr>
            </w:rPrChange>
          </w:rPr>
          <w:t xml:space="preserve"> Quando a condição é atendida, a transição para 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9Z" w:id="1034127003">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9Z" w:id="1001747846">
              <w:rPr>
                <w:rFonts w:ascii="Consolas" w:hAnsi="Consolas" w:eastAsia="Consolas" w:cs="Consolas"/>
                <w:noProof w:val="0"/>
                <w:sz w:val="24"/>
                <w:szCs w:val="24"/>
                <w:lang w:val="pt-BR"/>
              </w:rPr>
            </w:rPrChange>
          </w:rPr>
          <w:t>Coleta_Concluida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9Z" w:id="76208409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59Z" w:id="1425041173">
              <w:rPr>
                <w:rFonts w:ascii="Times New Roman" w:hAnsi="Times New Roman" w:eastAsia="Times New Roman" w:cs="Times New Roman"/>
                <w:noProof w:val="0"/>
                <w:sz w:val="24"/>
                <w:szCs w:val="24"/>
                <w:lang w:val="pt-BR"/>
              </w:rPr>
            </w:rPrChange>
          </w:rPr>
          <w:t xml:space="preserve"> é ativada.</w:t>
        </w:r>
      </w:ins>
    </w:p>
    <w:p w:rsidR="0F6FE6DF" w:rsidP="60453AAE" w:rsidRDefault="0F6FE6DF" w14:paraId="27511EEC" w14:textId="36783588">
      <w:pPr>
        <w:pStyle w:val="Heading4"/>
        <w:bidi w:val="0"/>
        <w:spacing w:before="0" w:beforeAutospacing="off" w:after="319" w:afterAutospacing="off" w:line="360" w:lineRule="auto"/>
        <w:jc w:val="both"/>
        <w:rPr>
          <w:ins w:author="GUSTAVO DE OLIVEIRA REGO MORAIS" w:date="2025-08-08T20:28:47.725Z" w16du:dateUtc="2025-08-08T20:28:47.725Z" w:id="1654295892"/>
          <w:rFonts w:ascii="Times New Roman" w:hAnsi="Times New Roman" w:eastAsia="Times New Roman" w:cs="Times New Roman"/>
          <w:b w:val="1"/>
          <w:bCs w:val="1"/>
          <w:i w:val="0"/>
          <w:iCs w:val="0"/>
          <w:noProof w:val="0"/>
          <w:sz w:val="24"/>
          <w:szCs w:val="24"/>
          <w:lang w:val="pt-BR"/>
          <w:rPrChange w:author="GUSTAVO DE OLIVEIRA REGO MORAIS" w:date="2025-08-08T20:29:06.297Z" w:id="1434451872">
            <w:rPr>
              <w:ins w:author="GUSTAVO DE OLIVEIRA REGO MORAIS" w:date="2025-08-08T20:28:47.725Z" w16du:dateUtc="2025-08-08T20:28:47.725Z" w:id="1180307138"/>
              <w:rFonts w:ascii="Times New Roman" w:hAnsi="Times New Roman" w:eastAsia="Times New Roman" w:cs="Times New Roman"/>
              <w:b w:val="1"/>
              <w:bCs w:val="1"/>
              <w:noProof w:val="0"/>
              <w:sz w:val="24"/>
              <w:szCs w:val="24"/>
              <w:lang w:val="pt-BR"/>
            </w:rPr>
          </w:rPrChange>
        </w:rPr>
        <w:pPrChange w:author="GUSTAVO DE OLIVEIRA REGO MORAIS" w:date="2025-08-08T20:29:18.339Z">
          <w:pPr>
            <w:numPr>
              <w:ilvl w:val="0"/>
              <w:numId w:val="100"/>
            </w:numPr>
            <w:bidi w:val="0"/>
          </w:pPr>
        </w:pPrChange>
      </w:pPr>
      <w:ins w:author="GUSTAVO DE OLIVEIRA REGO MORAIS" w:date="2025-08-08T20:28:47.725Z" w:id="1518436637">
        <w:r w:rsidRPr="60453AAE"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7Z" w:id="2000694087">
              <w:rPr>
                <w:rFonts w:ascii="Times New Roman" w:hAnsi="Times New Roman" w:eastAsia="Times New Roman" w:cs="Times New Roman"/>
                <w:b w:val="1"/>
                <w:bCs w:val="1"/>
                <w:noProof w:val="0"/>
                <w:sz w:val="24"/>
                <w:szCs w:val="24"/>
                <w:lang w:val="pt-BR"/>
              </w:rPr>
            </w:rPrChange>
          </w:rPr>
          <w:t>Finalização</w:t>
        </w:r>
      </w:ins>
    </w:p>
    <w:p w:rsidR="0F6FE6DF" w:rsidP="60453AAE" w:rsidRDefault="0F6FE6DF" w14:paraId="3CCD8F03" w14:textId="489E61AC">
      <w:pPr>
        <w:bidi w:val="0"/>
        <w:spacing w:before="240" w:beforeAutospacing="off" w:after="240" w:afterAutospacing="off" w:line="360" w:lineRule="auto"/>
        <w:jc w:val="both"/>
        <w:rPr>
          <w:ins w:author="GUSTAVO DE OLIVEIRA REGO MORAIS" w:date="2025-08-08T20:22:39.939Z" w16du:dateUtc="2025-08-08T20:22:39.939Z" w:id="497253055"/>
          <w:rFonts w:ascii="Times New Roman" w:hAnsi="Times New Roman" w:eastAsia="Times New Roman" w:cs="Times New Roman"/>
          <w:i w:val="0"/>
          <w:iCs w:val="0"/>
          <w:noProof w:val="0"/>
          <w:sz w:val="24"/>
          <w:szCs w:val="24"/>
          <w:lang w:val="pt-BR"/>
        </w:rPr>
        <w:pPrChange w:author="GUSTAVO DE OLIVEIRA REGO MORAIS" w:date="2025-08-08T20:29:00.132Z">
          <w:pPr>
            <w:bidi w:val="0"/>
          </w:pPr>
        </w:pPrChange>
      </w:pPr>
      <w:ins w:author="GUSTAVO DE OLIVEIRA REGO MORAIS" w:date="2025-08-08T20:28:47.725Z" w:id="1966036542">
        <w:r w:rsidRPr="60453AAE" w:rsidR="0F6FE6DF">
          <w:rPr>
            <w:rFonts w:ascii="Times New Roman" w:hAnsi="Times New Roman" w:eastAsia="Times New Roman" w:cs="Times New Roman"/>
            <w:i w:val="0"/>
            <w:iCs w:val="0"/>
            <w:noProof w:val="0"/>
            <w:sz w:val="24"/>
            <w:szCs w:val="24"/>
            <w:lang w:val="pt-BR"/>
            <w:rPrChange w:author="GUSTAVO DE OLIVEIRA REGO MORAIS" w:date="2025-08-08T20:29:06.298Z" w:id="1359423502">
              <w:rPr>
                <w:rFonts w:ascii="Times New Roman" w:hAnsi="Times New Roman" w:eastAsia="Times New Roman" w:cs="Times New Roman"/>
                <w:noProof w:val="0"/>
                <w:sz w:val="24"/>
                <w:szCs w:val="24"/>
                <w:lang w:val="pt-BR"/>
              </w:rPr>
            </w:rPrChange>
          </w:rPr>
          <w:t xml:space="preserve">A partir do estado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2Z" w:id="667625437">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2Z" w:id="1511704865">
              <w:rPr>
                <w:rFonts w:ascii="Consolas" w:hAnsi="Consolas" w:eastAsia="Consolas" w:cs="Consolas"/>
                <w:noProof w:val="0"/>
                <w:sz w:val="24"/>
                <w:szCs w:val="24"/>
                <w:lang w:val="pt-BR"/>
              </w:rPr>
            </w:rPrChange>
          </w:rPr>
          <w:t>Coleta_Concluida</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2Z" w:id="1004126158">
              <w:rPr>
                <w:rFonts w:ascii="Consolas" w:hAnsi="Consolas" w:eastAsia="Consolas" w:cs="Consolas"/>
                <w:noProof w:val="0"/>
                <w:sz w:val="24"/>
                <w:szCs w:val="24"/>
                <w:lang w:val="pt-BR"/>
              </w:rPr>
            </w:rPrChange>
          </w:rPr>
          <w:t>"</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3Z" w:id="1925494684">
              <w:rPr>
                <w:rFonts w:ascii="Times New Roman" w:hAnsi="Times New Roman" w:eastAsia="Times New Roman" w:cs="Times New Roman"/>
                <w:noProof w:val="0"/>
                <w:sz w:val="24"/>
                <w:szCs w:val="24"/>
                <w:lang w:val="pt-BR"/>
              </w:rPr>
            </w:rPrChange>
          </w:rPr>
          <w:t xml:space="preserve">, a transição final é disparada pelo evento </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3Z" w:id="237161439">
              <w:rPr>
                <w:rFonts w:ascii="Consolas" w:hAnsi="Consolas" w:eastAsia="Consolas" w:cs="Consolas"/>
                <w:noProof w:val="0"/>
                <w:sz w:val="24"/>
                <w:szCs w:val="24"/>
                <w:lang w:val="pt-BR"/>
              </w:rPr>
            </w:rPrChange>
          </w:rPr>
          <w:t>"Finaliza e envia dados"</w:t>
        </w:r>
        <w:r w:rsidRPr="60453AAE" w:rsidR="0F6FE6DF">
          <w:rPr>
            <w:rFonts w:ascii="Times New Roman" w:hAnsi="Times New Roman" w:eastAsia="Times New Roman" w:cs="Times New Roman"/>
            <w:i w:val="0"/>
            <w:iCs w:val="0"/>
            <w:noProof w:val="0"/>
            <w:sz w:val="24"/>
            <w:szCs w:val="24"/>
            <w:lang w:val="pt-BR"/>
            <w:rPrChange w:author="GUSTAVO DE OLIVEIRA REGO MORAIS" w:date="2025-08-08T20:28:55.864Z" w:id="626077201">
              <w:rPr>
                <w:rFonts w:ascii="Times New Roman" w:hAnsi="Times New Roman" w:eastAsia="Times New Roman" w:cs="Times New Roman"/>
                <w:noProof w:val="0"/>
                <w:sz w:val="24"/>
                <w:szCs w:val="24"/>
                <w:lang w:val="pt-BR"/>
              </w:rPr>
            </w:rPrChange>
          </w:rPr>
          <w:t>, levando ao nó final do diagrama. Isso representa o encerramento da coleta de requisitos e a disponibilização dos dados para o restante do sistema.</w:t>
        </w:r>
      </w:ins>
    </w:p>
    <w:p w:rsidR="0676D898" w:rsidP="60453AAE" w:rsidRDefault="0676D898" w14:paraId="333F2530" w14:textId="533BBD51">
      <w:pPr>
        <w:pStyle w:val="Heading3"/>
        <w:suppressLineNumbers w:val="0"/>
        <w:bidi w:val="0"/>
        <w:spacing w:before="319" w:beforeAutospacing="off" w:after="319" w:afterAutospacing="off" w:line="360" w:lineRule="auto"/>
        <w:jc w:val="both"/>
        <w:rPr>
          <w:ins w:author="GUSTAVO DE OLIVEIRA REGO MORAIS" w:date="2025-08-08T20:37:02.098Z" w16du:dateUtc="2025-08-08T20:37:02.098Z" w:id="864952817"/>
          <w:rFonts w:ascii="Times New Roman" w:hAnsi="Times New Roman" w:eastAsia="Times New Roman" w:cs="Times New Roman"/>
          <w:b w:val="1"/>
          <w:bCs w:val="1"/>
          <w:i w:val="0"/>
          <w:iCs w:val="0"/>
          <w:noProof w:val="0"/>
          <w:sz w:val="24"/>
          <w:szCs w:val="24"/>
          <w:lang w:val="pt-BR"/>
        </w:rPr>
        <w:pPrChange w:author="GUSTAVO DE OLIVEIRA REGO MORAIS" w:date="2025-08-08T20:25:38.468Z">
          <w:pPr>
            <w:bidi w:val="0"/>
          </w:pPr>
        </w:pPrChange>
      </w:pPr>
      <w:ins w:author="GUSTAVO DE OLIVEIRA REGO MORAIS" w:date="2025-08-08T20:23:02.531Z" w:id="1293972209">
        <w:r w:rsidRPr="60453AAE"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26:55.551Z" w:id="632076381">
        <w:r w:rsidRPr="60453AAE" w:rsidR="7A0F09BB">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2</w:t>
        </w:r>
      </w:ins>
      <w:ins w:author="GUSTAVO DE OLIVEIRA REGO MORAIS" w:date="2025-08-08T20:23:02.531Z" w:id="526701510">
        <w:r w:rsidRPr="60453AAE"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w:t>
        </w:r>
      </w:ins>
      <w:ins w:author="GUSTAVO DE OLIVEIRA REGO MORAIS" w:date="2025-08-08T20:25:32.613Z" w:id="1287588194">
        <w:r w:rsidRPr="60453AAE"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Descrição</w:t>
        </w:r>
      </w:ins>
      <w:ins w:author="GUSTAVO DE OLIVEIRA REGO MORAIS" w:date="2025-08-08T20:24:48.044Z" w:id="541730544">
        <w:r w:rsidRPr="60453AAE" w:rsidR="5656CE40">
          <w:rPr>
            <w:rFonts w:ascii="Times New Roman" w:hAnsi="Times New Roman" w:eastAsia="Times New Roman" w:cs="Times New Roman"/>
            <w:b w:val="1"/>
            <w:bCs w:val="1"/>
            <w:i w:val="0"/>
            <w:iCs w:val="0"/>
            <w:noProof w:val="0"/>
            <w:sz w:val="24"/>
            <w:szCs w:val="24"/>
            <w:lang w:val="pt-BR"/>
            <w:rPrChange w:author="GUSTAVO DE OLIVEIRA REGO MORAIS" w:date="2025-08-08T20:25:17.053Z" w:id="489561908">
              <w:rPr>
                <w:rFonts w:ascii="Times New Roman" w:hAnsi="Times New Roman" w:eastAsia="Times New Roman" w:cs="Times New Roman"/>
                <w:b w:val="1"/>
                <w:bCs w:val="1"/>
                <w:noProof w:val="0"/>
                <w:sz w:val="28"/>
                <w:szCs w:val="28"/>
                <w:lang w:val="pt-BR"/>
              </w:rPr>
            </w:rPrChange>
          </w:rPr>
          <w:t xml:space="preserve"> do Diagrama de Estados </w:t>
        </w:r>
      </w:ins>
      <w:ins w:author="GUSTAVO DE OLIVEIRA REGO MORAIS" w:date="2025-08-08T20:25:42.557Z" w:id="374136672">
        <w:r w:rsidRPr="60453AAE"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Cadastro e Login</w:t>
        </w:r>
      </w:ins>
      <w:ins w:author="GUSTAVO DE OLIVEIRA REGO MORAIS" w:date="2025-08-08T20:37:02.098Z" w:id="144940983">
        <w:r w:rsidRPr="60453AAE" w:rsidR="2D7034C6">
          <w:rPr>
            <w:rFonts w:ascii="Times New Roman" w:hAnsi="Times New Roman" w:eastAsia="Times New Roman" w:cs="Times New Roman"/>
            <w:b w:val="1"/>
            <w:bCs w:val="1"/>
            <w:i w:val="0"/>
            <w:iCs w:val="0"/>
            <w:noProof w:val="0"/>
            <w:sz w:val="24"/>
            <w:szCs w:val="24"/>
            <w:lang w:val="pt-BR"/>
          </w:rPr>
          <w:t xml:space="preserve"> Título e Propósito</w:t>
        </w:r>
      </w:ins>
    </w:p>
    <w:p w:rsidR="2D7034C6" w:rsidP="60453AAE" w:rsidRDefault="2D7034C6" w14:paraId="77725C2F" w14:textId="4917845F">
      <w:pPr>
        <w:pStyle w:val="Normal"/>
        <w:suppressLineNumbers w:val="0"/>
        <w:bidi w:val="0"/>
        <w:spacing w:before="240" w:beforeAutospacing="off" w:after="240" w:afterAutospacing="off" w:line="360" w:lineRule="auto"/>
        <w:ind w:left="0" w:right="0" w:firstLine="708"/>
        <w:jc w:val="both"/>
        <w:rPr>
          <w:ins w:author="GUSTAVO DE OLIVEIRA REGO MORAIS" w:date="2025-08-08T20:37:02.099Z" w16du:dateUtc="2025-08-08T20:37:02.099Z" w:id="2064902594"/>
          <w:rFonts w:ascii="Times New Roman" w:hAnsi="Times New Roman" w:eastAsia="Times New Roman" w:cs="Times New Roman"/>
          <w:i w:val="0"/>
          <w:iCs w:val="0"/>
          <w:noProof w:val="0"/>
          <w:sz w:val="24"/>
          <w:szCs w:val="24"/>
          <w:lang w:val="pt-BR"/>
        </w:rPr>
      </w:pPr>
      <w:ins w:author="GUSTAVO DE OLIVEIRA REGO MORAIS" w:date="2025-08-08T20:37:02.099Z" w:id="912418056">
        <w:r w:rsidRPr="60453AAE" w:rsidR="2D7034C6">
          <w:rPr>
            <w:rFonts w:ascii="Times New Roman" w:hAnsi="Times New Roman" w:eastAsia="Times New Roman" w:cs="Times New Roman"/>
            <w:i w:val="0"/>
            <w:iCs w:val="0"/>
            <w:noProof w:val="0"/>
            <w:sz w:val="24"/>
            <w:szCs w:val="24"/>
            <w:lang w:val="pt-BR"/>
          </w:rPr>
          <w:t>O diagrama de estados de Cadastro e Login modela o comportamento dinâmico de uma sessão de usuário em um sistema, especificamente durante os processos de autenticação (login), cadastro e recuperação de senha. O diagrama descreve os estados pelos quais a sessão do usuário transita em resposta a eventos específicos.</w:t>
        </w:r>
      </w:ins>
    </w:p>
    <w:p w:rsidR="2D7034C6" w:rsidP="60453AAE" w:rsidRDefault="2D7034C6" w14:paraId="0E5A3292" w14:textId="38E55EA8">
      <w:pPr>
        <w:pStyle w:val="Heading4"/>
        <w:bidi w:val="0"/>
        <w:spacing w:before="319" w:beforeAutospacing="off" w:after="319" w:afterAutospacing="off" w:line="360" w:lineRule="auto"/>
        <w:jc w:val="both"/>
        <w:rPr>
          <w:ins w:author="GUSTAVO DE OLIVEIRA REGO MORAIS" w:date="2025-08-08T20:37:02.099Z" w16du:dateUtc="2025-08-08T20:37:02.099Z" w:id="239086108"/>
          <w:rFonts w:ascii="Times New Roman" w:hAnsi="Times New Roman" w:eastAsia="Times New Roman" w:cs="Times New Roman"/>
          <w:b w:val="1"/>
          <w:bCs w:val="1"/>
          <w:i w:val="0"/>
          <w:iCs w:val="0"/>
          <w:noProof w:val="0"/>
          <w:sz w:val="24"/>
          <w:szCs w:val="24"/>
          <w:lang w:val="pt-BR"/>
        </w:rPr>
      </w:pPr>
      <w:ins w:author="GUSTAVO DE OLIVEIRA REGO MORAIS" w:date="2025-08-08T20:37:02.099Z" w:id="2146660717">
        <w:r w:rsidRPr="60453AAE" w:rsidR="2D7034C6">
          <w:rPr>
            <w:rFonts w:ascii="Times New Roman" w:hAnsi="Times New Roman" w:eastAsia="Times New Roman" w:cs="Times New Roman"/>
            <w:b w:val="1"/>
            <w:bCs w:val="1"/>
            <w:i w:val="0"/>
            <w:iCs w:val="0"/>
            <w:noProof w:val="0"/>
            <w:sz w:val="24"/>
            <w:szCs w:val="24"/>
            <w:lang w:val="pt-BR"/>
          </w:rPr>
          <w:t>Estrutura de Estados</w:t>
        </w:r>
      </w:ins>
    </w:p>
    <w:p w:rsidR="2D7034C6" w:rsidP="60453AAE" w:rsidRDefault="2D7034C6" w14:paraId="585C50B6" w14:textId="65FC9531">
      <w:pPr>
        <w:bidi w:val="0"/>
        <w:spacing w:before="240" w:beforeAutospacing="off" w:after="240" w:afterAutospacing="off" w:line="360" w:lineRule="auto"/>
        <w:ind w:firstLine="708"/>
        <w:jc w:val="both"/>
        <w:rPr>
          <w:ins w:author="GUSTAVO DE OLIVEIRA REGO MORAIS" w:date="2025-08-08T20:37:02.099Z" w16du:dateUtc="2025-08-08T20:37:02.099Z" w:id="383059145"/>
          <w:rFonts w:ascii="Times New Roman" w:hAnsi="Times New Roman" w:eastAsia="Times New Roman" w:cs="Times New Roman"/>
          <w:i w:val="0"/>
          <w:iCs w:val="0"/>
          <w:noProof w:val="0"/>
          <w:sz w:val="24"/>
          <w:szCs w:val="24"/>
          <w:lang w:val="pt-BR"/>
        </w:rPr>
      </w:pPr>
      <w:ins w:author="GUSTAVO DE OLIVEIRA REGO MORAIS" w:date="2025-08-08T20:37:02.099Z" w:id="97728840">
        <w:r w:rsidRPr="60453AAE" w:rsidR="2D7034C6">
          <w:rPr>
            <w:rFonts w:ascii="Times New Roman" w:hAnsi="Times New Roman" w:eastAsia="Times New Roman" w:cs="Times New Roman"/>
            <w:i w:val="0"/>
            <w:iCs w:val="0"/>
            <w:noProof w:val="0"/>
            <w:sz w:val="24"/>
            <w:szCs w:val="24"/>
            <w:lang w:val="pt-BR"/>
          </w:rPr>
          <w:t>O diagrama é composto por estados que podem ser categorizados da seguinte forma:</w:t>
        </w:r>
      </w:ins>
    </w:p>
    <w:p w:rsidR="2D7034C6" w:rsidP="60453AAE" w:rsidRDefault="2D7034C6" w14:paraId="3B6E5B48" w14:textId="2FD15173">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1887369585"/>
          <w:rFonts w:ascii="Times New Roman" w:hAnsi="Times New Roman" w:eastAsia="Times New Roman" w:cs="Times New Roman"/>
          <w:i w:val="0"/>
          <w:iCs w:val="0"/>
          <w:noProof w:val="0"/>
          <w:sz w:val="24"/>
          <w:szCs w:val="24"/>
          <w:lang w:val="pt-BR"/>
        </w:rPr>
      </w:pPr>
      <w:ins w:author="GUSTAVO DE OLIVEIRA REGO MORAIS" w:date="2025-08-08T20:37:02.099Z" w:id="599707095">
        <w:r w:rsidRPr="60453AAE" w:rsidR="2D7034C6">
          <w:rPr>
            <w:rFonts w:ascii="Times New Roman" w:hAnsi="Times New Roman" w:eastAsia="Times New Roman" w:cs="Times New Roman"/>
            <w:b w:val="1"/>
            <w:bCs w:val="1"/>
            <w:i w:val="0"/>
            <w:iCs w:val="0"/>
            <w:noProof w:val="0"/>
            <w:sz w:val="24"/>
            <w:szCs w:val="24"/>
            <w:lang w:val="pt-BR"/>
          </w:rPr>
          <w:t>Estados de Início e Navegação:</w:t>
        </w:r>
        <w:r w:rsidRPr="60453AAE" w:rsidR="2D7034C6">
          <w:rPr>
            <w:rFonts w:ascii="Times New Roman" w:hAnsi="Times New Roman" w:eastAsia="Times New Roman" w:cs="Times New Roman"/>
            <w:i w:val="0"/>
            <w:iCs w:val="0"/>
            <w:noProof w:val="0"/>
            <w:sz w:val="24"/>
            <w:szCs w:val="24"/>
            <w:lang w:val="pt-BR"/>
          </w:rPr>
          <w:t xml:space="preserve"> "Tela Inicial", "Iniciando Montagem", "Montagem sem login".</w:t>
        </w:r>
      </w:ins>
    </w:p>
    <w:p w:rsidR="2D7034C6" w:rsidP="60453AAE" w:rsidRDefault="2D7034C6" w14:paraId="5BFBA6C1" w14:textId="11FFE0EC">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1474996791"/>
          <w:rFonts w:ascii="Times New Roman" w:hAnsi="Times New Roman" w:eastAsia="Times New Roman" w:cs="Times New Roman"/>
          <w:i w:val="0"/>
          <w:iCs w:val="0"/>
          <w:noProof w:val="0"/>
          <w:sz w:val="24"/>
          <w:szCs w:val="24"/>
          <w:lang w:val="pt-BR"/>
        </w:rPr>
      </w:pPr>
      <w:ins w:author="GUSTAVO DE OLIVEIRA REGO MORAIS" w:date="2025-08-08T20:37:02.099Z" w:id="1858173670">
        <w:r w:rsidRPr="60453AAE" w:rsidR="2D7034C6">
          <w:rPr>
            <w:rFonts w:ascii="Times New Roman" w:hAnsi="Times New Roman" w:eastAsia="Times New Roman" w:cs="Times New Roman"/>
            <w:b w:val="1"/>
            <w:bCs w:val="1"/>
            <w:i w:val="0"/>
            <w:iCs w:val="0"/>
            <w:noProof w:val="0"/>
            <w:sz w:val="24"/>
            <w:szCs w:val="24"/>
            <w:lang w:val="pt-BR"/>
          </w:rPr>
          <w:t>Estados de Escolha:</w:t>
        </w:r>
        <w:r w:rsidRPr="60453AAE" w:rsidR="2D7034C6">
          <w:rPr>
            <w:rFonts w:ascii="Times New Roman" w:hAnsi="Times New Roman" w:eastAsia="Times New Roman" w:cs="Times New Roman"/>
            <w:i w:val="0"/>
            <w:iCs w:val="0"/>
            <w:noProof w:val="0"/>
            <w:sz w:val="24"/>
            <w:szCs w:val="24"/>
            <w:lang w:val="pt-BR"/>
          </w:rPr>
          <w:t xml:space="preserve"> "Escolhendo Login/Cadastro".</w:t>
        </w:r>
      </w:ins>
    </w:p>
    <w:p w:rsidR="2D7034C6" w:rsidP="60453AAE" w:rsidRDefault="2D7034C6" w14:paraId="36D7F050" w14:textId="70BBFB16">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317131214"/>
          <w:rFonts w:ascii="Times New Roman" w:hAnsi="Times New Roman" w:eastAsia="Times New Roman" w:cs="Times New Roman"/>
          <w:i w:val="0"/>
          <w:iCs w:val="0"/>
          <w:noProof w:val="0"/>
          <w:sz w:val="24"/>
          <w:szCs w:val="24"/>
          <w:lang w:val="pt-BR"/>
        </w:rPr>
      </w:pPr>
      <w:ins w:author="GUSTAVO DE OLIVEIRA REGO MORAIS" w:date="2025-08-08T20:37:02.099Z" w:id="900222793">
        <w:r w:rsidRPr="60453AAE" w:rsidR="2D7034C6">
          <w:rPr>
            <w:rFonts w:ascii="Times New Roman" w:hAnsi="Times New Roman" w:eastAsia="Times New Roman" w:cs="Times New Roman"/>
            <w:b w:val="1"/>
            <w:bCs w:val="1"/>
            <w:i w:val="0"/>
            <w:iCs w:val="0"/>
            <w:noProof w:val="0"/>
            <w:sz w:val="24"/>
            <w:szCs w:val="24"/>
            <w:lang w:val="pt-BR"/>
          </w:rPr>
          <w:t>Estados de Cadastro e Autenticação:</w:t>
        </w:r>
        <w:r w:rsidRPr="60453AAE" w:rsidR="2D7034C6">
          <w:rPr>
            <w:rFonts w:ascii="Times New Roman" w:hAnsi="Times New Roman" w:eastAsia="Times New Roman" w:cs="Times New Roman"/>
            <w:i w:val="0"/>
            <w:iCs w:val="0"/>
            <w:noProof w:val="0"/>
            <w:sz w:val="24"/>
            <w:szCs w:val="24"/>
            <w:lang w:val="pt-BR"/>
          </w:rPr>
          <w:t xml:space="preserve"> "Cadastro Tradicional", "Criando Conta", "Login Tradicional", "Login Google", "Autenticando Google", "VerificarCredenciais", "Autenticando".</w:t>
        </w:r>
      </w:ins>
    </w:p>
    <w:p w:rsidR="2D7034C6" w:rsidP="60453AAE" w:rsidRDefault="2D7034C6" w14:paraId="249E08AF" w14:textId="1FFF586E">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1956933722"/>
          <w:rFonts w:ascii="Times New Roman" w:hAnsi="Times New Roman" w:eastAsia="Times New Roman" w:cs="Times New Roman"/>
          <w:i w:val="0"/>
          <w:iCs w:val="0"/>
          <w:noProof w:val="0"/>
          <w:sz w:val="24"/>
          <w:szCs w:val="24"/>
          <w:lang w:val="pt-BR"/>
        </w:rPr>
      </w:pPr>
      <w:ins w:author="GUSTAVO DE OLIVEIRA REGO MORAIS" w:date="2025-08-08T20:37:02.099Z" w:id="1880428938">
        <w:r w:rsidRPr="60453AAE" w:rsidR="2D7034C6">
          <w:rPr>
            <w:rFonts w:ascii="Times New Roman" w:hAnsi="Times New Roman" w:eastAsia="Times New Roman" w:cs="Times New Roman"/>
            <w:b w:val="1"/>
            <w:bCs w:val="1"/>
            <w:i w:val="0"/>
            <w:iCs w:val="0"/>
            <w:noProof w:val="0"/>
            <w:sz w:val="24"/>
            <w:szCs w:val="24"/>
            <w:lang w:val="pt-BR"/>
          </w:rPr>
          <w:t>Estados de Recuperação de Senha:</w:t>
        </w:r>
        <w:r w:rsidRPr="60453AAE" w:rsidR="2D7034C6">
          <w:rPr>
            <w:rFonts w:ascii="Times New Roman" w:hAnsi="Times New Roman" w:eastAsia="Times New Roman" w:cs="Times New Roman"/>
            <w:i w:val="0"/>
            <w:iCs w:val="0"/>
            <w:noProof w:val="0"/>
            <w:sz w:val="24"/>
            <w:szCs w:val="24"/>
            <w:lang w:val="pt-BR"/>
          </w:rPr>
          <w:t xml:space="preserve"> "Esqueceu Senha", "Enviando email de Recuperação", "Redefinindo senha".</w:t>
        </w:r>
      </w:ins>
    </w:p>
    <w:p w:rsidR="2D7034C6" w:rsidP="60453AAE" w:rsidRDefault="2D7034C6" w14:paraId="599EE9A0" w14:textId="764756C7">
      <w:pPr>
        <w:pStyle w:val="ListParagraph"/>
        <w:numPr>
          <w:ilvl w:val="0"/>
          <w:numId w:val="93"/>
        </w:numPr>
        <w:bidi w:val="0"/>
        <w:spacing w:before="240" w:beforeAutospacing="off" w:after="240" w:afterAutospacing="off" w:line="360" w:lineRule="auto"/>
        <w:jc w:val="both"/>
        <w:rPr>
          <w:ins w:author="GUSTAVO DE OLIVEIRA REGO MORAIS" w:date="2025-08-08T20:37:02.1Z" w16du:dateUtc="2025-08-08T20:37:02.1Z" w:id="1835734040"/>
          <w:rFonts w:ascii="Times New Roman" w:hAnsi="Times New Roman" w:eastAsia="Times New Roman" w:cs="Times New Roman"/>
          <w:i w:val="0"/>
          <w:iCs w:val="0"/>
          <w:noProof w:val="0"/>
          <w:sz w:val="24"/>
          <w:szCs w:val="24"/>
          <w:lang w:val="pt-BR"/>
        </w:rPr>
      </w:pPr>
      <w:ins w:author="GUSTAVO DE OLIVEIRA REGO MORAIS" w:date="2025-08-08T20:37:02.1Z" w:id="1487976784">
        <w:r w:rsidRPr="60453AAE" w:rsidR="2D7034C6">
          <w:rPr>
            <w:rFonts w:ascii="Times New Roman" w:hAnsi="Times New Roman" w:eastAsia="Times New Roman" w:cs="Times New Roman"/>
            <w:b w:val="1"/>
            <w:bCs w:val="1"/>
            <w:i w:val="0"/>
            <w:iCs w:val="0"/>
            <w:noProof w:val="0"/>
            <w:sz w:val="24"/>
            <w:szCs w:val="24"/>
            <w:lang w:val="pt-BR"/>
          </w:rPr>
          <w:t>Estado Final de Sucesso:</w:t>
        </w:r>
        <w:r w:rsidRPr="60453AAE" w:rsidR="2D7034C6">
          <w:rPr>
            <w:rFonts w:ascii="Times New Roman" w:hAnsi="Times New Roman" w:eastAsia="Times New Roman" w:cs="Times New Roman"/>
            <w:i w:val="0"/>
            <w:iCs w:val="0"/>
            <w:noProof w:val="0"/>
            <w:sz w:val="24"/>
            <w:szCs w:val="24"/>
            <w:lang w:val="pt-BR"/>
          </w:rPr>
          <w:t xml:space="preserve"> "Seção autenticada".</w:t>
        </w:r>
      </w:ins>
    </w:p>
    <w:p w:rsidR="2D7034C6" w:rsidP="60453AAE" w:rsidRDefault="2D7034C6" w14:paraId="59C06886" w14:textId="3D5DCCBA">
      <w:pPr>
        <w:pStyle w:val="Heading4"/>
        <w:bidi w:val="0"/>
        <w:spacing w:before="319" w:beforeAutospacing="off" w:after="319" w:afterAutospacing="off" w:line="360" w:lineRule="auto"/>
        <w:jc w:val="both"/>
        <w:rPr>
          <w:ins w:author="GUSTAVO DE OLIVEIRA REGO MORAIS" w:date="2025-08-08T20:37:02.1Z" w16du:dateUtc="2025-08-08T20:37:02.1Z" w:id="2133234295"/>
          <w:rFonts w:ascii="Times New Roman" w:hAnsi="Times New Roman" w:eastAsia="Times New Roman" w:cs="Times New Roman"/>
          <w:b w:val="1"/>
          <w:bCs w:val="1"/>
          <w:i w:val="0"/>
          <w:iCs w:val="0"/>
          <w:noProof w:val="0"/>
          <w:sz w:val="24"/>
          <w:szCs w:val="24"/>
          <w:lang w:val="pt-BR"/>
        </w:rPr>
      </w:pPr>
      <w:ins w:author="GUSTAVO DE OLIVEIRA REGO MORAIS" w:date="2025-08-08T20:37:02.1Z" w:id="2132990124">
        <w:r w:rsidRPr="60453AAE" w:rsidR="2D7034C6">
          <w:rPr>
            <w:rFonts w:ascii="Times New Roman" w:hAnsi="Times New Roman" w:eastAsia="Times New Roman" w:cs="Times New Roman"/>
            <w:b w:val="1"/>
            <w:bCs w:val="1"/>
            <w:i w:val="0"/>
            <w:iCs w:val="0"/>
            <w:noProof w:val="0"/>
            <w:sz w:val="24"/>
            <w:szCs w:val="24"/>
            <w:lang w:val="pt-BR"/>
          </w:rPr>
          <w:t>Fluxo de Transições Detalhado</w:t>
        </w:r>
      </w:ins>
    </w:p>
    <w:p w:rsidR="2D7034C6" w:rsidP="60453AAE" w:rsidRDefault="2D7034C6" w14:paraId="2A4E5FFF" w14:textId="24B3F86A">
      <w:pPr>
        <w:bidi w:val="0"/>
        <w:spacing w:before="240" w:beforeAutospacing="off" w:after="240" w:afterAutospacing="off" w:line="360" w:lineRule="auto"/>
        <w:jc w:val="both"/>
        <w:rPr>
          <w:ins w:author="GUSTAVO DE OLIVEIRA REGO MORAIS" w:date="2025-08-08T20:37:02.1Z" w16du:dateUtc="2025-08-08T20:37:02.1Z" w:id="794441751"/>
          <w:rFonts w:ascii="Times New Roman" w:hAnsi="Times New Roman" w:eastAsia="Times New Roman" w:cs="Times New Roman"/>
          <w:i w:val="0"/>
          <w:iCs w:val="0"/>
          <w:noProof w:val="0"/>
          <w:sz w:val="24"/>
          <w:szCs w:val="24"/>
          <w:lang w:val="pt-BR"/>
        </w:rPr>
      </w:pPr>
      <w:ins w:author="GUSTAVO DE OLIVEIRA REGO MORAIS" w:date="2025-08-08T20:37:02.1Z" w:id="368872124">
        <w:r w:rsidRPr="60453AAE" w:rsidR="2D7034C6">
          <w:rPr>
            <w:rFonts w:ascii="Times New Roman" w:hAnsi="Times New Roman" w:eastAsia="Times New Roman" w:cs="Times New Roman"/>
            <w:b w:val="1"/>
            <w:bCs w:val="1"/>
            <w:i w:val="0"/>
            <w:iCs w:val="0"/>
            <w:noProof w:val="0"/>
            <w:sz w:val="24"/>
            <w:szCs w:val="24"/>
            <w:lang w:val="pt-BR"/>
          </w:rPr>
          <w:t>a) Transições Iniciais</w:t>
        </w:r>
        <w:r w:rsidRPr="60453AAE" w:rsidR="2D7034C6">
          <w:rPr>
            <w:rFonts w:ascii="Times New Roman" w:hAnsi="Times New Roman" w:eastAsia="Times New Roman" w:cs="Times New Roman"/>
            <w:i w:val="0"/>
            <w:iCs w:val="0"/>
            <w:noProof w:val="0"/>
            <w:sz w:val="24"/>
            <w:szCs w:val="24"/>
            <w:lang w:val="pt-BR"/>
          </w:rPr>
          <w:t xml:space="preserve"> O processo começa no nó inicial, levando ao estado "Tela Inicial". A partir daí, duas transições são possíveis:</w:t>
        </w:r>
      </w:ins>
    </w:p>
    <w:p w:rsidR="2D7034C6" w:rsidP="60453AAE" w:rsidRDefault="2D7034C6" w14:paraId="01DEE48C" w14:textId="36F93E9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1593585984"/>
          <w:rFonts w:ascii="Times New Roman" w:hAnsi="Times New Roman" w:eastAsia="Times New Roman" w:cs="Times New Roman"/>
          <w:i w:val="0"/>
          <w:iCs w:val="0"/>
          <w:noProof w:val="0"/>
          <w:sz w:val="24"/>
          <w:szCs w:val="24"/>
          <w:lang w:val="pt-BR"/>
        </w:rPr>
      </w:pPr>
      <w:ins w:author="GUSTAVO DE OLIVEIRA REGO MORAIS" w:date="2025-08-08T20:37:02.1Z" w:id="1661231736">
        <w:r w:rsidRPr="60453AAE" w:rsidR="2D7034C6">
          <w:rPr>
            <w:rFonts w:ascii="Times New Roman" w:hAnsi="Times New Roman" w:eastAsia="Times New Roman" w:cs="Times New Roman"/>
            <w:i w:val="0"/>
            <w:iCs w:val="0"/>
            <w:noProof w:val="0"/>
            <w:sz w:val="24"/>
            <w:szCs w:val="24"/>
            <w:lang w:val="pt-BR"/>
          </w:rPr>
          <w:t>Para o estado "Iniciando Montagem", disparada pelo evento "Clica em iniciar Montagem".</w:t>
        </w:r>
      </w:ins>
    </w:p>
    <w:p w:rsidR="2D7034C6" w:rsidP="60453AAE" w:rsidRDefault="2D7034C6" w14:paraId="450EFE4C" w14:textId="4A01640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887367576"/>
          <w:rFonts w:ascii="Times New Roman" w:hAnsi="Times New Roman" w:eastAsia="Times New Roman" w:cs="Times New Roman"/>
          <w:i w:val="0"/>
          <w:iCs w:val="0"/>
          <w:noProof w:val="0"/>
          <w:sz w:val="24"/>
          <w:szCs w:val="24"/>
          <w:lang w:val="pt-BR"/>
        </w:rPr>
      </w:pPr>
      <w:ins w:author="GUSTAVO DE OLIVEIRA REGO MORAIS" w:date="2025-08-08T20:37:02.1Z" w:id="523845328">
        <w:r w:rsidRPr="60453AAE" w:rsidR="2D7034C6">
          <w:rPr>
            <w:rFonts w:ascii="Times New Roman" w:hAnsi="Times New Roman" w:eastAsia="Times New Roman" w:cs="Times New Roman"/>
            <w:i w:val="0"/>
            <w:iCs w:val="0"/>
            <w:noProof w:val="0"/>
            <w:sz w:val="24"/>
            <w:szCs w:val="24"/>
            <w:lang w:val="pt-BR"/>
          </w:rPr>
          <w:t>Para o estado "Montagem sem login", disparada pelo evento "Não deseja logar", que leva ao nó final.</w:t>
        </w:r>
      </w:ins>
    </w:p>
    <w:p w:rsidR="2D7034C6" w:rsidP="60453AAE" w:rsidRDefault="2D7034C6" w14:paraId="374B0D62" w14:textId="778C605D">
      <w:pPr>
        <w:bidi w:val="0"/>
        <w:spacing w:before="240" w:beforeAutospacing="off" w:after="240" w:afterAutospacing="off" w:line="360" w:lineRule="auto"/>
        <w:jc w:val="both"/>
        <w:rPr>
          <w:ins w:author="GUSTAVO DE OLIVEIRA REGO MORAIS" w:date="2025-08-08T20:37:02.1Z" w16du:dateUtc="2025-08-08T20:37:02.1Z" w:id="1546699107"/>
          <w:rFonts w:ascii="Times New Roman" w:hAnsi="Times New Roman" w:eastAsia="Times New Roman" w:cs="Times New Roman"/>
          <w:i w:val="0"/>
          <w:iCs w:val="0"/>
          <w:noProof w:val="0"/>
          <w:sz w:val="24"/>
          <w:szCs w:val="24"/>
          <w:lang w:val="pt-BR"/>
        </w:rPr>
      </w:pPr>
      <w:ins w:author="GUSTAVO DE OLIVEIRA REGO MORAIS" w:date="2025-08-08T20:37:02.1Z" w:id="1245177953">
        <w:r w:rsidRPr="60453AAE" w:rsidR="2D7034C6">
          <w:rPr>
            <w:rFonts w:ascii="Times New Roman" w:hAnsi="Times New Roman" w:eastAsia="Times New Roman" w:cs="Times New Roman"/>
            <w:b w:val="1"/>
            <w:bCs w:val="1"/>
            <w:i w:val="0"/>
            <w:iCs w:val="0"/>
            <w:noProof w:val="0"/>
            <w:sz w:val="24"/>
            <w:szCs w:val="24"/>
            <w:lang w:val="pt-BR"/>
          </w:rPr>
          <w:t>b) Fluxo de Seleção e Opções de Autenticação</w:t>
        </w:r>
        <w:r w:rsidRPr="60453AAE" w:rsidR="2D7034C6">
          <w:rPr>
            <w:rFonts w:ascii="Times New Roman" w:hAnsi="Times New Roman" w:eastAsia="Times New Roman" w:cs="Times New Roman"/>
            <w:i w:val="0"/>
            <w:iCs w:val="0"/>
            <w:noProof w:val="0"/>
            <w:sz w:val="24"/>
            <w:szCs w:val="24"/>
            <w:lang w:val="pt-BR"/>
          </w:rPr>
          <w:t xml:space="preserve"> O estado "Iniciando Montagem" leva ao estado "Escolhendo Login/Cadastro". Este estado é central para as opções de autenticação e permite as seguintes transições:</w:t>
        </w:r>
      </w:ins>
    </w:p>
    <w:p w:rsidR="2D7034C6" w:rsidP="60453AAE" w:rsidRDefault="2D7034C6" w14:paraId="24642C43" w14:textId="66E58FE6">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530755248"/>
          <w:rFonts w:ascii="Times New Roman" w:hAnsi="Times New Roman" w:eastAsia="Times New Roman" w:cs="Times New Roman"/>
          <w:i w:val="0"/>
          <w:iCs w:val="0"/>
          <w:noProof w:val="0"/>
          <w:sz w:val="24"/>
          <w:szCs w:val="24"/>
          <w:lang w:val="pt-BR"/>
        </w:rPr>
      </w:pPr>
      <w:ins w:author="GUSTAVO DE OLIVEIRA REGO MORAIS" w:date="2025-08-08T20:37:02.1Z" w:id="1519527030">
        <w:r w:rsidRPr="60453AAE" w:rsidR="2D7034C6">
          <w:rPr>
            <w:rFonts w:ascii="Times New Roman" w:hAnsi="Times New Roman" w:eastAsia="Times New Roman" w:cs="Times New Roman"/>
            <w:i w:val="0"/>
            <w:iCs w:val="0"/>
            <w:noProof w:val="0"/>
            <w:sz w:val="24"/>
            <w:szCs w:val="24"/>
            <w:lang w:val="pt-BR"/>
          </w:rPr>
          <w:t>Para "LoginTradicional", disparada pelo evento "Escolhe Login".</w:t>
        </w:r>
      </w:ins>
    </w:p>
    <w:p w:rsidR="2D7034C6" w:rsidP="60453AAE" w:rsidRDefault="2D7034C6" w14:paraId="44064FE1" w14:textId="4EFA865F">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2076699592"/>
          <w:rFonts w:ascii="Times New Roman" w:hAnsi="Times New Roman" w:eastAsia="Times New Roman" w:cs="Times New Roman"/>
          <w:i w:val="0"/>
          <w:iCs w:val="0"/>
          <w:noProof w:val="0"/>
          <w:sz w:val="24"/>
          <w:szCs w:val="24"/>
          <w:lang w:val="pt-BR"/>
        </w:rPr>
      </w:pPr>
      <w:ins w:author="GUSTAVO DE OLIVEIRA REGO MORAIS" w:date="2025-08-08T20:37:02.1Z" w:id="1245452288">
        <w:r w:rsidRPr="60453AAE" w:rsidR="2D7034C6">
          <w:rPr>
            <w:rFonts w:ascii="Times New Roman" w:hAnsi="Times New Roman" w:eastAsia="Times New Roman" w:cs="Times New Roman"/>
            <w:i w:val="0"/>
            <w:iCs w:val="0"/>
            <w:noProof w:val="0"/>
            <w:sz w:val="24"/>
            <w:szCs w:val="24"/>
            <w:lang w:val="pt-BR"/>
          </w:rPr>
          <w:t>Para "Login Google", disparada pelo evento "Login com google".</w:t>
        </w:r>
      </w:ins>
    </w:p>
    <w:p w:rsidR="2D7034C6" w:rsidP="60453AAE" w:rsidRDefault="2D7034C6" w14:paraId="6F631799" w14:textId="6A9904D4">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1524783542"/>
          <w:rFonts w:ascii="Times New Roman" w:hAnsi="Times New Roman" w:eastAsia="Times New Roman" w:cs="Times New Roman"/>
          <w:i w:val="0"/>
          <w:iCs w:val="0"/>
          <w:noProof w:val="0"/>
          <w:sz w:val="24"/>
          <w:szCs w:val="24"/>
          <w:lang w:val="pt-BR"/>
        </w:rPr>
      </w:pPr>
      <w:ins w:author="GUSTAVO DE OLIVEIRA REGO MORAIS" w:date="2025-08-08T20:37:02.1Z" w:id="100517437">
        <w:r w:rsidRPr="60453AAE" w:rsidR="2D7034C6">
          <w:rPr>
            <w:rFonts w:ascii="Times New Roman" w:hAnsi="Times New Roman" w:eastAsia="Times New Roman" w:cs="Times New Roman"/>
            <w:i w:val="0"/>
            <w:iCs w:val="0"/>
            <w:noProof w:val="0"/>
            <w:sz w:val="24"/>
            <w:szCs w:val="24"/>
            <w:lang w:val="pt-BR"/>
          </w:rPr>
          <w:t>Para "Cadastro Tradicional", disparada pelo evento "Escolhe "Cadastrar"".</w:t>
        </w:r>
      </w:ins>
    </w:p>
    <w:p w:rsidR="2D7034C6" w:rsidP="60453AAE" w:rsidRDefault="2D7034C6" w14:paraId="4B4AB956" w14:textId="0FDC938E">
      <w:pPr>
        <w:bidi w:val="0"/>
        <w:spacing w:before="240" w:beforeAutospacing="off" w:after="240" w:afterAutospacing="off" w:line="360" w:lineRule="auto"/>
        <w:ind w:firstLine="708"/>
        <w:jc w:val="both"/>
        <w:rPr>
          <w:ins w:author="GUSTAVO DE OLIVEIRA REGO MORAIS" w:date="2025-08-08T20:37:02.1Z" w16du:dateUtc="2025-08-08T20:37:02.1Z" w:id="995334569"/>
          <w:rFonts w:ascii="Times New Roman" w:hAnsi="Times New Roman" w:eastAsia="Times New Roman" w:cs="Times New Roman"/>
          <w:i w:val="0"/>
          <w:iCs w:val="0"/>
          <w:noProof w:val="0"/>
          <w:sz w:val="24"/>
          <w:szCs w:val="24"/>
          <w:lang w:val="pt-BR"/>
        </w:rPr>
      </w:pPr>
      <w:ins w:author="GUSTAVO DE OLIVEIRA REGO MORAIS" w:date="2025-08-08T20:37:02.1Z" w:id="487470468">
        <w:r w:rsidRPr="60453AAE" w:rsidR="2D7034C6">
          <w:rPr>
            <w:rFonts w:ascii="Times New Roman" w:hAnsi="Times New Roman" w:eastAsia="Times New Roman" w:cs="Times New Roman"/>
            <w:i w:val="0"/>
            <w:iCs w:val="0"/>
            <w:noProof w:val="0"/>
            <w:sz w:val="24"/>
            <w:szCs w:val="24"/>
            <w:lang w:val="pt-BR"/>
          </w:rPr>
          <w:t>Há também uma transição direta de "Tela Inicial" para "Escolhendo Login/Cadastro", que ocorre sob a condição "Deseja Salvar / Exporta".</w:t>
        </w:r>
      </w:ins>
    </w:p>
    <w:p w:rsidR="2D7034C6" w:rsidP="60453AAE" w:rsidRDefault="2D7034C6" w14:paraId="3AA7683C" w14:textId="630F8FE3">
      <w:pPr>
        <w:bidi w:val="0"/>
        <w:spacing w:before="240" w:beforeAutospacing="off" w:after="240" w:afterAutospacing="off" w:line="360" w:lineRule="auto"/>
        <w:jc w:val="both"/>
        <w:rPr>
          <w:ins w:author="GUSTAVO DE OLIVEIRA REGO MORAIS" w:date="2025-08-08T20:37:02.1Z" w16du:dateUtc="2025-08-08T20:37:02.1Z" w:id="846296409"/>
          <w:rFonts w:ascii="Times New Roman" w:hAnsi="Times New Roman" w:eastAsia="Times New Roman" w:cs="Times New Roman"/>
          <w:b w:val="1"/>
          <w:bCs w:val="1"/>
          <w:i w:val="0"/>
          <w:iCs w:val="0"/>
          <w:noProof w:val="0"/>
          <w:sz w:val="24"/>
          <w:szCs w:val="24"/>
          <w:lang w:val="pt-BR"/>
        </w:rPr>
      </w:pPr>
      <w:ins w:author="GUSTAVO DE OLIVEIRA REGO MORAIS" w:date="2025-08-08T20:37:02.1Z" w:id="538070978">
        <w:r w:rsidRPr="60453AAE" w:rsidR="2D7034C6">
          <w:rPr>
            <w:rFonts w:ascii="Times New Roman" w:hAnsi="Times New Roman" w:eastAsia="Times New Roman" w:cs="Times New Roman"/>
            <w:b w:val="1"/>
            <w:bCs w:val="1"/>
            <w:i w:val="0"/>
            <w:iCs w:val="0"/>
            <w:noProof w:val="0"/>
            <w:sz w:val="24"/>
            <w:szCs w:val="24"/>
            <w:lang w:val="pt-BR"/>
          </w:rPr>
          <w:t>c) Fluxo de Cadastro Tradicional</w:t>
        </w:r>
      </w:ins>
    </w:p>
    <w:p w:rsidR="2D7034C6" w:rsidP="60453AAE" w:rsidRDefault="2D7034C6" w14:paraId="5BB37B67" w14:textId="2820471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570213303"/>
          <w:rFonts w:ascii="Times New Roman" w:hAnsi="Times New Roman" w:eastAsia="Times New Roman" w:cs="Times New Roman"/>
          <w:i w:val="0"/>
          <w:iCs w:val="0"/>
          <w:noProof w:val="0"/>
          <w:sz w:val="24"/>
          <w:szCs w:val="24"/>
          <w:lang w:val="pt-BR"/>
        </w:rPr>
      </w:pPr>
      <w:ins w:author="GUSTAVO DE OLIVEIRA REGO MORAIS" w:date="2025-08-08T20:37:02.101Z" w:id="314089131">
        <w:r w:rsidRPr="60453AAE" w:rsidR="2D7034C6">
          <w:rPr>
            <w:rFonts w:ascii="Times New Roman" w:hAnsi="Times New Roman" w:eastAsia="Times New Roman" w:cs="Times New Roman"/>
            <w:i w:val="0"/>
            <w:iCs w:val="0"/>
            <w:noProof w:val="0"/>
            <w:sz w:val="24"/>
            <w:szCs w:val="24"/>
            <w:lang w:val="pt-BR"/>
          </w:rPr>
          <w:t>Do estado "Cadastro Tradicional", a transição para "Criando Conta" é disparada pelo evento "Fornece email e senha".</w:t>
        </w:r>
      </w:ins>
    </w:p>
    <w:p w:rsidR="2D7034C6" w:rsidP="60453AAE" w:rsidRDefault="2D7034C6" w14:paraId="60E23295" w14:textId="79C2507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299884433"/>
          <w:rFonts w:ascii="Times New Roman" w:hAnsi="Times New Roman" w:eastAsia="Times New Roman" w:cs="Times New Roman"/>
          <w:i w:val="0"/>
          <w:iCs w:val="0"/>
          <w:noProof w:val="0"/>
          <w:sz w:val="24"/>
          <w:szCs w:val="24"/>
          <w:lang w:val="pt-BR"/>
        </w:rPr>
      </w:pPr>
      <w:ins w:author="GUSTAVO DE OLIVEIRA REGO MORAIS" w:date="2025-08-08T20:37:02.101Z" w:id="971044410">
        <w:r w:rsidRPr="60453AAE" w:rsidR="2D7034C6">
          <w:rPr>
            <w:rFonts w:ascii="Times New Roman" w:hAnsi="Times New Roman" w:eastAsia="Times New Roman" w:cs="Times New Roman"/>
            <w:i w:val="0"/>
            <w:iCs w:val="0"/>
            <w:noProof w:val="0"/>
            <w:sz w:val="24"/>
            <w:szCs w:val="24"/>
            <w:lang w:val="pt-BR"/>
          </w:rPr>
          <w:t>A transição de "Criando Conta" para "Autenticando" é disparada pelo evento "Cria conta".</w:t>
        </w:r>
      </w:ins>
    </w:p>
    <w:p w:rsidR="2D7034C6" w:rsidP="60453AAE" w:rsidRDefault="2D7034C6" w14:paraId="2FD687DC" w14:textId="31B1FF69">
      <w:pPr>
        <w:bidi w:val="0"/>
        <w:spacing w:before="240" w:beforeAutospacing="off" w:after="240" w:afterAutospacing="off" w:line="360" w:lineRule="auto"/>
        <w:jc w:val="both"/>
        <w:rPr>
          <w:ins w:author="GUSTAVO DE OLIVEIRA REGO MORAIS" w:date="2025-08-08T20:37:02.101Z" w16du:dateUtc="2025-08-08T20:37:02.101Z" w:id="1738682389"/>
          <w:rFonts w:ascii="Times New Roman" w:hAnsi="Times New Roman" w:eastAsia="Times New Roman" w:cs="Times New Roman"/>
          <w:b w:val="1"/>
          <w:bCs w:val="1"/>
          <w:i w:val="0"/>
          <w:iCs w:val="0"/>
          <w:noProof w:val="0"/>
          <w:sz w:val="24"/>
          <w:szCs w:val="24"/>
          <w:lang w:val="pt-BR"/>
        </w:rPr>
      </w:pPr>
      <w:ins w:author="GUSTAVO DE OLIVEIRA REGO MORAIS" w:date="2025-08-08T20:37:02.101Z" w:id="686401510">
        <w:r w:rsidRPr="60453AAE" w:rsidR="2D7034C6">
          <w:rPr>
            <w:rFonts w:ascii="Times New Roman" w:hAnsi="Times New Roman" w:eastAsia="Times New Roman" w:cs="Times New Roman"/>
            <w:b w:val="1"/>
            <w:bCs w:val="1"/>
            <w:i w:val="0"/>
            <w:iCs w:val="0"/>
            <w:noProof w:val="0"/>
            <w:sz w:val="24"/>
            <w:szCs w:val="24"/>
            <w:lang w:val="pt-BR"/>
          </w:rPr>
          <w:t>d) Fluxo de Autenticação Tradicional e Recuperação de Senha</w:t>
        </w:r>
      </w:ins>
    </w:p>
    <w:p w:rsidR="2D7034C6" w:rsidP="60453AAE" w:rsidRDefault="2D7034C6" w14:paraId="6A7679FC" w14:textId="212E54D0">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1564975524"/>
          <w:rFonts w:ascii="Times New Roman" w:hAnsi="Times New Roman" w:eastAsia="Times New Roman" w:cs="Times New Roman"/>
          <w:i w:val="0"/>
          <w:iCs w:val="0"/>
          <w:noProof w:val="0"/>
          <w:sz w:val="24"/>
          <w:szCs w:val="24"/>
          <w:lang w:val="pt-BR"/>
        </w:rPr>
      </w:pPr>
      <w:ins w:author="GUSTAVO DE OLIVEIRA REGO MORAIS" w:date="2025-08-08T20:37:02.101Z" w:id="1316440918">
        <w:r w:rsidRPr="60453AAE" w:rsidR="2D7034C6">
          <w:rPr>
            <w:rFonts w:ascii="Times New Roman" w:hAnsi="Times New Roman" w:eastAsia="Times New Roman" w:cs="Times New Roman"/>
            <w:i w:val="0"/>
            <w:iCs w:val="0"/>
            <w:noProof w:val="0"/>
            <w:sz w:val="24"/>
            <w:szCs w:val="24"/>
            <w:lang w:val="pt-BR"/>
          </w:rPr>
          <w:t>Do estado "LoginTradicional", uma transição para "VerificarCredenciais" é disparada.</w:t>
        </w:r>
      </w:ins>
    </w:p>
    <w:p w:rsidR="2D7034C6" w:rsidP="60453AAE" w:rsidRDefault="2D7034C6" w14:paraId="4F0B5F31" w14:textId="2BA4D6F3">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264498744"/>
          <w:rFonts w:ascii="Times New Roman" w:hAnsi="Times New Roman" w:eastAsia="Times New Roman" w:cs="Times New Roman"/>
          <w:i w:val="0"/>
          <w:iCs w:val="0"/>
          <w:noProof w:val="0"/>
          <w:sz w:val="24"/>
          <w:szCs w:val="24"/>
          <w:lang w:val="pt-BR"/>
        </w:rPr>
      </w:pPr>
      <w:ins w:author="GUSTAVO DE OLIVEIRA REGO MORAIS" w:date="2025-08-08T20:37:02.101Z" w:id="1665664459">
        <w:r w:rsidRPr="60453AAE" w:rsidR="2D7034C6">
          <w:rPr>
            <w:rFonts w:ascii="Times New Roman" w:hAnsi="Times New Roman" w:eastAsia="Times New Roman" w:cs="Times New Roman"/>
            <w:i w:val="0"/>
            <w:iCs w:val="0"/>
            <w:noProof w:val="0"/>
            <w:sz w:val="24"/>
            <w:szCs w:val="24"/>
            <w:lang w:val="pt-BR"/>
          </w:rPr>
          <w:t>Do estado "VerificarCredenciais", duas transições são possíveis:</w:t>
        </w:r>
      </w:ins>
    </w:p>
    <w:p w:rsidR="2D7034C6" w:rsidP="60453AAE" w:rsidRDefault="2D7034C6" w14:paraId="0646634D" w14:textId="6F7A6C0A">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782405657"/>
          <w:rFonts w:ascii="Times New Roman" w:hAnsi="Times New Roman" w:eastAsia="Times New Roman" w:cs="Times New Roman"/>
          <w:i w:val="0"/>
          <w:iCs w:val="0"/>
          <w:noProof w:val="0"/>
          <w:sz w:val="24"/>
          <w:szCs w:val="24"/>
          <w:lang w:val="pt-BR"/>
        </w:rPr>
      </w:pPr>
      <w:ins w:author="GUSTAVO DE OLIVEIRA REGO MORAIS" w:date="2025-08-08T20:37:02.101Z" w:id="931090205">
        <w:r w:rsidRPr="60453AAE" w:rsidR="2D7034C6">
          <w:rPr>
            <w:rFonts w:ascii="Times New Roman" w:hAnsi="Times New Roman" w:eastAsia="Times New Roman" w:cs="Times New Roman"/>
            <w:i w:val="0"/>
            <w:iCs w:val="0"/>
            <w:noProof w:val="0"/>
            <w:sz w:val="24"/>
            <w:szCs w:val="24"/>
            <w:lang w:val="pt-BR"/>
          </w:rPr>
          <w:t>Para "Autenticando", se a condição "Login Válido" for atendida.</w:t>
        </w:r>
      </w:ins>
    </w:p>
    <w:p w:rsidR="2D7034C6" w:rsidP="60453AAE" w:rsidRDefault="2D7034C6" w14:paraId="6B2C35E8" w14:textId="5C346527">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951514296"/>
          <w:rFonts w:ascii="Times New Roman" w:hAnsi="Times New Roman" w:eastAsia="Times New Roman" w:cs="Times New Roman"/>
          <w:i w:val="0"/>
          <w:iCs w:val="0"/>
          <w:noProof w:val="0"/>
          <w:sz w:val="24"/>
          <w:szCs w:val="24"/>
          <w:lang w:val="pt-BR"/>
        </w:rPr>
      </w:pPr>
      <w:ins w:author="GUSTAVO DE OLIVEIRA REGO MORAIS" w:date="2025-08-08T20:37:02.101Z" w:id="1006268983">
        <w:r w:rsidRPr="60453AAE" w:rsidR="2D7034C6">
          <w:rPr>
            <w:rFonts w:ascii="Times New Roman" w:hAnsi="Times New Roman" w:eastAsia="Times New Roman" w:cs="Times New Roman"/>
            <w:i w:val="0"/>
            <w:iCs w:val="0"/>
            <w:noProof w:val="0"/>
            <w:sz w:val="24"/>
            <w:szCs w:val="24"/>
            <w:lang w:val="pt-BR"/>
          </w:rPr>
          <w:t>Para "Esqueceu Senha", se o evento "Clica em 'Esqueci senha'" ocorrer.</w:t>
        </w:r>
      </w:ins>
    </w:p>
    <w:p w:rsidR="2D7034C6" w:rsidP="60453AAE" w:rsidRDefault="2D7034C6" w14:paraId="43F6BB17" w14:textId="7D37052E">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836213985"/>
          <w:rFonts w:ascii="Times New Roman" w:hAnsi="Times New Roman" w:eastAsia="Times New Roman" w:cs="Times New Roman"/>
          <w:i w:val="0"/>
          <w:iCs w:val="0"/>
          <w:noProof w:val="0"/>
          <w:sz w:val="24"/>
          <w:szCs w:val="24"/>
          <w:lang w:val="pt-BR"/>
        </w:rPr>
      </w:pPr>
      <w:ins w:author="GUSTAVO DE OLIVEIRA REGO MORAIS" w:date="2025-08-08T20:37:02.101Z" w:id="784861818">
        <w:r w:rsidRPr="60453AAE" w:rsidR="2D7034C6">
          <w:rPr>
            <w:rFonts w:ascii="Times New Roman" w:hAnsi="Times New Roman" w:eastAsia="Times New Roman" w:cs="Times New Roman"/>
            <w:i w:val="0"/>
            <w:iCs w:val="0"/>
            <w:noProof w:val="0"/>
            <w:sz w:val="24"/>
            <w:szCs w:val="24"/>
            <w:lang w:val="pt-BR"/>
          </w:rPr>
          <w:t>O fluxo de recuperação de senha segue os estados "Enviando email de Recuperação" e "Redefinindo senha", com uma transição de retorno para "VerificarCredenciais" após a redefinição, para revalidar a nova senha.</w:t>
        </w:r>
      </w:ins>
    </w:p>
    <w:p w:rsidR="2D7034C6" w:rsidP="60453AAE" w:rsidRDefault="2D7034C6" w14:paraId="4C454F39" w14:textId="257EF68D">
      <w:pPr>
        <w:bidi w:val="0"/>
        <w:spacing w:before="240" w:beforeAutospacing="off" w:after="240" w:afterAutospacing="off" w:line="360" w:lineRule="auto"/>
        <w:jc w:val="both"/>
        <w:rPr>
          <w:ins w:author="GUSTAVO DE OLIVEIRA REGO MORAIS" w:date="2025-08-08T20:37:02.101Z" w16du:dateUtc="2025-08-08T20:37:02.101Z" w:id="1222862844"/>
          <w:rFonts w:ascii="Times New Roman" w:hAnsi="Times New Roman" w:eastAsia="Times New Roman" w:cs="Times New Roman"/>
          <w:b w:val="1"/>
          <w:bCs w:val="1"/>
          <w:i w:val="0"/>
          <w:iCs w:val="0"/>
          <w:noProof w:val="0"/>
          <w:sz w:val="24"/>
          <w:szCs w:val="24"/>
          <w:lang w:val="pt-BR"/>
        </w:rPr>
      </w:pPr>
      <w:ins w:author="GUSTAVO DE OLIVEIRA REGO MORAIS" w:date="2025-08-08T20:37:02.101Z" w:id="710015590">
        <w:r w:rsidRPr="60453AAE" w:rsidR="2D7034C6">
          <w:rPr>
            <w:rFonts w:ascii="Times New Roman" w:hAnsi="Times New Roman" w:eastAsia="Times New Roman" w:cs="Times New Roman"/>
            <w:b w:val="1"/>
            <w:bCs w:val="1"/>
            <w:i w:val="0"/>
            <w:iCs w:val="0"/>
            <w:noProof w:val="0"/>
            <w:sz w:val="24"/>
            <w:szCs w:val="24"/>
            <w:lang w:val="pt-BR"/>
          </w:rPr>
          <w:t>e) Fluxo de Autenticação via Google</w:t>
        </w:r>
      </w:ins>
    </w:p>
    <w:p w:rsidR="2D7034C6" w:rsidP="60453AAE" w:rsidRDefault="2D7034C6" w14:paraId="74EF43F4" w14:textId="672476CA">
      <w:pPr>
        <w:pStyle w:val="ListParagraph"/>
        <w:numPr>
          <w:ilvl w:val="0"/>
          <w:numId w:val="98"/>
        </w:numPr>
        <w:bidi w:val="0"/>
        <w:spacing w:before="240" w:beforeAutospacing="off" w:after="240" w:afterAutospacing="off" w:line="360" w:lineRule="auto"/>
        <w:jc w:val="both"/>
        <w:rPr>
          <w:ins w:author="GUSTAVO DE OLIVEIRA REGO MORAIS" w:date="2025-08-08T20:37:02.101Z" w16du:dateUtc="2025-08-08T20:37:02.101Z" w:id="845048576"/>
          <w:rFonts w:ascii="Times New Roman" w:hAnsi="Times New Roman" w:eastAsia="Times New Roman" w:cs="Times New Roman"/>
          <w:i w:val="0"/>
          <w:iCs w:val="0"/>
          <w:noProof w:val="0"/>
          <w:sz w:val="24"/>
          <w:szCs w:val="24"/>
          <w:lang w:val="pt-BR"/>
        </w:rPr>
      </w:pPr>
      <w:ins w:author="GUSTAVO DE OLIVEIRA REGO MORAIS" w:date="2025-08-08T20:37:02.101Z" w:id="421524392">
        <w:r w:rsidRPr="60453AAE" w:rsidR="2D7034C6">
          <w:rPr>
            <w:rFonts w:ascii="Times New Roman" w:hAnsi="Times New Roman" w:eastAsia="Times New Roman" w:cs="Times New Roman"/>
            <w:i w:val="0"/>
            <w:iCs w:val="0"/>
            <w:noProof w:val="0"/>
            <w:sz w:val="24"/>
            <w:szCs w:val="24"/>
            <w:lang w:val="pt-BR"/>
          </w:rPr>
          <w:t>Do estado "Login Google", uma transição para "Autenticando Google" é disparada.</w:t>
        </w:r>
      </w:ins>
    </w:p>
    <w:p w:rsidR="2D7034C6" w:rsidP="60453AAE" w:rsidRDefault="2D7034C6" w14:paraId="2B231477" w14:textId="333DEE5F">
      <w:pPr>
        <w:pStyle w:val="ListParagraph"/>
        <w:numPr>
          <w:ilvl w:val="0"/>
          <w:numId w:val="98"/>
        </w:numPr>
        <w:bidi w:val="0"/>
        <w:spacing w:before="240" w:beforeAutospacing="off" w:after="240" w:afterAutospacing="off" w:line="360" w:lineRule="auto"/>
        <w:jc w:val="both"/>
        <w:rPr>
          <w:ins w:author="GUSTAVO DE OLIVEIRA REGO MORAIS" w:date="2025-08-08T20:37:02.102Z" w16du:dateUtc="2025-08-08T20:37:02.102Z" w:id="210781088"/>
          <w:rFonts w:ascii="Times New Roman" w:hAnsi="Times New Roman" w:eastAsia="Times New Roman" w:cs="Times New Roman"/>
          <w:i w:val="0"/>
          <w:iCs w:val="0"/>
          <w:noProof w:val="0"/>
          <w:sz w:val="24"/>
          <w:szCs w:val="24"/>
          <w:lang w:val="pt-BR"/>
        </w:rPr>
      </w:pPr>
      <w:ins w:author="GUSTAVO DE OLIVEIRA REGO MORAIS" w:date="2025-08-08T20:37:02.102Z" w:id="301366430">
        <w:r w:rsidRPr="60453AAE" w:rsidR="2D7034C6">
          <w:rPr>
            <w:rFonts w:ascii="Times New Roman" w:hAnsi="Times New Roman" w:eastAsia="Times New Roman" w:cs="Times New Roman"/>
            <w:i w:val="0"/>
            <w:iCs w:val="0"/>
            <w:noProof w:val="0"/>
            <w:sz w:val="24"/>
            <w:szCs w:val="24"/>
            <w:lang w:val="pt-BR"/>
          </w:rPr>
          <w:t>Do estado "Autenticando Google", a transição para o estado "Autenticando" é disparada pelo evento "Autentica com sucesso".</w:t>
        </w:r>
      </w:ins>
    </w:p>
    <w:p w:rsidR="2D7034C6" w:rsidP="60453AAE" w:rsidRDefault="2D7034C6" w14:paraId="4F913091" w14:textId="35BF3FDB">
      <w:pPr>
        <w:bidi w:val="0"/>
        <w:spacing w:before="240" w:beforeAutospacing="off" w:after="240" w:afterAutospacing="off" w:line="360" w:lineRule="auto"/>
        <w:jc w:val="both"/>
        <w:rPr>
          <w:ins w:author="GUSTAVO DE OLIVEIRA REGO MORAIS" w:date="2025-08-08T20:37:02.102Z" w16du:dateUtc="2025-08-08T20:37:02.102Z" w:id="870950988"/>
          <w:rFonts w:ascii="Times New Roman" w:hAnsi="Times New Roman" w:eastAsia="Times New Roman" w:cs="Times New Roman"/>
          <w:b w:val="1"/>
          <w:bCs w:val="1"/>
          <w:i w:val="0"/>
          <w:iCs w:val="0"/>
          <w:noProof w:val="0"/>
          <w:sz w:val="24"/>
          <w:szCs w:val="24"/>
          <w:lang w:val="pt-BR"/>
        </w:rPr>
      </w:pPr>
      <w:ins w:author="GUSTAVO DE OLIVEIRA REGO MORAIS" w:date="2025-08-08T20:37:02.102Z" w:id="359174230">
        <w:r w:rsidRPr="60453AAE" w:rsidR="2D7034C6">
          <w:rPr>
            <w:rFonts w:ascii="Times New Roman" w:hAnsi="Times New Roman" w:eastAsia="Times New Roman" w:cs="Times New Roman"/>
            <w:b w:val="1"/>
            <w:bCs w:val="1"/>
            <w:i w:val="0"/>
            <w:iCs w:val="0"/>
            <w:noProof w:val="0"/>
            <w:sz w:val="24"/>
            <w:szCs w:val="24"/>
            <w:lang w:val="pt-BR"/>
          </w:rPr>
          <w:t>f) Transição para o Estado Final</w:t>
        </w:r>
      </w:ins>
    </w:p>
    <w:p w:rsidR="2D7034C6" w:rsidP="60453AAE" w:rsidRDefault="2D7034C6" w14:paraId="32E251DE" w14:textId="0FC44E3E">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971934992"/>
          <w:rFonts w:ascii="Times New Roman" w:hAnsi="Times New Roman" w:eastAsia="Times New Roman" w:cs="Times New Roman"/>
          <w:i w:val="0"/>
          <w:iCs w:val="0"/>
          <w:noProof w:val="0"/>
          <w:sz w:val="24"/>
          <w:szCs w:val="24"/>
          <w:lang w:val="pt-BR"/>
        </w:rPr>
      </w:pPr>
      <w:ins w:author="GUSTAVO DE OLIVEIRA REGO MORAIS" w:date="2025-08-08T20:37:02.102Z" w:id="227060909">
        <w:r w:rsidRPr="60453AAE" w:rsidR="2D7034C6">
          <w:rPr>
            <w:rFonts w:ascii="Times New Roman" w:hAnsi="Times New Roman" w:eastAsia="Times New Roman" w:cs="Times New Roman"/>
            <w:i w:val="0"/>
            <w:iCs w:val="0"/>
            <w:noProof w:val="0"/>
            <w:sz w:val="24"/>
            <w:szCs w:val="24"/>
            <w:lang w:val="pt-BR"/>
          </w:rPr>
          <w:t>O estado "Autenticando" representa o processamento final da autenticação e transita para o estado "Seção autenticada".</w:t>
        </w:r>
      </w:ins>
    </w:p>
    <w:p w:rsidR="2D7034C6" w:rsidP="60453AAE" w:rsidRDefault="2D7034C6" w14:paraId="32EA288D" w14:textId="3475034D">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1675399684"/>
          <w:rFonts w:ascii="Times New Roman" w:hAnsi="Times New Roman" w:eastAsia="Times New Roman" w:cs="Times New Roman"/>
          <w:i w:val="0"/>
          <w:iCs w:val="0"/>
          <w:noProof w:val="0"/>
          <w:sz w:val="24"/>
          <w:szCs w:val="24"/>
          <w:lang w:val="pt-BR"/>
        </w:rPr>
      </w:pPr>
      <w:ins w:author="GUSTAVO DE OLIVEIRA REGO MORAIS" w:date="2025-08-08T20:37:02.102Z" w:id="442188512">
        <w:r w:rsidRPr="60453AAE" w:rsidR="2D7034C6">
          <w:rPr>
            <w:rFonts w:ascii="Times New Roman" w:hAnsi="Times New Roman" w:eastAsia="Times New Roman" w:cs="Times New Roman"/>
            <w:i w:val="0"/>
            <w:iCs w:val="0"/>
            <w:noProof w:val="0"/>
            <w:sz w:val="24"/>
            <w:szCs w:val="24"/>
            <w:lang w:val="pt-BR"/>
          </w:rPr>
          <w:t>O estado "Seção autenticada" e o estado "Montagem sem login" representam os dois estados finais válidos e levam ao nó final do diagrama, indicando o encerramento do fluxo de autenticação/acesso.</w:t>
        </w:r>
      </w:ins>
    </w:p>
    <w:p w:rsidR="2D7034C6" w:rsidP="60453AAE" w:rsidRDefault="2D7034C6" w14:paraId="58577F19" w14:textId="108CF8BE">
      <w:pPr>
        <w:pStyle w:val="Heading4"/>
        <w:bidi w:val="0"/>
        <w:spacing w:before="319" w:beforeAutospacing="off" w:after="319" w:afterAutospacing="off" w:line="360" w:lineRule="auto"/>
        <w:jc w:val="both"/>
        <w:rPr>
          <w:ins w:author="GUSTAVO DE OLIVEIRA REGO MORAIS" w:date="2025-08-08T20:37:02.102Z" w16du:dateUtc="2025-08-08T20:37:02.102Z" w:id="1525909760"/>
          <w:rFonts w:ascii="Times New Roman" w:hAnsi="Times New Roman" w:eastAsia="Times New Roman" w:cs="Times New Roman"/>
          <w:b w:val="1"/>
          <w:bCs w:val="1"/>
          <w:i w:val="0"/>
          <w:iCs w:val="0"/>
          <w:noProof w:val="0"/>
          <w:sz w:val="24"/>
          <w:szCs w:val="24"/>
          <w:lang w:val="pt-BR"/>
        </w:rPr>
      </w:pPr>
      <w:ins w:author="GUSTAVO DE OLIVEIRA REGO MORAIS" w:date="2025-08-08T20:37:02.102Z" w:id="542481876">
        <w:r w:rsidRPr="60453AAE" w:rsidR="2D7034C6">
          <w:rPr>
            <w:rFonts w:ascii="Times New Roman" w:hAnsi="Times New Roman" w:eastAsia="Times New Roman" w:cs="Times New Roman"/>
            <w:b w:val="1"/>
            <w:bCs w:val="1"/>
            <w:i w:val="0"/>
            <w:iCs w:val="0"/>
            <w:noProof w:val="0"/>
            <w:sz w:val="24"/>
            <w:szCs w:val="24"/>
            <w:lang w:val="pt-BR"/>
          </w:rPr>
          <w:t>Conclusão</w:t>
        </w:r>
      </w:ins>
    </w:p>
    <w:p w:rsidR="2D7034C6" w:rsidP="60453AAE" w:rsidRDefault="2D7034C6" w14:paraId="32D5B13D" w14:textId="357D30AF">
      <w:pPr>
        <w:bidi w:val="0"/>
        <w:spacing w:before="240" w:beforeAutospacing="off" w:after="240" w:afterAutospacing="off" w:line="360" w:lineRule="auto"/>
        <w:ind w:firstLine="708"/>
        <w:jc w:val="both"/>
        <w:rPr>
          <w:ins w:author="GUSTAVO DE OLIVEIRA REGO MORAIS" w:date="2025-08-08T20:30:43.636Z" w16du:dateUtc="2025-08-08T20:30:43.636Z" w:id="1385893728"/>
          <w:rFonts w:ascii="Times New Roman" w:hAnsi="Times New Roman" w:eastAsia="Times New Roman" w:cs="Times New Roman"/>
          <w:i w:val="0"/>
          <w:iCs w:val="0"/>
          <w:noProof w:val="0"/>
          <w:sz w:val="24"/>
          <w:szCs w:val="24"/>
          <w:lang w:val="pt-BR"/>
          <w:rPrChange w:author="GUSTAVO DE OLIVEIRA REGO MORAIS" w:date="2025-08-08T20:37:01.893Z" w:id="722131782">
            <w:rPr>
              <w:ins w:author="GUSTAVO DE OLIVEIRA REGO MORAIS" w:date="2025-08-08T20:30:43.636Z" w16du:dateUtc="2025-08-08T20:30:43.636Z" w:id="808580679"/>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ins w:author="GUSTAVO DE OLIVEIRA REGO MORAIS" w:date="2025-08-08T20:37:02.102Z" w:id="873777624">
        <w:r w:rsidRPr="60453AAE" w:rsidR="2D7034C6">
          <w:rPr>
            <w:rFonts w:ascii="Times New Roman" w:hAnsi="Times New Roman" w:eastAsia="Times New Roman" w:cs="Times New Roman"/>
            <w:i w:val="0"/>
            <w:iCs w:val="0"/>
            <w:noProof w:val="0"/>
            <w:sz w:val="24"/>
            <w:szCs w:val="24"/>
            <w:lang w:val="pt-BR"/>
          </w:rPr>
          <w:t>O diagrama modela de forma clara e granular o ciclo de vida da sessão do usuário durante a autenticação. A distinção entre os diferentes estados, as transições controladas por eventos e as condições de guarda criam um fluxo lógico e robusto para o tratamento das interações do usuário, desde a escolha inicial até o acesso finalizado. A inclusão do fluxo de recuperação de senha e do acesso sem login demonstra a abrangência da modelagem.</w:t>
        </w:r>
      </w:ins>
    </w:p>
    <w:p w:rsidR="4375199C" w:rsidP="60453AAE" w:rsidRDefault="4375199C" w14:paraId="54D061E9" w14:textId="3CB2F3D3">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40.765Z" w16du:dateUtc="2025-08-08T20:32:40.765Z" w:id="830376919"/>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11.427Z">
          <w:pPr>
            <w:pStyle w:val="Heading3"/>
            <w:keepNext w:val="1"/>
            <w:keepLines w:val="1"/>
            <w:bidi w:val="0"/>
          </w:pPr>
        </w:pPrChange>
      </w:pPr>
      <w:ins w:author="GUSTAVO DE OLIVEIRA REGO MORAIS" w:date="2025-08-08T20:30:45.523Z" w:id="1827988690">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6.1.3. Descrição</w:t>
        </w:r>
        <w:r w:rsidRPr="60453AAE" w:rsidR="4375199C">
          <w:rPr>
            <w:rFonts w:ascii="Times New Roman" w:hAnsi="Times New Roman" w:eastAsia="Times New Roman" w:cs="Times New Roman"/>
            <w:b w:val="1"/>
            <w:bCs w:val="1"/>
            <w:i w:val="0"/>
            <w:iCs w:val="0"/>
            <w:noProof w:val="0"/>
            <w:sz w:val="24"/>
            <w:szCs w:val="24"/>
            <w:lang w:val="pt-BR"/>
          </w:rPr>
          <w:t xml:space="preserve"> do Diagrama de Estados </w:t>
        </w:r>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de </w:t>
        </w:r>
      </w:ins>
      <w:ins w:author="GUSTAVO DE OLIVEIRA REGO MORAIS" w:date="2025-08-08T20:31:17.287Z" w:id="1852145692">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ins>
    </w:p>
    <w:p w:rsidR="4375199C" w:rsidP="60453AAE" w:rsidRDefault="4375199C" w14:paraId="60F9E661" w14:textId="745F7BA3">
      <w:pPr>
        <w:pStyle w:val="Heading4"/>
        <w:keepNext w:val="0"/>
        <w:keepLines w:val="0"/>
        <w:bidi w:val="0"/>
        <w:ind w:firstLine="708"/>
        <w:jc w:val="both"/>
        <w:rPr>
          <w:ins w:author="GUSTAVO DE OLIVEIRA REGO MORAIS" w:date="2025-08-08T20:32:42.206Z" w16du:dateUtc="2025-08-08T20:32:42.206Z" w:id="140065700"/>
          <w:rFonts w:ascii="Times New Roman" w:hAnsi="Times New Roman" w:eastAsia="Times New Roman" w:cs="Times New Roman"/>
          <w:i w:val="0"/>
          <w:iCs w:val="0"/>
          <w:noProof w:val="0"/>
          <w:color w:val="auto"/>
          <w:sz w:val="24"/>
          <w:szCs w:val="24"/>
          <w:lang w:val="pt-BR"/>
          <w:rPrChange w:author="GUSTAVO DE OLIVEIRA REGO MORAIS" w:date="2025-08-08T20:33:16.895Z" w:id="229716721">
            <w:rPr>
              <w:ins w:author="GUSTAVO DE OLIVEIRA REGO MORAIS" w:date="2025-08-08T20:32:42.206Z" w16du:dateUtc="2025-08-08T20:32:42.206Z" w:id="1707088133"/>
              <w:rFonts w:ascii="Aptos" w:hAnsi="Aptos" w:eastAsia="Aptos" w:cs="Aptos"/>
              <w:noProof w:val="0"/>
              <w:color w:val="auto"/>
              <w:sz w:val="24"/>
              <w:szCs w:val="24"/>
              <w:lang w:val="pt-BR"/>
            </w:rPr>
          </w:rPrChange>
        </w:rPr>
        <w:pPrChange w:author="GUSTAVO DE OLIVEIRA REGO MORAIS" w:date="2025-08-08T20:35:00.377Z">
          <w:pPr>
            <w:bidi w:val="0"/>
          </w:pPr>
        </w:pPrChange>
      </w:pPr>
      <w:ins w:author="GUSTAVO DE OLIVEIRA REGO MORAIS" w:date="2025-08-08T20:32:42.206Z" w:id="365847636">
        <w:r w:rsidRPr="60453AAE" w:rsidR="4375199C">
          <w:rPr>
            <w:rFonts w:ascii="Times New Roman" w:hAnsi="Times New Roman" w:eastAsia="Times New Roman" w:cs="Times New Roman"/>
            <w:i w:val="0"/>
            <w:iCs w:val="0"/>
            <w:noProof w:val="0"/>
            <w:color w:val="auto"/>
            <w:lang w:val="pt-BR"/>
            <w:rPrChange w:author="GUSTAVO DE OLIVEIRA REGO MORAIS" w:date="2025-08-08T20:34:58.301Z" w:id="1363572753">
              <w:rPr>
                <w:rFonts w:ascii="Aptos" w:hAnsi="Aptos" w:eastAsia="Aptos" w:cs="Aptos"/>
                <w:noProof w:val="0"/>
                <w:color w:val="auto"/>
                <w:sz w:val="24"/>
                <w:szCs w:val="24"/>
                <w:lang w:val="pt-BR"/>
              </w:rPr>
            </w:rPrChange>
          </w:rPr>
          <w:t>O diagrama de estados modela o ciclo de vida de uma sessão de configuração de PC, desde a entrada de dados até a finalização do build. O diagrama utiliza estados compostos para agrupar as fases principais do processo: coleta de dados, avaliação do orçamento e interação com o build.</w:t>
        </w:r>
      </w:ins>
    </w:p>
    <w:p w:rsidR="4375199C" w:rsidP="60453AAE" w:rsidRDefault="4375199C" w14:paraId="48749492" w14:textId="0C9FB831">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2092660330"/>
          <w:rFonts w:ascii="Times New Roman" w:hAnsi="Times New Roman" w:eastAsia="Times New Roman" w:cs="Times New Roman"/>
          <w:b w:val="1"/>
          <w:bCs w:val="1"/>
          <w:i w:val="0"/>
          <w:iCs w:val="0"/>
          <w:noProof w:val="0"/>
          <w:sz w:val="24"/>
          <w:szCs w:val="24"/>
          <w:lang w:val="pt-BR"/>
          <w:rPrChange w:author="GUSTAVO DE OLIVEIRA REGO MORAIS" w:date="2025-08-08T20:33:16.895Z" w:id="721671414">
            <w:rPr>
              <w:ins w:author="GUSTAVO DE OLIVEIRA REGO MORAIS" w:date="2025-08-08T20:32:42.207Z" w16du:dateUtc="2025-08-08T20:32:42.207Z" w:id="1719298941"/>
              <w:rFonts w:ascii="Aptos" w:hAnsi="Aptos" w:eastAsia="Aptos" w:cs="Aptos"/>
              <w:b w:val="1"/>
              <w:bCs w:val="1"/>
              <w:noProof w:val="0"/>
              <w:sz w:val="24"/>
              <w:szCs w:val="24"/>
              <w:lang w:val="pt-BR"/>
            </w:rPr>
          </w:rPrChange>
        </w:rPr>
        <w:pPrChange w:author="GUSTAVO DE OLIVEIRA REGO MORAIS" w:date="2025-08-08T20:34:27.936Z">
          <w:pPr>
            <w:bidi w:val="0"/>
          </w:pPr>
        </w:pPrChange>
      </w:pPr>
      <w:ins w:author="GUSTAVO DE OLIVEIRA REGO MORAIS" w:date="2025-08-08T20:32:42.207Z" w:id="898004732">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895Z" w:id="998270456">
              <w:rPr>
                <w:rFonts w:ascii="Aptos" w:hAnsi="Aptos" w:eastAsia="Aptos" w:cs="Aptos"/>
                <w:b w:val="1"/>
                <w:bCs w:val="1"/>
                <w:noProof w:val="0"/>
                <w:sz w:val="24"/>
                <w:szCs w:val="24"/>
                <w:lang w:val="pt-BR"/>
              </w:rPr>
            </w:rPrChange>
          </w:rPr>
          <w:t>Estados e Transições Principais</w:t>
        </w:r>
      </w:ins>
    </w:p>
    <w:p w:rsidR="4375199C" w:rsidP="60453AAE" w:rsidRDefault="4375199C" w14:paraId="29F9A2A3" w14:textId="6A55AC0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913723687"/>
          <w:rFonts w:ascii="Times New Roman" w:hAnsi="Times New Roman" w:eastAsia="Times New Roman" w:cs="Times New Roman"/>
          <w:i w:val="0"/>
          <w:iCs w:val="0"/>
          <w:noProof w:val="0"/>
          <w:sz w:val="24"/>
          <w:szCs w:val="24"/>
          <w:lang w:val="pt-BR"/>
          <w:rPrChange w:author="GUSTAVO DE OLIVEIRA REGO MORAIS" w:date="2025-08-08T20:33:16.907Z" w:id="119658245">
            <w:rPr>
              <w:ins w:author="GUSTAVO DE OLIVEIRA REGO MORAIS" w:date="2025-08-08T20:32:42.207Z" w16du:dateUtc="2025-08-08T20:32:42.207Z" w:id="1179496704"/>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39542529">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896Z" w:id="493449521">
              <w:rPr>
                <w:rFonts w:ascii="Aptos" w:hAnsi="Aptos" w:eastAsia="Aptos" w:cs="Aptos"/>
                <w:noProof w:val="0"/>
                <w:sz w:val="24"/>
                <w:szCs w:val="24"/>
                <w:lang w:val="pt-BR"/>
              </w:rPr>
            </w:rPrChange>
          </w:rPr>
          <w:t xml:space="preserve">O processo se inicia no estado composto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5Z" w:id="832847994">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5Z" w:id="1968785430">
              <w:rPr>
                <w:rFonts w:ascii="Consolas" w:hAnsi="Consolas" w:eastAsia="Consolas" w:cs="Consolas"/>
                <w:noProof w:val="0"/>
                <w:sz w:val="24"/>
                <w:szCs w:val="24"/>
                <w:lang w:val="pt-BR"/>
              </w:rPr>
            </w:rPrChange>
          </w:rPr>
          <w:t>AguardandoDados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5Z" w:id="1760069212">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6Z" w:id="44870252">
              <w:rPr>
                <w:rFonts w:ascii="Aptos" w:hAnsi="Aptos" w:eastAsia="Aptos" w:cs="Aptos"/>
                <w:noProof w:val="0"/>
                <w:sz w:val="24"/>
                <w:szCs w:val="24"/>
                <w:lang w:val="pt-BR"/>
              </w:rPr>
            </w:rPrChange>
          </w:rPr>
          <w:t xml:space="preserve">, que gerencia a entrada e a validação das informações do usuário. Uma vez que os dados são validados, a sessão transita para o estado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6Z" w:id="860640498">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6Z" w:id="299411794">
              <w:rPr>
                <w:rFonts w:ascii="Consolas" w:hAnsi="Consolas" w:eastAsia="Consolas" w:cs="Consolas"/>
                <w:noProof w:val="0"/>
                <w:sz w:val="24"/>
                <w:szCs w:val="24"/>
                <w:lang w:val="pt-BR"/>
              </w:rPr>
            </w:rPrChange>
          </w:rPr>
          <w:t>GerandoSugestão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6Z" w:id="147373411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7Z" w:id="1716248653">
              <w:rPr>
                <w:rFonts w:ascii="Aptos" w:hAnsi="Aptos" w:eastAsia="Aptos" w:cs="Aptos"/>
                <w:noProof w:val="0"/>
                <w:sz w:val="24"/>
                <w:szCs w:val="24"/>
                <w:lang w:val="pt-BR"/>
              </w:rPr>
            </w:rPrChange>
          </w:rPr>
          <w:t xml:space="preserve"> pelo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8Z" w:id="1341705327">
              <w:rPr>
                <w:rFonts w:ascii="Consolas" w:hAnsi="Consolas" w:eastAsia="Consolas" w:cs="Consolas"/>
                <w:noProof w:val="0"/>
                <w:sz w:val="24"/>
                <w:szCs w:val="24"/>
                <w:lang w:val="pt-BR"/>
              </w:rPr>
            </w:rPrChange>
          </w:rPr>
          <w:t>"IA inicia recomendação"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29Z" w:id="289877604">
              <w:rPr>
                <w:rFonts w:ascii="Aptos" w:hAnsi="Aptos" w:eastAsia="Aptos" w:cs="Aptos"/>
                <w:noProof w:val="0"/>
                <w:sz w:val="24"/>
                <w:szCs w:val="24"/>
                <w:lang w:val="pt-BR"/>
              </w:rPr>
            </w:rPrChange>
          </w:rPr>
          <w:t>.</w:t>
        </w:r>
      </w:ins>
    </w:p>
    <w:p w:rsidR="4375199C" w:rsidP="60453AAE" w:rsidRDefault="4375199C" w14:paraId="17611F21" w14:textId="5F3FF229">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516720522"/>
          <w:rFonts w:ascii="Times New Roman" w:hAnsi="Times New Roman" w:eastAsia="Times New Roman" w:cs="Times New Roman"/>
          <w:i w:val="0"/>
          <w:iCs w:val="0"/>
          <w:noProof w:val="0"/>
          <w:sz w:val="24"/>
          <w:szCs w:val="24"/>
          <w:lang w:val="pt-BR"/>
          <w:rPrChange w:author="GUSTAVO DE OLIVEIRA REGO MORAIS" w:date="2025-08-08T20:33:16.926Z" w:id="1628747800">
            <w:rPr>
              <w:ins w:author="GUSTAVO DE OLIVEIRA REGO MORAIS" w:date="2025-08-08T20:32:42.207Z" w16du:dateUtc="2025-08-08T20:32:42.207Z" w:id="1106448085"/>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872787223">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908Z" w:id="1848113227">
              <w:rPr>
                <w:rFonts w:ascii="Aptos" w:hAnsi="Aptos" w:eastAsia="Aptos" w:cs="Aptos"/>
                <w:noProof w:val="0"/>
                <w:sz w:val="24"/>
                <w:szCs w:val="24"/>
                <w:lang w:val="pt-BR"/>
              </w:rPr>
            </w:rPrChange>
          </w:rPr>
          <w:t xml:space="preserve">A recomendação gerada leva a sessão ao estado composto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1Z" w:id="13870337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1Z" w:id="670932939">
              <w:rPr>
                <w:rFonts w:ascii="Consolas" w:hAnsi="Consolas" w:eastAsia="Consolas" w:cs="Consolas"/>
                <w:noProof w:val="0"/>
                <w:sz w:val="24"/>
                <w:szCs w:val="24"/>
                <w:lang w:val="pt-BR"/>
              </w:rPr>
            </w:rPrChange>
          </w:rPr>
          <w:t>avaliandoOrcamento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1Z" w:id="72340178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1Z" w:id="127414615">
              <w:rPr>
                <w:rFonts w:ascii="Aptos" w:hAnsi="Aptos" w:eastAsia="Aptos" w:cs="Aptos"/>
                <w:noProof w:val="0"/>
                <w:sz w:val="24"/>
                <w:szCs w:val="24"/>
                <w:lang w:val="pt-BR"/>
              </w:rPr>
            </w:rPrChange>
          </w:rPr>
          <w:t xml:space="preserve">, onde o sistema interage com o usuário para garantir que o orçamento seja atendido. Em seguida, a transição para o estado composto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2Z" w:id="2106891289">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2Z" w:id="750116046">
              <w:rPr>
                <w:rFonts w:ascii="Consolas" w:hAnsi="Consolas" w:eastAsia="Consolas" w:cs="Consolas"/>
                <w:noProof w:val="0"/>
                <w:sz w:val="24"/>
                <w:szCs w:val="24"/>
                <w:lang w:val="pt-BR"/>
              </w:rPr>
            </w:rPrChange>
          </w:rPr>
          <w:t>MostrandoBuild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2Z" w:id="112133556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3Z" w:id="1769526818">
              <w:rPr>
                <w:rFonts w:ascii="Aptos" w:hAnsi="Aptos" w:eastAsia="Aptos" w:cs="Aptos"/>
                <w:noProof w:val="0"/>
                <w:sz w:val="24"/>
                <w:szCs w:val="24"/>
                <w:lang w:val="pt-BR"/>
              </w:rPr>
            </w:rPrChange>
          </w:rPr>
          <w:t xml:space="preserve"> ocorre com 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4Z" w:id="1502381610">
              <w:rPr>
                <w:rFonts w:ascii="Consolas" w:hAnsi="Consolas" w:eastAsia="Consolas" w:cs="Consolas"/>
                <w:noProof w:val="0"/>
                <w:sz w:val="24"/>
                <w:szCs w:val="24"/>
                <w:lang w:val="pt-BR"/>
              </w:rPr>
            </w:rPrChange>
          </w:rPr>
          <w:t>"Prosseguir com 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5Z" w:id="1932821159">
              <w:rPr>
                <w:rFonts w:ascii="Aptos" w:hAnsi="Aptos" w:eastAsia="Aptos" w:cs="Aptos"/>
                <w:noProof w:val="0"/>
                <w:sz w:val="24"/>
                <w:szCs w:val="24"/>
                <w:lang w:val="pt-BR"/>
              </w:rPr>
            </w:rPrChange>
          </w:rPr>
          <w:t xml:space="preserve">. O fluxo termina no nó final, que é alcançado a partir do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5Z" w:id="1697986408">
              <w:rPr>
                <w:rFonts w:ascii="Aptos" w:hAnsi="Aptos" w:eastAsia="Aptos" w:cs="Aptos"/>
                <w:noProof w:val="0"/>
                <w:sz w:val="24"/>
                <w:szCs w:val="24"/>
                <w:lang w:val="pt-BR"/>
              </w:rPr>
            </w:rPrChange>
          </w:rPr>
          <w:t>sub-estado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5Z" w:id="735860214">
              <w:rPr>
                <w:rFonts w:ascii="Aptos" w:hAnsi="Aptos" w:eastAsia="Aptos" w:cs="Aptos"/>
                <w:noProof w:val="0"/>
                <w:sz w:val="24"/>
                <w:szCs w:val="24"/>
                <w:lang w:val="pt-BR"/>
              </w:rPr>
            </w:rPrChange>
          </w:rPr>
          <w:t xml:space="preserv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6Z" w:id="2091368240">
              <w:rPr>
                <w:rFonts w:ascii="Consolas" w:hAnsi="Consolas" w:eastAsia="Consolas" w:cs="Consolas"/>
                <w:noProof w:val="0"/>
                <w:sz w:val="24"/>
                <w:szCs w:val="24"/>
                <w:lang w:val="pt-BR"/>
              </w:rPr>
            </w:rPrChange>
          </w:rPr>
          <w:t>"Finalizado"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37Z" w:id="683041369">
              <w:rPr>
                <w:rFonts w:ascii="Aptos" w:hAnsi="Aptos" w:eastAsia="Aptos" w:cs="Aptos"/>
                <w:noProof w:val="0"/>
                <w:sz w:val="24"/>
                <w:szCs w:val="24"/>
                <w:lang w:val="pt-BR"/>
              </w:rPr>
            </w:rPrChange>
          </w:rPr>
          <w:t>.</w:t>
        </w:r>
      </w:ins>
    </w:p>
    <w:p w:rsidR="4375199C" w:rsidP="60453AAE" w:rsidRDefault="4375199C" w14:paraId="22D067C6" w14:textId="0CD9B23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978988943"/>
          <w:rFonts w:ascii="Times New Roman" w:hAnsi="Times New Roman" w:eastAsia="Times New Roman" w:cs="Times New Roman"/>
          <w:b w:val="1"/>
          <w:bCs w:val="1"/>
          <w:i w:val="0"/>
          <w:iCs w:val="0"/>
          <w:noProof w:val="0"/>
          <w:sz w:val="24"/>
          <w:szCs w:val="24"/>
          <w:lang w:val="pt-BR"/>
          <w:rPrChange w:author="GUSTAVO DE OLIVEIRA REGO MORAIS" w:date="2025-08-08T20:33:16.928Z" w:id="222438825">
            <w:rPr>
              <w:ins w:author="GUSTAVO DE OLIVEIRA REGO MORAIS" w:date="2025-08-08T20:32:42.207Z" w16du:dateUtc="2025-08-08T20:32:42.207Z" w:id="127348213"/>
              <w:rFonts w:ascii="Consolas" w:hAnsi="Consolas" w:eastAsia="Consolas" w:cs="Consolas"/>
              <w:b w:val="1"/>
              <w:bCs w:val="1"/>
              <w:noProof w:val="0"/>
              <w:sz w:val="24"/>
              <w:szCs w:val="24"/>
              <w:lang w:val="pt-BR"/>
            </w:rPr>
          </w:rPrChange>
        </w:rPr>
        <w:pPrChange w:author="GUSTAVO DE OLIVEIRA REGO MORAIS" w:date="2025-08-08T20:34:27.936Z">
          <w:pPr>
            <w:bidi w:val="0"/>
          </w:pPr>
        </w:pPrChange>
      </w:pPr>
      <w:ins w:author="GUSTAVO DE OLIVEIRA REGO MORAIS" w:date="2025-08-08T20:32:42.207Z" w:id="18898299">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27Z" w:id="610690197">
              <w:rPr>
                <w:rFonts w:ascii="Aptos" w:hAnsi="Aptos" w:eastAsia="Aptos" w:cs="Aptos"/>
                <w:b w:val="1"/>
                <w:bCs w:val="1"/>
                <w:noProof w:val="0"/>
                <w:sz w:val="24"/>
                <w:szCs w:val="24"/>
                <w:lang w:val="pt-BR"/>
              </w:rPr>
            </w:rPrChange>
          </w:rPr>
          <w:t xml:space="preserve">Detalhamento do Estado Composto </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431148023">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1006539022">
              <w:rPr>
                <w:rFonts w:ascii="Consolas" w:hAnsi="Consolas" w:eastAsia="Consolas" w:cs="Consolas"/>
                <w:b w:val="1"/>
                <w:bCs w:val="1"/>
                <w:noProof w:val="0"/>
                <w:sz w:val="24"/>
                <w:szCs w:val="24"/>
                <w:lang w:val="pt-BR"/>
              </w:rPr>
            </w:rPrChange>
          </w:rPr>
          <w:t>AguardandoDados</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1100364337">
              <w:rPr>
                <w:rFonts w:ascii="Consolas" w:hAnsi="Consolas" w:eastAsia="Consolas" w:cs="Consolas"/>
                <w:b w:val="1"/>
                <w:bCs w:val="1"/>
                <w:noProof w:val="0"/>
                <w:sz w:val="24"/>
                <w:szCs w:val="24"/>
                <w:lang w:val="pt-BR"/>
              </w:rPr>
            </w:rPrChange>
          </w:rPr>
          <w:t>"</w:t>
        </w:r>
      </w:ins>
    </w:p>
    <w:p w:rsidR="4375199C" w:rsidP="60453AAE" w:rsidRDefault="4375199C" w14:paraId="71F56311" w14:textId="5BE89F7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071574752"/>
          <w:rFonts w:ascii="Times New Roman" w:hAnsi="Times New Roman" w:eastAsia="Times New Roman" w:cs="Times New Roman"/>
          <w:i w:val="0"/>
          <w:iCs w:val="0"/>
          <w:noProof w:val="0"/>
          <w:sz w:val="24"/>
          <w:szCs w:val="24"/>
          <w:lang w:val="pt-BR"/>
          <w:rPrChange w:author="GUSTAVO DE OLIVEIRA REGO MORAIS" w:date="2025-08-08T20:33:16.93Z" w:id="733105410">
            <w:rPr>
              <w:ins w:author="GUSTAVO DE OLIVEIRA REGO MORAIS" w:date="2025-08-08T20:32:42.207Z" w16du:dateUtc="2025-08-08T20:32:42.207Z" w:id="296087782"/>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981842953">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929Z" w:id="663555301">
              <w:rPr>
                <w:rFonts w:ascii="Aptos" w:hAnsi="Aptos" w:eastAsia="Aptos" w:cs="Aptos"/>
                <w:noProof w:val="0"/>
                <w:sz w:val="24"/>
                <w:szCs w:val="24"/>
                <w:lang w:val="pt-BR"/>
              </w:rPr>
            </w:rPrChange>
          </w:rPr>
          <w:t xml:space="preserve">Este estado gerencia a coleta inicial de dados e é composto por três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Z" w:id="873589275">
              <w:rPr>
                <w:rFonts w:ascii="Aptos" w:hAnsi="Aptos" w:eastAsia="Aptos" w:cs="Aptos"/>
                <w:noProof w:val="0"/>
                <w:sz w:val="24"/>
                <w:szCs w:val="24"/>
                <w:lang w:val="pt-BR"/>
              </w:rPr>
            </w:rPrChange>
          </w:rPr>
          <w:t>sub-estados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Z" w:id="678997809">
              <w:rPr>
                <w:rFonts w:ascii="Aptos" w:hAnsi="Aptos" w:eastAsia="Aptos" w:cs="Aptos"/>
                <w:noProof w:val="0"/>
                <w:sz w:val="24"/>
                <w:szCs w:val="24"/>
                <w:lang w:val="pt-BR"/>
              </w:rPr>
            </w:rPrChange>
          </w:rPr>
          <w:t>:</w:t>
        </w:r>
      </w:ins>
    </w:p>
    <w:p w:rsidR="4375199C" w:rsidP="60453AAE" w:rsidRDefault="4375199C" w14:paraId="1D69EEC7" w14:textId="613E2A50">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1217172024"/>
          <w:rFonts w:ascii="Times New Roman" w:hAnsi="Times New Roman" w:eastAsia="Times New Roman" w:cs="Times New Roman"/>
          <w:i w:val="0"/>
          <w:iCs w:val="0"/>
          <w:noProof w:val="0"/>
          <w:sz w:val="24"/>
          <w:szCs w:val="24"/>
          <w:lang w:val="pt-BR"/>
          <w:rPrChange w:author="GUSTAVO DE OLIVEIRA REGO MORAIS" w:date="2025-08-08T20:33:16.941Z" w:id="1796827880">
            <w:rPr>
              <w:ins w:author="GUSTAVO DE OLIVEIRA REGO MORAIS" w:date="2025-08-08T20:32:42.207Z" w16du:dateUtc="2025-08-08T20:32:42.207Z" w:id="1501883188"/>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801508146">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31Z" w:id="1793231566">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1832322718">
              <w:rPr>
                <w:rFonts w:ascii="Consolas" w:hAnsi="Consolas" w:eastAsia="Consolas" w:cs="Consolas"/>
                <w:b w:val="1"/>
                <w:bCs w:val="1"/>
                <w:noProof w:val="0"/>
                <w:sz w:val="24"/>
                <w:szCs w:val="24"/>
                <w:lang w:val="pt-BR"/>
              </w:rPr>
            </w:rPrChange>
          </w:rPr>
          <w:t>ColetandoDados</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569655330">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2Z" w:id="953863959">
              <w:rPr>
                <w:rFonts w:ascii="Aptos" w:hAnsi="Aptos" w:eastAsia="Aptos" w:cs="Aptos"/>
                <w:b w:val="1"/>
                <w:bCs w:val="1"/>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2Z" w:id="723472310">
              <w:rPr>
                <w:rFonts w:ascii="Aptos" w:hAnsi="Aptos" w:eastAsia="Aptos" w:cs="Aptos"/>
                <w:noProof w:val="0"/>
                <w:sz w:val="24"/>
                <w:szCs w:val="24"/>
                <w:lang w:val="pt-BR"/>
              </w:rPr>
            </w:rPrChange>
          </w:rPr>
          <w:t xml:space="preserve"> É o estado inicial para a entrada de dados. A transição para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3Z" w:id="1416111378">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3Z" w:id="803513774">
              <w:rPr>
                <w:rFonts w:ascii="Consolas" w:hAnsi="Consolas" w:eastAsia="Consolas" w:cs="Consolas"/>
                <w:noProof w:val="0"/>
                <w:sz w:val="24"/>
                <w:szCs w:val="24"/>
                <w:lang w:val="pt-BR"/>
              </w:rPr>
            </w:rPrChange>
          </w:rPr>
          <w:t>ValidandoDados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3Z" w:id="133050972">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4Z" w:id="147762810">
              <w:rPr>
                <w:rFonts w:ascii="Aptos" w:hAnsi="Aptos" w:eastAsia="Aptos" w:cs="Aptos"/>
                <w:noProof w:val="0"/>
                <w:sz w:val="24"/>
                <w:szCs w:val="24"/>
                <w:lang w:val="pt-BR"/>
              </w:rPr>
            </w:rPrChange>
          </w:rPr>
          <w:t xml:space="preserve"> é disparada pelo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5Z" w:id="863461243">
              <w:rPr>
                <w:rFonts w:ascii="Consolas" w:hAnsi="Consolas" w:eastAsia="Consolas" w:cs="Consolas"/>
                <w:noProof w:val="0"/>
                <w:sz w:val="24"/>
                <w:szCs w:val="24"/>
                <w:lang w:val="pt-BR"/>
              </w:rPr>
            </w:rPrChange>
          </w:rPr>
          <w:t>"Dados inseridos"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6Z" w:id="1204477220">
              <w:rPr>
                <w:rFonts w:ascii="Aptos" w:hAnsi="Aptos" w:eastAsia="Aptos" w:cs="Aptos"/>
                <w:noProof w:val="0"/>
                <w:sz w:val="24"/>
                <w:szCs w:val="24"/>
                <w:lang w:val="pt-BR"/>
              </w:rPr>
            </w:rPrChange>
          </w:rPr>
          <w:t>.</w:t>
        </w:r>
      </w:ins>
    </w:p>
    <w:p w:rsidR="4375199C" w:rsidP="60453AAE" w:rsidRDefault="4375199C" w14:paraId="248EDF64" w14:textId="7401747C">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645683534"/>
          <w:rFonts w:ascii="Times New Roman" w:hAnsi="Times New Roman" w:eastAsia="Times New Roman" w:cs="Times New Roman"/>
          <w:i w:val="0"/>
          <w:iCs w:val="0"/>
          <w:noProof w:val="0"/>
          <w:sz w:val="24"/>
          <w:szCs w:val="24"/>
          <w:lang w:val="pt-BR"/>
          <w:rPrChange w:author="GUSTAVO DE OLIVEIRA REGO MORAIS" w:date="2025-08-08T20:33:16.972Z" w:id="503135790">
            <w:rPr>
              <w:ins w:author="GUSTAVO DE OLIVEIRA REGO MORAIS" w:date="2025-08-08T20:32:42.207Z" w16du:dateUtc="2025-08-08T20:32:42.207Z" w:id="868390986"/>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527858371">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43Z" w:id="506638972">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102528051">
              <w:rPr>
                <w:rFonts w:ascii="Consolas" w:hAnsi="Consolas" w:eastAsia="Consolas" w:cs="Consolas"/>
                <w:b w:val="1"/>
                <w:bCs w:val="1"/>
                <w:noProof w:val="0"/>
                <w:sz w:val="24"/>
                <w:szCs w:val="24"/>
                <w:lang w:val="pt-BR"/>
              </w:rPr>
            </w:rPrChange>
          </w:rPr>
          <w:t>ValidandoDados</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925960054">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8Z" w:id="2058783171">
              <w:rPr>
                <w:rFonts w:ascii="Aptos" w:hAnsi="Aptos" w:eastAsia="Aptos" w:cs="Aptos"/>
                <w:b w:val="1"/>
                <w:bCs w:val="1"/>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8Z" w:id="272995197">
              <w:rPr>
                <w:rFonts w:ascii="Aptos" w:hAnsi="Aptos" w:eastAsia="Aptos" w:cs="Aptos"/>
                <w:noProof w:val="0"/>
                <w:sz w:val="24"/>
                <w:szCs w:val="24"/>
                <w:lang w:val="pt-BR"/>
              </w:rPr>
            </w:rPrChange>
          </w:rPr>
          <w:t xml:space="preserve"> O sistema verifica se os dados são completos e válidos. Se houver problemas, 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9Z" w:id="367398118">
              <w:rPr>
                <w:rFonts w:ascii="Consolas" w:hAnsi="Consolas" w:eastAsia="Consolas" w:cs="Consolas"/>
                <w:noProof w:val="0"/>
                <w:sz w:val="24"/>
                <w:szCs w:val="24"/>
                <w:lang w:val="pt-BR"/>
              </w:rPr>
            </w:rPrChange>
          </w:rPr>
          <w:t xml:space="preserve">"Dados incompletos /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9Z" w:id="1547976740">
              <w:rPr>
                <w:rFonts w:ascii="Consolas" w:hAnsi="Consolas" w:eastAsia="Consolas" w:cs="Consolas"/>
                <w:noProof w:val="0"/>
                <w:sz w:val="24"/>
                <w:szCs w:val="24"/>
                <w:lang w:val="pt-BR"/>
              </w:rPr>
            </w:rPrChange>
          </w:rPr>
          <w:t>invalidos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49Z" w:id="92160059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Z" w:id="1439917859">
              <w:rPr>
                <w:rFonts w:ascii="Aptos" w:hAnsi="Aptos" w:eastAsia="Aptos" w:cs="Aptos"/>
                <w:noProof w:val="0"/>
                <w:sz w:val="24"/>
                <w:szCs w:val="24"/>
                <w:lang w:val="pt-BR"/>
              </w:rPr>
            </w:rPrChange>
          </w:rPr>
          <w:t xml:space="preserve"> retorna a sessão para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1Z" w:id="1997150760">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1Z" w:id="1676151301">
              <w:rPr>
                <w:rFonts w:ascii="Consolas" w:hAnsi="Consolas" w:eastAsia="Consolas" w:cs="Consolas"/>
                <w:noProof w:val="0"/>
                <w:sz w:val="24"/>
                <w:szCs w:val="24"/>
                <w:lang w:val="pt-BR"/>
              </w:rPr>
            </w:rPrChange>
          </w:rPr>
          <w:t>ColetandoDados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1Z" w:id="425987722">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2Z" w:id="451640616">
              <w:rPr>
                <w:rFonts w:ascii="Aptos" w:hAnsi="Aptos" w:eastAsia="Aptos" w:cs="Aptos"/>
                <w:noProof w:val="0"/>
                <w:sz w:val="24"/>
                <w:szCs w:val="24"/>
                <w:lang w:val="pt-BR"/>
              </w:rPr>
            </w:rPrChange>
          </w:rPr>
          <w:t xml:space="preserve">. Se os dados forem válidos, a transição para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3Z" w:id="1430393779">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3Z" w:id="774126416">
              <w:rPr>
                <w:rFonts w:ascii="Consolas" w:hAnsi="Consolas" w:eastAsia="Consolas" w:cs="Consolas"/>
                <w:noProof w:val="0"/>
                <w:sz w:val="24"/>
                <w:szCs w:val="24"/>
                <w:lang w:val="pt-BR"/>
              </w:rPr>
            </w:rPrChange>
          </w:rPr>
          <w:t>ProntoParaProcessar</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3Z" w:id="946127978">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4Z" w:id="943056408">
              <w:rPr>
                <w:rFonts w:ascii="Aptos" w:hAnsi="Aptos" w:eastAsia="Aptos" w:cs="Aptos"/>
                <w:noProof w:val="0"/>
                <w:sz w:val="24"/>
                <w:szCs w:val="24"/>
                <w:lang w:val="pt-BR"/>
              </w:rPr>
            </w:rPrChange>
          </w:rPr>
          <w:t xml:space="preserve"> ocorre com 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5Z" w:id="1454292921">
              <w:rPr>
                <w:rFonts w:ascii="Consolas" w:hAnsi="Consolas" w:eastAsia="Consolas" w:cs="Consolas"/>
                <w:noProof w:val="0"/>
                <w:sz w:val="24"/>
                <w:szCs w:val="24"/>
                <w:lang w:val="pt-BR"/>
              </w:rPr>
            </w:rPrChange>
          </w:rPr>
          <w:t>"Dados Válidos"</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6Z" w:id="443240412">
              <w:rPr>
                <w:rFonts w:ascii="Aptos" w:hAnsi="Aptos" w:eastAsia="Aptos" w:cs="Aptos"/>
                <w:noProof w:val="0"/>
                <w:sz w:val="24"/>
                <w:szCs w:val="24"/>
                <w:lang w:val="pt-BR"/>
              </w:rPr>
            </w:rPrChange>
          </w:rPr>
          <w:t>.</w:t>
        </w:r>
      </w:ins>
    </w:p>
    <w:p w:rsidR="4375199C" w:rsidP="60453AAE" w:rsidRDefault="4375199C" w14:paraId="3766132E" w14:textId="26AFCAA7">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587970015"/>
          <w:rFonts w:ascii="Times New Roman" w:hAnsi="Times New Roman" w:eastAsia="Times New Roman" w:cs="Times New Roman"/>
          <w:i w:val="0"/>
          <w:iCs w:val="0"/>
          <w:noProof w:val="0"/>
          <w:sz w:val="24"/>
          <w:szCs w:val="24"/>
          <w:lang w:val="pt-BR"/>
          <w:rPrChange w:author="GUSTAVO DE OLIVEIRA REGO MORAIS" w:date="2025-08-08T20:33:16.977Z" w:id="1994021418">
            <w:rPr>
              <w:ins w:author="GUSTAVO DE OLIVEIRA REGO MORAIS" w:date="2025-08-08T20:32:42.207Z" w16du:dateUtc="2025-08-08T20:32:42.207Z" w:id="1113211811"/>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420287434">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3Z" w:id="478442658">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186647840">
              <w:rPr>
                <w:rFonts w:ascii="Consolas" w:hAnsi="Consolas" w:eastAsia="Consolas" w:cs="Consolas"/>
                <w:b w:val="1"/>
                <w:bCs w:val="1"/>
                <w:noProof w:val="0"/>
                <w:sz w:val="24"/>
                <w:szCs w:val="24"/>
                <w:lang w:val="pt-BR"/>
              </w:rPr>
            </w:rPrChange>
          </w:rPr>
          <w:t>ProntoParaProcessar</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313959420">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8Z" w:id="959792863">
              <w:rPr>
                <w:rFonts w:ascii="Aptos" w:hAnsi="Aptos" w:eastAsia="Aptos" w:cs="Aptos"/>
                <w:b w:val="1"/>
                <w:bCs w:val="1"/>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8Z" w:id="1038002442">
              <w:rPr>
                <w:rFonts w:ascii="Aptos" w:hAnsi="Aptos" w:eastAsia="Aptos" w:cs="Aptos"/>
                <w:noProof w:val="0"/>
                <w:sz w:val="24"/>
                <w:szCs w:val="24"/>
                <w:lang w:val="pt-BR"/>
              </w:rPr>
            </w:rPrChange>
          </w:rPr>
          <w:t xml:space="preserve"> Este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8Z" w:id="2088144809">
              <w:rPr>
                <w:rFonts w:ascii="Aptos" w:hAnsi="Aptos" w:eastAsia="Aptos" w:cs="Aptos"/>
                <w:noProof w:val="0"/>
                <w:sz w:val="24"/>
                <w:szCs w:val="24"/>
                <w:lang w:val="pt-BR"/>
              </w:rPr>
            </w:rPrChange>
          </w:rPr>
          <w:t>sub-estado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58Z" w:id="1444959450">
              <w:rPr>
                <w:rFonts w:ascii="Aptos" w:hAnsi="Aptos" w:eastAsia="Aptos" w:cs="Aptos"/>
                <w:noProof w:val="0"/>
                <w:sz w:val="24"/>
                <w:szCs w:val="24"/>
                <w:lang w:val="pt-BR"/>
              </w:rPr>
            </w:rPrChange>
          </w:rPr>
          <w:t xml:space="preserve"> é o ponto de saída do estado composto.</w:t>
        </w:r>
      </w:ins>
    </w:p>
    <w:p w:rsidR="4375199C" w:rsidP="60453AAE" w:rsidRDefault="4375199C" w14:paraId="39988189" w14:textId="39CEA6F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689954475"/>
          <w:rFonts w:ascii="Times New Roman" w:hAnsi="Times New Roman" w:eastAsia="Times New Roman" w:cs="Times New Roman"/>
          <w:b w:val="1"/>
          <w:bCs w:val="1"/>
          <w:i w:val="0"/>
          <w:iCs w:val="0"/>
          <w:noProof w:val="0"/>
          <w:sz w:val="24"/>
          <w:szCs w:val="24"/>
          <w:lang w:val="pt-BR"/>
          <w:rPrChange w:author="GUSTAVO DE OLIVEIRA REGO MORAIS" w:date="2025-08-08T20:33:16.98Z" w:id="608547529">
            <w:rPr>
              <w:ins w:author="GUSTAVO DE OLIVEIRA REGO MORAIS" w:date="2025-08-08T20:32:42.207Z" w16du:dateUtc="2025-08-08T20:32:42.207Z" w:id="678421789"/>
              <w:rFonts w:ascii="Consolas" w:hAnsi="Consolas" w:eastAsia="Consolas" w:cs="Consolas"/>
              <w:b w:val="1"/>
              <w:bCs w:val="1"/>
              <w:noProof w:val="0"/>
              <w:sz w:val="24"/>
              <w:szCs w:val="24"/>
              <w:lang w:val="pt-BR"/>
            </w:rPr>
          </w:rPrChange>
        </w:rPr>
        <w:pPrChange w:author="GUSTAVO DE OLIVEIRA REGO MORAIS" w:date="2025-08-08T20:34:27.936Z">
          <w:pPr>
            <w:numPr>
              <w:ilvl w:val="0"/>
              <w:numId w:val="101"/>
            </w:numPr>
            <w:bidi w:val="0"/>
          </w:pPr>
        </w:pPrChange>
      </w:pPr>
      <w:ins w:author="GUSTAVO DE OLIVEIRA REGO MORAIS" w:date="2025-08-08T20:32:42.207Z" w:id="879229020">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8Z" w:id="654324222">
              <w:rPr>
                <w:rFonts w:ascii="Aptos" w:hAnsi="Aptos" w:eastAsia="Aptos" w:cs="Aptos"/>
                <w:b w:val="1"/>
                <w:bCs w:val="1"/>
                <w:noProof w:val="0"/>
                <w:sz w:val="24"/>
                <w:szCs w:val="24"/>
                <w:lang w:val="pt-BR"/>
              </w:rPr>
            </w:rPrChange>
          </w:rPr>
          <w:t xml:space="preserve">Detalhamento do Estado Composto </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1283100736">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440912581">
              <w:rPr>
                <w:rFonts w:ascii="Consolas" w:hAnsi="Consolas" w:eastAsia="Consolas" w:cs="Consolas"/>
                <w:b w:val="1"/>
                <w:bCs w:val="1"/>
                <w:noProof w:val="0"/>
                <w:sz w:val="24"/>
                <w:szCs w:val="24"/>
                <w:lang w:val="pt-BR"/>
              </w:rPr>
            </w:rPrChange>
          </w:rPr>
          <w:t>avaliandoOrcamento</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600829029">
              <w:rPr>
                <w:rFonts w:ascii="Consolas" w:hAnsi="Consolas" w:eastAsia="Consolas" w:cs="Consolas"/>
                <w:b w:val="1"/>
                <w:bCs w:val="1"/>
                <w:noProof w:val="0"/>
                <w:sz w:val="24"/>
                <w:szCs w:val="24"/>
                <w:lang w:val="pt-BR"/>
              </w:rPr>
            </w:rPrChange>
          </w:rPr>
          <w:t>"</w:t>
        </w:r>
      </w:ins>
    </w:p>
    <w:p w:rsidR="4375199C" w:rsidP="60453AAE" w:rsidRDefault="4375199C" w14:paraId="3D0D531F" w14:textId="0EB3F5E2">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860948074"/>
          <w:rFonts w:ascii="Times New Roman" w:hAnsi="Times New Roman" w:eastAsia="Times New Roman" w:cs="Times New Roman"/>
          <w:i w:val="0"/>
          <w:iCs w:val="0"/>
          <w:noProof w:val="0"/>
          <w:sz w:val="24"/>
          <w:szCs w:val="24"/>
          <w:lang w:val="pt-BR"/>
          <w:rPrChange w:author="GUSTAVO DE OLIVEIRA REGO MORAIS" w:date="2025-08-08T20:33:16.98Z" w:id="148635836">
            <w:rPr>
              <w:ins w:author="GUSTAVO DE OLIVEIRA REGO MORAIS" w:date="2025-08-08T20:32:42.207Z" w16du:dateUtc="2025-08-08T20:32:42.207Z" w:id="1458075618"/>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1793196906">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98Z" w:id="551629925">
              <w:rPr>
                <w:rFonts w:ascii="Aptos" w:hAnsi="Aptos" w:eastAsia="Aptos" w:cs="Aptos"/>
                <w:noProof w:val="0"/>
                <w:sz w:val="24"/>
                <w:szCs w:val="24"/>
                <w:lang w:val="pt-BR"/>
              </w:rPr>
            </w:rPrChange>
          </w:rPr>
          <w:t>Este estado lida com a avaliação do orçamento e a interação com o usuário sobre as sugestões:</w:t>
        </w:r>
      </w:ins>
    </w:p>
    <w:p w:rsidR="4375199C" w:rsidP="60453AAE" w:rsidRDefault="4375199C" w14:paraId="1DCFF90F" w14:textId="039FC6C8">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7Z" w16du:dateUtc="2025-08-08T20:32:42.207Z" w:id="1737022332"/>
          <w:rFonts w:ascii="Times New Roman" w:hAnsi="Times New Roman" w:eastAsia="Times New Roman" w:cs="Times New Roman"/>
          <w:i w:val="0"/>
          <w:iCs w:val="0"/>
          <w:noProof w:val="0"/>
          <w:sz w:val="24"/>
          <w:szCs w:val="24"/>
          <w:lang w:val="pt-BR"/>
          <w:rPrChange w:author="GUSTAVO DE OLIVEIRA REGO MORAIS" w:date="2025-08-08T20:33:16.988Z" w:id="757974915">
            <w:rPr>
              <w:ins w:author="GUSTAVO DE OLIVEIRA REGO MORAIS" w:date="2025-08-08T20:32:42.207Z" w16du:dateUtc="2025-08-08T20:32:42.207Z" w:id="926592576"/>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1628036185">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981Z" w:id="2068572259">
              <w:rPr>
                <w:rFonts w:ascii="Aptos" w:hAnsi="Aptos" w:eastAsia="Aptos" w:cs="Aptos"/>
                <w:noProof w:val="0"/>
                <w:sz w:val="24"/>
                <w:szCs w:val="24"/>
                <w:lang w:val="pt-BR"/>
              </w:rPr>
            </w:rPrChange>
          </w:rPr>
          <w:t xml:space="preserve">O fluxo começa no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2Z" w:id="402589985">
              <w:rPr>
                <w:rFonts w:ascii="Aptos" w:hAnsi="Aptos" w:eastAsia="Aptos" w:cs="Aptos"/>
                <w:noProof w:val="0"/>
                <w:sz w:val="24"/>
                <w:szCs w:val="24"/>
                <w:lang w:val="pt-BR"/>
              </w:rPr>
            </w:rPrChange>
          </w:rPr>
          <w:t>sub-estado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2Z" w:id="841183808">
              <w:rPr>
                <w:rFonts w:ascii="Aptos" w:hAnsi="Aptos" w:eastAsia="Aptos" w:cs="Aptos"/>
                <w:noProof w:val="0"/>
                <w:sz w:val="24"/>
                <w:szCs w:val="24"/>
                <w:lang w:val="pt-BR"/>
              </w:rPr>
            </w:rPrChange>
          </w:rPr>
          <w:t xml:space="preserv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3Z" w:id="837936020">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3Z" w:id="1127064910">
              <w:rPr>
                <w:rFonts w:ascii="Consolas" w:hAnsi="Consolas" w:eastAsia="Consolas" w:cs="Consolas"/>
                <w:noProof w:val="0"/>
                <w:sz w:val="24"/>
                <w:szCs w:val="24"/>
                <w:lang w:val="pt-BR"/>
              </w:rPr>
            </w:rPrChange>
          </w:rPr>
          <w:t>ChecandoOrcamento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3Z" w:id="1354795144">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3Z" w:id="603641326">
              <w:rPr>
                <w:rFonts w:ascii="Aptos" w:hAnsi="Aptos" w:eastAsia="Aptos" w:cs="Aptos"/>
                <w:noProof w:val="0"/>
                <w:sz w:val="24"/>
                <w:szCs w:val="24"/>
                <w:lang w:val="pt-BR"/>
              </w:rPr>
            </w:rPrChange>
          </w:rPr>
          <w:t xml:space="preserve">, acionado pelo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4Z" w:id="1990139914">
              <w:rPr>
                <w:rFonts w:ascii="Consolas" w:hAnsi="Consolas" w:eastAsia="Consolas" w:cs="Consolas"/>
                <w:noProof w:val="0"/>
                <w:sz w:val="24"/>
                <w:szCs w:val="24"/>
                <w:lang w:val="pt-BR"/>
              </w:rPr>
            </w:rPrChange>
          </w:rPr>
          <w:t>"Sugestão gerada"</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5Z" w:id="1212733827">
              <w:rPr>
                <w:rFonts w:ascii="Aptos" w:hAnsi="Aptos" w:eastAsia="Aptos" w:cs="Aptos"/>
                <w:noProof w:val="0"/>
                <w:sz w:val="24"/>
                <w:szCs w:val="24"/>
                <w:lang w:val="pt-BR"/>
              </w:rPr>
            </w:rPrChange>
          </w:rPr>
          <w:t>.</w:t>
        </w:r>
      </w:ins>
    </w:p>
    <w:p w:rsidR="4375199C" w:rsidP="60453AAE" w:rsidRDefault="4375199C" w14:paraId="60C0A68D" w14:textId="14F240DD">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8Z" w16du:dateUtc="2025-08-08T20:32:42.208Z" w:id="383023669"/>
          <w:rFonts w:ascii="Times New Roman" w:hAnsi="Times New Roman" w:eastAsia="Times New Roman" w:cs="Times New Roman"/>
          <w:i w:val="0"/>
          <w:iCs w:val="0"/>
          <w:noProof w:val="0"/>
          <w:sz w:val="24"/>
          <w:szCs w:val="24"/>
          <w:lang w:val="pt-BR"/>
          <w:rPrChange w:author="GUSTAVO DE OLIVEIRA REGO MORAIS" w:date="2025-08-08T20:33:16.996Z" w:id="1417458075">
            <w:rPr>
              <w:ins w:author="GUSTAVO DE OLIVEIRA REGO MORAIS" w:date="2025-08-08T20:32:42.208Z" w16du:dateUtc="2025-08-08T20:32:42.208Z" w:id="274182570"/>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72374545">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6.989Z" w:id="976790215">
              <w:rPr>
                <w:rFonts w:ascii="Aptos" w:hAnsi="Aptos" w:eastAsia="Aptos" w:cs="Aptos"/>
                <w:noProof w:val="0"/>
                <w:sz w:val="24"/>
                <w:szCs w:val="24"/>
                <w:lang w:val="pt-BR"/>
              </w:rPr>
            </w:rPrChange>
          </w:rPr>
          <w:t xml:space="preserve">A partir de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7Z" w:id="195426506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7Z" w:id="1010582058">
              <w:rPr>
                <w:rFonts w:ascii="Consolas" w:hAnsi="Consolas" w:eastAsia="Consolas" w:cs="Consolas"/>
                <w:noProof w:val="0"/>
                <w:sz w:val="24"/>
                <w:szCs w:val="24"/>
                <w:lang w:val="pt-BR"/>
              </w:rPr>
            </w:rPrChange>
          </w:rPr>
          <w:t>ChecandoOrcamento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7Z" w:id="123551169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7Z" w:id="1332827678">
              <w:rPr>
                <w:rFonts w:ascii="Aptos" w:hAnsi="Aptos" w:eastAsia="Aptos" w:cs="Aptos"/>
                <w:noProof w:val="0"/>
                <w:sz w:val="24"/>
                <w:szCs w:val="24"/>
                <w:lang w:val="pt-BR"/>
              </w:rPr>
            </w:rPrChange>
          </w:rPr>
          <w:t xml:space="preserve">, duas transições são possíveis, com base na condição do orçamento ser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8Z" w:id="995724573">
              <w:rPr>
                <w:rFonts w:ascii="Consolas" w:hAnsi="Consolas" w:eastAsia="Consolas" w:cs="Consolas"/>
                <w:noProof w:val="0"/>
                <w:sz w:val="24"/>
                <w:szCs w:val="24"/>
                <w:lang w:val="pt-BR"/>
              </w:rPr>
            </w:rPrChange>
          </w:rPr>
          <w:t>"Dentro do orçamento"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9Z" w:id="715662495">
              <w:rPr>
                <w:rFonts w:ascii="Aptos" w:hAnsi="Aptos" w:eastAsia="Aptos" w:cs="Aptos"/>
                <w:noProof w:val="0"/>
                <w:sz w:val="24"/>
                <w:szCs w:val="24"/>
                <w:lang w:val="pt-BR"/>
              </w:rPr>
            </w:rPrChange>
          </w:rPr>
          <w:t xml:space="preserve"> ou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69Z" w:id="494744563">
              <w:rPr>
                <w:rFonts w:ascii="Consolas" w:hAnsi="Consolas" w:eastAsia="Consolas" w:cs="Consolas"/>
                <w:noProof w:val="0"/>
                <w:sz w:val="24"/>
                <w:szCs w:val="24"/>
                <w:lang w:val="pt-BR"/>
              </w:rPr>
            </w:rPrChange>
          </w:rPr>
          <w:t>"Fora do orçamento"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Z" w:id="1631272197">
              <w:rPr>
                <w:rFonts w:ascii="Aptos" w:hAnsi="Aptos" w:eastAsia="Aptos" w:cs="Aptos"/>
                <w:noProof w:val="0"/>
                <w:sz w:val="24"/>
                <w:szCs w:val="24"/>
                <w:lang w:val="pt-BR"/>
              </w:rPr>
            </w:rPrChange>
          </w:rPr>
          <w:t>.</w:t>
        </w:r>
      </w:ins>
    </w:p>
    <w:p w:rsidR="4375199C" w:rsidP="60453AAE" w:rsidRDefault="4375199C" w14:paraId="6DAAE58B" w14:textId="06360F26">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1296765007"/>
          <w:rFonts w:ascii="Times New Roman" w:hAnsi="Times New Roman" w:eastAsia="Times New Roman" w:cs="Times New Roman"/>
          <w:i w:val="0"/>
          <w:iCs w:val="0"/>
          <w:noProof w:val="0"/>
          <w:sz w:val="24"/>
          <w:szCs w:val="24"/>
          <w:lang w:val="pt-BR"/>
          <w:rPrChange w:author="GUSTAVO DE OLIVEIRA REGO MORAIS" w:date="2025-08-08T20:33:16.999Z" w:id="681865460">
            <w:rPr>
              <w:ins w:author="GUSTAVO DE OLIVEIRA REGO MORAIS" w:date="2025-08-08T20:32:42.208Z" w16du:dateUtc="2025-08-08T20:32:42.208Z" w:id="1208286073"/>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765324651">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97Z" w:id="2141996772">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280316200">
              <w:rPr>
                <w:rFonts w:ascii="Consolas" w:hAnsi="Consolas" w:eastAsia="Consolas" w:cs="Consolas"/>
                <w:b w:val="1"/>
                <w:bCs w:val="1"/>
                <w:noProof w:val="0"/>
                <w:sz w:val="24"/>
                <w:szCs w:val="24"/>
                <w:lang w:val="pt-BR"/>
              </w:rPr>
            </w:rPrChange>
          </w:rPr>
          <w:t>OrcamentoSuficiente</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1105439127">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2Z" w:id="686891832">
              <w:rPr>
                <w:rFonts w:ascii="Aptos" w:hAnsi="Aptos" w:eastAsia="Aptos" w:cs="Aptos"/>
                <w:b w:val="1"/>
                <w:bCs w:val="1"/>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3Z" w:id="1496752392">
              <w:rPr>
                <w:rFonts w:ascii="Aptos" w:hAnsi="Aptos" w:eastAsia="Aptos" w:cs="Aptos"/>
                <w:noProof w:val="0"/>
                <w:sz w:val="24"/>
                <w:szCs w:val="24"/>
                <w:lang w:val="pt-BR"/>
              </w:rPr>
            </w:rPrChange>
          </w:rPr>
          <w:t xml:space="preserve"> A transição para este estado ocorre se o orçamento for suficiente.</w:t>
        </w:r>
      </w:ins>
    </w:p>
    <w:p w:rsidR="4375199C" w:rsidP="60453AAE" w:rsidRDefault="4375199C" w14:paraId="4B9085E6" w14:textId="21F47538">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998525314"/>
          <w:rFonts w:ascii="Times New Roman" w:hAnsi="Times New Roman" w:eastAsia="Times New Roman" w:cs="Times New Roman"/>
          <w:i w:val="0"/>
          <w:iCs w:val="0"/>
          <w:noProof w:val="0"/>
          <w:sz w:val="24"/>
          <w:szCs w:val="24"/>
          <w:lang w:val="pt-BR"/>
          <w:rPrChange w:author="GUSTAVO DE OLIVEIRA REGO MORAIS" w:date="2025-08-08T20:33:17.039Z" w:id="821825984">
            <w:rPr>
              <w:ins w:author="GUSTAVO DE OLIVEIRA REGO MORAIS" w:date="2025-08-08T20:32:42.208Z" w16du:dateUtc="2025-08-08T20:32:42.208Z" w:id="1237211307"/>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493013541">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01Z" w:id="2121500508">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2083141382">
              <w:rPr>
                <w:rFonts w:ascii="Consolas" w:hAnsi="Consolas" w:eastAsia="Consolas" w:cs="Consolas"/>
                <w:b w:val="1"/>
                <w:bCs w:val="1"/>
                <w:noProof w:val="0"/>
                <w:sz w:val="24"/>
                <w:szCs w:val="24"/>
                <w:lang w:val="pt-BR"/>
              </w:rPr>
            </w:rPrChange>
          </w:rPr>
          <w:t>OrcamentoInsuficiente</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1743658342">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1129919672">
              <w:rPr>
                <w:rFonts w:ascii="Aptos" w:hAnsi="Aptos" w:eastAsia="Aptos" w:cs="Aptos"/>
                <w:b w:val="1"/>
                <w:bCs w:val="1"/>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5Z" w:id="1287606780">
              <w:rPr>
                <w:rFonts w:ascii="Aptos" w:hAnsi="Aptos" w:eastAsia="Aptos" w:cs="Aptos"/>
                <w:noProof w:val="0"/>
                <w:sz w:val="24"/>
                <w:szCs w:val="24"/>
                <w:lang w:val="pt-BR"/>
              </w:rPr>
            </w:rPrChange>
          </w:rPr>
          <w:t xml:space="preserve"> Se o orçamento for insuficiente, o sistema oferece alternativas nos estados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5Z" w:id="1072001948">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5Z" w:id="1004038318">
              <w:rPr>
                <w:rFonts w:ascii="Consolas" w:hAnsi="Consolas" w:eastAsia="Consolas" w:cs="Consolas"/>
                <w:noProof w:val="0"/>
                <w:sz w:val="24"/>
                <w:szCs w:val="24"/>
                <w:lang w:val="pt-BR"/>
              </w:rPr>
            </w:rPrChange>
          </w:rPr>
          <w:t>ExibindoSugestaoUpgrade</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5Z" w:id="2013361292">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6Z" w:id="1442801982">
              <w:rPr>
                <w:rFonts w:ascii="Aptos" w:hAnsi="Aptos" w:eastAsia="Aptos" w:cs="Aptos"/>
                <w:noProof w:val="0"/>
                <w:sz w:val="24"/>
                <w:szCs w:val="24"/>
                <w:lang w:val="pt-BR"/>
              </w:rPr>
            </w:rPrChange>
          </w:rPr>
          <w:t xml:space="preserve">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7Z" w:id="945967926">
              <w:rPr>
                <w:rFonts w:ascii="Consolas" w:hAnsi="Consolas" w:eastAsia="Consolas" w:cs="Consolas"/>
                <w:noProof w:val="0"/>
                <w:sz w:val="24"/>
                <w:szCs w:val="24"/>
                <w:lang w:val="pt-BR"/>
              </w:rPr>
            </w:rPrChange>
          </w:rPr>
          <w:t>"Sugere aumento (RF-08)"</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8Z" w:id="1673929885">
              <w:rPr>
                <w:rFonts w:ascii="Aptos" w:hAnsi="Aptos" w:eastAsia="Aptos" w:cs="Aptos"/>
                <w:noProof w:val="0"/>
                <w:sz w:val="24"/>
                <w:szCs w:val="24"/>
                <w:lang w:val="pt-BR"/>
              </w:rPr>
            </w:rPrChange>
          </w:rPr>
          <w:t xml:space="preserve">) ou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9Z" w:id="37387929">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9Z" w:id="324729882">
              <w:rPr>
                <w:rFonts w:ascii="Consolas" w:hAnsi="Consolas" w:eastAsia="Consolas" w:cs="Consolas"/>
                <w:noProof w:val="0"/>
                <w:sz w:val="24"/>
                <w:szCs w:val="24"/>
                <w:lang w:val="pt-BR"/>
              </w:rPr>
            </w:rPrChange>
          </w:rPr>
          <w:t>ExibindoSugestaoAlternativa</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79Z" w:id="219683219">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Z" w:id="1445586356">
              <w:rPr>
                <w:rFonts w:ascii="Aptos" w:hAnsi="Aptos" w:eastAsia="Aptos" w:cs="Aptos"/>
                <w:noProof w:val="0"/>
                <w:sz w:val="24"/>
                <w:szCs w:val="24"/>
                <w:lang w:val="pt-BR"/>
              </w:rPr>
            </w:rPrChange>
          </w:rPr>
          <w:t xml:space="preserve">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1Z" w:id="723485813">
              <w:rPr>
                <w:rFonts w:ascii="Consolas" w:hAnsi="Consolas" w:eastAsia="Consolas" w:cs="Consolas"/>
                <w:noProof w:val="0"/>
                <w:sz w:val="24"/>
                <w:szCs w:val="24"/>
                <w:lang w:val="pt-BR"/>
              </w:rPr>
            </w:rPrChange>
          </w:rPr>
          <w:t>"Sugere build inferior (RF-09)"</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2Z" w:id="272575964">
              <w:rPr>
                <w:rFonts w:ascii="Aptos" w:hAnsi="Aptos" w:eastAsia="Aptos" w:cs="Aptos"/>
                <w:noProof w:val="0"/>
                <w:sz w:val="24"/>
                <w:szCs w:val="24"/>
                <w:lang w:val="pt-BR"/>
              </w:rPr>
            </w:rPrChange>
          </w:rPr>
          <w:t xml:space="preserve">). Esses fluxos podem retornar 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4Z" w:id="957604894">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4Z" w:id="1627303124">
              <w:rPr>
                <w:rFonts w:ascii="Consolas" w:hAnsi="Consolas" w:eastAsia="Consolas" w:cs="Consolas"/>
                <w:noProof w:val="0"/>
                <w:sz w:val="24"/>
                <w:szCs w:val="24"/>
                <w:lang w:val="pt-BR"/>
              </w:rPr>
            </w:rPrChange>
          </w:rPr>
          <w:t>ChecandoOrcamento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4Z" w:id="1833321159">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85Z" w:id="754781067">
              <w:rPr>
                <w:rFonts w:ascii="Aptos" w:hAnsi="Aptos" w:eastAsia="Aptos" w:cs="Aptos"/>
                <w:noProof w:val="0"/>
                <w:sz w:val="24"/>
                <w:szCs w:val="24"/>
                <w:lang w:val="pt-BR"/>
              </w:rPr>
            </w:rPrChange>
          </w:rPr>
          <w:t>, criando um ciclo de sugestão e avaliação.</w:t>
        </w:r>
      </w:ins>
    </w:p>
    <w:p w:rsidR="4375199C" w:rsidP="60453AAE" w:rsidRDefault="4375199C" w14:paraId="10C0A3A3" w14:textId="189EB025">
      <w:pPr>
        <w:pStyle w:val="Heading4"/>
        <w:keepNext w:val="0"/>
        <w:keepLines w:val="0"/>
        <w:bidi w:val="0"/>
        <w:spacing w:before="120" w:beforeAutospacing="off" w:after="120" w:afterAutospacing="off" w:line="360" w:lineRule="auto"/>
        <w:jc w:val="both"/>
        <w:rPr>
          <w:ins w:author="GUSTAVO DE OLIVEIRA REGO MORAIS" w:date="2025-08-08T20:32:42.208Z" w16du:dateUtc="2025-08-08T20:32:42.208Z" w:id="1584239059"/>
          <w:rFonts w:ascii="Times New Roman" w:hAnsi="Times New Roman" w:eastAsia="Times New Roman" w:cs="Times New Roman"/>
          <w:b w:val="1"/>
          <w:bCs w:val="1"/>
          <w:i w:val="0"/>
          <w:iCs w:val="0"/>
          <w:noProof w:val="0"/>
          <w:sz w:val="24"/>
          <w:szCs w:val="24"/>
          <w:lang w:val="pt-BR"/>
          <w:rPrChange w:author="GUSTAVO DE OLIVEIRA REGO MORAIS" w:date="2025-08-08T20:33:17.041Z" w:id="1268381311">
            <w:rPr>
              <w:ins w:author="GUSTAVO DE OLIVEIRA REGO MORAIS" w:date="2025-08-08T20:32:42.208Z" w16du:dateUtc="2025-08-08T20:32:42.208Z" w:id="1803375390"/>
              <w:rFonts w:ascii="Consolas" w:hAnsi="Consolas" w:eastAsia="Consolas" w:cs="Consolas"/>
              <w:b w:val="1"/>
              <w:bCs w:val="1"/>
              <w:noProof w:val="0"/>
              <w:sz w:val="24"/>
              <w:szCs w:val="24"/>
              <w:lang w:val="pt-BR"/>
            </w:rPr>
          </w:rPrChange>
        </w:rPr>
        <w:pPrChange w:author="GUSTAVO DE OLIVEIRA REGO MORAIS" w:date="2025-08-08T20:34:27.937Z">
          <w:pPr>
            <w:numPr>
              <w:ilvl w:val="1"/>
              <w:numId w:val="102"/>
            </w:numPr>
            <w:bidi w:val="0"/>
          </w:pPr>
        </w:pPrChange>
      </w:pPr>
      <w:ins w:author="GUSTAVO DE OLIVEIRA REGO MORAIS" w:date="2025-08-08T20:32:42.208Z" w:id="406419330">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39Z" w:id="2098224025">
              <w:rPr>
                <w:rFonts w:ascii="Aptos" w:hAnsi="Aptos" w:eastAsia="Aptos" w:cs="Aptos"/>
                <w:b w:val="1"/>
                <w:bCs w:val="1"/>
                <w:noProof w:val="0"/>
                <w:sz w:val="24"/>
                <w:szCs w:val="24"/>
                <w:lang w:val="pt-BR"/>
              </w:rPr>
            </w:rPrChange>
          </w:rPr>
          <w:t xml:space="preserve">Detalhamento do Estado Composto </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911351117">
              <w:rPr>
                <w:rFonts w:ascii="Consolas" w:hAnsi="Consolas" w:eastAsia="Consolas" w:cs="Consolas"/>
                <w:b w:val="1"/>
                <w:bCs w:val="1"/>
                <w:noProof w:val="0"/>
                <w:sz w:val="24"/>
                <w:szCs w:val="24"/>
                <w:lang w:val="pt-BR"/>
              </w:rPr>
            </w:rPrChange>
          </w:rPr>
          <w:t>"</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1223225590">
              <w:rPr>
                <w:rFonts w:ascii="Consolas" w:hAnsi="Consolas" w:eastAsia="Consolas" w:cs="Consolas"/>
                <w:b w:val="1"/>
                <w:bCs w:val="1"/>
                <w:noProof w:val="0"/>
                <w:sz w:val="24"/>
                <w:szCs w:val="24"/>
                <w:lang w:val="pt-BR"/>
              </w:rPr>
            </w:rPrChange>
          </w:rPr>
          <w:t>MostrandoBuild</w:t>
        </w:r>
        <w:r w:rsidRPr="60453AAE"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1106474819">
              <w:rPr>
                <w:rFonts w:ascii="Consolas" w:hAnsi="Consolas" w:eastAsia="Consolas" w:cs="Consolas"/>
                <w:b w:val="1"/>
                <w:bCs w:val="1"/>
                <w:noProof w:val="0"/>
                <w:sz w:val="24"/>
                <w:szCs w:val="24"/>
                <w:lang w:val="pt-BR"/>
              </w:rPr>
            </w:rPrChange>
          </w:rPr>
          <w:t>"</w:t>
        </w:r>
      </w:ins>
    </w:p>
    <w:p w:rsidR="4375199C" w:rsidP="60453AAE" w:rsidRDefault="4375199C" w14:paraId="0088ACC9" w14:textId="3D51E93A">
      <w:pPr>
        <w:keepNext w:val="0"/>
        <w:keepLines w:val="0"/>
        <w:bidi w:val="0"/>
        <w:spacing w:before="120" w:beforeAutospacing="off" w:after="120" w:afterAutospacing="off" w:line="360" w:lineRule="auto"/>
        <w:ind w:firstLine="708"/>
        <w:jc w:val="both"/>
        <w:rPr>
          <w:ins w:author="GUSTAVO DE OLIVEIRA REGO MORAIS" w:date="2025-08-08T20:32:42.208Z" w16du:dateUtc="2025-08-08T20:32:42.208Z" w:id="78248871"/>
          <w:rFonts w:ascii="Times New Roman" w:hAnsi="Times New Roman" w:eastAsia="Times New Roman" w:cs="Times New Roman"/>
          <w:i w:val="0"/>
          <w:iCs w:val="0"/>
          <w:noProof w:val="0"/>
          <w:sz w:val="24"/>
          <w:szCs w:val="24"/>
          <w:lang w:val="pt-BR"/>
          <w:rPrChange w:author="GUSTAVO DE OLIVEIRA REGO MORAIS" w:date="2025-08-08T20:33:17.042Z" w:id="1112650180">
            <w:rPr>
              <w:ins w:author="GUSTAVO DE OLIVEIRA REGO MORAIS" w:date="2025-08-08T20:32:42.208Z" w16du:dateUtc="2025-08-08T20:32:42.208Z" w:id="813417265"/>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691150201">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41Z" w:id="760942993">
              <w:rPr>
                <w:rFonts w:ascii="Aptos" w:hAnsi="Aptos" w:eastAsia="Aptos" w:cs="Aptos"/>
                <w:noProof w:val="0"/>
                <w:sz w:val="24"/>
                <w:szCs w:val="24"/>
                <w:lang w:val="pt-BR"/>
              </w:rPr>
            </w:rPrChange>
          </w:rPr>
          <w:t>Neste estado, o usuário interage com a configuração proposta:</w:t>
        </w:r>
      </w:ins>
    </w:p>
    <w:p w:rsidR="4375199C" w:rsidP="60453AAE" w:rsidRDefault="4375199C" w14:paraId="095E33AF" w14:textId="6326B97D">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66750026"/>
          <w:rFonts w:ascii="Times New Roman" w:hAnsi="Times New Roman" w:eastAsia="Times New Roman" w:cs="Times New Roman"/>
          <w:i w:val="0"/>
          <w:iCs w:val="0"/>
          <w:noProof w:val="0"/>
          <w:sz w:val="24"/>
          <w:szCs w:val="24"/>
          <w:lang w:val="pt-BR"/>
          <w:rPrChange w:author="GUSTAVO DE OLIVEIRA REGO MORAIS" w:date="2025-08-08T20:33:17.045Z" w:id="1941176440">
            <w:rPr>
              <w:ins w:author="GUSTAVO DE OLIVEIRA REGO MORAIS" w:date="2025-08-08T20:32:42.208Z" w16du:dateUtc="2025-08-08T20:32:42.208Z" w:id="594707427"/>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093405241">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42Z" w:id="1005263618">
              <w:rPr>
                <w:rFonts w:ascii="Aptos" w:hAnsi="Aptos" w:eastAsia="Aptos" w:cs="Aptos"/>
                <w:noProof w:val="0"/>
                <w:sz w:val="24"/>
                <w:szCs w:val="24"/>
                <w:lang w:val="pt-BR"/>
              </w:rPr>
            </w:rPrChange>
          </w:rPr>
          <w:t xml:space="preserve">O fluxo começa em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Z" w:id="232937935">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Z" w:id="620018329">
              <w:rPr>
                <w:rFonts w:ascii="Consolas" w:hAnsi="Consolas" w:eastAsia="Consolas" w:cs="Consolas"/>
                <w:noProof w:val="0"/>
                <w:sz w:val="24"/>
                <w:szCs w:val="24"/>
                <w:lang w:val="pt-BR"/>
              </w:rPr>
            </w:rPrChange>
          </w:rPr>
          <w:t>MostrandoBuild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Z" w:id="1756971524">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Z" w:id="345996776">
              <w:rPr>
                <w:rFonts w:ascii="Aptos" w:hAnsi="Aptos" w:eastAsia="Aptos" w:cs="Aptos"/>
                <w:noProof w:val="0"/>
                <w:sz w:val="24"/>
                <w:szCs w:val="24"/>
                <w:lang w:val="pt-BR"/>
              </w:rPr>
            </w:rPrChange>
          </w:rPr>
          <w:t>, onde o build é exibido.</w:t>
        </w:r>
      </w:ins>
    </w:p>
    <w:p w:rsidR="4375199C" w:rsidP="60453AAE" w:rsidRDefault="4375199C" w14:paraId="055FB874" w14:textId="19727464">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2119724913"/>
          <w:rFonts w:ascii="Times New Roman" w:hAnsi="Times New Roman" w:eastAsia="Times New Roman" w:cs="Times New Roman"/>
          <w:i w:val="0"/>
          <w:iCs w:val="0"/>
          <w:noProof w:val="0"/>
          <w:sz w:val="24"/>
          <w:szCs w:val="24"/>
          <w:lang w:val="pt-BR"/>
          <w:rPrChange w:author="GUSTAVO DE OLIVEIRA REGO MORAIS" w:date="2025-08-08T20:33:17.048Z" w:id="1818159334">
            <w:rPr>
              <w:ins w:author="GUSTAVO DE OLIVEIRA REGO MORAIS" w:date="2025-08-08T20:32:42.208Z" w16du:dateUtc="2025-08-08T20:32:42.208Z" w:id="1553465585"/>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740733050">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45Z" w:id="676916908">
              <w:rPr>
                <w:rFonts w:ascii="Aptos" w:hAnsi="Aptos" w:eastAsia="Aptos" w:cs="Aptos"/>
                <w:noProof w:val="0"/>
                <w:sz w:val="24"/>
                <w:szCs w:val="24"/>
                <w:lang w:val="pt-BR"/>
              </w:rPr>
            </w:rPrChange>
          </w:rPr>
          <w:t xml:space="preserve">A partir de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2Z" w:id="1218892600">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2Z" w:id="1509305663">
              <w:rPr>
                <w:rFonts w:ascii="Consolas" w:hAnsi="Consolas" w:eastAsia="Consolas" w:cs="Consolas"/>
                <w:noProof w:val="0"/>
                <w:sz w:val="24"/>
                <w:szCs w:val="24"/>
                <w:lang w:val="pt-BR"/>
              </w:rPr>
            </w:rPrChange>
          </w:rPr>
          <w:t>MostrandoBuild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2Z" w:id="792603816">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2Z" w:id="1573175710">
              <w:rPr>
                <w:rFonts w:ascii="Aptos" w:hAnsi="Aptos" w:eastAsia="Aptos" w:cs="Aptos"/>
                <w:noProof w:val="0"/>
                <w:sz w:val="24"/>
                <w:szCs w:val="24"/>
                <w:lang w:val="pt-BR"/>
              </w:rPr>
            </w:rPrChange>
          </w:rPr>
          <w:t>, o usuário pode optar por:</w:t>
        </w:r>
      </w:ins>
    </w:p>
    <w:p w:rsidR="4375199C" w:rsidP="60453AAE" w:rsidRDefault="4375199C" w14:paraId="2780DC57" w14:textId="5BD2A893">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528208251"/>
          <w:rFonts w:ascii="Times New Roman" w:hAnsi="Times New Roman" w:eastAsia="Times New Roman" w:cs="Times New Roman"/>
          <w:i w:val="0"/>
          <w:iCs w:val="0"/>
          <w:noProof w:val="0"/>
          <w:sz w:val="24"/>
          <w:szCs w:val="24"/>
          <w:lang w:val="pt-BR"/>
          <w:rPrChange w:author="GUSTAVO DE OLIVEIRA REGO MORAIS" w:date="2025-08-08T20:33:17.056Z" w:id="472323239">
            <w:rPr>
              <w:ins w:author="GUSTAVO DE OLIVEIRA REGO MORAIS" w:date="2025-08-08T20:32:42.208Z" w16du:dateUtc="2025-08-08T20:32:42.208Z" w:id="1340935949"/>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485220973">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49Z" w:id="606312405">
              <w:rPr>
                <w:rFonts w:ascii="Aptos" w:hAnsi="Aptos" w:eastAsia="Aptos" w:cs="Aptos"/>
                <w:noProof w:val="0"/>
                <w:sz w:val="24"/>
                <w:szCs w:val="24"/>
                <w:lang w:val="pt-BR"/>
              </w:rPr>
            </w:rPrChange>
          </w:rPr>
          <w:t xml:space="preserve">Salvar o build, transicionando para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4Z" w:id="44740496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4Z" w:id="653273688">
              <w:rPr>
                <w:rFonts w:ascii="Consolas" w:hAnsi="Consolas" w:eastAsia="Consolas" w:cs="Consolas"/>
                <w:noProof w:val="0"/>
                <w:sz w:val="24"/>
                <w:szCs w:val="24"/>
                <w:lang w:val="pt-BR"/>
              </w:rPr>
            </w:rPrChange>
          </w:rPr>
          <w:t>SalvandoBuild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4Z" w:id="713662637">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4Z" w:id="665241882">
              <w:rPr>
                <w:rFonts w:ascii="Aptos" w:hAnsi="Aptos" w:eastAsia="Aptos" w:cs="Aptos"/>
                <w:noProof w:val="0"/>
                <w:sz w:val="24"/>
                <w:szCs w:val="24"/>
                <w:lang w:val="pt-BR"/>
              </w:rPr>
            </w:rPrChange>
          </w:rPr>
          <w:t xml:space="preserve"> com 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5Z" w:id="591233641">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5Z" w:id="63386960">
              <w:rPr>
                <w:rFonts w:ascii="Consolas" w:hAnsi="Consolas" w:eastAsia="Consolas" w:cs="Consolas"/>
                <w:noProof w:val="0"/>
                <w:sz w:val="24"/>
                <w:szCs w:val="24"/>
                <w:lang w:val="pt-BR"/>
              </w:rPr>
            </w:rPrChange>
          </w:rPr>
          <w:t>Usuario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5Z" w:id="1288432060">
              <w:rPr>
                <w:rFonts w:ascii="Consolas" w:hAnsi="Consolas" w:eastAsia="Consolas" w:cs="Consolas"/>
                <w:noProof w:val="0"/>
                <w:sz w:val="24"/>
                <w:szCs w:val="24"/>
                <w:lang w:val="pt-BR"/>
              </w:rPr>
            </w:rPrChange>
          </w:rPr>
          <w:t xml:space="preserve"> decide salvar / exportar (CU1)"</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6Z" w:id="263094304">
              <w:rPr>
                <w:rFonts w:ascii="Aptos" w:hAnsi="Aptos" w:eastAsia="Aptos" w:cs="Aptos"/>
                <w:noProof w:val="0"/>
                <w:sz w:val="24"/>
                <w:szCs w:val="24"/>
                <w:lang w:val="pt-BR"/>
              </w:rPr>
            </w:rPrChange>
          </w:rPr>
          <w:t>.</w:t>
        </w:r>
      </w:ins>
    </w:p>
    <w:p w:rsidR="4375199C" w:rsidP="60453AAE" w:rsidRDefault="4375199C" w14:paraId="1D349828" w14:textId="169431A1">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1623573086"/>
          <w:rFonts w:ascii="Times New Roman" w:hAnsi="Times New Roman" w:eastAsia="Times New Roman" w:cs="Times New Roman"/>
          <w:i w:val="0"/>
          <w:iCs w:val="0"/>
          <w:noProof w:val="0"/>
          <w:sz w:val="24"/>
          <w:szCs w:val="24"/>
          <w:lang w:val="pt-BR"/>
          <w:rPrChange w:author="GUSTAVO DE OLIVEIRA REGO MORAIS" w:date="2025-08-08T20:33:17.063Z" w:id="539295712">
            <w:rPr>
              <w:ins w:author="GUSTAVO DE OLIVEIRA REGO MORAIS" w:date="2025-08-08T20:32:42.208Z" w16du:dateUtc="2025-08-08T20:32:42.208Z" w:id="2104687503"/>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538698183">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57Z" w:id="2025536952">
              <w:rPr>
                <w:rFonts w:ascii="Aptos" w:hAnsi="Aptos" w:eastAsia="Aptos" w:cs="Aptos"/>
                <w:noProof w:val="0"/>
                <w:sz w:val="24"/>
                <w:szCs w:val="24"/>
                <w:lang w:val="pt-BR"/>
              </w:rPr>
            </w:rPrChange>
          </w:rPr>
          <w:t xml:space="preserve">Editar o build, transicionando para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8Z" w:id="149411709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8Z" w:id="1104658284">
              <w:rPr>
                <w:rFonts w:ascii="Consolas" w:hAnsi="Consolas" w:eastAsia="Consolas" w:cs="Consolas"/>
                <w:noProof w:val="0"/>
                <w:sz w:val="24"/>
                <w:szCs w:val="24"/>
                <w:lang w:val="pt-BR"/>
              </w:rPr>
            </w:rPrChange>
          </w:rPr>
          <w:t>AjustandoBuild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8Z" w:id="48136722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8Z" w:id="1984210452">
              <w:rPr>
                <w:rFonts w:ascii="Aptos" w:hAnsi="Aptos" w:eastAsia="Aptos" w:cs="Aptos"/>
                <w:noProof w:val="0"/>
                <w:sz w:val="24"/>
                <w:szCs w:val="24"/>
                <w:lang w:val="pt-BR"/>
              </w:rPr>
            </w:rPrChange>
          </w:rPr>
          <w:t xml:space="preserve"> com o evento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9Z" w:id="1876683271">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9Z" w:id="1966783220">
              <w:rPr>
                <w:rFonts w:ascii="Consolas" w:hAnsi="Consolas" w:eastAsia="Consolas" w:cs="Consolas"/>
                <w:noProof w:val="0"/>
                <w:sz w:val="24"/>
                <w:szCs w:val="24"/>
                <w:lang w:val="pt-BR"/>
              </w:rPr>
            </w:rPrChange>
          </w:rPr>
          <w:t>Usuario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299Z" w:id="791952175">
              <w:rPr>
                <w:rFonts w:ascii="Consolas" w:hAnsi="Consolas" w:eastAsia="Consolas" w:cs="Consolas"/>
                <w:noProof w:val="0"/>
                <w:sz w:val="24"/>
                <w:szCs w:val="24"/>
                <w:lang w:val="pt-BR"/>
              </w:rPr>
            </w:rPrChange>
          </w:rPr>
          <w:t xml:space="preserve"> decide editar (CU4)"</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Z" w:id="2075174872">
              <w:rPr>
                <w:rFonts w:ascii="Aptos" w:hAnsi="Aptos" w:eastAsia="Aptos" w:cs="Aptos"/>
                <w:noProof w:val="0"/>
                <w:sz w:val="24"/>
                <w:szCs w:val="24"/>
                <w:lang w:val="pt-BR"/>
              </w:rPr>
            </w:rPrChange>
          </w:rPr>
          <w:t>.</w:t>
        </w:r>
      </w:ins>
    </w:p>
    <w:p w:rsidR="4375199C" w:rsidP="60453AAE" w:rsidRDefault="4375199C" w14:paraId="649956FC" w14:textId="60E53F18">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06225487"/>
          <w:rFonts w:ascii="Times New Roman" w:hAnsi="Times New Roman" w:eastAsia="Times New Roman" w:cs="Times New Roman"/>
          <w:i w:val="0"/>
          <w:iCs w:val="0"/>
          <w:noProof w:val="0"/>
          <w:sz w:val="24"/>
          <w:szCs w:val="24"/>
          <w:lang w:val="pt-BR"/>
          <w:rPrChange w:author="GUSTAVO DE OLIVEIRA REGO MORAIS" w:date="2025-08-08T20:33:17.075Z" w:id="1600686612">
            <w:rPr>
              <w:ins w:author="GUSTAVO DE OLIVEIRA REGO MORAIS" w:date="2025-08-08T20:32:42.208Z" w16du:dateUtc="2025-08-08T20:32:42.208Z" w:id="619073796"/>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671217331">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65Z" w:id="356213148">
              <w:rPr>
                <w:rFonts w:ascii="Aptos" w:hAnsi="Aptos" w:eastAsia="Aptos" w:cs="Aptos"/>
                <w:noProof w:val="0"/>
                <w:sz w:val="24"/>
                <w:szCs w:val="24"/>
                <w:lang w:val="pt-BR"/>
              </w:rPr>
            </w:rPrChange>
          </w:rPr>
          <w:t xml:space="preserve">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1Z" w:id="1320535510">
              <w:rPr>
                <w:rFonts w:ascii="Aptos" w:hAnsi="Aptos" w:eastAsia="Aptos" w:cs="Aptos"/>
                <w:noProof w:val="0"/>
                <w:sz w:val="24"/>
                <w:szCs w:val="24"/>
                <w:lang w:val="pt-BR"/>
              </w:rPr>
            </w:rPrChange>
          </w:rPr>
          <w:t>sub-estado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1Z" w:id="590238053">
              <w:rPr>
                <w:rFonts w:ascii="Aptos" w:hAnsi="Aptos" w:eastAsia="Aptos" w:cs="Aptos"/>
                <w:noProof w:val="0"/>
                <w:sz w:val="24"/>
                <w:szCs w:val="24"/>
                <w:lang w:val="pt-BR"/>
              </w:rPr>
            </w:rPrChange>
          </w:rPr>
          <w:t xml:space="preserv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1Z" w:id="1733341972">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1Z" w:id="1613684533">
              <w:rPr>
                <w:rFonts w:ascii="Consolas" w:hAnsi="Consolas" w:eastAsia="Consolas" w:cs="Consolas"/>
                <w:noProof w:val="0"/>
                <w:sz w:val="24"/>
                <w:szCs w:val="24"/>
                <w:lang w:val="pt-BR"/>
              </w:rPr>
            </w:rPrChange>
          </w:rPr>
          <w:t>AjustandoBuild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1Z" w:id="208744600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2Z" w:id="507024874">
              <w:rPr>
                <w:rFonts w:ascii="Aptos" w:hAnsi="Aptos" w:eastAsia="Aptos" w:cs="Aptos"/>
                <w:noProof w:val="0"/>
                <w:sz w:val="24"/>
                <w:szCs w:val="24"/>
                <w:lang w:val="pt-BR"/>
              </w:rPr>
            </w:rPrChange>
          </w:rPr>
          <w:t xml:space="preserve"> possui um loop de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2Z" w:id="1533072991">
              <w:rPr>
                <w:rFonts w:ascii="Aptos" w:hAnsi="Aptos" w:eastAsia="Aptos" w:cs="Aptos"/>
                <w:noProof w:val="0"/>
                <w:sz w:val="24"/>
                <w:szCs w:val="24"/>
                <w:lang w:val="pt-BR"/>
              </w:rPr>
            </w:rPrChange>
          </w:rPr>
          <w:t>auto-retorno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2Z" w:id="1452552736">
              <w:rPr>
                <w:rFonts w:ascii="Aptos" w:hAnsi="Aptos" w:eastAsia="Aptos" w:cs="Aptos"/>
                <w:noProof w:val="0"/>
                <w:sz w:val="24"/>
                <w:szCs w:val="24"/>
                <w:lang w:val="pt-BR"/>
              </w:rPr>
            </w:rPrChange>
          </w:rPr>
          <w:t xml:space="preserve"> até que 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3Z" w:id="1432020140">
              <w:rPr>
                <w:rFonts w:ascii="Consolas" w:hAnsi="Consolas" w:eastAsia="Consolas" w:cs="Consolas"/>
                <w:noProof w:val="0"/>
                <w:sz w:val="24"/>
                <w:szCs w:val="24"/>
                <w:lang w:val="pt-BR"/>
              </w:rPr>
            </w:rPrChange>
          </w:rPr>
          <w:t>"Ajuste concluído"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4Z" w:id="1649482162">
              <w:rPr>
                <w:rFonts w:ascii="Aptos" w:hAnsi="Aptos" w:eastAsia="Aptos" w:cs="Aptos"/>
                <w:noProof w:val="0"/>
                <w:sz w:val="24"/>
                <w:szCs w:val="24"/>
                <w:lang w:val="pt-BR"/>
              </w:rPr>
            </w:rPrChange>
          </w:rPr>
          <w:t>.</w:t>
        </w:r>
      </w:ins>
    </w:p>
    <w:p w:rsidR="4375199C" w:rsidP="60453AAE" w:rsidRDefault="4375199C" w14:paraId="496953D8" w14:textId="1646B485">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412539744"/>
          <w:rFonts w:ascii="Times New Roman" w:hAnsi="Times New Roman" w:eastAsia="Times New Roman" w:cs="Times New Roman"/>
          <w:i w:val="0"/>
          <w:iCs w:val="0"/>
          <w:noProof w:val="0"/>
          <w:sz w:val="24"/>
          <w:szCs w:val="24"/>
          <w:lang w:val="pt-BR"/>
          <w:rPrChange w:author="GUSTAVO DE OLIVEIRA REGO MORAIS" w:date="2025-08-08T20:33:17.086Z" w:id="1821068436">
            <w:rPr>
              <w:ins w:author="GUSTAVO DE OLIVEIRA REGO MORAIS" w:date="2025-08-08T20:32:42.208Z" w16du:dateUtc="2025-08-08T20:32:42.208Z" w:id="1868816573"/>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2126298994">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76Z" w:id="170811598">
              <w:rPr>
                <w:rFonts w:ascii="Aptos" w:hAnsi="Aptos" w:eastAsia="Aptos" w:cs="Aptos"/>
                <w:noProof w:val="0"/>
                <w:sz w:val="24"/>
                <w:szCs w:val="24"/>
                <w:lang w:val="pt-BR"/>
              </w:rPr>
            </w:rPrChange>
          </w:rPr>
          <w:t xml:space="preserve">Os estados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6Z" w:id="405819654">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6Z" w:id="2107807938">
              <w:rPr>
                <w:rFonts w:ascii="Consolas" w:hAnsi="Consolas" w:eastAsia="Consolas" w:cs="Consolas"/>
                <w:noProof w:val="0"/>
                <w:sz w:val="24"/>
                <w:szCs w:val="24"/>
                <w:lang w:val="pt-BR"/>
              </w:rPr>
            </w:rPrChange>
          </w:rPr>
          <w:t>SalvandoBuild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6Z" w:id="290347533">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7Z" w:id="452104696">
              <w:rPr>
                <w:rFonts w:ascii="Aptos" w:hAnsi="Aptos" w:eastAsia="Aptos" w:cs="Aptos"/>
                <w:noProof w:val="0"/>
                <w:sz w:val="24"/>
                <w:szCs w:val="24"/>
                <w:lang w:val="pt-BR"/>
              </w:rPr>
            </w:rPrChange>
          </w:rPr>
          <w:t xml:space="preserve"> 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7Z" w:id="1655713495">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7Z" w:id="489352492">
              <w:rPr>
                <w:rFonts w:ascii="Consolas" w:hAnsi="Consolas" w:eastAsia="Consolas" w:cs="Consolas"/>
                <w:noProof w:val="0"/>
                <w:sz w:val="24"/>
                <w:szCs w:val="24"/>
                <w:lang w:val="pt-BR"/>
              </w:rPr>
            </w:rPrChange>
          </w:rPr>
          <w:t>AjustandoBuild</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7Z" w:id="493728387">
              <w:rPr>
                <w:rFonts w:ascii="Consolas" w:hAnsi="Consolas" w:eastAsia="Consolas" w:cs="Consolas"/>
                <w:noProof w:val="0"/>
                <w:sz w:val="24"/>
                <w:szCs w:val="24"/>
                <w:lang w:val="pt-BR"/>
              </w:rPr>
            </w:rPrChange>
          </w:rPr>
          <w:t>"</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8Z" w:id="485216639">
              <w:rPr>
                <w:rFonts w:ascii="Aptos" w:hAnsi="Aptos" w:eastAsia="Aptos" w:cs="Aptos"/>
                <w:noProof w:val="0"/>
                <w:sz w:val="24"/>
                <w:szCs w:val="24"/>
                <w:lang w:val="pt-BR"/>
              </w:rPr>
            </w:rPrChange>
          </w:rPr>
          <w:t xml:space="preserve"> convergem para o estado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09Z" w:id="759600679">
              <w:rPr>
                <w:rFonts w:ascii="Consolas" w:hAnsi="Consolas" w:eastAsia="Consolas" w:cs="Consolas"/>
                <w:noProof w:val="0"/>
                <w:sz w:val="24"/>
                <w:szCs w:val="24"/>
                <w:lang w:val="pt-BR"/>
              </w:rPr>
            </w:rPrChange>
          </w:rPr>
          <w:t>"Finalizado"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1Z" w:id="1843896217">
              <w:rPr>
                <w:rFonts w:ascii="Aptos" w:hAnsi="Aptos" w:eastAsia="Aptos" w:cs="Aptos"/>
                <w:noProof w:val="0"/>
                <w:sz w:val="24"/>
                <w:szCs w:val="24"/>
                <w:lang w:val="pt-BR"/>
              </w:rPr>
            </w:rPrChange>
          </w:rPr>
          <w:t>, que representa o encerramento da interação com o build.</w:t>
        </w:r>
      </w:ins>
    </w:p>
    <w:p w:rsidR="4375199C" w:rsidP="60453AAE" w:rsidRDefault="4375199C" w14:paraId="2E13B07A" w14:textId="0A81FBA9">
      <w:pPr>
        <w:keepNext w:val="0"/>
        <w:keepLines w:val="0"/>
        <w:bidi w:val="0"/>
        <w:spacing w:before="120" w:beforeAutospacing="off" w:after="120" w:afterAutospacing="off" w:line="360" w:lineRule="auto"/>
        <w:ind w:firstLine="708"/>
        <w:jc w:val="both"/>
        <w:rPr>
          <w:ins w:author="GUSTAVO DE OLIVEIRA REGO MORAIS" w:date="2025-08-08T20:31:20.49Z" w16du:dateUtc="2025-08-08T20:31:20.49Z" w:id="641446870"/>
          <w:rFonts w:ascii="Times New Roman" w:hAnsi="Times New Roman" w:eastAsia="Times New Roman" w:cs="Times New Roman"/>
          <w:i w:val="0"/>
          <w:iCs w:val="0"/>
          <w:noProof w:val="0"/>
          <w:sz w:val="24"/>
          <w:szCs w:val="24"/>
          <w:lang w:val="pt-BR"/>
          <w:rPrChange w:author="GUSTAVO DE OLIVEIRA REGO MORAIS" w:date="2025-08-08T20:33:17.089Z" w:id="1621343082">
            <w:rPr>
              <w:ins w:author="GUSTAVO DE OLIVEIRA REGO MORAIS" w:date="2025-08-08T20:31:20.49Z" w16du:dateUtc="2025-08-08T20:31:20.49Z" w:id="479426923"/>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4:27.938Z">
          <w:pPr>
            <w:numPr>
              <w:ilvl w:val="0"/>
              <w:numId w:val="103"/>
            </w:numPr>
            <w:bidi w:val="0"/>
          </w:pPr>
        </w:pPrChange>
      </w:pPr>
      <w:ins w:author="GUSTAVO DE OLIVEIRA REGO MORAIS" w:date="2025-08-08T20:32:42.209Z" w:id="646781303">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7.087Z" w:id="141557073">
              <w:rPr>
                <w:rFonts w:ascii="Aptos" w:hAnsi="Aptos" w:eastAsia="Aptos" w:cs="Aptos"/>
                <w:noProof w:val="0"/>
                <w:sz w:val="24"/>
                <w:szCs w:val="24"/>
                <w:lang w:val="pt-BR"/>
              </w:rPr>
            </w:rPrChange>
          </w:rPr>
          <w:t xml:space="preserve">A transição final para o nó final do diagrama ocorre a partir do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11Z" w:id="819277821">
              <w:rPr>
                <w:rFonts w:ascii="Aptos" w:hAnsi="Aptos" w:eastAsia="Aptos" w:cs="Aptos"/>
                <w:noProof w:val="0"/>
                <w:sz w:val="24"/>
                <w:szCs w:val="24"/>
                <w:lang w:val="pt-BR"/>
              </w:rPr>
            </w:rPrChange>
          </w:rPr>
          <w:t>sub-estado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11Z" w:id="1617755632">
              <w:rPr>
                <w:rFonts w:ascii="Aptos" w:hAnsi="Aptos" w:eastAsia="Aptos" w:cs="Aptos"/>
                <w:noProof w:val="0"/>
                <w:sz w:val="24"/>
                <w:szCs w:val="24"/>
                <w:lang w:val="pt-BR"/>
              </w:rPr>
            </w:rPrChange>
          </w:rPr>
          <w:t xml:space="preserve"> </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12Z" w:id="360350466">
              <w:rPr>
                <w:rFonts w:ascii="Consolas" w:hAnsi="Consolas" w:eastAsia="Consolas" w:cs="Consolas"/>
                <w:noProof w:val="0"/>
                <w:sz w:val="24"/>
                <w:szCs w:val="24"/>
                <w:lang w:val="pt-BR"/>
              </w:rPr>
            </w:rPrChange>
          </w:rPr>
          <w:t>"Finalizado"</w:t>
        </w:r>
        <w:r w:rsidRPr="60453AAE" w:rsidR="4375199C">
          <w:rPr>
            <w:rFonts w:ascii="Times New Roman" w:hAnsi="Times New Roman" w:eastAsia="Times New Roman" w:cs="Times New Roman"/>
            <w:i w:val="0"/>
            <w:iCs w:val="0"/>
            <w:noProof w:val="0"/>
            <w:sz w:val="24"/>
            <w:szCs w:val="24"/>
            <w:lang w:val="pt-BR"/>
            <w:rPrChange w:author="GUSTAVO DE OLIVEIRA REGO MORAIS" w:date="2025-08-08T20:33:12.312Z" w:id="1753220866">
              <w:rPr>
                <w:rFonts w:ascii="Aptos" w:hAnsi="Aptos" w:eastAsia="Aptos" w:cs="Aptos"/>
                <w:noProof w:val="0"/>
                <w:sz w:val="24"/>
                <w:szCs w:val="24"/>
                <w:lang w:val="pt-BR"/>
              </w:rPr>
            </w:rPrChange>
          </w:rPr>
          <w:t>.</w:t>
        </w:r>
      </w:ins>
    </w:p>
    <w:p w:rsidR="4375199C" w:rsidP="60453AAE" w:rsidRDefault="4375199C" w14:paraId="08D7BEDC" w14:textId="548D4014">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7:30.975Z" w16du:dateUtc="2025-08-08T20:37:30.975Z" w:id="516097827"/>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29.306Z">
          <w:pPr>
            <w:pStyle w:val="Heading3"/>
            <w:keepNext w:val="1"/>
            <w:keepLines w:val="1"/>
            <w:bidi w:val="0"/>
          </w:pPr>
        </w:pPrChange>
      </w:pPr>
      <w:ins w:author="GUSTAVO DE OLIVEIRA REGO MORAIS" w:date="2025-08-08T20:31:33.711Z" w:id="477654016">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32:04.932Z" w:id="372738862">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4</w:t>
        </w:r>
      </w:ins>
      <w:ins w:author="GUSTAVO DE OLIVEIRA REGO MORAIS" w:date="2025-08-08T20:31:33.711Z" w:id="1199606690">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w:t>
        </w:r>
        <w:r w:rsidRPr="60453AAE" w:rsidR="4375199C">
          <w:rPr>
            <w:rFonts w:ascii="Times New Roman" w:hAnsi="Times New Roman" w:eastAsia="Times New Roman" w:cs="Times New Roman"/>
            <w:b w:val="1"/>
            <w:bCs w:val="1"/>
            <w:i w:val="0"/>
            <w:iCs w:val="0"/>
            <w:noProof w:val="0"/>
            <w:sz w:val="24"/>
            <w:szCs w:val="24"/>
            <w:lang w:val="pt-BR"/>
          </w:rPr>
          <w:t xml:space="preserve"> do Diagrama de Estados </w:t>
        </w:r>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Sistema de Refrigeração</w:t>
        </w:r>
      </w:ins>
    </w:p>
    <w:p w:rsidR="3489CF41" w:rsidP="60453AAE" w:rsidRDefault="3489CF41" w14:paraId="4373C2E0" w14:textId="266AB744">
      <w:pPr>
        <w:bidi w:val="0"/>
        <w:spacing w:before="240" w:beforeAutospacing="off" w:after="240" w:afterAutospacing="off" w:line="360" w:lineRule="auto"/>
        <w:ind w:firstLine="708"/>
        <w:jc w:val="both"/>
        <w:rPr>
          <w:ins w:author="GUSTAVO DE OLIVEIRA REGO MORAIS" w:date="2025-08-08T20:38:31.976Z" w16du:dateUtc="2025-08-08T20:38:31.976Z" w:id="1206451148"/>
          <w:rFonts w:ascii="Times New Roman" w:hAnsi="Times New Roman" w:eastAsia="Times New Roman" w:cs="Times New Roman"/>
          <w:i w:val="0"/>
          <w:iCs w:val="0"/>
          <w:noProof w:val="0"/>
          <w:sz w:val="24"/>
          <w:szCs w:val="24"/>
          <w:lang w:val="pt-BR"/>
          <w:rPrChange w:author="GUSTAVO DE OLIVEIRA REGO MORAIS" w:date="2025-08-08T20:38:55.427Z" w:id="1419516319">
            <w:rPr>
              <w:ins w:author="GUSTAVO DE OLIVEIRA REGO MORAIS" w:date="2025-08-08T20:38:31.976Z" w16du:dateUtc="2025-08-08T20:38:31.976Z" w:id="248126005"/>
              <w:rFonts w:ascii="Aptos" w:hAnsi="Aptos" w:eastAsia="Aptos" w:cs="Aptos"/>
              <w:noProof w:val="0"/>
              <w:sz w:val="24"/>
              <w:szCs w:val="24"/>
              <w:lang w:val="pt-BR"/>
            </w:rPr>
          </w:rPrChange>
        </w:rPr>
        <w:pPrChange w:author="GUSTAVO DE OLIVEIRA REGO MORAIS" w:date="2025-08-08T20:39:03.041Z">
          <w:pPr>
            <w:bidi w:val="0"/>
          </w:pPr>
        </w:pPrChange>
      </w:pPr>
      <w:ins w:author="GUSTAVO DE OLIVEIRA REGO MORAIS" w:date="2025-08-08T20:38:31.976Z" w:id="651048964">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426Z" w:id="55040703">
              <w:rPr>
                <w:rFonts w:ascii="Aptos" w:hAnsi="Aptos" w:eastAsia="Aptos" w:cs="Aptos"/>
                <w:noProof w:val="0"/>
                <w:sz w:val="24"/>
                <w:szCs w:val="24"/>
                <w:lang w:val="pt-BR"/>
              </w:rPr>
            </w:rPrChange>
          </w:rPr>
          <w:t>O diagrama de estados modela o comportamento de um sistema de recomendação de soluções térmicas, desde a solicitação inicial do usuário até a finalização do processo. Ele detalha as transições entre os estados, incluindo ciclos de validação e feedback.</w:t>
        </w:r>
      </w:ins>
    </w:p>
    <w:p w:rsidR="3489CF41" w:rsidP="60453AAE" w:rsidRDefault="3489CF41" w14:paraId="68BFAD0D" w14:textId="40A91044">
      <w:pPr>
        <w:pStyle w:val="Heading4"/>
        <w:bidi w:val="0"/>
        <w:spacing w:before="319" w:beforeAutospacing="off" w:after="319" w:afterAutospacing="off" w:line="360" w:lineRule="auto"/>
        <w:jc w:val="both"/>
        <w:rPr>
          <w:ins w:author="GUSTAVO DE OLIVEIRA REGO MORAIS" w:date="2025-08-08T20:38:31.976Z" w16du:dateUtc="2025-08-08T20:38:31.976Z" w:id="1905375637"/>
          <w:rFonts w:ascii="Times New Roman" w:hAnsi="Times New Roman" w:eastAsia="Times New Roman" w:cs="Times New Roman"/>
          <w:b w:val="1"/>
          <w:bCs w:val="1"/>
          <w:i w:val="0"/>
          <w:iCs w:val="0"/>
          <w:noProof w:val="0"/>
          <w:sz w:val="24"/>
          <w:szCs w:val="24"/>
          <w:lang w:val="pt-BR"/>
          <w:rPrChange w:author="GUSTAVO DE OLIVEIRA REGO MORAIS" w:date="2025-08-08T20:38:55.428Z" w:id="255196162">
            <w:rPr>
              <w:ins w:author="GUSTAVO DE OLIVEIRA REGO MORAIS" w:date="2025-08-08T20:38:31.976Z" w16du:dateUtc="2025-08-08T20:38:31.976Z" w:id="1407944189"/>
              <w:rFonts w:ascii="Aptos" w:hAnsi="Aptos" w:eastAsia="Aptos" w:cs="Aptos"/>
              <w:b w:val="1"/>
              <w:bCs w:val="1"/>
              <w:noProof w:val="0"/>
              <w:sz w:val="24"/>
              <w:szCs w:val="24"/>
              <w:lang w:val="pt-BR"/>
            </w:rPr>
          </w:rPrChange>
        </w:rPr>
        <w:pPrChange w:author="GUSTAVO DE OLIVEIRA REGO MORAIS" w:date="2025-08-08T20:38:53.357Z">
          <w:pPr>
            <w:bidi w:val="0"/>
          </w:pPr>
        </w:pPrChange>
      </w:pPr>
      <w:ins w:author="GUSTAVO DE OLIVEIRA REGO MORAIS" w:date="2025-08-08T20:38:31.976Z" w:id="92772445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27Z" w:id="1107616671">
              <w:rPr>
                <w:rFonts w:ascii="Aptos" w:hAnsi="Aptos" w:eastAsia="Aptos" w:cs="Aptos"/>
                <w:b w:val="1"/>
                <w:bCs w:val="1"/>
                <w:noProof w:val="0"/>
                <w:sz w:val="24"/>
                <w:szCs w:val="24"/>
                <w:lang w:val="pt-BR"/>
              </w:rPr>
            </w:rPrChange>
          </w:rPr>
          <w:t>Estados e Transições Principais</w:t>
        </w:r>
      </w:ins>
    </w:p>
    <w:p w:rsidR="3489CF41" w:rsidP="60453AAE" w:rsidRDefault="3489CF41" w14:paraId="01A4C0D4" w14:textId="3CD6AF22">
      <w:pPr>
        <w:bidi w:val="0"/>
        <w:spacing w:before="240" w:beforeAutospacing="off" w:after="240" w:afterAutospacing="off" w:line="360" w:lineRule="auto"/>
        <w:ind w:firstLine="708"/>
        <w:jc w:val="both"/>
        <w:rPr>
          <w:ins w:author="GUSTAVO DE OLIVEIRA REGO MORAIS" w:date="2025-08-08T20:38:31.976Z" w16du:dateUtc="2025-08-08T20:38:31.976Z" w:id="1215207589"/>
          <w:rFonts w:ascii="Times New Roman" w:hAnsi="Times New Roman" w:eastAsia="Times New Roman" w:cs="Times New Roman"/>
          <w:i w:val="0"/>
          <w:iCs w:val="0"/>
          <w:noProof w:val="0"/>
          <w:sz w:val="24"/>
          <w:szCs w:val="24"/>
          <w:lang w:val="pt-BR"/>
          <w:rPrChange w:author="GUSTAVO DE OLIVEIRA REGO MORAIS" w:date="2025-08-08T20:38:55.44Z" w:id="1465925943">
            <w:rPr>
              <w:ins w:author="GUSTAVO DE OLIVEIRA REGO MORAIS" w:date="2025-08-08T20:38:31.976Z" w16du:dateUtc="2025-08-08T20:38:31.976Z" w:id="984081520"/>
              <w:rFonts w:ascii="Aptos" w:hAnsi="Aptos" w:eastAsia="Aptos" w:cs="Aptos"/>
              <w:noProof w:val="0"/>
              <w:sz w:val="24"/>
              <w:szCs w:val="24"/>
              <w:lang w:val="pt-BR"/>
            </w:rPr>
          </w:rPrChange>
        </w:rPr>
        <w:pPrChange w:author="GUSTAVO DE OLIVEIRA REGO MORAIS" w:date="2025-08-08T20:39:04.513Z">
          <w:pPr>
            <w:bidi w:val="0"/>
          </w:pPr>
        </w:pPrChange>
      </w:pPr>
      <w:ins w:author="GUSTAVO DE OLIVEIRA REGO MORAIS" w:date="2025-08-08T20:38:31.976Z" w:id="1435118232">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429Z" w:id="1280066548">
              <w:rPr>
                <w:rFonts w:ascii="Aptos" w:hAnsi="Aptos" w:eastAsia="Aptos" w:cs="Aptos"/>
                <w:noProof w:val="0"/>
                <w:sz w:val="24"/>
                <w:szCs w:val="24"/>
                <w:lang w:val="pt-BR"/>
              </w:rPr>
            </w:rPrChange>
          </w:rPr>
          <w:t xml:space="preserve">O processo se inicia no nó inicial, levando ao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3Z" w:id="1536423312">
              <w:rPr>
                <w:rFonts w:ascii="Consolas" w:hAnsi="Consolas" w:eastAsia="Consolas" w:cs="Consolas"/>
                <w:noProof w:val="0"/>
                <w:sz w:val="24"/>
                <w:szCs w:val="24"/>
                <w:lang w:val="pt-BR"/>
              </w:rPr>
            </w:rPrChange>
          </w:rPr>
          <w:t xml:space="preserve">"Aguardando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3Z" w:id="335990871">
              <w:rPr>
                <w:rFonts w:ascii="Consolas" w:hAnsi="Consolas" w:eastAsia="Consolas" w:cs="Consolas"/>
                <w:noProof w:val="0"/>
                <w:sz w:val="24"/>
                <w:szCs w:val="24"/>
                <w:lang w:val="pt-BR"/>
              </w:rPr>
            </w:rPrChange>
          </w:rPr>
          <w:t>solicitacao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3Z" w:id="1931108532">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4Z" w:id="1618774521">
              <w:rPr>
                <w:rFonts w:ascii="Aptos" w:hAnsi="Aptos" w:eastAsia="Aptos" w:cs="Aptos"/>
                <w:noProof w:val="0"/>
                <w:sz w:val="24"/>
                <w:szCs w:val="24"/>
                <w:lang w:val="pt-BR"/>
              </w:rPr>
            </w:rPrChange>
          </w:rPr>
          <w:t xml:space="preserve">. A transição para 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4Z" w:id="1089208215">
              <w:rPr>
                <w:rFonts w:ascii="Consolas" w:hAnsi="Consolas" w:eastAsia="Consolas" w:cs="Consolas"/>
                <w:noProof w:val="0"/>
                <w:sz w:val="24"/>
                <w:szCs w:val="24"/>
                <w:lang w:val="pt-BR"/>
              </w:rPr>
            </w:rPrChange>
          </w:rPr>
          <w:t>"Coletando dados"</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5Z" w:id="1930402021">
              <w:rPr>
                <w:rFonts w:ascii="Aptos" w:hAnsi="Aptos" w:eastAsia="Aptos" w:cs="Aptos"/>
                <w:noProof w:val="0"/>
                <w:sz w:val="24"/>
                <w:szCs w:val="24"/>
                <w:lang w:val="pt-BR"/>
              </w:rPr>
            </w:rPrChange>
          </w:rPr>
          <w:t xml:space="preserve"> é disparada pelo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6Z" w:id="650161266">
              <w:rPr>
                <w:rFonts w:ascii="Consolas" w:hAnsi="Consolas" w:eastAsia="Consolas" w:cs="Consolas"/>
                <w:noProof w:val="0"/>
                <w:sz w:val="24"/>
                <w:szCs w:val="24"/>
                <w:lang w:val="pt-BR"/>
              </w:rPr>
            </w:rPrChange>
          </w:rPr>
          <w:t xml:space="preserve">"Solicita a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6Z" w:id="494238436">
              <w:rPr>
                <w:rFonts w:ascii="Consolas" w:hAnsi="Consolas" w:eastAsia="Consolas" w:cs="Consolas"/>
                <w:noProof w:val="0"/>
                <w:sz w:val="24"/>
                <w:szCs w:val="24"/>
                <w:lang w:val="pt-BR"/>
              </w:rPr>
            </w:rPrChange>
          </w:rPr>
          <w:t>recomendacao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6Z" w:id="2017259060">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7Z" w:id="1908334432">
              <w:rPr>
                <w:rFonts w:ascii="Aptos" w:hAnsi="Aptos" w:eastAsia="Aptos" w:cs="Aptos"/>
                <w:noProof w:val="0"/>
                <w:sz w:val="24"/>
                <w:szCs w:val="24"/>
                <w:lang w:val="pt-BR"/>
              </w:rPr>
            </w:rPrChange>
          </w:rPr>
          <w:t>. A partir daí, o fluxo segue uma sequência de processamento e validação:</w:t>
        </w:r>
      </w:ins>
    </w:p>
    <w:p w:rsidR="3489CF41" w:rsidP="60453AAE" w:rsidRDefault="3489CF41" w14:paraId="51AC63F3" w14:textId="65212779">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1733301025"/>
          <w:rFonts w:ascii="Times New Roman" w:hAnsi="Times New Roman" w:eastAsia="Times New Roman" w:cs="Times New Roman"/>
          <w:i w:val="0"/>
          <w:iCs w:val="0"/>
          <w:noProof w:val="0"/>
          <w:sz w:val="24"/>
          <w:szCs w:val="24"/>
          <w:lang w:val="pt-BR"/>
          <w:rPrChange w:author="GUSTAVO DE OLIVEIRA REGO MORAIS" w:date="2025-08-08T20:38:55.45Z" w:id="382279788">
            <w:rPr>
              <w:ins w:author="GUSTAVO DE OLIVEIRA REGO MORAIS" w:date="2025-08-08T20:38:31.976Z" w16du:dateUtc="2025-08-08T20:38:31.976Z" w:id="780165744"/>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119095170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42Z" w:id="865142379">
              <w:rPr>
                <w:rFonts w:ascii="Aptos" w:hAnsi="Aptos" w:eastAsia="Aptos" w:cs="Aptos"/>
                <w:b w:val="1"/>
                <w:bCs w:val="1"/>
                <w:noProof w:val="0"/>
                <w:sz w:val="24"/>
                <w:szCs w:val="24"/>
                <w:lang w:val="pt-BR"/>
              </w:rPr>
            </w:rPrChange>
          </w:rPr>
          <w:t>Coleta e Processamento: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8Z" w:id="967269060">
              <w:rPr>
                <w:rFonts w:ascii="Aptos" w:hAnsi="Aptos" w:eastAsia="Aptos" w:cs="Aptos"/>
                <w:noProof w:val="0"/>
                <w:sz w:val="24"/>
                <w:szCs w:val="24"/>
                <w:lang w:val="pt-BR"/>
              </w:rPr>
            </w:rPrChange>
          </w:rPr>
          <w:t xml:space="preserve"> Após os dados serem validados, o sistema passa pelos estados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09Z" w:id="198341472">
              <w:rPr>
                <w:rFonts w:ascii="Consolas" w:hAnsi="Consolas" w:eastAsia="Consolas" w:cs="Consolas"/>
                <w:noProof w:val="0"/>
                <w:sz w:val="24"/>
                <w:szCs w:val="24"/>
                <w:lang w:val="pt-BR"/>
              </w:rPr>
            </w:rPrChange>
          </w:rPr>
          <w:t>"Interpretando ambiente"</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Z" w:id="1189492765">
              <w:rPr>
                <w:rFonts w:ascii="Aptos" w:hAnsi="Aptos" w:eastAsia="Aptos" w:cs="Aptos"/>
                <w:noProof w:val="0"/>
                <w:sz w:val="24"/>
                <w:szCs w:val="24"/>
                <w:lang w:val="pt-BR"/>
              </w:rPr>
            </w:rPrChange>
          </w:rPr>
          <w:t xml:space="preserve">,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Z" w:id="472146464">
              <w:rPr>
                <w:rFonts w:ascii="Consolas" w:hAnsi="Consolas" w:eastAsia="Consolas" w:cs="Consolas"/>
                <w:noProof w:val="0"/>
                <w:sz w:val="24"/>
                <w:szCs w:val="24"/>
                <w:lang w:val="pt-BR"/>
              </w:rPr>
            </w:rPrChange>
          </w:rPr>
          <w:t>"Calculando TDP"</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1Z" w:id="875363706">
              <w:rPr>
                <w:rFonts w:ascii="Aptos" w:hAnsi="Aptos" w:eastAsia="Aptos" w:cs="Aptos"/>
                <w:noProof w:val="0"/>
                <w:sz w:val="24"/>
                <w:szCs w:val="24"/>
                <w:lang w:val="pt-BR"/>
              </w:rPr>
            </w:rPrChange>
          </w:rPr>
          <w:t xml:space="preserve"> e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2Z" w:id="253946173">
              <w:rPr>
                <w:rFonts w:ascii="Consolas" w:hAnsi="Consolas" w:eastAsia="Consolas" w:cs="Consolas"/>
                <w:noProof w:val="0"/>
                <w:sz w:val="24"/>
                <w:szCs w:val="24"/>
                <w:lang w:val="pt-BR"/>
              </w:rPr>
            </w:rPrChange>
          </w:rPr>
          <w:t xml:space="preserve">"Gerando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2Z" w:id="911396001">
              <w:rPr>
                <w:rFonts w:ascii="Consolas" w:hAnsi="Consolas" w:eastAsia="Consolas" w:cs="Consolas"/>
                <w:noProof w:val="0"/>
                <w:sz w:val="24"/>
                <w:szCs w:val="24"/>
                <w:lang w:val="pt-BR"/>
              </w:rPr>
            </w:rPrChange>
          </w:rPr>
          <w:t>Recomendacoes</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2Z" w:id="2054255921">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3Z" w:id="1202216222">
              <w:rPr>
                <w:rFonts w:ascii="Aptos" w:hAnsi="Aptos" w:eastAsia="Aptos" w:cs="Aptos"/>
                <w:noProof w:val="0"/>
                <w:sz w:val="24"/>
                <w:szCs w:val="24"/>
                <w:lang w:val="pt-BR"/>
              </w:rPr>
            </w:rPrChange>
          </w:rPr>
          <w:t>, cada um representando uma etapa de análise e processamento da solicitação do usuário.</w:t>
        </w:r>
      </w:ins>
    </w:p>
    <w:p w:rsidR="3489CF41" w:rsidP="60453AAE" w:rsidRDefault="3489CF41" w14:paraId="7E30BF55" w14:textId="5628EB98">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990776281"/>
          <w:rFonts w:ascii="Times New Roman" w:hAnsi="Times New Roman" w:eastAsia="Times New Roman" w:cs="Times New Roman"/>
          <w:i w:val="0"/>
          <w:iCs w:val="0"/>
          <w:noProof w:val="0"/>
          <w:sz w:val="24"/>
          <w:szCs w:val="24"/>
          <w:lang w:val="pt-BR"/>
          <w:rPrChange w:author="GUSTAVO DE OLIVEIRA REGO MORAIS" w:date="2025-08-08T20:38:55.46Z" w:id="1684324223">
            <w:rPr>
              <w:ins w:author="GUSTAVO DE OLIVEIRA REGO MORAIS" w:date="2025-08-08T20:38:31.976Z" w16du:dateUtc="2025-08-08T20:38:31.976Z" w:id="812274253"/>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113039458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51Z" w:id="427979668">
              <w:rPr>
                <w:rFonts w:ascii="Aptos" w:hAnsi="Aptos" w:eastAsia="Aptos" w:cs="Aptos"/>
                <w:b w:val="1"/>
                <w:bCs w:val="1"/>
                <w:noProof w:val="0"/>
                <w:sz w:val="24"/>
                <w:szCs w:val="24"/>
                <w:lang w:val="pt-BR"/>
              </w:rPr>
            </w:rPrChange>
          </w:rPr>
          <w:t>Validação: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5Z" w:id="1982129217">
              <w:rPr>
                <w:rFonts w:ascii="Aptos" w:hAnsi="Aptos" w:eastAsia="Aptos" w:cs="Aptos"/>
                <w:noProof w:val="0"/>
                <w:sz w:val="24"/>
                <w:szCs w:val="24"/>
                <w:lang w:val="pt-BR"/>
              </w:rPr>
            </w:rPrChange>
          </w:rPr>
          <w:t xml:space="preserve"> A transição para 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5Z" w:id="601267572">
              <w:rPr>
                <w:rFonts w:ascii="Consolas" w:hAnsi="Consolas" w:eastAsia="Consolas" w:cs="Consolas"/>
                <w:noProof w:val="0"/>
                <w:sz w:val="24"/>
                <w:szCs w:val="24"/>
                <w:lang w:val="pt-BR"/>
              </w:rPr>
            </w:rPrChange>
          </w:rPr>
          <w:t xml:space="preserve">"Validando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5Z" w:id="1502172001">
              <w:rPr>
                <w:rFonts w:ascii="Consolas" w:hAnsi="Consolas" w:eastAsia="Consolas" w:cs="Consolas"/>
                <w:noProof w:val="0"/>
                <w:sz w:val="24"/>
                <w:szCs w:val="24"/>
                <w:lang w:val="pt-BR"/>
              </w:rPr>
            </w:rPrChange>
          </w:rPr>
          <w:t>Solucao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5Z" w:id="1454239453">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6Z" w:id="952514642">
              <w:rPr>
                <w:rFonts w:ascii="Aptos" w:hAnsi="Aptos" w:eastAsia="Aptos" w:cs="Aptos"/>
                <w:noProof w:val="0"/>
                <w:sz w:val="24"/>
                <w:szCs w:val="24"/>
                <w:lang w:val="pt-BR"/>
              </w:rPr>
            </w:rPrChange>
          </w:rPr>
          <w:t xml:space="preserve"> é disparada pelo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7Z" w:id="1453612503">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7Z" w:id="1472282003">
              <w:rPr>
                <w:rFonts w:ascii="Consolas" w:hAnsi="Consolas" w:eastAsia="Consolas" w:cs="Consolas"/>
                <w:noProof w:val="0"/>
                <w:sz w:val="24"/>
                <w:szCs w:val="24"/>
                <w:lang w:val="pt-BR"/>
              </w:rPr>
            </w:rPrChange>
          </w:rPr>
          <w:t>Recomendacao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7Z" w:id="2090133107">
              <w:rPr>
                <w:rFonts w:ascii="Consolas" w:hAnsi="Consolas" w:eastAsia="Consolas" w:cs="Consolas"/>
                <w:noProof w:val="0"/>
                <w:sz w:val="24"/>
                <w:szCs w:val="24"/>
                <w:lang w:val="pt-BR"/>
              </w:rPr>
            </w:rPrChange>
          </w:rPr>
          <w:t xml:space="preserve"> gerada"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17Z" w:id="1711686542">
              <w:rPr>
                <w:rFonts w:ascii="Aptos" w:hAnsi="Aptos" w:eastAsia="Aptos" w:cs="Aptos"/>
                <w:noProof w:val="0"/>
                <w:sz w:val="24"/>
                <w:szCs w:val="24"/>
                <w:lang w:val="pt-BR"/>
              </w:rPr>
            </w:rPrChange>
          </w:rPr>
          <w:t>. Este estado é um ponto de controle crucial do fluxo.</w:t>
        </w:r>
      </w:ins>
    </w:p>
    <w:p w:rsidR="3489CF41" w:rsidP="60453AAE" w:rsidRDefault="3489CF41" w14:paraId="1A752546" w14:textId="5F435D80">
      <w:pPr>
        <w:pStyle w:val="Heading4"/>
        <w:bidi w:val="0"/>
        <w:spacing w:before="319" w:beforeAutospacing="off" w:after="319" w:afterAutospacing="off" w:line="360" w:lineRule="auto"/>
        <w:jc w:val="both"/>
        <w:rPr>
          <w:ins w:author="GUSTAVO DE OLIVEIRA REGO MORAIS" w:date="2025-08-08T20:38:31.976Z" w16du:dateUtc="2025-08-08T20:38:31.976Z" w:id="981405810"/>
          <w:rFonts w:ascii="Times New Roman" w:hAnsi="Times New Roman" w:eastAsia="Times New Roman" w:cs="Times New Roman"/>
          <w:b w:val="1"/>
          <w:bCs w:val="1"/>
          <w:i w:val="0"/>
          <w:iCs w:val="0"/>
          <w:noProof w:val="0"/>
          <w:sz w:val="24"/>
          <w:szCs w:val="24"/>
          <w:lang w:val="pt-BR"/>
          <w:rPrChange w:author="GUSTAVO DE OLIVEIRA REGO MORAIS" w:date="2025-08-08T20:38:55.461Z" w:id="924750928">
            <w:rPr>
              <w:ins w:author="GUSTAVO DE OLIVEIRA REGO MORAIS" w:date="2025-08-08T20:38:31.976Z" w16du:dateUtc="2025-08-08T20:38:31.976Z" w:id="746875340"/>
              <w:rFonts w:ascii="Aptos" w:hAnsi="Aptos" w:eastAsia="Aptos" w:cs="Aptos"/>
              <w:b w:val="1"/>
              <w:bCs w:val="1"/>
              <w:noProof w:val="0"/>
              <w:sz w:val="24"/>
              <w:szCs w:val="24"/>
              <w:lang w:val="pt-BR"/>
            </w:rPr>
          </w:rPrChange>
        </w:rPr>
        <w:pPrChange w:author="GUSTAVO DE OLIVEIRA REGO MORAIS" w:date="2025-08-08T20:38:53.357Z">
          <w:pPr>
            <w:numPr>
              <w:ilvl w:val="0"/>
              <w:numId w:val="104"/>
            </w:numPr>
            <w:bidi w:val="0"/>
          </w:pPr>
        </w:pPrChange>
      </w:pPr>
      <w:ins w:author="GUSTAVO DE OLIVEIRA REGO MORAIS" w:date="2025-08-08T20:38:31.976Z" w:id="1398536755">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1Z" w:id="1104267828">
              <w:rPr>
                <w:rFonts w:ascii="Aptos" w:hAnsi="Aptos" w:eastAsia="Aptos" w:cs="Aptos"/>
                <w:b w:val="1"/>
                <w:bCs w:val="1"/>
                <w:noProof w:val="0"/>
                <w:sz w:val="24"/>
                <w:szCs w:val="24"/>
                <w:lang w:val="pt-BR"/>
              </w:rPr>
            </w:rPrChange>
          </w:rPr>
          <w:t>Fluxos Condicionais e Ciclos de Validação</w:t>
        </w:r>
      </w:ins>
    </w:p>
    <w:p w:rsidR="3489CF41" w:rsidP="60453AAE" w:rsidRDefault="3489CF41" w14:paraId="1F588C77" w14:textId="5D75AC08">
      <w:pPr>
        <w:bidi w:val="0"/>
        <w:spacing w:before="240" w:beforeAutospacing="off" w:after="240" w:afterAutospacing="off" w:line="360" w:lineRule="auto"/>
        <w:ind w:firstLine="708"/>
        <w:jc w:val="both"/>
        <w:rPr>
          <w:ins w:author="GUSTAVO DE OLIVEIRA REGO MORAIS" w:date="2025-08-08T20:38:31.976Z" w16du:dateUtc="2025-08-08T20:38:31.976Z" w:id="1666458972"/>
          <w:rFonts w:ascii="Times New Roman" w:hAnsi="Times New Roman" w:eastAsia="Times New Roman" w:cs="Times New Roman"/>
          <w:i w:val="0"/>
          <w:iCs w:val="0"/>
          <w:noProof w:val="0"/>
          <w:sz w:val="24"/>
          <w:szCs w:val="24"/>
          <w:lang w:val="pt-BR"/>
          <w:rPrChange w:author="GUSTAVO DE OLIVEIRA REGO MORAIS" w:date="2025-08-08T20:38:55.464Z" w:id="1256722060">
            <w:rPr>
              <w:ins w:author="GUSTAVO DE OLIVEIRA REGO MORAIS" w:date="2025-08-08T20:38:31.976Z" w16du:dateUtc="2025-08-08T20:38:31.976Z" w:id="1272209746"/>
              <w:rFonts w:ascii="Aptos" w:hAnsi="Aptos" w:eastAsia="Aptos" w:cs="Aptos"/>
              <w:noProof w:val="0"/>
              <w:sz w:val="24"/>
              <w:szCs w:val="24"/>
              <w:lang w:val="pt-BR"/>
            </w:rPr>
          </w:rPrChange>
        </w:rPr>
        <w:pPrChange w:author="GUSTAVO DE OLIVEIRA REGO MORAIS" w:date="2025-08-08T20:39:06.305Z">
          <w:pPr>
            <w:bidi w:val="0"/>
          </w:pPr>
        </w:pPrChange>
      </w:pPr>
      <w:ins w:author="GUSTAVO DE OLIVEIRA REGO MORAIS" w:date="2025-08-08T20:38:31.976Z" w:id="538818700">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462Z" w:id="1332817097">
              <w:rPr>
                <w:rFonts w:ascii="Aptos" w:hAnsi="Aptos" w:eastAsia="Aptos" w:cs="Aptos"/>
                <w:noProof w:val="0"/>
                <w:sz w:val="24"/>
                <w:szCs w:val="24"/>
                <w:lang w:val="pt-BR"/>
              </w:rPr>
            </w:rPrChange>
          </w:rPr>
          <w:t xml:space="preserve">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Z" w:id="1108046969">
              <w:rPr>
                <w:rFonts w:ascii="Consolas" w:hAnsi="Consolas" w:eastAsia="Consolas" w:cs="Consolas"/>
                <w:noProof w:val="0"/>
                <w:sz w:val="24"/>
                <w:szCs w:val="24"/>
                <w:lang w:val="pt-BR"/>
              </w:rPr>
            </w:rPrChange>
          </w:rPr>
          <w:t xml:space="preserve">"Validando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Z" w:id="2142229769">
              <w:rPr>
                <w:rFonts w:ascii="Consolas" w:hAnsi="Consolas" w:eastAsia="Consolas" w:cs="Consolas"/>
                <w:noProof w:val="0"/>
                <w:sz w:val="24"/>
                <w:szCs w:val="24"/>
                <w:lang w:val="pt-BR"/>
              </w:rPr>
            </w:rPrChange>
          </w:rPr>
          <w:t>Solucao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Z" w:id="914678012">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1Z" w:id="589795906">
              <w:rPr>
                <w:rFonts w:ascii="Aptos" w:hAnsi="Aptos" w:eastAsia="Aptos" w:cs="Aptos"/>
                <w:noProof w:val="0"/>
                <w:sz w:val="24"/>
                <w:szCs w:val="24"/>
                <w:lang w:val="pt-BR"/>
              </w:rPr>
            </w:rPrChange>
          </w:rPr>
          <w:t xml:space="preserve"> determina o próximo passo com base na validade da proposta:</w:t>
        </w:r>
      </w:ins>
    </w:p>
    <w:p w:rsidR="3489CF41" w:rsidP="60453AAE" w:rsidRDefault="3489CF41" w14:paraId="18534665" w14:textId="2BB4D47D">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254820803"/>
          <w:rFonts w:ascii="Times New Roman" w:hAnsi="Times New Roman" w:eastAsia="Times New Roman" w:cs="Times New Roman"/>
          <w:i w:val="0"/>
          <w:iCs w:val="0"/>
          <w:noProof w:val="0"/>
          <w:sz w:val="24"/>
          <w:szCs w:val="24"/>
          <w:lang w:val="pt-BR"/>
          <w:rPrChange w:author="GUSTAVO DE OLIVEIRA REGO MORAIS" w:date="2025-08-08T20:38:55.471Z" w:id="2125086065">
            <w:rPr>
              <w:ins w:author="GUSTAVO DE OLIVEIRA REGO MORAIS" w:date="2025-08-08T20:38:31.977Z" w16du:dateUtc="2025-08-08T20:38:31.977Z" w:id="279737373"/>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140582870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5Z" w:id="1311381562">
              <w:rPr>
                <w:rFonts w:ascii="Aptos" w:hAnsi="Aptos" w:eastAsia="Aptos" w:cs="Aptos"/>
                <w:b w:val="1"/>
                <w:bCs w:val="1"/>
                <w:noProof w:val="0"/>
                <w:sz w:val="24"/>
                <w:szCs w:val="24"/>
                <w:lang w:val="pt-BR"/>
              </w:rPr>
            </w:rPrChange>
          </w:rPr>
          <w:t>Proposta Válida: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6Z" w:id="1422705076">
              <w:rPr>
                <w:rFonts w:ascii="Aptos" w:hAnsi="Aptos" w:eastAsia="Aptos" w:cs="Aptos"/>
                <w:noProof w:val="0"/>
                <w:sz w:val="24"/>
                <w:szCs w:val="24"/>
                <w:lang w:val="pt-BR"/>
              </w:rPr>
            </w:rPrChange>
          </w:rPr>
          <w:t xml:space="preserve"> Se a proposta for válida, 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6Z" w:id="853390431">
              <w:rPr>
                <w:rFonts w:ascii="Consolas" w:hAnsi="Consolas" w:eastAsia="Consolas" w:cs="Consolas"/>
                <w:noProof w:val="0"/>
                <w:sz w:val="24"/>
                <w:szCs w:val="24"/>
                <w:lang w:val="pt-BR"/>
              </w:rPr>
            </w:rPrChange>
          </w:rPr>
          <w:t>"Proposta valida"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7Z" w:id="1522868445">
              <w:rPr>
                <w:rFonts w:ascii="Aptos" w:hAnsi="Aptos" w:eastAsia="Aptos" w:cs="Aptos"/>
                <w:noProof w:val="0"/>
                <w:sz w:val="24"/>
                <w:szCs w:val="24"/>
                <w:lang w:val="pt-BR"/>
              </w:rPr>
            </w:rPrChange>
          </w:rPr>
          <w:t xml:space="preserve"> leva a sessão ao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8Z" w:id="1661175307">
              <w:rPr>
                <w:rFonts w:ascii="Consolas" w:hAnsi="Consolas" w:eastAsia="Consolas" w:cs="Consolas"/>
                <w:noProof w:val="0"/>
                <w:sz w:val="24"/>
                <w:szCs w:val="24"/>
                <w:lang w:val="pt-BR"/>
              </w:rPr>
            </w:rPrChange>
          </w:rPr>
          <w:t xml:space="preserve">"Exibindo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8Z" w:id="1144576913">
              <w:rPr>
                <w:rFonts w:ascii="Consolas" w:hAnsi="Consolas" w:eastAsia="Consolas" w:cs="Consolas"/>
                <w:noProof w:val="0"/>
                <w:sz w:val="24"/>
                <w:szCs w:val="24"/>
                <w:lang w:val="pt-BR"/>
              </w:rPr>
            </w:rPrChange>
          </w:rPr>
          <w:t>Recomendacao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8Z" w:id="1919470278">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29Z" w:id="526718424">
              <w:rPr>
                <w:rFonts w:ascii="Aptos" w:hAnsi="Aptos" w:eastAsia="Aptos" w:cs="Aptos"/>
                <w:noProof w:val="0"/>
                <w:sz w:val="24"/>
                <w:szCs w:val="24"/>
                <w:lang w:val="pt-BR"/>
              </w:rPr>
            </w:rPrChange>
          </w:rPr>
          <w:t>.</w:t>
        </w:r>
      </w:ins>
    </w:p>
    <w:p w:rsidR="3489CF41" w:rsidP="60453AAE" w:rsidRDefault="3489CF41" w14:paraId="7E1F2A94" w14:textId="6D19DA11">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978985184"/>
          <w:rFonts w:ascii="Times New Roman" w:hAnsi="Times New Roman" w:eastAsia="Times New Roman" w:cs="Times New Roman"/>
          <w:i w:val="0"/>
          <w:iCs w:val="0"/>
          <w:noProof w:val="0"/>
          <w:sz w:val="24"/>
          <w:szCs w:val="24"/>
          <w:lang w:val="pt-BR"/>
          <w:rPrChange w:author="GUSTAVO DE OLIVEIRA REGO MORAIS" w:date="2025-08-08T20:38:55.475Z" w:id="809288937">
            <w:rPr>
              <w:ins w:author="GUSTAVO DE OLIVEIRA REGO MORAIS" w:date="2025-08-08T20:38:31.977Z" w16du:dateUtc="2025-08-08T20:38:31.977Z" w:id="1977942648"/>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213891314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72Z" w:id="352548986">
              <w:rPr>
                <w:rFonts w:ascii="Aptos" w:hAnsi="Aptos" w:eastAsia="Aptos" w:cs="Aptos"/>
                <w:b w:val="1"/>
                <w:bCs w:val="1"/>
                <w:noProof w:val="0"/>
                <w:sz w:val="24"/>
                <w:szCs w:val="24"/>
                <w:lang w:val="pt-BR"/>
              </w:rPr>
            </w:rPrChange>
          </w:rPr>
          <w:t>Proposta Inválida: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Z" w:id="224651640">
              <w:rPr>
                <w:rFonts w:ascii="Aptos" w:hAnsi="Aptos" w:eastAsia="Aptos" w:cs="Aptos"/>
                <w:noProof w:val="0"/>
                <w:sz w:val="24"/>
                <w:szCs w:val="24"/>
                <w:lang w:val="pt-BR"/>
              </w:rPr>
            </w:rPrChange>
          </w:rPr>
          <w:t xml:space="preserve"> Se a proposta for inválida, 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1Z" w:id="1149115802">
              <w:rPr>
                <w:rFonts w:ascii="Consolas" w:hAnsi="Consolas" w:eastAsia="Consolas" w:cs="Consolas"/>
                <w:noProof w:val="0"/>
                <w:sz w:val="24"/>
                <w:szCs w:val="24"/>
                <w:lang w:val="pt-BR"/>
              </w:rPr>
            </w:rPrChange>
          </w:rPr>
          <w:t>"Proposta invalida"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1Z" w:id="1303338858">
              <w:rPr>
                <w:rFonts w:ascii="Aptos" w:hAnsi="Aptos" w:eastAsia="Aptos" w:cs="Aptos"/>
                <w:noProof w:val="0"/>
                <w:sz w:val="24"/>
                <w:szCs w:val="24"/>
                <w:lang w:val="pt-BR"/>
              </w:rPr>
            </w:rPrChange>
          </w:rPr>
          <w:t xml:space="preserve"> leva a sessão ao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2Z" w:id="1305707937">
              <w:rPr>
                <w:rFonts w:ascii="Consolas" w:hAnsi="Consolas" w:eastAsia="Consolas" w:cs="Consolas"/>
                <w:noProof w:val="0"/>
                <w:sz w:val="24"/>
                <w:szCs w:val="24"/>
                <w:lang w:val="pt-BR"/>
              </w:rPr>
            </w:rPrChange>
          </w:rPr>
          <w:t>"Gerando novamente Ajuste"</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3Z" w:id="675167056">
              <w:rPr>
                <w:rFonts w:ascii="Aptos" w:hAnsi="Aptos" w:eastAsia="Aptos" w:cs="Aptos"/>
                <w:noProof w:val="0"/>
                <w:sz w:val="24"/>
                <w:szCs w:val="24"/>
                <w:lang w:val="pt-BR"/>
              </w:rPr>
            </w:rPrChange>
          </w:rPr>
          <w:t>.</w:t>
        </w:r>
      </w:ins>
    </w:p>
    <w:p w:rsidR="3489CF41" w:rsidP="60453AAE" w:rsidRDefault="3489CF41" w14:paraId="24F07B2B" w14:textId="3D844A67">
      <w:pPr>
        <w:pStyle w:val="ListParagraph"/>
        <w:numPr>
          <w:ilvl w:val="1"/>
          <w:numId w:val="105"/>
        </w:numPr>
        <w:bidi w:val="0"/>
        <w:spacing w:before="240" w:beforeAutospacing="off" w:after="240" w:afterAutospacing="off" w:line="360" w:lineRule="auto"/>
        <w:jc w:val="both"/>
        <w:rPr>
          <w:ins w:author="GUSTAVO DE OLIVEIRA REGO MORAIS" w:date="2025-08-08T20:38:31.977Z" w16du:dateUtc="2025-08-08T20:38:31.977Z" w:id="1500675704"/>
          <w:rFonts w:ascii="Times New Roman" w:hAnsi="Times New Roman" w:eastAsia="Times New Roman" w:cs="Times New Roman"/>
          <w:i w:val="0"/>
          <w:iCs w:val="0"/>
          <w:noProof w:val="0"/>
          <w:sz w:val="24"/>
          <w:szCs w:val="24"/>
          <w:lang w:val="pt-BR"/>
          <w:rPrChange w:author="GUSTAVO DE OLIVEIRA REGO MORAIS" w:date="2025-08-08T20:38:55.491Z" w:id="2004187162">
            <w:rPr>
              <w:ins w:author="GUSTAVO DE OLIVEIRA REGO MORAIS" w:date="2025-08-08T20:38:31.977Z" w16du:dateUtc="2025-08-08T20:38:31.977Z" w:id="498375591"/>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728237956">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477Z" w:id="1565136372">
              <w:rPr>
                <w:rFonts w:ascii="Aptos" w:hAnsi="Aptos" w:eastAsia="Aptos" w:cs="Aptos"/>
                <w:noProof w:val="0"/>
                <w:sz w:val="24"/>
                <w:szCs w:val="24"/>
                <w:lang w:val="pt-BR"/>
              </w:rPr>
            </w:rPrChange>
          </w:rPr>
          <w:t xml:space="preserve">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4Z" w:id="751433815">
              <w:rPr>
                <w:rFonts w:ascii="Consolas" w:hAnsi="Consolas" w:eastAsia="Consolas" w:cs="Consolas"/>
                <w:noProof w:val="0"/>
                <w:sz w:val="24"/>
                <w:szCs w:val="24"/>
                <w:lang w:val="pt-BR"/>
              </w:rPr>
            </w:rPrChange>
          </w:rPr>
          <w:t>"Gerando novamente Ajuste"</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5Z" w:id="1846619279">
              <w:rPr>
                <w:rFonts w:ascii="Aptos" w:hAnsi="Aptos" w:eastAsia="Aptos" w:cs="Aptos"/>
                <w:noProof w:val="0"/>
                <w:sz w:val="24"/>
                <w:szCs w:val="24"/>
                <w:lang w:val="pt-BR"/>
              </w:rPr>
            </w:rPrChange>
          </w:rPr>
          <w:t xml:space="preserve"> tem um ciclo de feedback: se o ajuste for válido, a transição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6Z" w:id="1990033158">
              <w:rPr>
                <w:rFonts w:ascii="Consolas" w:hAnsi="Consolas" w:eastAsia="Consolas" w:cs="Consolas"/>
                <w:noProof w:val="0"/>
                <w:sz w:val="24"/>
                <w:szCs w:val="24"/>
                <w:lang w:val="pt-BR"/>
              </w:rPr>
            </w:rPrChange>
          </w:rPr>
          <w:t>"Ajuste valido"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6Z" w:id="1294111779">
              <w:rPr>
                <w:rFonts w:ascii="Aptos" w:hAnsi="Aptos" w:eastAsia="Aptos" w:cs="Aptos"/>
                <w:noProof w:val="0"/>
                <w:sz w:val="24"/>
                <w:szCs w:val="24"/>
                <w:lang w:val="pt-BR"/>
              </w:rPr>
            </w:rPrChange>
          </w:rPr>
          <w:t xml:space="preserve"> retorna a sessão para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7Z" w:id="1676160340">
              <w:rPr>
                <w:rFonts w:ascii="Consolas" w:hAnsi="Consolas" w:eastAsia="Consolas" w:cs="Consolas"/>
                <w:noProof w:val="0"/>
                <w:sz w:val="24"/>
                <w:szCs w:val="24"/>
                <w:lang w:val="pt-BR"/>
              </w:rPr>
            </w:rPrChange>
          </w:rPr>
          <w:t xml:space="preserve">"Validando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7Z" w:id="939648619">
              <w:rPr>
                <w:rFonts w:ascii="Consolas" w:hAnsi="Consolas" w:eastAsia="Consolas" w:cs="Consolas"/>
                <w:noProof w:val="0"/>
                <w:sz w:val="24"/>
                <w:szCs w:val="24"/>
                <w:lang w:val="pt-BR"/>
              </w:rPr>
            </w:rPrChange>
          </w:rPr>
          <w:t>Solucao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7Z" w:id="853709643">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8Z" w:id="774233740">
              <w:rPr>
                <w:rFonts w:ascii="Aptos" w:hAnsi="Aptos" w:eastAsia="Aptos" w:cs="Aptos"/>
                <w:noProof w:val="0"/>
                <w:sz w:val="24"/>
                <w:szCs w:val="24"/>
                <w:lang w:val="pt-BR"/>
              </w:rPr>
            </w:rPrChange>
          </w:rPr>
          <w:t xml:space="preserve">. Se o ajuste falhar, 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39Z" w:id="1925419549">
              <w:rPr>
                <w:rFonts w:ascii="Consolas" w:hAnsi="Consolas" w:eastAsia="Consolas" w:cs="Consolas"/>
                <w:noProof w:val="0"/>
                <w:sz w:val="24"/>
                <w:szCs w:val="24"/>
                <w:lang w:val="pt-BR"/>
              </w:rPr>
            </w:rPrChange>
          </w:rPr>
          <w:t>"Ajuste falhou"</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Z" w:id="1452750699">
              <w:rPr>
                <w:rFonts w:ascii="Aptos" w:hAnsi="Aptos" w:eastAsia="Aptos" w:cs="Aptos"/>
                <w:noProof w:val="0"/>
                <w:sz w:val="24"/>
                <w:szCs w:val="24"/>
                <w:lang w:val="pt-BR"/>
              </w:rPr>
            </w:rPrChange>
          </w:rPr>
          <w:t xml:space="preserve"> leva ao estado terminal de erro,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2Z" w:id="1778811200">
              <w:rPr>
                <w:rFonts w:ascii="Consolas" w:hAnsi="Consolas" w:eastAsia="Consolas" w:cs="Consolas"/>
                <w:noProof w:val="0"/>
                <w:sz w:val="24"/>
                <w:szCs w:val="24"/>
                <w:lang w:val="pt-BR"/>
              </w:rPr>
            </w:rPrChange>
          </w:rPr>
          <w:t>"Estado Erro"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3Z" w:id="1720160868">
              <w:rPr>
                <w:rFonts w:ascii="Aptos" w:hAnsi="Aptos" w:eastAsia="Aptos" w:cs="Aptos"/>
                <w:noProof w:val="0"/>
                <w:sz w:val="24"/>
                <w:szCs w:val="24"/>
                <w:lang w:val="pt-BR"/>
              </w:rPr>
            </w:rPrChange>
          </w:rPr>
          <w:t>.</w:t>
        </w:r>
      </w:ins>
    </w:p>
    <w:p w:rsidR="3489CF41" w:rsidP="60453AAE" w:rsidRDefault="3489CF41" w14:paraId="6DEF0EE0" w14:textId="45273F18">
      <w:pPr>
        <w:pStyle w:val="Heading4"/>
        <w:bidi w:val="0"/>
        <w:spacing w:before="319" w:beforeAutospacing="off" w:after="319" w:afterAutospacing="off" w:line="360" w:lineRule="auto"/>
        <w:jc w:val="both"/>
        <w:rPr>
          <w:ins w:author="GUSTAVO DE OLIVEIRA REGO MORAIS" w:date="2025-08-08T20:38:31.977Z" w16du:dateUtc="2025-08-08T20:38:31.977Z" w:id="1526621384"/>
          <w:rFonts w:ascii="Times New Roman" w:hAnsi="Times New Roman" w:eastAsia="Times New Roman" w:cs="Times New Roman"/>
          <w:b w:val="1"/>
          <w:bCs w:val="1"/>
          <w:i w:val="0"/>
          <w:iCs w:val="0"/>
          <w:noProof w:val="0"/>
          <w:sz w:val="24"/>
          <w:szCs w:val="24"/>
          <w:lang w:val="pt-BR"/>
          <w:rPrChange w:author="GUSTAVO DE OLIVEIRA REGO MORAIS" w:date="2025-08-08T20:38:55.491Z" w:id="8782378">
            <w:rPr>
              <w:ins w:author="GUSTAVO DE OLIVEIRA REGO MORAIS" w:date="2025-08-08T20:38:31.977Z" w16du:dateUtc="2025-08-08T20:38:31.977Z" w:id="547215103"/>
              <w:rFonts w:ascii="Aptos" w:hAnsi="Aptos" w:eastAsia="Aptos" w:cs="Aptos"/>
              <w:b w:val="1"/>
              <w:bCs w:val="1"/>
              <w:noProof w:val="0"/>
              <w:sz w:val="24"/>
              <w:szCs w:val="24"/>
              <w:lang w:val="pt-BR"/>
            </w:rPr>
          </w:rPrChange>
        </w:rPr>
        <w:pPrChange w:author="GUSTAVO DE OLIVEIRA REGO MORAIS" w:date="2025-08-08T20:38:53.358Z">
          <w:pPr>
            <w:numPr>
              <w:ilvl w:val="1"/>
              <w:numId w:val="105"/>
            </w:numPr>
            <w:bidi w:val="0"/>
          </w:pPr>
        </w:pPrChange>
      </w:pPr>
      <w:ins w:author="GUSTAVO DE OLIVEIRA REGO MORAIS" w:date="2025-08-08T20:38:31.977Z" w:id="27554537">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1Z" w:id="935134515">
              <w:rPr>
                <w:rFonts w:ascii="Aptos" w:hAnsi="Aptos" w:eastAsia="Aptos" w:cs="Aptos"/>
                <w:b w:val="1"/>
                <w:bCs w:val="1"/>
                <w:noProof w:val="0"/>
                <w:sz w:val="24"/>
                <w:szCs w:val="24"/>
                <w:lang w:val="pt-BR"/>
              </w:rPr>
            </w:rPrChange>
          </w:rPr>
          <w:t>Interação com o Usuário e Finalização</w:t>
        </w:r>
      </w:ins>
    </w:p>
    <w:p w:rsidR="3489CF41" w:rsidP="60453AAE" w:rsidRDefault="3489CF41" w14:paraId="49D6C3C8" w14:textId="1B411CF8">
      <w:pPr>
        <w:bidi w:val="0"/>
        <w:spacing w:before="240" w:beforeAutospacing="off" w:after="240" w:afterAutospacing="off" w:line="360" w:lineRule="auto"/>
        <w:ind w:firstLine="708"/>
        <w:jc w:val="both"/>
        <w:rPr>
          <w:ins w:author="GUSTAVO DE OLIVEIRA REGO MORAIS" w:date="2025-08-08T20:38:31.977Z" w16du:dateUtc="2025-08-08T20:38:31.977Z" w:id="1517813623"/>
          <w:rFonts w:ascii="Times New Roman" w:hAnsi="Times New Roman" w:eastAsia="Times New Roman" w:cs="Times New Roman"/>
          <w:i w:val="0"/>
          <w:iCs w:val="0"/>
          <w:noProof w:val="0"/>
          <w:sz w:val="24"/>
          <w:szCs w:val="24"/>
          <w:lang w:val="pt-BR"/>
          <w:rPrChange w:author="GUSTAVO DE OLIVEIRA REGO MORAIS" w:date="2025-08-08T20:38:55.494Z" w:id="848380637">
            <w:rPr>
              <w:ins w:author="GUSTAVO DE OLIVEIRA REGO MORAIS" w:date="2025-08-08T20:38:31.977Z" w16du:dateUtc="2025-08-08T20:38:31.977Z" w:id="957746061"/>
              <w:rFonts w:ascii="Aptos" w:hAnsi="Aptos" w:eastAsia="Aptos" w:cs="Aptos"/>
              <w:noProof w:val="0"/>
              <w:sz w:val="24"/>
              <w:szCs w:val="24"/>
              <w:lang w:val="pt-BR"/>
            </w:rPr>
          </w:rPrChange>
        </w:rPr>
        <w:pPrChange w:author="GUSTAVO DE OLIVEIRA REGO MORAIS" w:date="2025-08-08T20:39:10.513Z">
          <w:pPr>
            <w:bidi w:val="0"/>
          </w:pPr>
        </w:pPrChange>
      </w:pPr>
      <w:ins w:author="GUSTAVO DE OLIVEIRA REGO MORAIS" w:date="2025-08-08T20:38:31.977Z" w:id="2010609136">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492Z" w:id="419992363">
              <w:rPr>
                <w:rFonts w:ascii="Aptos" w:hAnsi="Aptos" w:eastAsia="Aptos" w:cs="Aptos"/>
                <w:noProof w:val="0"/>
                <w:sz w:val="24"/>
                <w:szCs w:val="24"/>
                <w:lang w:val="pt-BR"/>
              </w:rPr>
            </w:rPrChange>
          </w:rPr>
          <w:t xml:space="preserve">Após a exibição de uma recomendação válida, o sistema transita para 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7Z" w:id="1540627890">
              <w:rPr>
                <w:rFonts w:ascii="Consolas" w:hAnsi="Consolas" w:eastAsia="Consolas" w:cs="Consolas"/>
                <w:noProof w:val="0"/>
                <w:sz w:val="24"/>
                <w:szCs w:val="24"/>
                <w:lang w:val="pt-BR"/>
              </w:rPr>
            </w:rPrChange>
          </w:rPr>
          <w:t xml:space="preserve">"Aguardando Resposta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7Z" w:id="1034775260">
              <w:rPr>
                <w:rFonts w:ascii="Consolas" w:hAnsi="Consolas" w:eastAsia="Consolas" w:cs="Consolas"/>
                <w:noProof w:val="0"/>
                <w:sz w:val="24"/>
                <w:szCs w:val="24"/>
                <w:lang w:val="pt-BR"/>
              </w:rPr>
            </w:rPrChange>
          </w:rPr>
          <w:t>Usuario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7Z" w:id="648542035">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8Z" w:id="504608637">
              <w:rPr>
                <w:rFonts w:ascii="Aptos" w:hAnsi="Aptos" w:eastAsia="Aptos" w:cs="Aptos"/>
                <w:noProof w:val="0"/>
                <w:sz w:val="24"/>
                <w:szCs w:val="24"/>
                <w:lang w:val="pt-BR"/>
              </w:rPr>
            </w:rPrChange>
          </w:rPr>
          <w:t>, onde espera a decisão do usuário:</w:t>
        </w:r>
      </w:ins>
    </w:p>
    <w:p w:rsidR="3489CF41" w:rsidP="60453AAE" w:rsidRDefault="3489CF41" w14:paraId="237BEC15" w14:textId="4261D263">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159042980"/>
          <w:rFonts w:ascii="Times New Roman" w:hAnsi="Times New Roman" w:eastAsia="Times New Roman" w:cs="Times New Roman"/>
          <w:i w:val="0"/>
          <w:iCs w:val="0"/>
          <w:noProof w:val="0"/>
          <w:sz w:val="24"/>
          <w:szCs w:val="24"/>
          <w:lang w:val="pt-BR"/>
          <w:rPrChange w:author="GUSTAVO DE OLIVEIRA REGO MORAIS" w:date="2025-08-08T20:38:55.505Z" w:id="432762937">
            <w:rPr>
              <w:ins w:author="GUSTAVO DE OLIVEIRA REGO MORAIS" w:date="2025-08-08T20:38:31.977Z" w16du:dateUtc="2025-08-08T20:38:31.977Z" w:id="1462432150"/>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2121197925">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5Z" w:id="394258467">
              <w:rPr>
                <w:rFonts w:ascii="Aptos" w:hAnsi="Aptos" w:eastAsia="Aptos" w:cs="Aptos"/>
                <w:b w:val="1"/>
                <w:bCs w:val="1"/>
                <w:noProof w:val="0"/>
                <w:sz w:val="24"/>
                <w:szCs w:val="24"/>
                <w:lang w:val="pt-BR"/>
              </w:rPr>
            </w:rPrChange>
          </w:rPr>
          <w:t>Aceitação: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49Z" w:id="1257747818">
              <w:rPr>
                <w:rFonts w:ascii="Aptos" w:hAnsi="Aptos" w:eastAsia="Aptos" w:cs="Aptos"/>
                <w:noProof w:val="0"/>
                <w:sz w:val="24"/>
                <w:szCs w:val="24"/>
                <w:lang w:val="pt-BR"/>
              </w:rPr>
            </w:rPrChange>
          </w:rPr>
          <w:t xml:space="preserve"> Se o usuário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Z" w:id="1954280985">
              <w:rPr>
                <w:rFonts w:ascii="Consolas" w:hAnsi="Consolas" w:eastAsia="Consolas" w:cs="Consolas"/>
                <w:noProof w:val="0"/>
                <w:sz w:val="24"/>
                <w:szCs w:val="24"/>
                <w:lang w:val="pt-BR"/>
              </w:rPr>
            </w:rPrChange>
          </w:rPr>
          <w:t xml:space="preserve">"Aceita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Z" w:id="498722102">
              <w:rPr>
                <w:rFonts w:ascii="Consolas" w:hAnsi="Consolas" w:eastAsia="Consolas" w:cs="Consolas"/>
                <w:noProof w:val="0"/>
                <w:sz w:val="24"/>
                <w:szCs w:val="24"/>
                <w:lang w:val="pt-BR"/>
              </w:rPr>
            </w:rPrChange>
          </w:rPr>
          <w:t>recomendacao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Z" w:id="1873982668">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Z" w:id="1676293329">
              <w:rPr>
                <w:rFonts w:ascii="Aptos" w:hAnsi="Aptos" w:eastAsia="Aptos" w:cs="Aptos"/>
                <w:noProof w:val="0"/>
                <w:sz w:val="24"/>
                <w:szCs w:val="24"/>
                <w:lang w:val="pt-BR"/>
              </w:rPr>
            </w:rPrChange>
          </w:rPr>
          <w:t xml:space="preserve">, o fluxo segue para 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1Z" w:id="376198213">
              <w:rPr>
                <w:rFonts w:ascii="Consolas" w:hAnsi="Consolas" w:eastAsia="Consolas" w:cs="Consolas"/>
                <w:noProof w:val="0"/>
                <w:sz w:val="24"/>
                <w:szCs w:val="24"/>
                <w:lang w:val="pt-BR"/>
              </w:rPr>
            </w:rPrChange>
          </w:rPr>
          <w:t>"Confirmado"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2Z" w:id="964542287">
              <w:rPr>
                <w:rFonts w:ascii="Aptos" w:hAnsi="Aptos" w:eastAsia="Aptos" w:cs="Aptos"/>
                <w:noProof w:val="0"/>
                <w:sz w:val="24"/>
                <w:szCs w:val="24"/>
                <w:lang w:val="pt-BR"/>
              </w:rPr>
            </w:rPrChange>
          </w:rPr>
          <w:t>.</w:t>
        </w:r>
      </w:ins>
    </w:p>
    <w:p w:rsidR="3489CF41" w:rsidP="60453AAE" w:rsidRDefault="3489CF41" w14:paraId="1B26671F" w14:textId="22D49C59">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1905260958"/>
          <w:rFonts w:ascii="Times New Roman" w:hAnsi="Times New Roman" w:eastAsia="Times New Roman" w:cs="Times New Roman"/>
          <w:i w:val="0"/>
          <w:iCs w:val="0"/>
          <w:noProof w:val="0"/>
          <w:sz w:val="24"/>
          <w:szCs w:val="24"/>
          <w:lang w:val="pt-BR"/>
          <w:rPrChange w:author="GUSTAVO DE OLIVEIRA REGO MORAIS" w:date="2025-08-08T20:38:55.512Z" w:id="821740074">
            <w:rPr>
              <w:ins w:author="GUSTAVO DE OLIVEIRA REGO MORAIS" w:date="2025-08-08T20:38:31.977Z" w16du:dateUtc="2025-08-08T20:38:31.977Z" w:id="1755921085"/>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1311978073">
        <w:r w:rsidRPr="60453AAE"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506Z" w:id="1289573298">
              <w:rPr>
                <w:rFonts w:ascii="Aptos" w:hAnsi="Aptos" w:eastAsia="Aptos" w:cs="Aptos"/>
                <w:b w:val="1"/>
                <w:bCs w:val="1"/>
                <w:noProof w:val="0"/>
                <w:sz w:val="24"/>
                <w:szCs w:val="24"/>
                <w:lang w:val="pt-BR"/>
              </w:rPr>
            </w:rPrChange>
          </w:rPr>
          <w:t>Rejeição: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4Z" w:id="1428728068">
              <w:rPr>
                <w:rFonts w:ascii="Aptos" w:hAnsi="Aptos" w:eastAsia="Aptos" w:cs="Aptos"/>
                <w:noProof w:val="0"/>
                <w:sz w:val="24"/>
                <w:szCs w:val="24"/>
                <w:lang w:val="pt-BR"/>
              </w:rPr>
            </w:rPrChange>
          </w:rPr>
          <w:t xml:space="preserve"> Se o usuário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4Z" w:id="1507173205">
              <w:rPr>
                <w:rFonts w:ascii="Consolas" w:hAnsi="Consolas" w:eastAsia="Consolas" w:cs="Consolas"/>
                <w:noProof w:val="0"/>
                <w:sz w:val="24"/>
                <w:szCs w:val="24"/>
                <w:lang w:val="pt-BR"/>
              </w:rPr>
            </w:rPrChange>
          </w:rPr>
          <w:t xml:space="preserve">"Rejeita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4Z" w:id="1876196718">
              <w:rPr>
                <w:rFonts w:ascii="Consolas" w:hAnsi="Consolas" w:eastAsia="Consolas" w:cs="Consolas"/>
                <w:noProof w:val="0"/>
                <w:sz w:val="24"/>
                <w:szCs w:val="24"/>
                <w:lang w:val="pt-BR"/>
              </w:rPr>
            </w:rPrChange>
          </w:rPr>
          <w:t>Recomendacao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4Z" w:id="1518369941">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5Z" w:id="1332618390">
              <w:rPr>
                <w:rFonts w:ascii="Aptos" w:hAnsi="Aptos" w:eastAsia="Aptos" w:cs="Aptos"/>
                <w:noProof w:val="0"/>
                <w:sz w:val="24"/>
                <w:szCs w:val="24"/>
                <w:lang w:val="pt-BR"/>
              </w:rPr>
            </w:rPrChange>
          </w:rPr>
          <w:t xml:space="preserve">, o fluxo segue para 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6Z" w:id="1319355191">
              <w:rPr>
                <w:rFonts w:ascii="Consolas" w:hAnsi="Consolas" w:eastAsia="Consolas" w:cs="Consolas"/>
                <w:noProof w:val="0"/>
                <w:sz w:val="24"/>
                <w:szCs w:val="24"/>
                <w:lang w:val="pt-BR"/>
              </w:rPr>
            </w:rPrChange>
          </w:rPr>
          <w:t>"Encerrado"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6Z" w:id="1608796109">
              <w:rPr>
                <w:rFonts w:ascii="Aptos" w:hAnsi="Aptos" w:eastAsia="Aptos" w:cs="Aptos"/>
                <w:noProof w:val="0"/>
                <w:sz w:val="24"/>
                <w:szCs w:val="24"/>
                <w:lang w:val="pt-BR"/>
              </w:rPr>
            </w:rPrChange>
          </w:rPr>
          <w:t>.</w:t>
        </w:r>
      </w:ins>
    </w:p>
    <w:p w:rsidR="3489CF41" w:rsidP="60453AAE" w:rsidRDefault="3489CF41" w14:paraId="334AC77D" w14:textId="2B952E9F">
      <w:pPr>
        <w:bidi w:val="0"/>
        <w:spacing w:before="240" w:beforeAutospacing="off" w:after="240" w:afterAutospacing="off" w:line="360" w:lineRule="auto"/>
        <w:ind w:firstLine="708"/>
        <w:jc w:val="both"/>
        <w:rPr>
          <w:ins w:author="GUSTAVO DE OLIVEIRA REGO MORAIS" w:date="2025-08-08T20:31:45.411Z" w16du:dateUtc="2025-08-08T20:31:45.411Z" w:id="1111370177"/>
          <w:rFonts w:ascii="Times New Roman" w:hAnsi="Times New Roman" w:eastAsia="Times New Roman" w:cs="Times New Roman"/>
          <w:i w:val="0"/>
          <w:iCs w:val="0"/>
          <w:noProof w:val="0"/>
          <w:sz w:val="24"/>
          <w:szCs w:val="24"/>
          <w:lang w:val="pt-BR"/>
          <w:rPrChange w:author="GUSTAVO DE OLIVEIRA REGO MORAIS" w:date="2025-08-08T20:37:30.976Z" w:id="1971344571">
            <w:rPr>
              <w:ins w:author="GUSTAVO DE OLIVEIRA REGO MORAIS" w:date="2025-08-08T20:31:45.411Z" w16du:dateUtc="2025-08-08T20:31:45.411Z" w:id="153866051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9:12.08Z">
          <w:pPr>
            <w:numPr>
              <w:ilvl w:val="0"/>
              <w:numId w:val="106"/>
            </w:numPr>
            <w:bidi w:val="0"/>
          </w:pPr>
        </w:pPrChange>
      </w:pPr>
      <w:ins w:author="GUSTAVO DE OLIVEIRA REGO MORAIS" w:date="2025-08-08T20:38:31.977Z" w:id="1001877975">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5.513Z" w:id="1011684350">
              <w:rPr>
                <w:rFonts w:ascii="Aptos" w:hAnsi="Aptos" w:eastAsia="Aptos" w:cs="Aptos"/>
                <w:noProof w:val="0"/>
                <w:sz w:val="24"/>
                <w:szCs w:val="24"/>
                <w:lang w:val="pt-BR"/>
              </w:rPr>
            </w:rPrChange>
          </w:rPr>
          <w:t xml:space="preserve">O estado de erro,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9Z" w:id="1971526852">
              <w:rPr>
                <w:rFonts w:ascii="Consolas" w:hAnsi="Consolas" w:eastAsia="Consolas" w:cs="Consolas"/>
                <w:noProof w:val="0"/>
                <w:sz w:val="24"/>
                <w:szCs w:val="24"/>
                <w:lang w:val="pt-BR"/>
              </w:rPr>
            </w:rPrChange>
          </w:rPr>
          <w:t>"Estado Erro"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59Z" w:id="963584117">
              <w:rPr>
                <w:rFonts w:ascii="Aptos" w:hAnsi="Aptos" w:eastAsia="Aptos" w:cs="Aptos"/>
                <w:noProof w:val="0"/>
                <w:sz w:val="24"/>
                <w:szCs w:val="24"/>
                <w:lang w:val="pt-BR"/>
              </w:rPr>
            </w:rPrChange>
          </w:rPr>
          <w:t xml:space="preserve">, também leva ao estado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Z" w:id="980661958">
              <w:rPr>
                <w:rFonts w:ascii="Consolas" w:hAnsi="Consolas" w:eastAsia="Consolas" w:cs="Consolas"/>
                <w:noProof w:val="0"/>
                <w:sz w:val="24"/>
                <w:szCs w:val="24"/>
                <w:lang w:val="pt-BR"/>
              </w:rPr>
            </w:rPrChange>
          </w:rPr>
          <w:t>"Encerrado"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Z" w:id="1316381828">
              <w:rPr>
                <w:rFonts w:ascii="Aptos" w:hAnsi="Aptos" w:eastAsia="Aptos" w:cs="Aptos"/>
                <w:noProof w:val="0"/>
                <w:sz w:val="24"/>
                <w:szCs w:val="24"/>
                <w:lang w:val="pt-BR"/>
              </w:rPr>
            </w:rPrChange>
          </w:rPr>
          <w:t xml:space="preserve"> através do evento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1Z" w:id="1925159462">
              <w:rPr>
                <w:rFonts w:ascii="Consolas" w:hAnsi="Consolas" w:eastAsia="Consolas" w:cs="Consolas"/>
                <w:noProof w:val="0"/>
                <w:sz w:val="24"/>
                <w:szCs w:val="24"/>
                <w:lang w:val="pt-BR"/>
              </w:rPr>
            </w:rPrChange>
          </w:rPr>
          <w:t>"</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1Z" w:id="548597253">
              <w:rPr>
                <w:rFonts w:ascii="Consolas" w:hAnsi="Consolas" w:eastAsia="Consolas" w:cs="Consolas"/>
                <w:noProof w:val="0"/>
                <w:sz w:val="24"/>
                <w:szCs w:val="24"/>
                <w:lang w:val="pt-BR"/>
              </w:rPr>
            </w:rPrChange>
          </w:rPr>
          <w:t>Usuario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1Z" w:id="2024082622">
              <w:rPr>
                <w:rFonts w:ascii="Consolas" w:hAnsi="Consolas" w:eastAsia="Consolas" w:cs="Consolas"/>
                <w:noProof w:val="0"/>
                <w:sz w:val="24"/>
                <w:szCs w:val="24"/>
                <w:lang w:val="pt-BR"/>
              </w:rPr>
            </w:rPrChange>
          </w:rPr>
          <w:t xml:space="preserve"> encerra"</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2Z" w:id="1206061819">
              <w:rPr>
                <w:rFonts w:ascii="Aptos" w:hAnsi="Aptos" w:eastAsia="Aptos" w:cs="Aptos"/>
                <w:noProof w:val="0"/>
                <w:sz w:val="24"/>
                <w:szCs w:val="24"/>
                <w:lang w:val="pt-BR"/>
              </w:rPr>
            </w:rPrChange>
          </w:rPr>
          <w:t xml:space="preserve">, garantindo uma finalização controlada mesmo em caso de falha. </w:t>
        </w:r>
      </w:ins>
      <w:ins w:author="GUSTAVO DE OLIVEIRA REGO MORAIS" w:date="2025-08-08T20:39:14.019Z" w:id="816821873">
        <w:r>
          <w:tab/>
        </w:r>
      </w:ins>
      <w:ins w:author="GUSTAVO DE OLIVEIRA REGO MORAIS" w:date="2025-08-08T20:38:31.977Z" w:id="1475236527">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2Z" w:id="1828943743">
              <w:rPr>
                <w:rFonts w:ascii="Aptos" w:hAnsi="Aptos" w:eastAsia="Aptos" w:cs="Aptos"/>
                <w:noProof w:val="0"/>
                <w:sz w:val="24"/>
                <w:szCs w:val="24"/>
                <w:lang w:val="pt-BR"/>
              </w:rPr>
            </w:rPrChange>
          </w:rPr>
          <w:t xml:space="preserve">Os estados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3Z" w:id="948853939">
              <w:rPr>
                <w:rFonts w:ascii="Consolas" w:hAnsi="Consolas" w:eastAsia="Consolas" w:cs="Consolas"/>
                <w:noProof w:val="0"/>
                <w:sz w:val="24"/>
                <w:szCs w:val="24"/>
                <w:lang w:val="pt-BR"/>
              </w:rPr>
            </w:rPrChange>
          </w:rPr>
          <w:t>"Confirmado"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4Z" w:id="777753351">
              <w:rPr>
                <w:rFonts w:ascii="Aptos" w:hAnsi="Aptos" w:eastAsia="Aptos" w:cs="Aptos"/>
                <w:noProof w:val="0"/>
                <w:sz w:val="24"/>
                <w:szCs w:val="24"/>
                <w:lang w:val="pt-BR"/>
              </w:rPr>
            </w:rPrChange>
          </w:rPr>
          <w:t xml:space="preserve"> e </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5Z" w:id="534699248">
              <w:rPr>
                <w:rFonts w:ascii="Consolas" w:hAnsi="Consolas" w:eastAsia="Consolas" w:cs="Consolas"/>
                <w:noProof w:val="0"/>
                <w:sz w:val="24"/>
                <w:szCs w:val="24"/>
                <w:lang w:val="pt-BR"/>
              </w:rPr>
            </w:rPrChange>
          </w:rPr>
          <w:t>"Encerrado"</w:t>
        </w:r>
        <w:r w:rsidRPr="60453AAE" w:rsidR="3489CF41">
          <w:rPr>
            <w:rFonts w:ascii="Times New Roman" w:hAnsi="Times New Roman" w:eastAsia="Times New Roman" w:cs="Times New Roman"/>
            <w:i w:val="0"/>
            <w:iCs w:val="0"/>
            <w:noProof w:val="0"/>
            <w:sz w:val="24"/>
            <w:szCs w:val="24"/>
            <w:lang w:val="pt-BR"/>
            <w:rPrChange w:author="GUSTAVO DE OLIVEIRA REGO MORAIS" w:date="2025-08-08T20:38:50.266Z" w:id="15171017">
              <w:rPr>
                <w:rFonts w:ascii="Aptos" w:hAnsi="Aptos" w:eastAsia="Aptos" w:cs="Aptos"/>
                <w:noProof w:val="0"/>
                <w:sz w:val="24"/>
                <w:szCs w:val="24"/>
                <w:lang w:val="pt-BR"/>
              </w:rPr>
            </w:rPrChange>
          </w:rPr>
          <w:t xml:space="preserve"> representam os dois pontos finais do fluxo, cada um levando ao nó final do diagrama.</w:t>
        </w:r>
      </w:ins>
    </w:p>
    <w:p w:rsidR="4375199C" w:rsidP="60453AAE" w:rsidRDefault="4375199C" w14:paraId="3B3F0B5F" w14:textId="1F56AC8B">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00.476Z" w16du:dateUtc="2025-08-08T20:32:00.476Z" w:id="84278176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ins w:author="GUSTAVO DE OLIVEIRA REGO MORAIS" w:date="2025-08-08T20:32:00.476Z" w:id="1396845489">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6.1.5. Descrição</w:t>
        </w:r>
        <w:r w:rsidRPr="60453AAE" w:rsidR="4375199C">
          <w:rPr>
            <w:rFonts w:ascii="Times New Roman" w:hAnsi="Times New Roman" w:eastAsia="Times New Roman" w:cs="Times New Roman"/>
            <w:b w:val="1"/>
            <w:bCs w:val="1"/>
            <w:i w:val="0"/>
            <w:iCs w:val="0"/>
            <w:noProof w:val="0"/>
            <w:sz w:val="24"/>
            <w:szCs w:val="24"/>
            <w:lang w:val="pt-BR"/>
          </w:rPr>
          <w:t xml:space="preserve"> do Diagrama de Estados </w:t>
        </w:r>
        <w:r w:rsidRPr="60453AAE"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Montagem Manual</w:t>
        </w:r>
      </w:ins>
    </w:p>
    <w:p w:rsidR="71775870" w:rsidP="60453AAE" w:rsidRDefault="71775870" w14:paraId="05D5BFAD" w14:textId="2BB92717">
      <w:pPr>
        <w:bidi w:val="0"/>
        <w:spacing w:before="240" w:beforeAutospacing="off" w:after="240" w:afterAutospacing="off" w:line="360" w:lineRule="auto"/>
        <w:ind w:firstLine="708"/>
        <w:jc w:val="both"/>
        <w:rPr>
          <w:ins w:author="GUSTAVO DE OLIVEIRA REGO MORAIS" w:date="2025-08-08T20:40:39.506Z" w16du:dateUtc="2025-08-08T20:40:39.506Z" w:id="1920883019"/>
          <w:rFonts w:ascii="Times New Roman" w:hAnsi="Times New Roman" w:eastAsia="Times New Roman" w:cs="Times New Roman"/>
          <w:i w:val="0"/>
          <w:iCs w:val="0"/>
          <w:noProof w:val="0"/>
          <w:sz w:val="24"/>
          <w:szCs w:val="24"/>
          <w:lang w:val="pt-BR"/>
          <w:rPrChange w:author="GUSTAVO DE OLIVEIRA REGO MORAIS" w:date="2025-08-08T20:41:03.55Z" w:id="1523296035">
            <w:rPr>
              <w:ins w:author="GUSTAVO DE OLIVEIRA REGO MORAIS" w:date="2025-08-08T20:40:39.506Z" w16du:dateUtc="2025-08-08T20:40:39.506Z" w:id="1730961318"/>
              <w:rFonts w:ascii="Aptos" w:hAnsi="Aptos" w:eastAsia="Aptos" w:cs="Aptos"/>
              <w:noProof w:val="0"/>
              <w:sz w:val="24"/>
              <w:szCs w:val="24"/>
              <w:lang w:val="pt-BR"/>
            </w:rPr>
          </w:rPrChange>
        </w:rPr>
        <w:pPrChange w:author="GUSTAVO DE OLIVEIRA REGO MORAIS" w:date="2025-08-08T20:41:09.141Z">
          <w:pPr>
            <w:bidi w:val="0"/>
          </w:pPr>
        </w:pPrChange>
      </w:pPr>
      <w:ins w:author="GUSTAVO DE OLIVEIRA REGO MORAIS" w:date="2025-08-08T20:40:39.506Z" w:id="44779067">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549Z" w:id="767403998">
              <w:rPr>
                <w:rFonts w:ascii="Aptos" w:hAnsi="Aptos" w:eastAsia="Aptos" w:cs="Aptos"/>
                <w:noProof w:val="0"/>
                <w:sz w:val="24"/>
                <w:szCs w:val="24"/>
                <w:lang w:val="pt-BR"/>
              </w:rPr>
            </w:rPrChange>
          </w:rPr>
          <w:t>O diagrama de estados modela o ciclo de vida de uma sessão de montagem manual de PC, onde o usuário é guiado por um sistema de validação em tempo real. O processo é focado na seleção e confirmação da compatibilidade dos componentes, incluindo a escolha do gabinete, antes da finalização do build.</w:t>
        </w:r>
      </w:ins>
    </w:p>
    <w:p w:rsidR="71775870" w:rsidP="60453AAE" w:rsidRDefault="71775870" w14:paraId="10588C6D" w14:textId="21D43304">
      <w:pPr>
        <w:pStyle w:val="Heading4"/>
        <w:bidi w:val="0"/>
        <w:spacing w:before="319" w:beforeAutospacing="off" w:after="319" w:afterAutospacing="off" w:line="360" w:lineRule="auto"/>
        <w:jc w:val="both"/>
        <w:rPr>
          <w:ins w:author="GUSTAVO DE OLIVEIRA REGO MORAIS" w:date="2025-08-08T20:40:39.506Z" w16du:dateUtc="2025-08-08T20:40:39.506Z" w:id="219691087"/>
          <w:rFonts w:ascii="Times New Roman" w:hAnsi="Times New Roman" w:eastAsia="Times New Roman" w:cs="Times New Roman"/>
          <w:b w:val="1"/>
          <w:bCs w:val="1"/>
          <w:i w:val="0"/>
          <w:iCs w:val="0"/>
          <w:noProof w:val="0"/>
          <w:sz w:val="24"/>
          <w:szCs w:val="24"/>
          <w:lang w:val="pt-BR"/>
          <w:rPrChange w:author="GUSTAVO DE OLIVEIRA REGO MORAIS" w:date="2025-08-08T20:41:03.551Z" w:id="1958230105">
            <w:rPr>
              <w:ins w:author="GUSTAVO DE OLIVEIRA REGO MORAIS" w:date="2025-08-08T20:40:39.506Z" w16du:dateUtc="2025-08-08T20:40:39.506Z" w:id="277922062"/>
              <w:rFonts w:ascii="Aptos" w:hAnsi="Aptos" w:eastAsia="Aptos" w:cs="Aptos"/>
              <w:b w:val="1"/>
              <w:bCs w:val="1"/>
              <w:noProof w:val="0"/>
              <w:sz w:val="24"/>
              <w:szCs w:val="24"/>
              <w:lang w:val="pt-BR"/>
            </w:rPr>
          </w:rPrChange>
        </w:rPr>
        <w:pPrChange w:author="GUSTAVO DE OLIVEIRA REGO MORAIS" w:date="2025-08-08T20:41:07.099Z">
          <w:pPr>
            <w:bidi w:val="0"/>
          </w:pPr>
        </w:pPrChange>
      </w:pPr>
      <w:ins w:author="GUSTAVO DE OLIVEIRA REGO MORAIS" w:date="2025-08-08T20:40:39.506Z" w:id="1341793155">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5Z" w:id="1148536631">
              <w:rPr>
                <w:rFonts w:ascii="Aptos" w:hAnsi="Aptos" w:eastAsia="Aptos" w:cs="Aptos"/>
                <w:b w:val="1"/>
                <w:bCs w:val="1"/>
                <w:noProof w:val="0"/>
                <w:sz w:val="24"/>
                <w:szCs w:val="24"/>
                <w:lang w:val="pt-BR"/>
              </w:rPr>
            </w:rPrChange>
          </w:rPr>
          <w:t>Fluxo de Seleção de Componentes</w:t>
        </w:r>
      </w:ins>
    </w:p>
    <w:p w:rsidR="71775870" w:rsidP="60453AAE" w:rsidRDefault="71775870" w14:paraId="7FECF4EC" w14:textId="3BD8310C">
      <w:pPr>
        <w:bidi w:val="0"/>
        <w:spacing w:before="240" w:beforeAutospacing="off" w:after="240" w:afterAutospacing="off" w:line="360" w:lineRule="auto"/>
        <w:ind w:firstLine="708"/>
        <w:jc w:val="both"/>
        <w:rPr>
          <w:ins w:author="GUSTAVO DE OLIVEIRA REGO MORAIS" w:date="2025-08-08T20:40:39.507Z" w16du:dateUtc="2025-08-08T20:40:39.507Z" w:id="1149420461"/>
          <w:rFonts w:ascii="Times New Roman" w:hAnsi="Times New Roman" w:eastAsia="Times New Roman" w:cs="Times New Roman"/>
          <w:i w:val="0"/>
          <w:iCs w:val="0"/>
          <w:noProof w:val="0"/>
          <w:sz w:val="24"/>
          <w:szCs w:val="24"/>
          <w:lang w:val="pt-BR"/>
          <w:rPrChange w:author="GUSTAVO DE OLIVEIRA REGO MORAIS" w:date="2025-08-08T20:41:03.561Z" w:id="552771647">
            <w:rPr>
              <w:ins w:author="GUSTAVO DE OLIVEIRA REGO MORAIS" w:date="2025-08-08T20:40:39.507Z" w16du:dateUtc="2025-08-08T20:40:39.507Z" w:id="1875729639"/>
              <w:rFonts w:ascii="Aptos" w:hAnsi="Aptos" w:eastAsia="Aptos" w:cs="Aptos"/>
              <w:noProof w:val="0"/>
              <w:sz w:val="24"/>
              <w:szCs w:val="24"/>
              <w:lang w:val="pt-BR"/>
            </w:rPr>
          </w:rPrChange>
        </w:rPr>
        <w:pPrChange w:author="GUSTAVO DE OLIVEIRA REGO MORAIS" w:date="2025-08-08T20:41:10.717Z">
          <w:pPr>
            <w:bidi w:val="0"/>
          </w:pPr>
        </w:pPrChange>
      </w:pPr>
      <w:ins w:author="GUSTAVO DE OLIVEIRA REGO MORAIS" w:date="2025-08-08T20:40:39.507Z" w:id="933655065">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552Z" w:id="1848594660">
              <w:rPr>
                <w:rFonts w:ascii="Aptos" w:hAnsi="Aptos" w:eastAsia="Aptos" w:cs="Aptos"/>
                <w:noProof w:val="0"/>
                <w:sz w:val="24"/>
                <w:szCs w:val="24"/>
                <w:lang w:val="pt-BR"/>
              </w:rPr>
            </w:rPrChange>
          </w:rPr>
          <w:t xml:space="preserve">O fluxo se inicia após o evento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Z" w:id="277444513">
              <w:rPr>
                <w:rFonts w:ascii="Consolas" w:hAnsi="Consolas" w:eastAsia="Consolas" w:cs="Consolas"/>
                <w:noProof w:val="0"/>
                <w:sz w:val="24"/>
                <w:szCs w:val="24"/>
                <w:lang w:val="pt-BR"/>
              </w:rPr>
            </w:rPrChange>
          </w:rPr>
          <w:t xml:space="preserve">"Selecionar build gerada pela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Z" w:id="1909924746">
              <w:rPr>
                <w:rFonts w:ascii="Consolas" w:hAnsi="Consolas" w:eastAsia="Consolas" w:cs="Consolas"/>
                <w:noProof w:val="0"/>
                <w:sz w:val="24"/>
                <w:szCs w:val="24"/>
                <w:lang w:val="pt-BR"/>
              </w:rPr>
            </w:rPrChange>
          </w:rPr>
          <w:t>IA"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1Z" w:id="1588961532">
              <w:rPr>
                <w:rFonts w:ascii="Aptos" w:hAnsi="Aptos" w:eastAsia="Aptos" w:cs="Aptos"/>
                <w:noProof w:val="0"/>
                <w:sz w:val="24"/>
                <w:szCs w:val="24"/>
                <w:lang w:val="pt-BR"/>
              </w:rPr>
            </w:rPrChange>
          </w:rPr>
          <w:t>, levando</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1Z" w:id="718653717">
              <w:rPr>
                <w:rFonts w:ascii="Aptos" w:hAnsi="Aptos" w:eastAsia="Aptos" w:cs="Aptos"/>
                <w:noProof w:val="0"/>
                <w:sz w:val="24"/>
                <w:szCs w:val="24"/>
                <w:lang w:val="pt-BR"/>
              </w:rPr>
            </w:rPrChange>
          </w:rPr>
          <w:t xml:space="preserve"> ao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2Z" w:id="1734432185">
              <w:rPr>
                <w:rFonts w:ascii="Consolas" w:hAnsi="Consolas" w:eastAsia="Consolas" w:cs="Consolas"/>
                <w:noProof w:val="0"/>
                <w:sz w:val="24"/>
                <w:szCs w:val="24"/>
                <w:lang w:val="pt-BR"/>
              </w:rPr>
            </w:rPrChange>
          </w:rPr>
          <w:t xml:space="preserve">"Edita build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2Z" w:id="1004478925">
              <w:rPr>
                <w:rFonts w:ascii="Consolas" w:hAnsi="Consolas" w:eastAsia="Consolas" w:cs="Consolas"/>
                <w:noProof w:val="0"/>
                <w:sz w:val="24"/>
                <w:szCs w:val="24"/>
                <w:lang w:val="pt-BR"/>
              </w:rPr>
            </w:rPrChange>
          </w:rPr>
          <w:t>automatica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2Z" w:id="217546264">
              <w:rPr>
                <w:rFonts w:ascii="Consolas" w:hAnsi="Consolas" w:eastAsia="Consolas" w:cs="Consolas"/>
                <w:noProof w:val="0"/>
                <w:sz w:val="24"/>
                <w:szCs w:val="24"/>
                <w:lang w:val="pt-BR"/>
              </w:rPr>
            </w:rPrChange>
          </w:rPr>
          <w:t>"</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2Z" w:id="1956852937">
              <w:rPr>
                <w:rFonts w:ascii="Aptos" w:hAnsi="Aptos" w:eastAsia="Aptos" w:cs="Aptos"/>
                <w:noProof w:val="0"/>
                <w:sz w:val="24"/>
                <w:szCs w:val="24"/>
                <w:lang w:val="pt-BR"/>
              </w:rPr>
            </w:rPrChange>
          </w:rPr>
          <w:t>. O usuário então segue uma sequência de seleção de componentes:</w:t>
        </w:r>
      </w:ins>
    </w:p>
    <w:p w:rsidR="71775870" w:rsidP="60453AAE" w:rsidRDefault="71775870" w14:paraId="36A27B60" w14:textId="1EED39BB">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782064254"/>
          <w:rFonts w:ascii="Times New Roman" w:hAnsi="Times New Roman" w:eastAsia="Times New Roman" w:cs="Times New Roman"/>
          <w:i w:val="0"/>
          <w:iCs w:val="0"/>
          <w:noProof w:val="0"/>
          <w:sz w:val="24"/>
          <w:szCs w:val="24"/>
          <w:lang w:val="pt-BR"/>
          <w:rPrChange w:author="GUSTAVO DE OLIVEIRA REGO MORAIS" w:date="2025-08-08T20:41:03.565Z" w:id="66419317">
            <w:rPr>
              <w:ins w:author="GUSTAVO DE OLIVEIRA REGO MORAIS" w:date="2025-08-08T20:40:39.507Z" w16du:dateUtc="2025-08-08T20:40:39.507Z" w:id="375220734"/>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1804357297">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62Z" w:id="1659526220">
              <w:rPr>
                <w:rFonts w:ascii="Aptos" w:hAnsi="Aptos" w:eastAsia="Aptos" w:cs="Aptos"/>
                <w:b w:val="1"/>
                <w:bCs w:val="1"/>
                <w:noProof w:val="0"/>
                <w:sz w:val="24"/>
                <w:szCs w:val="24"/>
                <w:lang w:val="pt-BR"/>
              </w:rPr>
            </w:rPrChange>
          </w:rPr>
          <w:t>Seleção de Categoria: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4Z" w:id="252857458">
              <w:rPr>
                <w:rFonts w:ascii="Aptos" w:hAnsi="Aptos" w:eastAsia="Aptos" w:cs="Aptos"/>
                <w:noProof w:val="0"/>
                <w:sz w:val="24"/>
                <w:szCs w:val="24"/>
                <w:lang w:val="pt-BR"/>
              </w:rPr>
            </w:rPrChange>
          </w:rPr>
          <w:t xml:space="preserve"> O estado inicial é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5Z" w:id="338176840">
              <w:rPr>
                <w:rFonts w:ascii="Consolas" w:hAnsi="Consolas" w:eastAsia="Consolas" w:cs="Consolas"/>
                <w:noProof w:val="0"/>
                <w:sz w:val="24"/>
                <w:szCs w:val="24"/>
                <w:lang w:val="pt-BR"/>
              </w:rPr>
            </w:rPrChange>
          </w:rPr>
          <w:t xml:space="preserve">"Seleciona categoria de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5Z" w:id="495499580">
              <w:rPr>
                <w:rFonts w:ascii="Consolas" w:hAnsi="Consolas" w:eastAsia="Consolas" w:cs="Consolas"/>
                <w:noProof w:val="0"/>
                <w:sz w:val="24"/>
                <w:szCs w:val="24"/>
                <w:lang w:val="pt-BR"/>
              </w:rPr>
            </w:rPrChange>
          </w:rPr>
          <w:t>Componete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5Z" w:id="1722959988">
              <w:rPr>
                <w:rFonts w:ascii="Consolas" w:hAnsi="Consolas" w:eastAsia="Consolas" w:cs="Consolas"/>
                <w:noProof w:val="0"/>
                <w:sz w:val="24"/>
                <w:szCs w:val="24"/>
                <w:lang w:val="pt-BR"/>
              </w:rPr>
            </w:rPrChange>
          </w:rPr>
          <w:t>"</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6Z" w:id="1744645881">
              <w:rPr>
                <w:rFonts w:ascii="Aptos" w:hAnsi="Aptos" w:eastAsia="Aptos" w:cs="Aptos"/>
                <w:noProof w:val="0"/>
                <w:sz w:val="24"/>
                <w:szCs w:val="24"/>
                <w:lang w:val="pt-BR"/>
              </w:rPr>
            </w:rPrChange>
          </w:rPr>
          <w:t>, que representa a escolha do tipo de peça a ser alterada.</w:t>
        </w:r>
      </w:ins>
    </w:p>
    <w:p w:rsidR="71775870" w:rsidP="60453AAE" w:rsidRDefault="71775870" w14:paraId="28AECD10" w14:textId="07AF98D7">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282187682"/>
          <w:rFonts w:ascii="Times New Roman" w:hAnsi="Times New Roman" w:eastAsia="Times New Roman" w:cs="Times New Roman"/>
          <w:i w:val="0"/>
          <w:iCs w:val="0"/>
          <w:noProof w:val="0"/>
          <w:sz w:val="24"/>
          <w:szCs w:val="24"/>
          <w:lang w:val="pt-BR"/>
          <w:rPrChange w:author="GUSTAVO DE OLIVEIRA REGO MORAIS" w:date="2025-08-08T20:41:03.575Z" w:id="1274610258">
            <w:rPr>
              <w:ins w:author="GUSTAVO DE OLIVEIRA REGO MORAIS" w:date="2025-08-08T20:40:39.507Z" w16du:dateUtc="2025-08-08T20:40:39.507Z" w:id="1445963313"/>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1315190093">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1Z" w:id="639035806">
              <w:rPr>
                <w:rFonts w:ascii="Aptos" w:hAnsi="Aptos" w:eastAsia="Aptos" w:cs="Aptos"/>
                <w:b w:val="1"/>
                <w:bCs w:val="1"/>
                <w:noProof w:val="0"/>
                <w:sz w:val="24"/>
                <w:szCs w:val="24"/>
                <w:lang w:val="pt-BR"/>
              </w:rPr>
            </w:rPrChange>
          </w:rPr>
          <w:t>Seleção da Peça: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7Z" w:id="601596214">
              <w:rPr>
                <w:rFonts w:ascii="Aptos" w:hAnsi="Aptos" w:eastAsia="Aptos" w:cs="Aptos"/>
                <w:noProof w:val="0"/>
                <w:sz w:val="24"/>
                <w:szCs w:val="24"/>
                <w:lang w:val="pt-BR"/>
              </w:rPr>
            </w:rPrChange>
          </w:rPr>
          <w:t xml:space="preserve"> Em seguida, a sessão transita para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8Z" w:id="1110447974">
              <w:rPr>
                <w:rFonts w:ascii="Consolas" w:hAnsi="Consolas" w:eastAsia="Consolas" w:cs="Consolas"/>
                <w:noProof w:val="0"/>
                <w:sz w:val="24"/>
                <w:szCs w:val="24"/>
                <w:lang w:val="pt-BR"/>
              </w:rPr>
            </w:rPrChange>
          </w:rPr>
          <w:t>"Seleciona Peça"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8Z" w:id="1282962071">
              <w:rPr>
                <w:rFonts w:ascii="Aptos" w:hAnsi="Aptos" w:eastAsia="Aptos" w:cs="Aptos"/>
                <w:noProof w:val="0"/>
                <w:sz w:val="24"/>
                <w:szCs w:val="24"/>
                <w:lang w:val="pt-BR"/>
              </w:rPr>
            </w:rPrChange>
          </w:rPr>
          <w:t xml:space="preserve">. O evento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79Z" w:id="955893238">
              <w:rPr>
                <w:rFonts w:ascii="Consolas" w:hAnsi="Consolas" w:eastAsia="Consolas" w:cs="Consolas"/>
                <w:noProof w:val="0"/>
                <w:sz w:val="24"/>
                <w:szCs w:val="24"/>
                <w:lang w:val="pt-BR"/>
              </w:rPr>
            </w:rPrChange>
          </w:rPr>
          <w:t>"Validação em tempo real"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Z" w:id="228343224">
              <w:rPr>
                <w:rFonts w:ascii="Aptos" w:hAnsi="Aptos" w:eastAsia="Aptos" w:cs="Aptos"/>
                <w:noProof w:val="0"/>
                <w:sz w:val="24"/>
                <w:szCs w:val="24"/>
                <w:lang w:val="pt-BR"/>
              </w:rPr>
            </w:rPrChange>
          </w:rPr>
          <w:t xml:space="preserve"> leva ao estado de validação.</w:t>
        </w:r>
      </w:ins>
    </w:p>
    <w:p w:rsidR="71775870" w:rsidP="60453AAE" w:rsidRDefault="71775870" w14:paraId="3D07D440" w14:textId="48840B3E">
      <w:pPr>
        <w:pStyle w:val="Heading4"/>
        <w:bidi w:val="0"/>
        <w:spacing w:before="319" w:beforeAutospacing="off" w:after="319" w:afterAutospacing="off" w:line="360" w:lineRule="auto"/>
        <w:jc w:val="both"/>
        <w:rPr>
          <w:ins w:author="GUSTAVO DE OLIVEIRA REGO MORAIS" w:date="2025-08-08T20:40:39.507Z" w16du:dateUtc="2025-08-08T20:40:39.507Z" w:id="290681076"/>
          <w:rFonts w:ascii="Times New Roman" w:hAnsi="Times New Roman" w:eastAsia="Times New Roman" w:cs="Times New Roman"/>
          <w:b w:val="1"/>
          <w:bCs w:val="1"/>
          <w:i w:val="0"/>
          <w:iCs w:val="0"/>
          <w:noProof w:val="0"/>
          <w:sz w:val="24"/>
          <w:szCs w:val="24"/>
          <w:lang w:val="pt-BR"/>
          <w:rPrChange w:author="GUSTAVO DE OLIVEIRA REGO MORAIS" w:date="2025-08-08T20:41:03.576Z" w:id="1081672303">
            <w:rPr>
              <w:ins w:author="GUSTAVO DE OLIVEIRA REGO MORAIS" w:date="2025-08-08T20:40:39.507Z" w16du:dateUtc="2025-08-08T20:40:39.507Z" w:id="1409029728"/>
              <w:rFonts w:ascii="Aptos" w:hAnsi="Aptos" w:eastAsia="Aptos" w:cs="Aptos"/>
              <w:b w:val="1"/>
              <w:bCs w:val="1"/>
              <w:noProof w:val="0"/>
              <w:sz w:val="24"/>
              <w:szCs w:val="24"/>
              <w:lang w:val="pt-BR"/>
            </w:rPr>
          </w:rPrChange>
        </w:rPr>
        <w:pPrChange w:author="GUSTAVO DE OLIVEIRA REGO MORAIS" w:date="2025-08-08T20:41:07.1Z">
          <w:pPr>
            <w:numPr>
              <w:ilvl w:val="0"/>
              <w:numId w:val="107"/>
            </w:numPr>
            <w:bidi w:val="0"/>
          </w:pPr>
        </w:pPrChange>
      </w:pPr>
      <w:ins w:author="GUSTAVO DE OLIVEIRA REGO MORAIS" w:date="2025-08-08T20:40:39.507Z" w:id="25049997">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6Z" w:id="1301963481">
              <w:rPr>
                <w:rFonts w:ascii="Aptos" w:hAnsi="Aptos" w:eastAsia="Aptos" w:cs="Aptos"/>
                <w:b w:val="1"/>
                <w:bCs w:val="1"/>
                <w:noProof w:val="0"/>
                <w:sz w:val="24"/>
                <w:szCs w:val="24"/>
                <w:lang w:val="pt-BR"/>
              </w:rPr>
            </w:rPrChange>
          </w:rPr>
          <w:t>Validação e Sugestão de Alternativas</w:t>
        </w:r>
      </w:ins>
    </w:p>
    <w:p w:rsidR="71775870" w:rsidP="60453AAE" w:rsidRDefault="71775870" w14:paraId="12607E34" w14:textId="67BD864E">
      <w:pPr>
        <w:bidi w:val="0"/>
        <w:spacing w:before="240" w:beforeAutospacing="off" w:after="240" w:afterAutospacing="off" w:line="360" w:lineRule="auto"/>
        <w:ind w:firstLine="708"/>
        <w:jc w:val="both"/>
        <w:rPr>
          <w:ins w:author="GUSTAVO DE OLIVEIRA REGO MORAIS" w:date="2025-08-08T20:40:39.507Z" w16du:dateUtc="2025-08-08T20:40:39.507Z" w:id="1088911364"/>
          <w:rFonts w:ascii="Times New Roman" w:hAnsi="Times New Roman" w:eastAsia="Times New Roman" w:cs="Times New Roman"/>
          <w:i w:val="0"/>
          <w:iCs w:val="0"/>
          <w:noProof w:val="0"/>
          <w:sz w:val="24"/>
          <w:szCs w:val="24"/>
          <w:lang w:val="pt-BR"/>
          <w:rPrChange w:author="GUSTAVO DE OLIVEIRA REGO MORAIS" w:date="2025-08-08T20:41:03.577Z" w:id="636673452">
            <w:rPr>
              <w:ins w:author="GUSTAVO DE OLIVEIRA REGO MORAIS" w:date="2025-08-08T20:40:39.507Z" w16du:dateUtc="2025-08-08T20:40:39.507Z" w:id="1913005973"/>
              <w:rFonts w:ascii="Aptos" w:hAnsi="Aptos" w:eastAsia="Aptos" w:cs="Aptos"/>
              <w:noProof w:val="0"/>
              <w:sz w:val="24"/>
              <w:szCs w:val="24"/>
              <w:lang w:val="pt-BR"/>
            </w:rPr>
          </w:rPrChange>
        </w:rPr>
        <w:pPrChange w:author="GUSTAVO DE OLIVEIRA REGO MORAIS" w:date="2025-08-08T20:41:12.293Z">
          <w:pPr>
            <w:bidi w:val="0"/>
          </w:pPr>
        </w:pPrChange>
      </w:pPr>
      <w:ins w:author="GUSTAVO DE OLIVEIRA REGO MORAIS" w:date="2025-08-08T20:40:39.507Z" w:id="378952710">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576Z" w:id="668510800">
              <w:rPr>
                <w:rFonts w:ascii="Aptos" w:hAnsi="Aptos" w:eastAsia="Aptos" w:cs="Aptos"/>
                <w:noProof w:val="0"/>
                <w:sz w:val="24"/>
                <w:szCs w:val="24"/>
                <w:lang w:val="pt-BR"/>
              </w:rPr>
            </w:rPrChange>
          </w:rPr>
          <w:t xml:space="preserve">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3Z" w:id="294858858">
              <w:rPr>
                <w:rFonts w:ascii="Consolas" w:hAnsi="Consolas" w:eastAsia="Consolas" w:cs="Consolas"/>
                <w:noProof w:val="0"/>
                <w:sz w:val="24"/>
                <w:szCs w:val="24"/>
                <w:lang w:val="pt-BR"/>
              </w:rPr>
            </w:rPrChange>
          </w:rPr>
          <w:t>"Validando compatibilidade"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3Z" w:id="1579053340">
              <w:rPr>
                <w:rFonts w:ascii="Aptos" w:hAnsi="Aptos" w:eastAsia="Aptos" w:cs="Aptos"/>
                <w:noProof w:val="0"/>
                <w:sz w:val="24"/>
                <w:szCs w:val="24"/>
                <w:lang w:val="pt-BR"/>
              </w:rPr>
            </w:rPrChange>
          </w:rPr>
          <w:t xml:space="preserve"> é um ponto de controle que gera duas transições:</w:t>
        </w:r>
      </w:ins>
    </w:p>
    <w:p w:rsidR="71775870" w:rsidP="60453AAE" w:rsidRDefault="71775870" w14:paraId="1A025DFB" w14:textId="32671B91">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2097212033"/>
          <w:rFonts w:ascii="Times New Roman" w:hAnsi="Times New Roman" w:eastAsia="Times New Roman" w:cs="Times New Roman"/>
          <w:i w:val="0"/>
          <w:iCs w:val="0"/>
          <w:noProof w:val="0"/>
          <w:sz w:val="24"/>
          <w:szCs w:val="24"/>
          <w:lang w:val="pt-BR"/>
          <w:rPrChange w:author="GUSTAVO DE OLIVEIRA REGO MORAIS" w:date="2025-08-08T20:41:03.584Z" w:id="216133985">
            <w:rPr>
              <w:ins w:author="GUSTAVO DE OLIVEIRA REGO MORAIS" w:date="2025-08-08T20:40:39.507Z" w16du:dateUtc="2025-08-08T20:40:39.507Z" w:id="981952747"/>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116750720">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8Z" w:id="501667376">
              <w:rPr>
                <w:rFonts w:ascii="Aptos" w:hAnsi="Aptos" w:eastAsia="Aptos" w:cs="Aptos"/>
                <w:b w:val="1"/>
                <w:bCs w:val="1"/>
                <w:noProof w:val="0"/>
                <w:sz w:val="24"/>
                <w:szCs w:val="24"/>
                <w:lang w:val="pt-BR"/>
              </w:rPr>
            </w:rPrChange>
          </w:rPr>
          <w:t>Incompatibilidade: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5Z" w:id="361578994">
              <w:rPr>
                <w:rFonts w:ascii="Aptos" w:hAnsi="Aptos" w:eastAsia="Aptos" w:cs="Aptos"/>
                <w:noProof w:val="0"/>
                <w:sz w:val="24"/>
                <w:szCs w:val="24"/>
                <w:lang w:val="pt-BR"/>
              </w:rPr>
            </w:rPrChange>
          </w:rPr>
          <w:t xml:space="preserve"> Se ocorrer o evento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6Z" w:id="1855289850">
              <w:rPr>
                <w:rFonts w:ascii="Consolas" w:hAnsi="Consolas" w:eastAsia="Consolas" w:cs="Consolas"/>
                <w:noProof w:val="0"/>
                <w:sz w:val="24"/>
                <w:szCs w:val="24"/>
                <w:lang w:val="pt-BR"/>
              </w:rPr>
            </w:rPrChange>
          </w:rPr>
          <w:t>"incompatibilidade detectada"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6Z" w:id="352600801">
              <w:rPr>
                <w:rFonts w:ascii="Aptos" w:hAnsi="Aptos" w:eastAsia="Aptos" w:cs="Aptos"/>
                <w:noProof w:val="0"/>
                <w:sz w:val="24"/>
                <w:szCs w:val="24"/>
                <w:lang w:val="pt-BR"/>
              </w:rPr>
            </w:rPrChange>
          </w:rPr>
          <w:t xml:space="preserve">, a sessão transita para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7Z" w:id="1672760761">
              <w:rPr>
                <w:rFonts w:ascii="Consolas" w:hAnsi="Consolas" w:eastAsia="Consolas" w:cs="Consolas"/>
                <w:noProof w:val="0"/>
                <w:sz w:val="24"/>
                <w:szCs w:val="24"/>
                <w:lang w:val="pt-BR"/>
              </w:rPr>
            </w:rPrChange>
          </w:rPr>
          <w:t>"Exibindo Mensagem de erro"</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8Z" w:id="1763454470">
              <w:rPr>
                <w:rFonts w:ascii="Aptos" w:hAnsi="Aptos" w:eastAsia="Aptos" w:cs="Aptos"/>
                <w:noProof w:val="0"/>
                <w:sz w:val="24"/>
                <w:szCs w:val="24"/>
                <w:lang w:val="pt-BR"/>
              </w:rPr>
            </w:rPrChange>
          </w:rPr>
          <w:t xml:space="preserve">, que por sua vez leva ao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89Z" w:id="1832727882">
              <w:rPr>
                <w:rFonts w:ascii="Consolas" w:hAnsi="Consolas" w:eastAsia="Consolas" w:cs="Consolas"/>
                <w:noProof w:val="0"/>
                <w:sz w:val="24"/>
                <w:szCs w:val="24"/>
                <w:lang w:val="pt-BR"/>
              </w:rPr>
            </w:rPrChange>
          </w:rPr>
          <w:t>"Sugerindo peça alternativa"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Z" w:id="2028698148">
              <w:rPr>
                <w:rFonts w:ascii="Aptos" w:hAnsi="Aptos" w:eastAsia="Aptos" w:cs="Aptos"/>
                <w:noProof w:val="0"/>
                <w:sz w:val="24"/>
                <w:szCs w:val="24"/>
                <w:lang w:val="pt-BR"/>
              </w:rPr>
            </w:rPrChange>
          </w:rPr>
          <w:t>. Este estado oferece opções ao usuário, que pode "Selecionar nova peça", retornando ao estado de validação, criando um ciclo de ajuste e verificação.</w:t>
        </w:r>
      </w:ins>
    </w:p>
    <w:p w:rsidR="71775870" w:rsidP="60453AAE" w:rsidRDefault="71775870" w14:paraId="380C41E7" w14:textId="3F4534CC">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1716498459"/>
          <w:rFonts w:ascii="Times New Roman" w:hAnsi="Times New Roman" w:eastAsia="Times New Roman" w:cs="Times New Roman"/>
          <w:i w:val="0"/>
          <w:iCs w:val="0"/>
          <w:noProof w:val="0"/>
          <w:sz w:val="24"/>
          <w:szCs w:val="24"/>
          <w:lang w:val="pt-BR"/>
          <w:rPrChange w:author="GUSTAVO DE OLIVEIRA REGO MORAIS" w:date="2025-08-08T20:41:03.588Z" w:id="1570030284">
            <w:rPr>
              <w:ins w:author="GUSTAVO DE OLIVEIRA REGO MORAIS" w:date="2025-08-08T20:40:39.507Z" w16du:dateUtc="2025-08-08T20:40:39.507Z" w:id="966268009"/>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154630204">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5Z" w:id="387927953">
              <w:rPr>
                <w:rFonts w:ascii="Aptos" w:hAnsi="Aptos" w:eastAsia="Aptos" w:cs="Aptos"/>
                <w:b w:val="1"/>
                <w:bCs w:val="1"/>
                <w:noProof w:val="0"/>
                <w:sz w:val="24"/>
                <w:szCs w:val="24"/>
                <w:lang w:val="pt-BR"/>
              </w:rPr>
            </w:rPrChange>
          </w:rPr>
          <w:t>Compatibilidade: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2Z" w:id="80944838">
              <w:rPr>
                <w:rFonts w:ascii="Aptos" w:hAnsi="Aptos" w:eastAsia="Aptos" w:cs="Aptos"/>
                <w:noProof w:val="0"/>
                <w:sz w:val="24"/>
                <w:szCs w:val="24"/>
                <w:lang w:val="pt-BR"/>
              </w:rPr>
            </w:rPrChange>
          </w:rPr>
          <w:t xml:space="preserve"> Se a condição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3Z" w:id="1283658632">
              <w:rPr>
                <w:rFonts w:ascii="Consolas" w:hAnsi="Consolas" w:eastAsia="Consolas" w:cs="Consolas"/>
                <w:noProof w:val="0"/>
                <w:sz w:val="24"/>
                <w:szCs w:val="24"/>
                <w:lang w:val="pt-BR"/>
              </w:rPr>
            </w:rPrChange>
          </w:rPr>
          <w:t>"Compatibilidade confirmada"</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3Z" w:id="2022868625">
              <w:rPr>
                <w:rFonts w:ascii="Aptos" w:hAnsi="Aptos" w:eastAsia="Aptos" w:cs="Aptos"/>
                <w:noProof w:val="0"/>
                <w:sz w:val="24"/>
                <w:szCs w:val="24"/>
                <w:lang w:val="pt-BR"/>
              </w:rPr>
            </w:rPrChange>
          </w:rPr>
          <w:t xml:space="preserve"> for atendida, a sessão entra no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4Z" w:id="1795346905">
              <w:rPr>
                <w:rFonts w:ascii="Consolas" w:hAnsi="Consolas" w:eastAsia="Consolas" w:cs="Consolas"/>
                <w:noProof w:val="0"/>
                <w:sz w:val="24"/>
                <w:szCs w:val="24"/>
                <w:lang w:val="pt-BR"/>
              </w:rPr>
            </w:rPrChange>
          </w:rPr>
          <w:t>"Peça 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795Z" w:id="1094630052">
              <w:rPr>
                <w:rFonts w:ascii="Aptos" w:hAnsi="Aptos" w:eastAsia="Aptos" w:cs="Aptos"/>
                <w:noProof w:val="0"/>
                <w:sz w:val="24"/>
                <w:szCs w:val="24"/>
                <w:lang w:val="pt-BR"/>
              </w:rPr>
            </w:rPrChange>
          </w:rPr>
          <w:t>.</w:t>
        </w:r>
      </w:ins>
    </w:p>
    <w:p w:rsidR="71775870" w:rsidP="60453AAE" w:rsidRDefault="71775870" w14:paraId="0D4C5227" w14:textId="4716E297">
      <w:pPr>
        <w:pStyle w:val="Heading4"/>
        <w:bidi w:val="0"/>
        <w:spacing w:before="319" w:beforeAutospacing="off" w:after="319" w:afterAutospacing="off" w:line="360" w:lineRule="auto"/>
        <w:jc w:val="both"/>
        <w:rPr>
          <w:ins w:author="GUSTAVO DE OLIVEIRA REGO MORAIS" w:date="2025-08-08T20:40:39.507Z" w16du:dateUtc="2025-08-08T20:40:39.507Z" w:id="803119294"/>
          <w:rFonts w:ascii="Times New Roman" w:hAnsi="Times New Roman" w:eastAsia="Times New Roman" w:cs="Times New Roman"/>
          <w:b w:val="1"/>
          <w:bCs w:val="1"/>
          <w:i w:val="0"/>
          <w:iCs w:val="0"/>
          <w:noProof w:val="0"/>
          <w:sz w:val="24"/>
          <w:szCs w:val="24"/>
          <w:lang w:val="pt-BR"/>
          <w:rPrChange w:author="GUSTAVO DE OLIVEIRA REGO MORAIS" w:date="2025-08-08T20:41:03.589Z" w:id="314847483">
            <w:rPr>
              <w:ins w:author="GUSTAVO DE OLIVEIRA REGO MORAIS" w:date="2025-08-08T20:40:39.507Z" w16du:dateUtc="2025-08-08T20:40:39.507Z" w:id="1141295833"/>
              <w:rFonts w:ascii="Aptos" w:hAnsi="Aptos" w:eastAsia="Aptos" w:cs="Aptos"/>
              <w:b w:val="1"/>
              <w:bCs w:val="1"/>
              <w:noProof w:val="0"/>
              <w:sz w:val="24"/>
              <w:szCs w:val="24"/>
              <w:lang w:val="pt-BR"/>
            </w:rPr>
          </w:rPrChange>
        </w:rPr>
        <w:pPrChange w:author="GUSTAVO DE OLIVEIRA REGO MORAIS" w:date="2025-08-08T20:41:07.102Z">
          <w:pPr>
            <w:numPr>
              <w:ilvl w:val="0"/>
              <w:numId w:val="108"/>
            </w:numPr>
            <w:bidi w:val="0"/>
          </w:pPr>
        </w:pPrChange>
      </w:pPr>
      <w:ins w:author="GUSTAVO DE OLIVEIRA REGO MORAIS" w:date="2025-08-08T20:40:39.507Z" w:id="2029248235">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9Z" w:id="1812551443">
              <w:rPr>
                <w:rFonts w:ascii="Aptos" w:hAnsi="Aptos" w:eastAsia="Aptos" w:cs="Aptos"/>
                <w:b w:val="1"/>
                <w:bCs w:val="1"/>
                <w:noProof w:val="0"/>
                <w:sz w:val="24"/>
                <w:szCs w:val="24"/>
                <w:lang w:val="pt-BR"/>
              </w:rPr>
            </w:rPrChange>
          </w:rPr>
          <w:t>Loop de Adição de Componentes</w:t>
        </w:r>
      </w:ins>
    </w:p>
    <w:p w:rsidR="71775870" w:rsidP="60453AAE" w:rsidRDefault="71775870" w14:paraId="01EF0C7C" w14:textId="19AEB295">
      <w:pPr>
        <w:bidi w:val="0"/>
        <w:spacing w:before="240" w:beforeAutospacing="off" w:after="240" w:afterAutospacing="off" w:line="360" w:lineRule="auto"/>
        <w:ind w:firstLine="708"/>
        <w:jc w:val="both"/>
        <w:rPr>
          <w:ins w:author="GUSTAVO DE OLIVEIRA REGO MORAIS" w:date="2025-08-08T20:40:39.507Z" w16du:dateUtc="2025-08-08T20:40:39.507Z" w:id="420099324"/>
          <w:rFonts w:ascii="Times New Roman" w:hAnsi="Times New Roman" w:eastAsia="Times New Roman" w:cs="Times New Roman"/>
          <w:i w:val="0"/>
          <w:iCs w:val="0"/>
          <w:noProof w:val="0"/>
          <w:sz w:val="24"/>
          <w:szCs w:val="24"/>
          <w:lang w:val="pt-BR"/>
          <w:rPrChange w:author="GUSTAVO DE OLIVEIRA REGO MORAIS" w:date="2025-08-08T20:41:03.594Z" w:id="1450649532">
            <w:rPr>
              <w:ins w:author="GUSTAVO DE OLIVEIRA REGO MORAIS" w:date="2025-08-08T20:40:39.507Z" w16du:dateUtc="2025-08-08T20:40:39.507Z" w:id="15803621"/>
              <w:rFonts w:ascii="Aptos" w:hAnsi="Aptos" w:eastAsia="Aptos" w:cs="Aptos"/>
              <w:noProof w:val="0"/>
              <w:sz w:val="24"/>
              <w:szCs w:val="24"/>
              <w:lang w:val="pt-BR"/>
            </w:rPr>
          </w:rPrChange>
        </w:rPr>
        <w:pPrChange w:author="GUSTAVO DE OLIVEIRA REGO MORAIS" w:date="2025-08-08T20:41:15.853Z">
          <w:pPr>
            <w:bidi w:val="0"/>
          </w:pPr>
        </w:pPrChange>
      </w:pPr>
      <w:ins w:author="GUSTAVO DE OLIVEIRA REGO MORAIS" w:date="2025-08-08T20:40:39.507Z" w:id="580970351">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59Z" w:id="1115308320">
              <w:rPr>
                <w:rFonts w:ascii="Aptos" w:hAnsi="Aptos" w:eastAsia="Aptos" w:cs="Aptos"/>
                <w:noProof w:val="0"/>
                <w:sz w:val="24"/>
                <w:szCs w:val="24"/>
                <w:lang w:val="pt-BR"/>
              </w:rPr>
            </w:rPrChange>
          </w:rPr>
          <w:t xml:space="preserve">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2Z" w:id="423333012">
              <w:rPr>
                <w:rFonts w:ascii="Consolas" w:hAnsi="Consolas" w:eastAsia="Consolas" w:cs="Consolas"/>
                <w:noProof w:val="0"/>
                <w:sz w:val="24"/>
                <w:szCs w:val="24"/>
                <w:lang w:val="pt-BR"/>
              </w:rPr>
            </w:rPrChange>
          </w:rPr>
          <w:t>"Peça 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2Z" w:id="1643484215">
              <w:rPr>
                <w:rFonts w:ascii="Aptos" w:hAnsi="Aptos" w:eastAsia="Aptos" w:cs="Aptos"/>
                <w:noProof w:val="0"/>
                <w:sz w:val="24"/>
                <w:szCs w:val="24"/>
                <w:lang w:val="pt-BR"/>
              </w:rPr>
            </w:rPrChange>
          </w:rPr>
          <w:t xml:space="preserve"> é o ponto de decisão para continuar a montagem manual. Com base no evento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3Z" w:id="169568025">
              <w:rPr>
                <w:rFonts w:ascii="Consolas" w:hAnsi="Consolas" w:eastAsia="Consolas" w:cs="Consolas"/>
                <w:noProof w:val="0"/>
                <w:sz w:val="24"/>
                <w:szCs w:val="24"/>
                <w:lang w:val="pt-BR"/>
              </w:rPr>
            </w:rPrChange>
          </w:rPr>
          <w:t>"</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3Z" w:id="966889954">
              <w:rPr>
                <w:rFonts w:ascii="Consolas" w:hAnsi="Consolas" w:eastAsia="Consolas" w:cs="Consolas"/>
                <w:noProof w:val="0"/>
                <w:sz w:val="24"/>
                <w:szCs w:val="24"/>
                <w:lang w:val="pt-BR"/>
              </w:rPr>
            </w:rPrChange>
          </w:rPr>
          <w:t>usuario</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3Z" w:id="1540464094">
              <w:rPr>
                <w:rFonts w:ascii="Consolas" w:hAnsi="Consolas" w:eastAsia="Consolas" w:cs="Consolas"/>
                <w:noProof w:val="0"/>
                <w:sz w:val="24"/>
                <w:szCs w:val="24"/>
                <w:lang w:val="pt-BR"/>
              </w:rPr>
            </w:rPrChange>
          </w:rPr>
          <w:t xml:space="preserve"> adiciona mais peças?"</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4Z" w:id="838732872">
              <w:rPr>
                <w:rFonts w:ascii="Aptos" w:hAnsi="Aptos" w:eastAsia="Aptos" w:cs="Aptos"/>
                <w:noProof w:val="0"/>
                <w:sz w:val="24"/>
                <w:szCs w:val="24"/>
                <w:lang w:val="pt-BR"/>
              </w:rPr>
            </w:rPrChange>
          </w:rPr>
          <w:t>, a sessão pode:</w:t>
        </w:r>
      </w:ins>
    </w:p>
    <w:p w:rsidR="71775870" w:rsidP="60453AAE" w:rsidRDefault="71775870" w14:paraId="4B90C2B0" w14:textId="0803E623">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2062570883"/>
          <w:rFonts w:ascii="Times New Roman" w:hAnsi="Times New Roman" w:eastAsia="Times New Roman" w:cs="Times New Roman"/>
          <w:i w:val="0"/>
          <w:iCs w:val="0"/>
          <w:noProof w:val="0"/>
          <w:sz w:val="24"/>
          <w:szCs w:val="24"/>
          <w:lang w:val="pt-BR"/>
          <w:rPrChange w:author="GUSTAVO DE OLIVEIRA REGO MORAIS" w:date="2025-08-08T20:41:03.596Z" w:id="544748104">
            <w:rPr>
              <w:ins w:author="GUSTAVO DE OLIVEIRA REGO MORAIS" w:date="2025-08-08T20:40:39.507Z" w16du:dateUtc="2025-08-08T20:40:39.507Z" w:id="161150163"/>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1925361420">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5Z" w:id="610711346">
              <w:rPr>
                <w:rFonts w:ascii="Aptos" w:hAnsi="Aptos" w:eastAsia="Aptos" w:cs="Aptos"/>
                <w:b w:val="1"/>
                <w:bCs w:val="1"/>
                <w:noProof w:val="0"/>
                <w:sz w:val="24"/>
                <w:szCs w:val="24"/>
                <w:lang w:val="pt-BR"/>
              </w:rPr>
            </w:rPrChange>
          </w:rPr>
          <w:t>Adicionar mais peças:</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6Z" w:id="669120300">
              <w:rPr>
                <w:rFonts w:ascii="Aptos" w:hAnsi="Aptos" w:eastAsia="Aptos" w:cs="Aptos"/>
                <w:noProof w:val="0"/>
                <w:sz w:val="24"/>
                <w:szCs w:val="24"/>
                <w:lang w:val="pt-BR"/>
              </w:rPr>
            </w:rPrChange>
          </w:rPr>
          <w:t xml:space="preserve"> Se a resposta for "Sim", a sessão transita para 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7Z" w:id="1349099716">
              <w:rPr>
                <w:rFonts w:ascii="Consolas" w:hAnsi="Consolas" w:eastAsia="Consolas" w:cs="Consolas"/>
                <w:noProof w:val="0"/>
                <w:sz w:val="24"/>
                <w:szCs w:val="24"/>
                <w:lang w:val="pt-BR"/>
              </w:rPr>
            </w:rPrChange>
          </w:rPr>
          <w:t>"Seleciona mais componentes"</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7Z" w:id="1848571249">
              <w:rPr>
                <w:rFonts w:ascii="Aptos" w:hAnsi="Aptos" w:eastAsia="Aptos" w:cs="Aptos"/>
                <w:noProof w:val="0"/>
                <w:sz w:val="24"/>
                <w:szCs w:val="24"/>
                <w:lang w:val="pt-BR"/>
              </w:rPr>
            </w:rPrChange>
          </w:rPr>
          <w:t>, que retorna ao início do ciclo de seleção de componentes.</w:t>
        </w:r>
      </w:ins>
    </w:p>
    <w:p w:rsidR="71775870" w:rsidP="60453AAE" w:rsidRDefault="71775870" w14:paraId="0C5EC4BA" w14:textId="37B30B05">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671717537"/>
          <w:rFonts w:ascii="Times New Roman" w:hAnsi="Times New Roman" w:eastAsia="Times New Roman" w:cs="Times New Roman"/>
          <w:i w:val="0"/>
          <w:iCs w:val="0"/>
          <w:noProof w:val="0"/>
          <w:sz w:val="24"/>
          <w:szCs w:val="24"/>
          <w:lang w:val="pt-BR"/>
          <w:rPrChange w:author="GUSTAVO DE OLIVEIRA REGO MORAIS" w:date="2025-08-08T20:41:03.597Z" w:id="1400277389">
            <w:rPr>
              <w:ins w:author="GUSTAVO DE OLIVEIRA REGO MORAIS" w:date="2025-08-08T20:40:39.507Z" w16du:dateUtc="2025-08-08T20:40:39.507Z" w:id="1917669843"/>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445421718">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539937028">
              <w:rPr>
                <w:rFonts w:ascii="Aptos" w:hAnsi="Aptos" w:eastAsia="Aptos" w:cs="Aptos"/>
                <w:b w:val="1"/>
                <w:bCs w:val="1"/>
                <w:noProof w:val="0"/>
                <w:sz w:val="24"/>
                <w:szCs w:val="24"/>
                <w:lang w:val="pt-BR"/>
              </w:rPr>
            </w:rPrChange>
          </w:rPr>
          <w:t>Prosseguir:</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09Z" w:id="871393737">
              <w:rPr>
                <w:rFonts w:ascii="Aptos" w:hAnsi="Aptos" w:eastAsia="Aptos" w:cs="Aptos"/>
                <w:noProof w:val="0"/>
                <w:sz w:val="24"/>
                <w:szCs w:val="24"/>
                <w:lang w:val="pt-BR"/>
              </w:rPr>
            </w:rPrChange>
          </w:rPr>
          <w:t xml:space="preserve"> Se a resposta for "Não", a sessão avança para o fluxo de verificação do gabinete.</w:t>
        </w:r>
      </w:ins>
    </w:p>
    <w:p w:rsidR="71775870" w:rsidP="60453AAE" w:rsidRDefault="71775870" w14:paraId="1BBBCD86" w14:textId="4FF5F6DE">
      <w:pPr>
        <w:pStyle w:val="Heading4"/>
        <w:bidi w:val="0"/>
        <w:spacing w:before="319" w:beforeAutospacing="off" w:after="319" w:afterAutospacing="off" w:line="360" w:lineRule="auto"/>
        <w:jc w:val="both"/>
        <w:rPr>
          <w:ins w:author="GUSTAVO DE OLIVEIRA REGO MORAIS" w:date="2025-08-08T20:40:39.508Z" w16du:dateUtc="2025-08-08T20:40:39.508Z" w:id="554197003"/>
          <w:rFonts w:ascii="Times New Roman" w:hAnsi="Times New Roman" w:eastAsia="Times New Roman" w:cs="Times New Roman"/>
          <w:b w:val="1"/>
          <w:bCs w:val="1"/>
          <w:i w:val="0"/>
          <w:iCs w:val="0"/>
          <w:noProof w:val="0"/>
          <w:sz w:val="24"/>
          <w:szCs w:val="24"/>
          <w:lang w:val="pt-BR"/>
          <w:rPrChange w:author="GUSTAVO DE OLIVEIRA REGO MORAIS" w:date="2025-08-08T20:41:03.598Z" w:id="1686575678">
            <w:rPr>
              <w:ins w:author="GUSTAVO DE OLIVEIRA REGO MORAIS" w:date="2025-08-08T20:40:39.508Z" w16du:dateUtc="2025-08-08T20:40:39.508Z" w:id="2032064793"/>
              <w:rFonts w:ascii="Aptos" w:hAnsi="Aptos" w:eastAsia="Aptos" w:cs="Aptos"/>
              <w:b w:val="1"/>
              <w:bCs w:val="1"/>
              <w:noProof w:val="0"/>
              <w:sz w:val="24"/>
              <w:szCs w:val="24"/>
              <w:lang w:val="pt-BR"/>
            </w:rPr>
          </w:rPrChange>
        </w:rPr>
        <w:pPrChange w:author="GUSTAVO DE OLIVEIRA REGO MORAIS" w:date="2025-08-08T20:41:07.102Z">
          <w:pPr>
            <w:numPr>
              <w:ilvl w:val="0"/>
              <w:numId w:val="109"/>
            </w:numPr>
            <w:bidi w:val="0"/>
          </w:pPr>
        </w:pPrChange>
      </w:pPr>
      <w:ins w:author="GUSTAVO DE OLIVEIRA REGO MORAIS" w:date="2025-08-08T20:40:39.508Z" w:id="1141348667">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434400612">
              <w:rPr>
                <w:rFonts w:ascii="Aptos" w:hAnsi="Aptos" w:eastAsia="Aptos" w:cs="Aptos"/>
                <w:b w:val="1"/>
                <w:bCs w:val="1"/>
                <w:noProof w:val="0"/>
                <w:sz w:val="24"/>
                <w:szCs w:val="24"/>
                <w:lang w:val="pt-BR"/>
              </w:rPr>
            </w:rPrChange>
          </w:rPr>
          <w:t>Verificação do Gabinete</w:t>
        </w:r>
      </w:ins>
    </w:p>
    <w:p w:rsidR="71775870" w:rsidP="60453AAE" w:rsidRDefault="71775870" w14:paraId="72AB1A5E" w14:textId="6F7AFECA">
      <w:pPr>
        <w:bidi w:val="0"/>
        <w:spacing w:before="240" w:beforeAutospacing="off" w:after="240" w:afterAutospacing="off" w:line="360" w:lineRule="auto"/>
        <w:ind w:firstLine="708"/>
        <w:jc w:val="both"/>
        <w:rPr>
          <w:ins w:author="GUSTAVO DE OLIVEIRA REGO MORAIS" w:date="2025-08-08T20:40:39.508Z" w16du:dateUtc="2025-08-08T20:40:39.508Z" w:id="817045745"/>
          <w:rFonts w:ascii="Times New Roman" w:hAnsi="Times New Roman" w:eastAsia="Times New Roman" w:cs="Times New Roman"/>
          <w:i w:val="0"/>
          <w:iCs w:val="0"/>
          <w:noProof w:val="0"/>
          <w:sz w:val="24"/>
          <w:szCs w:val="24"/>
          <w:lang w:val="pt-BR"/>
          <w:rPrChange w:author="GUSTAVO DE OLIVEIRA REGO MORAIS" w:date="2025-08-08T20:41:03.603Z" w:id="886094342">
            <w:rPr>
              <w:ins w:author="GUSTAVO DE OLIVEIRA REGO MORAIS" w:date="2025-08-08T20:40:39.508Z" w16du:dateUtc="2025-08-08T20:40:39.508Z" w:id="301231780"/>
              <w:rFonts w:ascii="Aptos" w:hAnsi="Aptos" w:eastAsia="Aptos" w:cs="Aptos"/>
              <w:noProof w:val="0"/>
              <w:sz w:val="24"/>
              <w:szCs w:val="24"/>
              <w:lang w:val="pt-BR"/>
            </w:rPr>
          </w:rPrChange>
        </w:rPr>
        <w:pPrChange w:author="GUSTAVO DE OLIVEIRA REGO MORAIS" w:date="2025-08-08T20:41:17.79Z">
          <w:pPr>
            <w:bidi w:val="0"/>
          </w:pPr>
        </w:pPrChange>
      </w:pPr>
      <w:ins w:author="GUSTAVO DE OLIVEIRA REGO MORAIS" w:date="2025-08-08T20:40:39.508Z" w:id="459262059">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598Z" w:id="1220178942">
              <w:rPr>
                <w:rFonts w:ascii="Aptos" w:hAnsi="Aptos" w:eastAsia="Aptos" w:cs="Aptos"/>
                <w:noProof w:val="0"/>
                <w:sz w:val="24"/>
                <w:szCs w:val="24"/>
                <w:lang w:val="pt-BR"/>
              </w:rPr>
            </w:rPrChange>
          </w:rPr>
          <w:t xml:space="preserve">O diagrama apresenta um fluxo de validação específico para o gabinete, que pode ser acessado de diferentes maneiras, como a transição do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2Z" w:id="1636265479">
              <w:rPr>
                <w:rFonts w:ascii="Consolas" w:hAnsi="Consolas" w:eastAsia="Consolas" w:cs="Consolas"/>
                <w:noProof w:val="0"/>
                <w:sz w:val="24"/>
                <w:szCs w:val="24"/>
                <w:lang w:val="pt-BR"/>
              </w:rPr>
            </w:rPrChange>
          </w:rPr>
          <w:t>"Seleciona mais componentes"</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2Z" w:id="1687228093">
              <w:rPr>
                <w:rFonts w:ascii="Aptos" w:hAnsi="Aptos" w:eastAsia="Aptos" w:cs="Aptos"/>
                <w:noProof w:val="0"/>
                <w:sz w:val="24"/>
                <w:szCs w:val="24"/>
                <w:lang w:val="pt-BR"/>
              </w:rPr>
            </w:rPrChange>
          </w:rPr>
          <w:t xml:space="preserve"> ou a partir do evento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3Z" w:id="1387745961">
              <w:rPr>
                <w:rFonts w:ascii="Consolas" w:hAnsi="Consolas" w:eastAsia="Consolas" w:cs="Consolas"/>
                <w:noProof w:val="0"/>
                <w:sz w:val="24"/>
                <w:szCs w:val="24"/>
                <w:lang w:val="pt-BR"/>
              </w:rPr>
            </w:rPrChange>
          </w:rPr>
          <w:t>"Altera gabinete"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4Z" w:id="1129091207">
              <w:rPr>
                <w:rFonts w:ascii="Aptos" w:hAnsi="Aptos" w:eastAsia="Aptos" w:cs="Aptos"/>
                <w:noProof w:val="0"/>
                <w:sz w:val="24"/>
                <w:szCs w:val="24"/>
                <w:lang w:val="pt-BR"/>
              </w:rPr>
            </w:rPrChange>
          </w:rPr>
          <w:t xml:space="preserve">. 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4Z" w:id="221387284">
              <w:rPr>
                <w:rFonts w:ascii="Consolas" w:hAnsi="Consolas" w:eastAsia="Consolas" w:cs="Consolas"/>
                <w:noProof w:val="0"/>
                <w:sz w:val="24"/>
                <w:szCs w:val="24"/>
                <w:lang w:val="pt-BR"/>
              </w:rPr>
            </w:rPrChange>
          </w:rPr>
          <w:t>"Valida gabinete"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5Z" w:id="2127757575">
              <w:rPr>
                <w:rFonts w:ascii="Aptos" w:hAnsi="Aptos" w:eastAsia="Aptos" w:cs="Aptos"/>
                <w:noProof w:val="0"/>
                <w:sz w:val="24"/>
                <w:szCs w:val="24"/>
                <w:lang w:val="pt-BR"/>
              </w:rPr>
            </w:rPrChange>
          </w:rPr>
          <w:t xml:space="preserve"> é central, verificando a compatibilidade do gabinete com as demais peças.</w:t>
        </w:r>
      </w:ins>
    </w:p>
    <w:p w:rsidR="71775870" w:rsidP="60453AAE" w:rsidRDefault="71775870" w14:paraId="2B879501" w14:textId="61193DB0">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595493304"/>
          <w:rFonts w:ascii="Times New Roman" w:hAnsi="Times New Roman" w:eastAsia="Times New Roman" w:cs="Times New Roman"/>
          <w:i w:val="0"/>
          <w:iCs w:val="0"/>
          <w:noProof w:val="0"/>
          <w:sz w:val="24"/>
          <w:szCs w:val="24"/>
          <w:lang w:val="pt-BR"/>
          <w:rPrChange w:author="GUSTAVO DE OLIVEIRA REGO MORAIS" w:date="2025-08-08T20:41:03.607Z" w:id="1596433693">
            <w:rPr>
              <w:ins w:author="GUSTAVO DE OLIVEIRA REGO MORAIS" w:date="2025-08-08T20:40:39.508Z" w16du:dateUtc="2025-08-08T20:40:39.508Z" w:id="1065775765"/>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1487289875">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4Z" w:id="744917358">
              <w:rPr>
                <w:rFonts w:ascii="Aptos" w:hAnsi="Aptos" w:eastAsia="Aptos" w:cs="Aptos"/>
                <w:b w:val="1"/>
                <w:bCs w:val="1"/>
                <w:noProof w:val="0"/>
                <w:sz w:val="24"/>
                <w:szCs w:val="24"/>
                <w:lang w:val="pt-BR"/>
              </w:rPr>
            </w:rPrChange>
          </w:rPr>
          <w:t>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7Z" w:id="786315241">
              <w:rPr>
                <w:rFonts w:ascii="Aptos" w:hAnsi="Aptos" w:eastAsia="Aptos" w:cs="Aptos"/>
                <w:noProof w:val="0"/>
                <w:sz w:val="24"/>
                <w:szCs w:val="24"/>
                <w:lang w:val="pt-BR"/>
              </w:rPr>
            </w:rPrChange>
          </w:rPr>
          <w:t xml:space="preserve"> Se a condição for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7Z" w:id="583914360">
              <w:rPr>
                <w:rFonts w:ascii="Aptos" w:hAnsi="Aptos" w:eastAsia="Aptos" w:cs="Aptos"/>
                <w:noProof w:val="0"/>
                <w:sz w:val="24"/>
                <w:szCs w:val="24"/>
                <w:lang w:val="pt-BR"/>
              </w:rPr>
            </w:rPrChange>
          </w:rPr>
          <w:t>Validacao</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7Z" w:id="894436581">
              <w:rPr>
                <w:rFonts w:ascii="Aptos" w:hAnsi="Aptos" w:eastAsia="Aptos" w:cs="Aptos"/>
                <w:noProof w:val="0"/>
                <w:sz w:val="24"/>
                <w:szCs w:val="24"/>
                <w:lang w:val="pt-BR"/>
              </w:rPr>
            </w:rPrChange>
          </w:rPr>
          <w:t xml:space="preserve"> OK", a sessão entra no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8Z" w:id="1905539002">
              <w:rPr>
                <w:rFonts w:ascii="Consolas" w:hAnsi="Consolas" w:eastAsia="Consolas" w:cs="Consolas"/>
                <w:noProof w:val="0"/>
                <w:sz w:val="24"/>
                <w:szCs w:val="24"/>
                <w:lang w:val="pt-BR"/>
              </w:rPr>
            </w:rPrChange>
          </w:rPr>
          <w:t>"Gabinete 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18Z" w:id="145478730">
              <w:rPr>
                <w:rFonts w:ascii="Aptos" w:hAnsi="Aptos" w:eastAsia="Aptos" w:cs="Aptos"/>
                <w:noProof w:val="0"/>
                <w:sz w:val="24"/>
                <w:szCs w:val="24"/>
                <w:lang w:val="pt-BR"/>
              </w:rPr>
            </w:rPrChange>
          </w:rPr>
          <w:t>.</w:t>
        </w:r>
      </w:ins>
    </w:p>
    <w:p w:rsidR="71775870" w:rsidP="60453AAE" w:rsidRDefault="71775870" w14:paraId="715B4F42" w14:textId="05FCD87E">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253227879"/>
          <w:rFonts w:ascii="Times New Roman" w:hAnsi="Times New Roman" w:eastAsia="Times New Roman" w:cs="Times New Roman"/>
          <w:i w:val="0"/>
          <w:iCs w:val="0"/>
          <w:noProof w:val="0"/>
          <w:sz w:val="24"/>
          <w:szCs w:val="24"/>
          <w:lang w:val="pt-BR"/>
          <w:rPrChange w:author="GUSTAVO DE OLIVEIRA REGO MORAIS" w:date="2025-08-08T20:41:03.611Z" w:id="153232672">
            <w:rPr>
              <w:ins w:author="GUSTAVO DE OLIVEIRA REGO MORAIS" w:date="2025-08-08T20:40:39.508Z" w16du:dateUtc="2025-08-08T20:40:39.508Z" w:id="308728470"/>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17859140">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8Z" w:id="1013877722">
              <w:rPr>
                <w:rFonts w:ascii="Aptos" w:hAnsi="Aptos" w:eastAsia="Aptos" w:cs="Aptos"/>
                <w:b w:val="1"/>
                <w:bCs w:val="1"/>
                <w:noProof w:val="0"/>
                <w:sz w:val="24"/>
                <w:szCs w:val="24"/>
                <w:lang w:val="pt-BR"/>
              </w:rPr>
            </w:rPrChange>
          </w:rPr>
          <w:t>Incompatível: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Z" w:id="1378102489">
              <w:rPr>
                <w:rFonts w:ascii="Aptos" w:hAnsi="Aptos" w:eastAsia="Aptos" w:cs="Aptos"/>
                <w:noProof w:val="0"/>
                <w:sz w:val="24"/>
                <w:szCs w:val="24"/>
                <w:lang w:val="pt-BR"/>
              </w:rPr>
            </w:rPrChange>
          </w:rPr>
          <w:t xml:space="preserve"> Se a condição "Validação falhou" ocorrer, a sessão transita para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1Z" w:id="1666820099">
              <w:rPr>
                <w:rFonts w:ascii="Consolas" w:hAnsi="Consolas" w:eastAsia="Consolas" w:cs="Consolas"/>
                <w:noProof w:val="0"/>
                <w:sz w:val="24"/>
                <w:szCs w:val="24"/>
                <w:lang w:val="pt-BR"/>
              </w:rPr>
            </w:rPrChange>
          </w:rPr>
          <w:t>"Exibindo mensagem de erro"</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2Z" w:id="1236758169">
              <w:rPr>
                <w:rFonts w:ascii="Aptos" w:hAnsi="Aptos" w:eastAsia="Aptos" w:cs="Aptos"/>
                <w:noProof w:val="0"/>
                <w:sz w:val="24"/>
                <w:szCs w:val="24"/>
                <w:lang w:val="pt-BR"/>
              </w:rPr>
            </w:rPrChange>
          </w:rPr>
          <w:t xml:space="preserve"> e, em seguida, para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2Z" w:id="152905101">
              <w:rPr>
                <w:rFonts w:ascii="Consolas" w:hAnsi="Consolas" w:eastAsia="Consolas" w:cs="Consolas"/>
                <w:noProof w:val="0"/>
                <w:sz w:val="24"/>
                <w:szCs w:val="24"/>
                <w:lang w:val="pt-BR"/>
              </w:rPr>
            </w:rPrChange>
          </w:rPr>
          <w:t>"Sugerindo gabinete"</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3Z" w:id="1675721151">
              <w:rPr>
                <w:rFonts w:ascii="Aptos" w:hAnsi="Aptos" w:eastAsia="Aptos" w:cs="Aptos"/>
                <w:noProof w:val="0"/>
                <w:sz w:val="24"/>
                <w:szCs w:val="24"/>
                <w:lang w:val="pt-BR"/>
              </w:rPr>
            </w:rPrChange>
          </w:rPr>
          <w:t>, onde um ciclo de ajuste se inicia.</w:t>
        </w:r>
      </w:ins>
    </w:p>
    <w:p w:rsidR="71775870" w:rsidP="60453AAE" w:rsidRDefault="71775870" w14:paraId="2DC07768" w14:textId="3DAB4B3D">
      <w:pPr>
        <w:pStyle w:val="Heading4"/>
        <w:bidi w:val="0"/>
        <w:spacing w:before="319" w:beforeAutospacing="off" w:after="319" w:afterAutospacing="off" w:line="360" w:lineRule="auto"/>
        <w:jc w:val="both"/>
        <w:rPr>
          <w:ins w:author="GUSTAVO DE OLIVEIRA REGO MORAIS" w:date="2025-08-08T20:40:39.508Z" w16du:dateUtc="2025-08-08T20:40:39.508Z" w:id="2044829560"/>
          <w:rFonts w:ascii="Times New Roman" w:hAnsi="Times New Roman" w:eastAsia="Times New Roman" w:cs="Times New Roman"/>
          <w:b w:val="1"/>
          <w:bCs w:val="1"/>
          <w:i w:val="0"/>
          <w:iCs w:val="0"/>
          <w:noProof w:val="0"/>
          <w:sz w:val="24"/>
          <w:szCs w:val="24"/>
          <w:lang w:val="pt-BR"/>
          <w:rPrChange w:author="GUSTAVO DE OLIVEIRA REGO MORAIS" w:date="2025-08-08T20:41:03.612Z" w:id="248105456">
            <w:rPr>
              <w:ins w:author="GUSTAVO DE OLIVEIRA REGO MORAIS" w:date="2025-08-08T20:40:39.508Z" w16du:dateUtc="2025-08-08T20:40:39.508Z" w:id="329787309"/>
              <w:rFonts w:ascii="Aptos" w:hAnsi="Aptos" w:eastAsia="Aptos" w:cs="Aptos"/>
              <w:b w:val="1"/>
              <w:bCs w:val="1"/>
              <w:noProof w:val="0"/>
              <w:sz w:val="24"/>
              <w:szCs w:val="24"/>
              <w:lang w:val="pt-BR"/>
            </w:rPr>
          </w:rPrChange>
        </w:rPr>
        <w:pPrChange w:author="GUSTAVO DE OLIVEIRA REGO MORAIS" w:date="2025-08-08T20:41:07.103Z">
          <w:pPr>
            <w:numPr>
              <w:ilvl w:val="0"/>
              <w:numId w:val="110"/>
            </w:numPr>
            <w:bidi w:val="0"/>
          </w:pPr>
        </w:pPrChange>
      </w:pPr>
      <w:ins w:author="GUSTAVO DE OLIVEIRA REGO MORAIS" w:date="2025-08-08T20:40:39.508Z" w:id="1580736193">
        <w:r w:rsidRPr="60453AAE"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12Z" w:id="173513037">
              <w:rPr>
                <w:rFonts w:ascii="Aptos" w:hAnsi="Aptos" w:eastAsia="Aptos" w:cs="Aptos"/>
                <w:b w:val="1"/>
                <w:bCs w:val="1"/>
                <w:noProof w:val="0"/>
                <w:sz w:val="24"/>
                <w:szCs w:val="24"/>
                <w:lang w:val="pt-BR"/>
              </w:rPr>
            </w:rPrChange>
          </w:rPr>
          <w:t>Finalização da Montagem</w:t>
        </w:r>
      </w:ins>
    </w:p>
    <w:p w:rsidR="71775870" w:rsidP="60453AAE" w:rsidRDefault="71775870" w14:paraId="37A6F881" w14:textId="03B370AD">
      <w:pPr>
        <w:bidi w:val="0"/>
        <w:spacing w:before="240" w:beforeAutospacing="off" w:after="240" w:afterAutospacing="off" w:line="360" w:lineRule="auto"/>
        <w:ind w:firstLine="708"/>
        <w:jc w:val="both"/>
        <w:rPr>
          <w:ins w:author="GUSTAVO DE OLIVEIRA REGO MORAIS" w:date="2025-08-08T20:40:39.508Z" w16du:dateUtc="2025-08-08T20:40:39.508Z" w:id="595628451"/>
          <w:rFonts w:ascii="Times New Roman" w:hAnsi="Times New Roman" w:eastAsia="Times New Roman" w:cs="Times New Roman"/>
          <w:i w:val="0"/>
          <w:iCs w:val="0"/>
          <w:noProof w:val="0"/>
          <w:sz w:val="24"/>
          <w:szCs w:val="24"/>
          <w:lang w:val="pt-BR"/>
          <w:rPrChange w:author="GUSTAVO DE OLIVEIRA REGO MORAIS" w:date="2025-08-08T20:41:03.615Z" w:id="827705258">
            <w:rPr>
              <w:ins w:author="GUSTAVO DE OLIVEIRA REGO MORAIS" w:date="2025-08-08T20:40:39.508Z" w16du:dateUtc="2025-08-08T20:40:39.508Z" w:id="693040697"/>
              <w:rFonts w:ascii="Aptos" w:hAnsi="Aptos" w:eastAsia="Aptos" w:cs="Aptos"/>
              <w:noProof w:val="0"/>
              <w:sz w:val="24"/>
              <w:szCs w:val="24"/>
              <w:lang w:val="pt-BR"/>
            </w:rPr>
          </w:rPrChange>
        </w:rPr>
        <w:pPrChange w:author="GUSTAVO DE OLIVEIRA REGO MORAIS" w:date="2025-08-08T20:41:19.317Z">
          <w:pPr>
            <w:bidi w:val="0"/>
          </w:pPr>
        </w:pPrChange>
      </w:pPr>
      <w:ins w:author="GUSTAVO DE OLIVEIRA REGO MORAIS" w:date="2025-08-08T20:40:39.508Z" w:id="841706646">
        <w:r w:rsidRPr="60453AAE" w:rsidR="71775870">
          <w:rPr>
            <w:rFonts w:ascii="Times New Roman" w:hAnsi="Times New Roman" w:eastAsia="Times New Roman" w:cs="Times New Roman"/>
            <w:i w:val="0"/>
            <w:iCs w:val="0"/>
            <w:noProof w:val="0"/>
            <w:sz w:val="24"/>
            <w:szCs w:val="24"/>
            <w:lang w:val="pt-BR"/>
            <w:rPrChange w:author="GUSTAVO DE OLIVEIRA REGO MORAIS" w:date="2025-08-08T20:41:03.612Z" w:id="1701141545">
              <w:rPr>
                <w:rFonts w:ascii="Aptos" w:hAnsi="Aptos" w:eastAsia="Aptos" w:cs="Aptos"/>
                <w:noProof w:val="0"/>
                <w:sz w:val="24"/>
                <w:szCs w:val="24"/>
                <w:lang w:val="pt-BR"/>
              </w:rPr>
            </w:rPrChange>
          </w:rPr>
          <w:t xml:space="preserve">Uma vez que o gabinete é considerado compatível, 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7Z" w:id="769266384">
              <w:rPr>
                <w:rFonts w:ascii="Consolas" w:hAnsi="Consolas" w:eastAsia="Consolas" w:cs="Consolas"/>
                <w:noProof w:val="0"/>
                <w:sz w:val="24"/>
                <w:szCs w:val="24"/>
                <w:lang w:val="pt-BR"/>
              </w:rPr>
            </w:rPrChange>
          </w:rPr>
          <w:t>"Gabinete Compatível"</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7Z" w:id="688703608">
              <w:rPr>
                <w:rFonts w:ascii="Aptos" w:hAnsi="Aptos" w:eastAsia="Aptos" w:cs="Aptos"/>
                <w:noProof w:val="0"/>
                <w:sz w:val="24"/>
                <w:szCs w:val="24"/>
                <w:lang w:val="pt-BR"/>
              </w:rPr>
            </w:rPrChange>
          </w:rPr>
          <w:t xml:space="preserve"> leva a sessão ao estado </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8Z" w:id="935465598">
              <w:rPr>
                <w:rFonts w:ascii="Consolas" w:hAnsi="Consolas" w:eastAsia="Consolas" w:cs="Consolas"/>
                <w:noProof w:val="0"/>
                <w:sz w:val="24"/>
                <w:szCs w:val="24"/>
                <w:lang w:val="pt-BR"/>
              </w:rPr>
            </w:rPrChange>
          </w:rPr>
          <w:t>"Finalizando montagem"</w:t>
        </w:r>
        <w:r w:rsidRPr="60453AAE" w:rsidR="71775870">
          <w:rPr>
            <w:rFonts w:ascii="Times New Roman" w:hAnsi="Times New Roman" w:eastAsia="Times New Roman" w:cs="Times New Roman"/>
            <w:i w:val="0"/>
            <w:iCs w:val="0"/>
            <w:noProof w:val="0"/>
            <w:sz w:val="24"/>
            <w:szCs w:val="24"/>
            <w:lang w:val="pt-BR"/>
            <w:rPrChange w:author="GUSTAVO DE OLIVEIRA REGO MORAIS" w:date="2025-08-08T20:40:49.828Z" w:id="838671643">
              <w:rPr>
                <w:rFonts w:ascii="Aptos" w:hAnsi="Aptos" w:eastAsia="Aptos" w:cs="Aptos"/>
                <w:noProof w:val="0"/>
                <w:sz w:val="24"/>
                <w:szCs w:val="24"/>
                <w:lang w:val="pt-BR"/>
              </w:rPr>
            </w:rPrChange>
          </w:rPr>
          <w:t>. Este estado representa a conclusão do processo de edição manual, e a transição a partir dele leva ao nó final do diagrama, encerrando a atividade.</w:t>
        </w:r>
      </w:ins>
    </w:p>
    <w:p w:rsidR="60453AAE" w:rsidP="60453AAE" w:rsidRDefault="60453AAE" w14:paraId="43BE1AF2" w14:textId="06211EEF">
      <w:pPr>
        <w:pStyle w:val="Normal"/>
        <w:keepNext w:val="1"/>
        <w:keepLines w:val="1"/>
        <w:bidi w:val="0"/>
        <w:rPr>
          <w:del w:author="GUSTAVO DE OLIVEIRA REGO MORAIS" w:date="2025-08-08T20:41:24.482Z" w16du:dateUtc="2025-08-08T20:41:24.482Z" w:id="1169568170"/>
          <w:noProof w:val="0"/>
          <w:lang w:val="pt-BR"/>
          <w:rPrChange w:author="GUSTAVO DE OLIVEIRA REGO MORAIS" w:date="2025-08-08T20:19:16.295Z" w:id="1254074630">
            <w:rPr>
              <w:del w:author="GUSTAVO DE OLIVEIRA REGO MORAIS" w:date="2025-08-08T20:41:24.482Z" w16du:dateUtc="2025-08-08T20:41:24.482Z" w:id="431063559"/>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p>
    <w:p w:rsidR="1AF509E4" w:rsidP="1AF509E4" w:rsidRDefault="1AF509E4" w14:paraId="2B59AC77" w14:textId="5FA95A13">
      <w:pPr>
        <w:bidi w:val="0"/>
        <w:spacing w:line="360" w:lineRule="auto"/>
        <w:rPr>
          <w:rFonts w:ascii="Times New Roman" w:hAnsi="Times New Roman" w:eastAsia="Times New Roman" w:cs="Times New Roman"/>
        </w:rPr>
      </w:pPr>
    </w:p>
    <w:p w:rsidR="7E933464" w:rsidP="60453AAE" w:rsidRDefault="7E933464" w14:paraId="293CD8F9" w14:textId="14DC05DC">
      <w:pPr>
        <w:pStyle w:val="Heading1"/>
        <w:bidi w:val="0"/>
        <w:spacing w:before="240" w:beforeAutospacing="off" w:after="240" w:afterAutospacing="off" w:line="360" w:lineRule="auto"/>
        <w:ind w:firstLine="0"/>
        <w:rPr>
          <w:rFonts w:ascii="Times New Roman" w:hAnsi="Times New Roman" w:eastAsia="Times New Roman" w:cs="Times New Roman"/>
          <w:b w:val="1"/>
          <w:bCs w:val="1"/>
          <w:sz w:val="24"/>
          <w:szCs w:val="24"/>
          <w:rPrChange w:author="GUSTAVO DE OLIVEIRA REGO MORAIS" w:date="2025-08-08T20:27:20.608Z" w:id="880182342">
            <w:rPr>
              <w:rFonts w:ascii="Times New Roman" w:hAnsi="Times New Roman" w:eastAsia="Times New Roman" w:cs="Times New Roman"/>
              <w:sz w:val="24"/>
              <w:szCs w:val="24"/>
            </w:rPr>
          </w:rPrChange>
        </w:rPr>
      </w:pPr>
      <w:bookmarkStart w:name="_Toc2124839688" w:id="1917924430"/>
      <w:r w:rsidRPr="60453AAE" w:rsidR="6265BE77">
        <w:rPr>
          <w:rFonts w:ascii="Times New Roman" w:hAnsi="Times New Roman" w:eastAsia="Times New Roman" w:cs="Times New Roman"/>
          <w:b w:val="1"/>
          <w:bCs w:val="1"/>
          <w:sz w:val="24"/>
          <w:szCs w:val="24"/>
          <w:rPrChange w:author="GUSTAVO DE OLIVEIRA REGO MORAIS" w:date="2025-08-08T20:27:20.608Z" w:id="777675446">
            <w:rPr>
              <w:rFonts w:ascii="Times New Roman" w:hAnsi="Times New Roman" w:eastAsia="Times New Roman" w:cs="Times New Roman"/>
              <w:sz w:val="24"/>
              <w:szCs w:val="24"/>
            </w:rPr>
          </w:rPrChange>
        </w:rPr>
        <w:t>7</w:t>
      </w:r>
      <w:r w:rsidRPr="60453AAE" w:rsidR="7C515FA9">
        <w:rPr>
          <w:rFonts w:ascii="Times New Roman" w:hAnsi="Times New Roman" w:eastAsia="Times New Roman" w:cs="Times New Roman"/>
          <w:b w:val="1"/>
          <w:bCs w:val="1"/>
          <w:sz w:val="24"/>
          <w:szCs w:val="24"/>
        </w:rPr>
        <w:t>.</w:t>
      </w:r>
      <w:r w:rsidRPr="60453AAE" w:rsidR="6265BE77">
        <w:rPr>
          <w:rFonts w:ascii="Times New Roman" w:hAnsi="Times New Roman" w:eastAsia="Times New Roman" w:cs="Times New Roman"/>
          <w:b w:val="1"/>
          <w:bCs w:val="1"/>
          <w:sz w:val="24"/>
          <w:szCs w:val="24"/>
          <w:rPrChange w:author="GUSTAVO DE OLIVEIRA REGO MORAIS" w:date="2025-08-08T20:27:20.608Z" w:id="735643854">
            <w:rPr>
              <w:rFonts w:ascii="Times New Roman" w:hAnsi="Times New Roman" w:eastAsia="Times New Roman" w:cs="Times New Roman"/>
              <w:sz w:val="24"/>
              <w:szCs w:val="24"/>
            </w:rPr>
          </w:rPrChange>
        </w:rPr>
        <w:t xml:space="preserve"> DIAGR</w:t>
      </w:r>
      <w:ins w:author="GUSTAVO DE OLIVEIRA REGO MORAIS" w:date="2025-08-08T20:27:24.655Z" w:id="1701253223">
        <w:r w:rsidRPr="60453AAE" w:rsidR="681EE21E">
          <w:rPr>
            <w:rFonts w:ascii="Times New Roman" w:hAnsi="Times New Roman" w:eastAsia="Times New Roman" w:cs="Times New Roman"/>
            <w:b w:val="1"/>
            <w:bCs w:val="1"/>
            <w:sz w:val="24"/>
            <w:szCs w:val="24"/>
          </w:rPr>
          <w:t>A</w:t>
        </w:r>
      </w:ins>
      <w:r w:rsidRPr="60453AAE" w:rsidR="6265BE77">
        <w:rPr>
          <w:rFonts w:ascii="Times New Roman" w:hAnsi="Times New Roman" w:eastAsia="Times New Roman" w:cs="Times New Roman"/>
          <w:b w:val="1"/>
          <w:bCs w:val="1"/>
          <w:sz w:val="24"/>
          <w:szCs w:val="24"/>
          <w:rPrChange w:author="GUSTAVO DE OLIVEIRA REGO MORAIS" w:date="2025-08-08T20:27:20.608Z" w:id="1403534667">
            <w:rPr>
              <w:rFonts w:ascii="Times New Roman" w:hAnsi="Times New Roman" w:eastAsia="Times New Roman" w:cs="Times New Roman"/>
              <w:sz w:val="24"/>
              <w:szCs w:val="24"/>
            </w:rPr>
          </w:rPrChange>
        </w:rPr>
        <w:t xml:space="preserve">MA DE </w:t>
      </w:r>
      <w:del w:author="GUSTAVO DE OLIVEIRA REGO MORAIS" w:date="2025-08-08T20:27:27.235Z" w:id="1739517918">
        <w:r w:rsidRPr="60453AAE" w:rsidDel="6265BE77">
          <w:rPr>
            <w:rFonts w:ascii="Times New Roman" w:hAnsi="Times New Roman" w:eastAsia="Times New Roman" w:cs="Times New Roman"/>
            <w:b w:val="1"/>
            <w:bCs w:val="1"/>
            <w:sz w:val="24"/>
            <w:szCs w:val="24"/>
            <w:rPrChange w:author="GUSTAVO DE OLIVEIRA REGO MORAIS" w:date="2025-08-08T20:27:20.608Z" w:id="2085636714">
              <w:rPr>
                <w:rFonts w:ascii="Times New Roman" w:hAnsi="Times New Roman" w:eastAsia="Times New Roman" w:cs="Times New Roman"/>
                <w:sz w:val="24"/>
                <w:szCs w:val="24"/>
              </w:rPr>
            </w:rPrChange>
          </w:rPr>
          <w:delText>SEQUENCIA</w:delText>
        </w:r>
      </w:del>
      <w:ins w:author="GUSTAVO DE OLIVEIRA REGO MORAIS" w:date="2025-08-08T20:27:27.236Z" w:id="1520726731">
        <w:r w:rsidRPr="60453AAE" w:rsidR="0418DF21">
          <w:rPr>
            <w:rFonts w:ascii="Times New Roman" w:hAnsi="Times New Roman" w:eastAsia="Times New Roman" w:cs="Times New Roman"/>
            <w:b w:val="1"/>
            <w:bCs w:val="1"/>
            <w:sz w:val="24"/>
            <w:szCs w:val="24"/>
          </w:rPr>
          <w:t>SEQUÊNCIA</w:t>
        </w:r>
      </w:ins>
      <w:bookmarkEnd w:id="191792443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64265270" w:rsidP="4B48383A" w:rsidRDefault="64265270" w14:paraId="6900878C" w14:textId="3A446150">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4B48383A" w:rsidP="4B48383A" w:rsidRDefault="4B48383A" w14:paraId="1DB8FB2E" w14:textId="3BF07095">
      <w:pPr>
        <w:bidi w:val="0"/>
        <w:spacing w:line="360" w:lineRule="auto"/>
        <w:rPr>
          <w:rFonts w:ascii="Times New Roman" w:hAnsi="Times New Roman" w:eastAsia="Times New Roman" w:cs="Times New Roman"/>
        </w:rPr>
      </w:pPr>
    </w:p>
    <w:p w:rsidR="4B48383A" w:rsidP="4B48383A" w:rsidRDefault="4B48383A" w14:paraId="259F2906" w14:textId="10E2162A">
      <w:pPr>
        <w:bidi w:val="0"/>
        <w:spacing w:line="360" w:lineRule="auto"/>
        <w:rPr>
          <w:rFonts w:ascii="Times New Roman" w:hAnsi="Times New Roman" w:eastAsia="Times New Roman" w:cs="Times New Roman"/>
        </w:rPr>
      </w:pP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1AF509E4" w:rsidRDefault="7E933464" w14:paraId="2E12F745" w14:textId="0A1F7B78">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7F596E2C">
        <w:rPr>
          <w:rFonts w:ascii="Times New Roman" w:hAnsi="Times New Roman" w:eastAsia="Times New Roman" w:cs="Times New Roman"/>
          <w:noProof w:val="0"/>
          <w:sz w:val="24"/>
          <w:szCs w:val="24"/>
          <w:lang w:val="pt-BR"/>
        </w:rPr>
        <w:t xml:space="preserve">A seguir temos os </w:t>
      </w:r>
      <w:r w:rsidRPr="1AF509E4" w:rsidR="7F596E2C">
        <w:rPr>
          <w:rFonts w:ascii="Times New Roman" w:hAnsi="Times New Roman" w:eastAsia="Times New Roman" w:cs="Times New Roman"/>
          <w:noProof w:val="0"/>
          <w:sz w:val="24"/>
          <w:szCs w:val="24"/>
          <w:lang w:val="pt-BR"/>
        </w:rPr>
        <w:t>di</w:t>
      </w:r>
      <w:r w:rsidRPr="1AF509E4" w:rsidR="5F833CF2">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gram</w:t>
      </w:r>
      <w:r w:rsidRPr="1AF509E4" w:rsidR="222E8F70">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s</w:t>
      </w:r>
      <w:r w:rsidRPr="1AF509E4" w:rsidR="7F596E2C">
        <w:rPr>
          <w:rFonts w:ascii="Times New Roman" w:hAnsi="Times New Roman" w:eastAsia="Times New Roman" w:cs="Times New Roman"/>
          <w:noProof w:val="0"/>
          <w:sz w:val="24"/>
          <w:szCs w:val="24"/>
          <w:lang w:val="pt-BR"/>
        </w:rPr>
        <w:t xml:space="preserve"> de </w:t>
      </w:r>
      <w:r w:rsidRPr="1AF509E4" w:rsidR="5DF09BA3">
        <w:rPr>
          <w:rFonts w:ascii="Times New Roman" w:hAnsi="Times New Roman" w:eastAsia="Times New Roman" w:cs="Times New Roman"/>
          <w:noProof w:val="0"/>
          <w:sz w:val="24"/>
          <w:szCs w:val="24"/>
          <w:lang w:val="pt-BR"/>
        </w:rPr>
        <w:t>sequência</w:t>
      </w:r>
    </w:p>
    <w:p w:rsidR="7E933464" w:rsidP="60453AAE" w:rsidRDefault="7E933464" w14:paraId="71E2A92A" w14:textId="393953F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2B203FD9" w14:textId="3C97F3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22D491F5" w14:textId="5441A92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341D5A2B" w14:textId="3299A59A">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7487B058" w14:textId="0D8C8EF4">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42F0A283" w14:textId="0CB7C4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51547C62" w14:textId="54B88B0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487BA772" w14:textId="7D2650DE">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0B0E5103" w14:textId="1F927E80">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72EC5A69" w14:textId="704C6758">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075ECB14" w14:textId="2A85B8DE">
      <w:pPr>
        <w:pStyle w:val="Normal"/>
        <w:bidi w:val="0"/>
        <w:spacing w:before="240" w:beforeAutospacing="off" w:after="240" w:afterAutospacing="off" w:line="360" w:lineRule="auto"/>
        <w:ind w:firstLine="0"/>
        <w:jc w:val="center"/>
      </w:pPr>
      <w:r w:rsidR="37682456">
        <w:rPr/>
        <w:t>Figura 18 – Cadastro e Login</w:t>
      </w:r>
    </w:p>
    <w:p w:rsidR="028F1DC3" w:rsidP="60453AAE" w:rsidRDefault="028F1DC3" w14:paraId="2FBAE5B6" w14:textId="7EA89709">
      <w:pPr>
        <w:pStyle w:val="Normal"/>
        <w:spacing w:before="240" w:beforeAutospacing="off" w:after="240" w:afterAutospacing="off" w:line="360" w:lineRule="auto"/>
        <w:ind w:firstLine="0"/>
        <w:jc w:val="center"/>
      </w:pPr>
      <w:r w:rsidR="028F1DC3">
        <w:drawing>
          <wp:inline wp14:editId="21D51479" wp14:anchorId="0663B756">
            <wp:extent cx="2921782" cy="8129586"/>
            <wp:effectExtent l="0" t="0" r="0" b="0"/>
            <wp:docPr id="1519434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e4f8b088a6054b8a">
                      <a:extLst>
                        <a:ext xmlns:a="http://schemas.openxmlformats.org/drawingml/2006/main" uri="{28A0092B-C50C-407E-A947-70E740481C1C}">
                          <a14:useLocalDpi xmlns:a14="http://schemas.microsoft.com/office/drawing/2010/main" val="0"/>
                        </a:ext>
                      </a:extLst>
                    </a:blip>
                    <a:stretch>
                      <a:fillRect/>
                    </a:stretch>
                  </pic:blipFill>
                  <pic:spPr>
                    <a:xfrm>
                      <a:off x="0" y="0"/>
                      <a:ext cx="2921782" cy="8129586"/>
                    </a:xfrm>
                    <a:prstGeom prst="rect">
                      <a:avLst/>
                    </a:prstGeom>
                  </pic:spPr>
                </pic:pic>
              </a:graphicData>
            </a:graphic>
          </wp:inline>
        </w:drawing>
      </w:r>
      <w:r w:rsidR="607D16E2">
        <w:rPr/>
        <w:t xml:space="preserve"> </w:t>
      </w:r>
    </w:p>
    <w:p w:rsidR="7E933464" w:rsidP="60453AAE" w:rsidRDefault="7E933464" w14:paraId="2D285109" w14:textId="5629273D">
      <w:pPr>
        <w:bidi w:val="0"/>
        <w:spacing w:before="240" w:beforeAutospacing="off" w:after="240" w:afterAutospacing="off" w:line="360" w:lineRule="auto"/>
        <w:ind w:firstLine="0"/>
        <w:jc w:val="center"/>
      </w:pPr>
      <w:r w:rsidR="607D16E2">
        <w:rPr/>
        <w:t>Figura 1</w:t>
      </w:r>
      <w:r w:rsidR="451AB82A">
        <w:rPr/>
        <w:t>9</w:t>
      </w:r>
      <w:r w:rsidR="607D16E2">
        <w:rPr/>
        <w:t xml:space="preserve"> – Coleta de requisitos</w:t>
      </w:r>
    </w:p>
    <w:p w:rsidR="7E933464" w:rsidP="60453AAE" w:rsidRDefault="7E933464" w14:paraId="47D315E5" w14:textId="5F0D7A9C">
      <w:pPr>
        <w:bidi w:val="0"/>
        <w:spacing w:before="240" w:beforeAutospacing="off" w:after="240" w:afterAutospacing="off" w:line="360" w:lineRule="auto"/>
        <w:ind w:firstLine="0"/>
        <w:jc w:val="center"/>
      </w:pPr>
      <w:r w:rsidR="281EFA5E">
        <w:drawing>
          <wp:inline wp14:editId="38F1E902" wp14:anchorId="4EEF806B">
            <wp:extent cx="5724524" cy="5238748"/>
            <wp:effectExtent l="0" t="0" r="0" b="0"/>
            <wp:docPr id="10793876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81029d9b1724946">
                      <a:extLst>
                        <a:ext xmlns:a="http://schemas.openxmlformats.org/drawingml/2006/main" uri="{28A0092B-C50C-407E-A947-70E740481C1C}">
                          <a14:useLocalDpi xmlns:a14="http://schemas.microsoft.com/office/drawing/2010/main" val="0"/>
                        </a:ext>
                      </a:extLst>
                    </a:blip>
                    <a:stretch>
                      <a:fillRect/>
                    </a:stretch>
                  </pic:blipFill>
                  <pic:spPr>
                    <a:xfrm>
                      <a:off x="0" y="0"/>
                      <a:ext cx="5724524" cy="5238748"/>
                    </a:xfrm>
                    <a:prstGeom prst="rect">
                      <a:avLst/>
                    </a:prstGeom>
                  </pic:spPr>
                </pic:pic>
              </a:graphicData>
            </a:graphic>
          </wp:inline>
        </w:drawing>
      </w:r>
    </w:p>
    <w:p w:rsidR="7E933464" w:rsidP="60453AAE" w:rsidRDefault="7E933464" w14:paraId="1E9BE668" w14:textId="7AB3D8D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26774FEF" w14:textId="2F5AE2E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5DBA07AA" w14:textId="1968C25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3C93CAF5" w14:textId="04352C3B">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60453AAE" w:rsidR="607D16E2">
        <w:rPr>
          <w:rFonts w:ascii="Times New Roman" w:hAnsi="Times New Roman" w:eastAsia="Times New Roman" w:cs="Times New Roman"/>
          <w:noProof w:val="0"/>
          <w:sz w:val="24"/>
          <w:szCs w:val="24"/>
          <w:lang w:val="pt-BR"/>
        </w:rPr>
        <w:t xml:space="preserve">Figura </w:t>
      </w:r>
      <w:r w:rsidRPr="60453AAE" w:rsidR="51BF73C3">
        <w:rPr>
          <w:rFonts w:ascii="Times New Roman" w:hAnsi="Times New Roman" w:eastAsia="Times New Roman" w:cs="Times New Roman"/>
          <w:noProof w:val="0"/>
          <w:sz w:val="24"/>
          <w:szCs w:val="24"/>
          <w:lang w:val="pt-BR"/>
        </w:rPr>
        <w:t>20</w:t>
      </w:r>
      <w:r w:rsidRPr="60453AAE" w:rsidR="607D16E2">
        <w:rPr>
          <w:rFonts w:ascii="Times New Roman" w:hAnsi="Times New Roman" w:eastAsia="Times New Roman" w:cs="Times New Roman"/>
          <w:noProof w:val="0"/>
          <w:sz w:val="24"/>
          <w:szCs w:val="24"/>
          <w:lang w:val="pt-BR"/>
        </w:rPr>
        <w:t xml:space="preserve"> - Configuração automatizada</w:t>
      </w:r>
      <w:r w:rsidR="65CDDF65">
        <w:drawing>
          <wp:inline wp14:editId="2EE4BDC9" wp14:anchorId="5F5ACD7A">
            <wp:extent cx="5724524" cy="3657600"/>
            <wp:effectExtent l="0" t="0" r="0" b="0"/>
            <wp:docPr id="136384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f86333b51874906">
                      <a:extLst>
                        <a:ext xmlns:a="http://schemas.openxmlformats.org/drawingml/2006/main"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p>
    <w:p w:rsidR="7E933464" w:rsidP="60453AAE" w:rsidRDefault="7E933464" w14:paraId="2D8F8ECF" w14:textId="28FB9F7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60453AAE" w:rsidRDefault="7E933464" w14:paraId="4579D63D" w14:textId="2683691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22374030" w14:textId="322BE2B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42F67CB5" w14:textId="7E1DF9BD">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227E83B9" w14:textId="3CF8383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1C7D4BA1" w14:textId="367269E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607D16E2">
        <w:drawing>
          <wp:inline wp14:editId="3F66DF8C" wp14:anchorId="098CA2BA">
            <wp:extent cx="5724524" cy="5695948"/>
            <wp:effectExtent l="0" t="0" r="0" b="0"/>
            <wp:docPr id="2126963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87f2a3ddd8b455d">
                      <a:extLst>
                        <a:ext xmlns:a="http://schemas.openxmlformats.org/drawingml/2006/main" uri="{28A0092B-C50C-407E-A947-70E740481C1C}">
                          <a14:useLocalDpi xmlns:a14="http://schemas.microsoft.com/office/drawing/2010/main" val="0"/>
                        </a:ext>
                      </a:extLst>
                    </a:blip>
                    <a:stretch>
                      <a:fillRect/>
                    </a:stretch>
                  </pic:blipFill>
                  <pic:spPr>
                    <a:xfrm>
                      <a:off x="0" y="0"/>
                      <a:ext cx="5724524" cy="5695948"/>
                    </a:xfrm>
                    <a:prstGeom prst="rect">
                      <a:avLst/>
                    </a:prstGeom>
                  </pic:spPr>
                </pic:pic>
              </a:graphicData>
            </a:graphic>
          </wp:inline>
        </w:drawing>
      </w:r>
      <w:r w:rsidRPr="60453AAE" w:rsidR="607D16E2">
        <w:rPr>
          <w:rFonts w:ascii="Times New Roman" w:hAnsi="Times New Roman" w:eastAsia="Times New Roman" w:cs="Times New Roman"/>
          <w:noProof w:val="0"/>
          <w:sz w:val="24"/>
          <w:szCs w:val="24"/>
          <w:lang w:val="pt-BR"/>
        </w:rPr>
        <w:t>Figura 2</w:t>
      </w:r>
      <w:r w:rsidRPr="60453AAE" w:rsidR="2A922BF2">
        <w:rPr>
          <w:rFonts w:ascii="Times New Roman" w:hAnsi="Times New Roman" w:eastAsia="Times New Roman" w:cs="Times New Roman"/>
          <w:noProof w:val="0"/>
          <w:sz w:val="24"/>
          <w:szCs w:val="24"/>
          <w:lang w:val="pt-BR"/>
        </w:rPr>
        <w:t>1</w:t>
      </w:r>
      <w:r w:rsidRPr="60453AAE" w:rsidR="607D16E2">
        <w:rPr>
          <w:rFonts w:ascii="Times New Roman" w:hAnsi="Times New Roman" w:eastAsia="Times New Roman" w:cs="Times New Roman"/>
          <w:noProof w:val="0"/>
          <w:sz w:val="24"/>
          <w:szCs w:val="24"/>
          <w:lang w:val="pt-BR"/>
        </w:rPr>
        <w:t xml:space="preserve"> – Montagem manual</w:t>
      </w:r>
    </w:p>
    <w:p w:rsidR="7E933464" w:rsidP="60453AAE" w:rsidRDefault="7E933464" w14:paraId="37B9011F" w14:textId="40FA8B8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60453AAE" w:rsidRDefault="7E933464" w14:paraId="77D956BC" w14:textId="7ABAE4C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376061E1" w14:textId="4A3B4385">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56DF2070" w14:textId="6ECF480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06CC0EC7" w14:textId="3C223BB9">
      <w:pPr>
        <w:pStyle w:val="Normal"/>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60453AAE" w:rsidRDefault="7E933464" w14:paraId="050F26F6" w14:textId="36369A9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60453AAE" w:rsidR="607D16E2">
        <w:rPr>
          <w:rFonts w:ascii="Times New Roman" w:hAnsi="Times New Roman" w:eastAsia="Times New Roman" w:cs="Times New Roman"/>
          <w:noProof w:val="0"/>
          <w:sz w:val="24"/>
          <w:szCs w:val="24"/>
          <w:lang w:val="pt-BR"/>
        </w:rPr>
        <w:t>Figura 2</w:t>
      </w:r>
      <w:r w:rsidRPr="60453AAE" w:rsidR="12CFBF0F">
        <w:rPr>
          <w:rFonts w:ascii="Times New Roman" w:hAnsi="Times New Roman" w:eastAsia="Times New Roman" w:cs="Times New Roman"/>
          <w:noProof w:val="0"/>
          <w:sz w:val="24"/>
          <w:szCs w:val="24"/>
          <w:lang w:val="pt-BR"/>
        </w:rPr>
        <w:t>2</w:t>
      </w:r>
      <w:r w:rsidRPr="60453AAE" w:rsidR="607D16E2">
        <w:rPr>
          <w:rFonts w:ascii="Times New Roman" w:hAnsi="Times New Roman" w:eastAsia="Times New Roman" w:cs="Times New Roman"/>
          <w:noProof w:val="0"/>
          <w:sz w:val="24"/>
          <w:szCs w:val="24"/>
          <w:lang w:val="pt-BR"/>
        </w:rPr>
        <w:t xml:space="preserve"> – Sistema de Refrigeração</w:t>
      </w:r>
    </w:p>
    <w:p w:rsidR="74587C59" w:rsidP="60453AAE" w:rsidRDefault="74587C59" w14:paraId="110DB8F1" w14:textId="381BD67A">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74587C59">
        <w:drawing>
          <wp:inline wp14:editId="054B0AC9" wp14:anchorId="7F72B5AB">
            <wp:extent cx="4381500" cy="5724524"/>
            <wp:effectExtent l="0" t="0" r="0" b="0"/>
            <wp:docPr id="1993680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78014e2b69849dc">
                      <a:extLst>
                        <a:ext xmlns:a="http://schemas.openxmlformats.org/drawingml/2006/main" uri="{28A0092B-C50C-407E-A947-70E740481C1C}">
                          <a14:useLocalDpi xmlns:a14="http://schemas.microsoft.com/office/drawing/2010/main" val="0"/>
                        </a:ext>
                      </a:extLst>
                    </a:blip>
                    <a:stretch>
                      <a:fillRect/>
                    </a:stretch>
                  </pic:blipFill>
                  <pic:spPr>
                    <a:xfrm>
                      <a:off x="0" y="0"/>
                      <a:ext cx="4381500" cy="5724524"/>
                    </a:xfrm>
                    <a:prstGeom prst="rect">
                      <a:avLst/>
                    </a:prstGeom>
                  </pic:spPr>
                </pic:pic>
              </a:graphicData>
            </a:graphic>
          </wp:inline>
        </w:drawing>
      </w:r>
    </w:p>
    <w:p w:rsidR="7B429EFB" w:rsidP="60453AAE" w:rsidRDefault="7B429EFB" w14:paraId="534A711B" w14:textId="621A1EA1">
      <w:pPr>
        <w:pStyle w:val="Heading2"/>
        <w:spacing w:line="360" w:lineRule="auto"/>
        <w:rPr>
          <w:rFonts w:ascii="Times New Roman" w:hAnsi="Times New Roman" w:eastAsia="Times New Roman" w:cs="Times New Roman"/>
          <w:b w:val="1"/>
          <w:bCs w:val="1"/>
          <w:sz w:val="24"/>
          <w:szCs w:val="24"/>
        </w:rPr>
      </w:pPr>
      <w:r w:rsidRPr="60453AAE" w:rsidR="7B429EFB">
        <w:rPr>
          <w:rFonts w:ascii="Times New Roman" w:hAnsi="Times New Roman" w:eastAsia="Times New Roman" w:cs="Times New Roman"/>
          <w:b w:val="1"/>
          <w:bCs w:val="1"/>
          <w:sz w:val="24"/>
          <w:szCs w:val="24"/>
        </w:rPr>
        <w:t>7</w:t>
      </w:r>
      <w:r w:rsidRPr="60453AAE" w:rsidR="5E8BE053">
        <w:rPr>
          <w:rFonts w:ascii="Times New Roman" w:hAnsi="Times New Roman" w:eastAsia="Times New Roman" w:cs="Times New Roman"/>
          <w:b w:val="1"/>
          <w:bCs w:val="1"/>
          <w:sz w:val="24"/>
          <w:szCs w:val="24"/>
        </w:rPr>
        <w:t>.</w:t>
      </w:r>
      <w:r w:rsidRPr="60453AAE" w:rsidR="6E0C5A56">
        <w:rPr>
          <w:rFonts w:ascii="Times New Roman" w:hAnsi="Times New Roman" w:eastAsia="Times New Roman" w:cs="Times New Roman"/>
          <w:b w:val="1"/>
          <w:bCs w:val="1"/>
          <w:sz w:val="24"/>
          <w:szCs w:val="24"/>
        </w:rPr>
        <w:t>1</w:t>
      </w:r>
      <w:r w:rsidRPr="60453AAE" w:rsidR="5E8BE053">
        <w:rPr>
          <w:rFonts w:ascii="Times New Roman" w:hAnsi="Times New Roman" w:eastAsia="Times New Roman" w:cs="Times New Roman"/>
          <w:b w:val="1"/>
          <w:bCs w:val="1"/>
          <w:sz w:val="24"/>
          <w:szCs w:val="24"/>
        </w:rPr>
        <w:t xml:space="preserve"> </w:t>
      </w:r>
      <w:r w:rsidRPr="60453AAE" w:rsidR="5E8BE053">
        <w:rPr>
          <w:rFonts w:ascii="Times New Roman" w:hAnsi="Times New Roman" w:eastAsia="Times New Roman" w:cs="Times New Roman"/>
          <w:b w:val="1"/>
          <w:bCs w:val="1"/>
          <w:sz w:val="24"/>
          <w:szCs w:val="24"/>
        </w:rPr>
        <w:t>Descrição</w:t>
      </w:r>
      <w:r w:rsidRPr="60453AAE" w:rsidR="5E8BE053">
        <w:rPr>
          <w:rFonts w:ascii="Times New Roman" w:hAnsi="Times New Roman" w:eastAsia="Times New Roman" w:cs="Times New Roman"/>
          <w:b w:val="1"/>
          <w:bCs w:val="1"/>
          <w:sz w:val="24"/>
          <w:szCs w:val="24"/>
        </w:rPr>
        <w:t xml:space="preserve"> dos Diagramas de Sequência</w:t>
      </w:r>
    </w:p>
    <w:p w:rsidR="2C01C487" w:rsidP="60453AAE" w:rsidRDefault="2C01C487" w14:paraId="3BFC58B4" w14:textId="068A3746">
      <w:pPr>
        <w:spacing w:line="360" w:lineRule="auto"/>
        <w:ind w:firstLine="708"/>
        <w:jc w:val="both"/>
        <w:rPr>
          <w:rFonts w:ascii="Times New Roman" w:hAnsi="Times New Roman" w:eastAsia="Times New Roman" w:cs="Times New Roman"/>
          <w:noProof w:val="0"/>
          <w:sz w:val="24"/>
          <w:szCs w:val="24"/>
          <w:lang w:val="pt-BR"/>
        </w:rPr>
      </w:pPr>
      <w:r w:rsidRPr="60453AAE" w:rsidR="2C01C487">
        <w:rPr>
          <w:rFonts w:ascii="Times New Roman" w:hAnsi="Times New Roman" w:eastAsia="Times New Roman" w:cs="Times New Roman"/>
          <w:noProof w:val="0"/>
          <w:sz w:val="24"/>
          <w:szCs w:val="24"/>
          <w:lang w:val="pt-BR"/>
        </w:rPr>
        <w:t>A descrição do diagrama de sequência é uma documentação que modela o comportamento dinâmico de um sistema, focando na interação entre objetos. Ela detalha a sequência de mensagens trocadas, a ordem temporal em que ocorrem e as linhas de vida que representam a existência de cada objeto ao longo do tempo. O diagrama de sequência é fundamental para visualizar a colaboração entre os objetos para a realização de um caso de uso, sendo capaz de representar a ordem exata das chamadas e das respostas, além de fluxos alternativos e laços de interação.</w:t>
      </w:r>
    </w:p>
    <w:p w:rsidR="2C01C487" w:rsidP="60453AAE" w:rsidRDefault="2C01C487" w14:paraId="055D7754" w14:textId="3F10C6A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60453AAE" w:rsidR="2C01C487">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7.1.1. Descrição Detalhada d</w:t>
      </w:r>
      <w:r w:rsidRPr="60453AAE" w:rsidR="16FBE4E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e Cadastro e Login:</w:t>
      </w:r>
    </w:p>
    <w:p w:rsidR="6C93CFA6" w:rsidP="60453AAE" w:rsidRDefault="6C93CFA6" w14:paraId="73003D06" w14:textId="4A11DEB3">
      <w:pPr>
        <w:bidi w:val="0"/>
        <w:spacing w:before="240" w:beforeAutospacing="off" w:after="240" w:afterAutospacing="off" w:line="360" w:lineRule="auto"/>
        <w:ind w:firstLine="708"/>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i w:val="0"/>
          <w:iCs w:val="0"/>
          <w:noProof w:val="0"/>
          <w:sz w:val="24"/>
          <w:szCs w:val="24"/>
          <w:lang w:val="pt-BR"/>
        </w:rPr>
        <w:t>O diagrama de sequência modela as interações dinâmicas entre os objetos "Usuário", "Sistema", "Serviço de Autenticação" e "Banco de Dados" para todos os processos de gerenciamento de conta, organizados em fluxos distintos.</w:t>
      </w:r>
    </w:p>
    <w:p w:rsidR="6C93CFA6" w:rsidP="60453AAE" w:rsidRDefault="6C93CFA6" w14:paraId="67980EBB" w14:textId="0C3F7636">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Fluxo de Cadastro Manual</w:t>
      </w:r>
    </w:p>
    <w:p w:rsidR="6C93CFA6" w:rsidP="60453AAE" w:rsidRDefault="6C93CFA6" w14:paraId="16CC3F5E" w14:textId="0DA5C7B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1. Solicitação:</w:t>
      </w:r>
      <w:r w:rsidRPr="60453AAE" w:rsidR="6C93CFA6">
        <w:rPr>
          <w:rFonts w:ascii="Times New Roman" w:hAnsi="Times New Roman" w:eastAsia="Times New Roman" w:cs="Times New Roman"/>
          <w:i w:val="0"/>
          <w:iCs w:val="0"/>
          <w:noProof w:val="0"/>
          <w:sz w:val="24"/>
          <w:szCs w:val="24"/>
          <w:lang w:val="pt-BR"/>
        </w:rPr>
        <w:t xml:space="preserve"> O "Usuário" envia a mensagem "Solicita cadastro" ao "Sistema".</w:t>
      </w:r>
    </w:p>
    <w:p w:rsidR="6C93CFA6" w:rsidP="60453AAE" w:rsidRDefault="6C93CFA6" w14:paraId="35933736" w14:textId="4D090E5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2. Exibição:</w:t>
      </w:r>
      <w:r w:rsidRPr="60453AAE" w:rsidR="6C93CFA6">
        <w:rPr>
          <w:rFonts w:ascii="Times New Roman" w:hAnsi="Times New Roman" w:eastAsia="Times New Roman" w:cs="Times New Roman"/>
          <w:i w:val="0"/>
          <w:iCs w:val="0"/>
          <w:noProof w:val="0"/>
          <w:sz w:val="24"/>
          <w:szCs w:val="24"/>
          <w:lang w:val="pt-BR"/>
        </w:rPr>
        <w:t xml:space="preserve"> O "Sistema" exibe um "Exibe </w:t>
      </w:r>
      <w:r w:rsidRPr="60453AAE" w:rsidR="6C93CFA6">
        <w:rPr>
          <w:rFonts w:ascii="Times New Roman" w:hAnsi="Times New Roman" w:eastAsia="Times New Roman" w:cs="Times New Roman"/>
          <w:i w:val="0"/>
          <w:iCs w:val="0"/>
          <w:noProof w:val="0"/>
          <w:sz w:val="24"/>
          <w:szCs w:val="24"/>
          <w:lang w:val="pt-BR"/>
        </w:rPr>
        <w:t>formulario</w:t>
      </w:r>
      <w:r w:rsidRPr="60453AAE" w:rsidR="6C93CFA6">
        <w:rPr>
          <w:rFonts w:ascii="Times New Roman" w:hAnsi="Times New Roman" w:eastAsia="Times New Roman" w:cs="Times New Roman"/>
          <w:i w:val="0"/>
          <w:iCs w:val="0"/>
          <w:noProof w:val="0"/>
          <w:sz w:val="24"/>
          <w:szCs w:val="24"/>
          <w:lang w:val="pt-BR"/>
        </w:rPr>
        <w:t>" para o "Usuário".</w:t>
      </w:r>
    </w:p>
    <w:p w:rsidR="6C93CFA6" w:rsidP="60453AAE" w:rsidRDefault="6C93CFA6" w14:paraId="65B7DA2F" w14:textId="64B56D2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Criação de Conta:</w:t>
      </w:r>
      <w:r w:rsidRPr="60453AAE" w:rsidR="6C93CFA6">
        <w:rPr>
          <w:rFonts w:ascii="Times New Roman" w:hAnsi="Times New Roman" w:eastAsia="Times New Roman" w:cs="Times New Roman"/>
          <w:i w:val="0"/>
          <w:iCs w:val="0"/>
          <w:noProof w:val="0"/>
          <w:sz w:val="24"/>
          <w:szCs w:val="24"/>
          <w:lang w:val="pt-BR"/>
        </w:rPr>
        <w:t xml:space="preserve"> O "Usuário" envia os "Envia dados" ao "Sistema".</w:t>
      </w:r>
    </w:p>
    <w:p w:rsidR="6C93CFA6" w:rsidP="60453AAE" w:rsidRDefault="6C93CFA6" w14:paraId="5AD452C9" w14:textId="4FA3623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4. Validação:</w:t>
      </w:r>
      <w:r w:rsidRPr="60453AAE" w:rsidR="6C93CFA6">
        <w:rPr>
          <w:rFonts w:ascii="Times New Roman" w:hAnsi="Times New Roman" w:eastAsia="Times New Roman" w:cs="Times New Roman"/>
          <w:i w:val="0"/>
          <w:iCs w:val="0"/>
          <w:noProof w:val="0"/>
          <w:sz w:val="24"/>
          <w:szCs w:val="24"/>
          <w:lang w:val="pt-BR"/>
        </w:rPr>
        <w:t xml:space="preserve"> O "Sistema" envia a mensagem "Validar e criar conta" para o "Serviço de Autenticação".</w:t>
      </w:r>
    </w:p>
    <w:p w:rsidR="6C93CFA6" w:rsidP="60453AAE" w:rsidRDefault="6C93CFA6" w14:paraId="6BC9438B" w14:textId="45FA3184">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5. Persistência:</w:t>
      </w:r>
      <w:r w:rsidRPr="60453AAE" w:rsidR="6C93CFA6">
        <w:rPr>
          <w:rFonts w:ascii="Times New Roman" w:hAnsi="Times New Roman" w:eastAsia="Times New Roman" w:cs="Times New Roman"/>
          <w:i w:val="0"/>
          <w:iCs w:val="0"/>
          <w:noProof w:val="0"/>
          <w:sz w:val="24"/>
          <w:szCs w:val="24"/>
          <w:lang w:val="pt-BR"/>
        </w:rPr>
        <w:t xml:space="preserve"> O "Serviço de Autenticação" envia a mensagem "Armazena </w:t>
      </w:r>
      <w:r w:rsidRPr="60453AAE" w:rsidR="6C93CFA6">
        <w:rPr>
          <w:rFonts w:ascii="Times New Roman" w:hAnsi="Times New Roman" w:eastAsia="Times New Roman" w:cs="Times New Roman"/>
          <w:i w:val="0"/>
          <w:iCs w:val="0"/>
          <w:noProof w:val="0"/>
          <w:sz w:val="24"/>
          <w:szCs w:val="24"/>
          <w:lang w:val="pt-BR"/>
        </w:rPr>
        <w:t>usuario</w:t>
      </w:r>
      <w:r w:rsidRPr="60453AAE" w:rsidR="6C93CFA6">
        <w:rPr>
          <w:rFonts w:ascii="Times New Roman" w:hAnsi="Times New Roman" w:eastAsia="Times New Roman" w:cs="Times New Roman"/>
          <w:i w:val="0"/>
          <w:iCs w:val="0"/>
          <w:noProof w:val="0"/>
          <w:sz w:val="24"/>
          <w:szCs w:val="24"/>
          <w:lang w:val="pt-BR"/>
        </w:rPr>
        <w:t>" ao "Banco de Dados".</w:t>
      </w:r>
    </w:p>
    <w:p w:rsidR="6C93CFA6" w:rsidP="60453AAE" w:rsidRDefault="6C93CFA6" w14:paraId="11F14843" w14:textId="6B57AEA5">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6. Confirmação:</w:t>
      </w:r>
      <w:r w:rsidRPr="60453AAE" w:rsidR="6C93CFA6">
        <w:rPr>
          <w:rFonts w:ascii="Times New Roman" w:hAnsi="Times New Roman" w:eastAsia="Times New Roman" w:cs="Times New Roman"/>
          <w:i w:val="0"/>
          <w:iCs w:val="0"/>
          <w:noProof w:val="0"/>
          <w:sz w:val="24"/>
          <w:szCs w:val="24"/>
          <w:lang w:val="pt-BR"/>
        </w:rPr>
        <w:t xml:space="preserve"> O "Banco de Dados" retorna "OK" para o "Serviço de Autenticação", que responde com "Cadastro OK" ao "Sistema".</w:t>
      </w:r>
    </w:p>
    <w:p w:rsidR="6C93CFA6" w:rsidP="60453AAE" w:rsidRDefault="6C93CFA6" w14:paraId="14F91FB7" w14:textId="2FE4A691">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7. Notificação:</w:t>
      </w:r>
      <w:r w:rsidRPr="60453AAE" w:rsidR="6C93CFA6">
        <w:rPr>
          <w:rFonts w:ascii="Times New Roman" w:hAnsi="Times New Roman" w:eastAsia="Times New Roman" w:cs="Times New Roman"/>
          <w:i w:val="0"/>
          <w:iCs w:val="0"/>
          <w:noProof w:val="0"/>
          <w:sz w:val="24"/>
          <w:szCs w:val="24"/>
          <w:lang w:val="pt-BR"/>
        </w:rPr>
        <w:t xml:space="preserve"> O "Sistema" envia uma "Confirmação de sucesso" para o "Usuário".</w:t>
      </w:r>
    </w:p>
    <w:p w:rsidR="6C93CFA6" w:rsidP="60453AAE" w:rsidRDefault="6C93CFA6" w14:paraId="77610973" w14:textId="0E4F32C1">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Fluxo de Cadastro com Google</w:t>
      </w:r>
    </w:p>
    <w:p w:rsidR="6C93CFA6" w:rsidP="60453AAE" w:rsidRDefault="6C93CFA6" w14:paraId="4B6C3A24" w14:textId="08DF38A4">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1. Solicitação:</w:t>
      </w:r>
      <w:r w:rsidRPr="60453AAE" w:rsidR="6C93CFA6">
        <w:rPr>
          <w:rFonts w:ascii="Times New Roman" w:hAnsi="Times New Roman" w:eastAsia="Times New Roman" w:cs="Times New Roman"/>
          <w:i w:val="0"/>
          <w:iCs w:val="0"/>
          <w:noProof w:val="0"/>
          <w:sz w:val="24"/>
          <w:szCs w:val="24"/>
          <w:lang w:val="pt-BR"/>
        </w:rPr>
        <w:t xml:space="preserve"> O "Usuário" envia a mensagem "Solicita cadastro com Google" para o "Sistema".</w:t>
      </w:r>
    </w:p>
    <w:p w:rsidR="6C93CFA6" w:rsidP="60453AAE" w:rsidRDefault="6C93CFA6" w14:paraId="2C3EAE14" w14:textId="77453F91">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2. Redirecionamento:</w:t>
      </w:r>
      <w:r w:rsidRPr="60453AAE" w:rsidR="6C93CFA6">
        <w:rPr>
          <w:rFonts w:ascii="Times New Roman" w:hAnsi="Times New Roman" w:eastAsia="Times New Roman" w:cs="Times New Roman"/>
          <w:i w:val="0"/>
          <w:iCs w:val="0"/>
          <w:noProof w:val="0"/>
          <w:sz w:val="24"/>
          <w:szCs w:val="24"/>
          <w:lang w:val="pt-BR"/>
        </w:rPr>
        <w:t xml:space="preserve"> O "Sistema" responde com "Redireciona para Google".</w:t>
      </w:r>
    </w:p>
    <w:p w:rsidR="6C93CFA6" w:rsidP="60453AAE" w:rsidRDefault="6C93CFA6" w14:paraId="7690E3A3" w14:textId="29A5C107">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Autenticação:</w:t>
      </w:r>
      <w:r w:rsidRPr="60453AAE" w:rsidR="6C93CFA6">
        <w:rPr>
          <w:rFonts w:ascii="Times New Roman" w:hAnsi="Times New Roman" w:eastAsia="Times New Roman" w:cs="Times New Roman"/>
          <w:i w:val="0"/>
          <w:iCs w:val="0"/>
          <w:noProof w:val="0"/>
          <w:sz w:val="24"/>
          <w:szCs w:val="24"/>
          <w:lang w:val="pt-BR"/>
        </w:rPr>
        <w:t xml:space="preserve"> Após o "Usuário" realizar o login, o "Sistema" envia "Cria/</w:t>
      </w:r>
      <w:r w:rsidRPr="60453AAE" w:rsidR="6C93CFA6">
        <w:rPr>
          <w:rFonts w:ascii="Times New Roman" w:hAnsi="Times New Roman" w:eastAsia="Times New Roman" w:cs="Times New Roman"/>
          <w:i w:val="0"/>
          <w:iCs w:val="0"/>
          <w:noProof w:val="0"/>
          <w:sz w:val="24"/>
          <w:szCs w:val="24"/>
          <w:lang w:val="pt-BR"/>
        </w:rPr>
        <w:t>valida</w:t>
      </w:r>
      <w:r w:rsidRPr="60453AAE" w:rsidR="6C93CFA6">
        <w:rPr>
          <w:rFonts w:ascii="Times New Roman" w:hAnsi="Times New Roman" w:eastAsia="Times New Roman" w:cs="Times New Roman"/>
          <w:i w:val="0"/>
          <w:iCs w:val="0"/>
          <w:noProof w:val="0"/>
          <w:sz w:val="24"/>
          <w:szCs w:val="24"/>
          <w:lang w:val="pt-BR"/>
        </w:rPr>
        <w:t xml:space="preserve"> conta" ao "Serviço de Autenticação".</w:t>
      </w:r>
    </w:p>
    <w:p w:rsidR="6C93CFA6" w:rsidP="60453AAE" w:rsidRDefault="6C93CFA6" w14:paraId="6704C8DE" w14:textId="43C477DC">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4. Confirmação:</w:t>
      </w:r>
      <w:r w:rsidRPr="60453AAE" w:rsidR="6C93CFA6">
        <w:rPr>
          <w:rFonts w:ascii="Times New Roman" w:hAnsi="Times New Roman" w:eastAsia="Times New Roman" w:cs="Times New Roman"/>
          <w:i w:val="0"/>
          <w:iCs w:val="0"/>
          <w:noProof w:val="0"/>
          <w:sz w:val="24"/>
          <w:szCs w:val="24"/>
          <w:lang w:val="pt-BR"/>
        </w:rPr>
        <w:t xml:space="preserve"> O "Serviço de Autenticação" retorna "Autenticação OK" ao "Sistema".</w:t>
      </w:r>
    </w:p>
    <w:p w:rsidR="6C93CFA6" w:rsidP="60453AAE" w:rsidRDefault="6C93CFA6" w14:paraId="437F280F" w14:textId="486D21B3">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5. Notificação:</w:t>
      </w:r>
      <w:r w:rsidRPr="60453AAE" w:rsidR="6C93CFA6">
        <w:rPr>
          <w:rFonts w:ascii="Times New Roman" w:hAnsi="Times New Roman" w:eastAsia="Times New Roman" w:cs="Times New Roman"/>
          <w:i w:val="0"/>
          <w:iCs w:val="0"/>
          <w:noProof w:val="0"/>
          <w:sz w:val="24"/>
          <w:szCs w:val="24"/>
          <w:lang w:val="pt-BR"/>
        </w:rPr>
        <w:t xml:space="preserve"> O "Sistema" envia a mensagem "Cadastro </w:t>
      </w:r>
      <w:r w:rsidRPr="60453AAE" w:rsidR="6C93CFA6">
        <w:rPr>
          <w:rFonts w:ascii="Times New Roman" w:hAnsi="Times New Roman" w:eastAsia="Times New Roman" w:cs="Times New Roman"/>
          <w:i w:val="0"/>
          <w:iCs w:val="0"/>
          <w:noProof w:val="0"/>
          <w:sz w:val="24"/>
          <w:szCs w:val="24"/>
          <w:lang w:val="pt-BR"/>
        </w:rPr>
        <w:t>concluido</w:t>
      </w:r>
      <w:r w:rsidRPr="60453AAE" w:rsidR="6C93CFA6">
        <w:rPr>
          <w:rFonts w:ascii="Times New Roman" w:hAnsi="Times New Roman" w:eastAsia="Times New Roman" w:cs="Times New Roman"/>
          <w:i w:val="0"/>
          <w:iCs w:val="0"/>
          <w:noProof w:val="0"/>
          <w:sz w:val="24"/>
          <w:szCs w:val="24"/>
          <w:lang w:val="pt-BR"/>
        </w:rPr>
        <w:t>" para o "Usuário".</w:t>
      </w:r>
    </w:p>
    <w:p w:rsidR="6C93CFA6" w:rsidP="60453AAE" w:rsidRDefault="6C93CFA6" w14:paraId="6F1B0D79" w14:textId="71256168">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 xml:space="preserve">Fluxo de Login Tradicional (Bloco </w:t>
      </w:r>
      <w:r w:rsidRPr="60453AAE" w:rsidR="6C93CFA6">
        <w:rPr>
          <w:rFonts w:ascii="Times New Roman" w:hAnsi="Times New Roman" w:eastAsia="Times New Roman" w:cs="Times New Roman"/>
          <w:b w:val="1"/>
          <w:bCs w:val="1"/>
          <w:i w:val="0"/>
          <w:iCs w:val="0"/>
          <w:noProof w:val="0"/>
          <w:sz w:val="24"/>
          <w:szCs w:val="24"/>
          <w:lang w:val="pt-BR"/>
        </w:rPr>
        <w:t>alt</w:t>
      </w:r>
      <w:r w:rsidRPr="60453AAE" w:rsidR="6C93CFA6">
        <w:rPr>
          <w:rFonts w:ascii="Times New Roman" w:hAnsi="Times New Roman" w:eastAsia="Times New Roman" w:cs="Times New Roman"/>
          <w:b w:val="1"/>
          <w:bCs w:val="1"/>
          <w:i w:val="0"/>
          <w:iCs w:val="0"/>
          <w:noProof w:val="0"/>
          <w:sz w:val="24"/>
          <w:szCs w:val="24"/>
          <w:lang w:val="pt-BR"/>
        </w:rPr>
        <w:t>)</w:t>
      </w:r>
    </w:p>
    <w:p w:rsidR="6C93CFA6" w:rsidP="60453AAE" w:rsidRDefault="6C93CFA6" w14:paraId="1D4D9216" w14:textId="7C6E8228">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1. Solicitação:</w:t>
      </w:r>
      <w:r w:rsidRPr="60453AAE" w:rsidR="6C93CFA6">
        <w:rPr>
          <w:rFonts w:ascii="Times New Roman" w:hAnsi="Times New Roman" w:eastAsia="Times New Roman" w:cs="Times New Roman"/>
          <w:i w:val="0"/>
          <w:iCs w:val="0"/>
          <w:noProof w:val="0"/>
          <w:sz w:val="24"/>
          <w:szCs w:val="24"/>
          <w:lang w:val="pt-BR"/>
        </w:rPr>
        <w:t xml:space="preserve"> O "Usuário" envia a mensagem "Acessa login" ao "Sistema", que responde com "Solicita e-mail/senha".</w:t>
      </w:r>
    </w:p>
    <w:p w:rsidR="6C93CFA6" w:rsidP="60453AAE" w:rsidRDefault="6C93CFA6" w14:paraId="7A6737C6" w14:textId="26D4FD81">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2. Validação:</w:t>
      </w:r>
      <w:r w:rsidRPr="60453AAE" w:rsidR="6C93CFA6">
        <w:rPr>
          <w:rFonts w:ascii="Times New Roman" w:hAnsi="Times New Roman" w:eastAsia="Times New Roman" w:cs="Times New Roman"/>
          <w:i w:val="0"/>
          <w:iCs w:val="0"/>
          <w:noProof w:val="0"/>
          <w:sz w:val="24"/>
          <w:szCs w:val="24"/>
          <w:lang w:val="pt-BR"/>
        </w:rPr>
        <w:t xml:space="preserve"> O "Usuário" envia "Envia credenciais" e o "Sistema" envia "Valida credenciais" ao "Serviço de Autenticação".</w:t>
      </w:r>
    </w:p>
    <w:p w:rsidR="6C93CFA6" w:rsidP="60453AAE" w:rsidRDefault="6C93CFA6" w14:paraId="6223982C" w14:textId="758F9399">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Cenário de Sucesso:</w:t>
      </w:r>
    </w:p>
    <w:p w:rsidR="6C93CFA6" w:rsidP="60453AAE" w:rsidRDefault="6C93CFA6" w14:paraId="3669D4CF" w14:textId="2007E09E">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Confirmação:</w:t>
      </w:r>
      <w:r w:rsidRPr="60453AAE" w:rsidR="6C93CFA6">
        <w:rPr>
          <w:rFonts w:ascii="Times New Roman" w:hAnsi="Times New Roman" w:eastAsia="Times New Roman" w:cs="Times New Roman"/>
          <w:i w:val="0"/>
          <w:iCs w:val="0"/>
          <w:noProof w:val="0"/>
          <w:sz w:val="24"/>
          <w:szCs w:val="24"/>
          <w:lang w:val="pt-BR"/>
        </w:rPr>
        <w:t xml:space="preserve"> O "Serviço de Autenticação" responde "Sucesso".</w:t>
      </w:r>
    </w:p>
    <w:p w:rsidR="6C93CFA6" w:rsidP="60453AAE" w:rsidRDefault="6C93CFA6" w14:paraId="66B7DB09" w14:textId="7698595C">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4. Conclusão:</w:t>
      </w:r>
      <w:r w:rsidRPr="60453AAE" w:rsidR="6C93CFA6">
        <w:rPr>
          <w:rFonts w:ascii="Times New Roman" w:hAnsi="Times New Roman" w:eastAsia="Times New Roman" w:cs="Times New Roman"/>
          <w:i w:val="0"/>
          <w:iCs w:val="0"/>
          <w:noProof w:val="0"/>
          <w:sz w:val="24"/>
          <w:szCs w:val="24"/>
          <w:lang w:val="pt-BR"/>
        </w:rPr>
        <w:t xml:space="preserve"> O "Sistema" informa "Acesso concedido" ao "Usuário".</w:t>
      </w:r>
    </w:p>
    <w:p w:rsidR="6C93CFA6" w:rsidP="60453AAE" w:rsidRDefault="6C93CFA6" w14:paraId="6DB96E74" w14:textId="7EC83105">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Cenário de Falha:</w:t>
      </w:r>
    </w:p>
    <w:p w:rsidR="6C93CFA6" w:rsidP="60453AAE" w:rsidRDefault="6C93CFA6" w14:paraId="183523F6" w14:textId="3117C617">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Erro:</w:t>
      </w:r>
      <w:r w:rsidRPr="60453AAE" w:rsidR="6C93CFA6">
        <w:rPr>
          <w:rFonts w:ascii="Times New Roman" w:hAnsi="Times New Roman" w:eastAsia="Times New Roman" w:cs="Times New Roman"/>
          <w:i w:val="0"/>
          <w:iCs w:val="0"/>
          <w:noProof w:val="0"/>
          <w:sz w:val="24"/>
          <w:szCs w:val="24"/>
          <w:lang w:val="pt-BR"/>
        </w:rPr>
        <w:t xml:space="preserve"> O "Serviço de Autenticação" responde "Falha" ao "Sistema".</w:t>
      </w:r>
    </w:p>
    <w:p w:rsidR="6C93CFA6" w:rsidP="60453AAE" w:rsidRDefault="6C93CFA6" w14:paraId="0C9C4EE2" w14:textId="45B4A0DD">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4. Notificação:</w:t>
      </w:r>
      <w:r w:rsidRPr="60453AAE" w:rsidR="6C93CFA6">
        <w:rPr>
          <w:rFonts w:ascii="Times New Roman" w:hAnsi="Times New Roman" w:eastAsia="Times New Roman" w:cs="Times New Roman"/>
          <w:i w:val="0"/>
          <w:iCs w:val="0"/>
          <w:noProof w:val="0"/>
          <w:sz w:val="24"/>
          <w:szCs w:val="24"/>
          <w:lang w:val="pt-BR"/>
        </w:rPr>
        <w:t xml:space="preserve"> O "Sistema" informa "Login falhou" ao "Usuário".</w:t>
      </w:r>
    </w:p>
    <w:p w:rsidR="6C93CFA6" w:rsidP="60453AAE" w:rsidRDefault="6C93CFA6" w14:paraId="0450F656" w14:textId="13ABFFD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Fluxo de Recuperação de Senha</w:t>
      </w:r>
    </w:p>
    <w:p w:rsidR="6C93CFA6" w:rsidP="60453AAE" w:rsidRDefault="6C93CFA6" w14:paraId="2BF232CA" w14:textId="1D74482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1. Solicitação:</w:t>
      </w:r>
      <w:r w:rsidRPr="60453AAE" w:rsidR="6C93CFA6">
        <w:rPr>
          <w:rFonts w:ascii="Times New Roman" w:hAnsi="Times New Roman" w:eastAsia="Times New Roman" w:cs="Times New Roman"/>
          <w:i w:val="0"/>
          <w:iCs w:val="0"/>
          <w:noProof w:val="0"/>
          <w:sz w:val="24"/>
          <w:szCs w:val="24"/>
          <w:lang w:val="pt-BR"/>
        </w:rPr>
        <w:t xml:space="preserve"> O "Usuário" envia "Esqueceu a senha", e o "Sistema" solicita "Solicita e-mail".</w:t>
      </w:r>
    </w:p>
    <w:p w:rsidR="6C93CFA6" w:rsidP="60453AAE" w:rsidRDefault="6C93CFA6" w14:paraId="3B990210" w14:textId="43BE51F3">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2. Verificação:</w:t>
      </w:r>
      <w:r w:rsidRPr="60453AAE" w:rsidR="6C93CFA6">
        <w:rPr>
          <w:rFonts w:ascii="Times New Roman" w:hAnsi="Times New Roman" w:eastAsia="Times New Roman" w:cs="Times New Roman"/>
          <w:i w:val="0"/>
          <w:iCs w:val="0"/>
          <w:noProof w:val="0"/>
          <w:sz w:val="24"/>
          <w:szCs w:val="24"/>
          <w:lang w:val="pt-BR"/>
        </w:rPr>
        <w:t xml:space="preserve"> O "Usuário" envia o e-mail, e o "Sistema" aciona o "Serviço de Autenticação" para "Verifica e-mail" no "Banco de Dados".</w:t>
      </w:r>
    </w:p>
    <w:p w:rsidR="6C93CFA6" w:rsidP="60453AAE" w:rsidRDefault="6C93CFA6" w14:paraId="656A41BC" w14:textId="77357E6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Envio:</w:t>
      </w:r>
      <w:r w:rsidRPr="60453AAE" w:rsidR="6C93CFA6">
        <w:rPr>
          <w:rFonts w:ascii="Times New Roman" w:hAnsi="Times New Roman" w:eastAsia="Times New Roman" w:cs="Times New Roman"/>
          <w:i w:val="0"/>
          <w:iCs w:val="0"/>
          <w:noProof w:val="0"/>
          <w:sz w:val="24"/>
          <w:szCs w:val="24"/>
          <w:lang w:val="pt-BR"/>
        </w:rPr>
        <w:t xml:space="preserve"> O "Serviço de Autenticação" envia um "link redefinição" ao "Sistema", que o envia ao "Usuário".</w:t>
      </w:r>
    </w:p>
    <w:p w:rsidR="6C93CFA6" w:rsidP="60453AAE" w:rsidRDefault="6C93CFA6" w14:paraId="0F6D803A" w14:textId="0E0AD44F">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4. Redefinição:</w:t>
      </w:r>
      <w:r w:rsidRPr="60453AAE" w:rsidR="6C93CFA6">
        <w:rPr>
          <w:rFonts w:ascii="Times New Roman" w:hAnsi="Times New Roman" w:eastAsia="Times New Roman" w:cs="Times New Roman"/>
          <w:i w:val="0"/>
          <w:iCs w:val="0"/>
          <w:noProof w:val="0"/>
          <w:sz w:val="24"/>
          <w:szCs w:val="24"/>
          <w:lang w:val="pt-BR"/>
        </w:rPr>
        <w:t xml:space="preserve"> O "Usuário" acessa o "Envia link" e "Redefine senha", e o "Sistema" envia "Atualiza senha" ao "Serviço de Autenticação".</w:t>
      </w:r>
    </w:p>
    <w:p w:rsidR="6C93CFA6" w:rsidP="60453AAE" w:rsidRDefault="6C93CFA6" w14:paraId="7AD72EE1" w14:textId="04160071">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5. Confirmação:</w:t>
      </w:r>
      <w:r w:rsidRPr="60453AAE" w:rsidR="6C93CFA6">
        <w:rPr>
          <w:rFonts w:ascii="Times New Roman" w:hAnsi="Times New Roman" w:eastAsia="Times New Roman" w:cs="Times New Roman"/>
          <w:i w:val="0"/>
          <w:iCs w:val="0"/>
          <w:noProof w:val="0"/>
          <w:sz w:val="24"/>
          <w:szCs w:val="24"/>
          <w:lang w:val="pt-BR"/>
        </w:rPr>
        <w:t xml:space="preserve"> O serviço atualiza o registro no "Banco de Dados" e retorna "OK" ao "Sistema".</w:t>
      </w:r>
    </w:p>
    <w:p w:rsidR="6C93CFA6" w:rsidP="60453AAE" w:rsidRDefault="6C93CFA6" w14:paraId="6D755FD6" w14:textId="09845EA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6. Notificação:</w:t>
      </w:r>
      <w:r w:rsidRPr="60453AAE" w:rsidR="6C93CFA6">
        <w:rPr>
          <w:rFonts w:ascii="Times New Roman" w:hAnsi="Times New Roman" w:eastAsia="Times New Roman" w:cs="Times New Roman"/>
          <w:i w:val="0"/>
          <w:iCs w:val="0"/>
          <w:noProof w:val="0"/>
          <w:sz w:val="24"/>
          <w:szCs w:val="24"/>
          <w:lang w:val="pt-BR"/>
        </w:rPr>
        <w:t xml:space="preserve"> O "Sistema" informa "Senha redefinida com sucesso" ao "Usuário".</w:t>
      </w:r>
    </w:p>
    <w:p w:rsidR="6C93CFA6" w:rsidP="60453AAE" w:rsidRDefault="6C93CFA6" w14:paraId="69FD22F6" w14:textId="06CD105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 xml:space="preserve">Fluxo de Montagem de Build (Bloco </w:t>
      </w:r>
      <w:r w:rsidRPr="60453AAE" w:rsidR="6C93CFA6">
        <w:rPr>
          <w:rFonts w:ascii="Times New Roman" w:hAnsi="Times New Roman" w:eastAsia="Times New Roman" w:cs="Times New Roman"/>
          <w:b w:val="1"/>
          <w:bCs w:val="1"/>
          <w:i w:val="0"/>
          <w:iCs w:val="0"/>
          <w:noProof w:val="0"/>
          <w:sz w:val="24"/>
          <w:szCs w:val="24"/>
          <w:lang w:val="pt-BR"/>
        </w:rPr>
        <w:t>alt</w:t>
      </w:r>
      <w:r w:rsidRPr="60453AAE" w:rsidR="6C93CFA6">
        <w:rPr>
          <w:rFonts w:ascii="Times New Roman" w:hAnsi="Times New Roman" w:eastAsia="Times New Roman" w:cs="Times New Roman"/>
          <w:b w:val="1"/>
          <w:bCs w:val="1"/>
          <w:i w:val="0"/>
          <w:iCs w:val="0"/>
          <w:noProof w:val="0"/>
          <w:sz w:val="24"/>
          <w:szCs w:val="24"/>
          <w:lang w:val="pt-BR"/>
        </w:rPr>
        <w:t>)</w:t>
      </w:r>
    </w:p>
    <w:p w:rsidR="6C93CFA6" w:rsidP="60453AAE" w:rsidRDefault="6C93CFA6" w14:paraId="5CFEF22F" w14:textId="63F19DB6">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1. Solicitação:</w:t>
      </w:r>
      <w:r w:rsidRPr="60453AAE" w:rsidR="6C93CFA6">
        <w:rPr>
          <w:rFonts w:ascii="Times New Roman" w:hAnsi="Times New Roman" w:eastAsia="Times New Roman" w:cs="Times New Roman"/>
          <w:i w:val="0"/>
          <w:iCs w:val="0"/>
          <w:noProof w:val="0"/>
          <w:sz w:val="24"/>
          <w:szCs w:val="24"/>
          <w:lang w:val="pt-BR"/>
        </w:rPr>
        <w:t xml:space="preserve"> O "Usuário" envia "Inicia montagem" ao "Sistema".</w:t>
      </w:r>
    </w:p>
    <w:p w:rsidR="6C93CFA6" w:rsidP="60453AAE" w:rsidRDefault="6C93CFA6" w14:paraId="038FF2F7" w14:textId="33DDC5B0">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2. Verificação:</w:t>
      </w:r>
      <w:r w:rsidRPr="60453AAE" w:rsidR="6C93CFA6">
        <w:rPr>
          <w:rFonts w:ascii="Times New Roman" w:hAnsi="Times New Roman" w:eastAsia="Times New Roman" w:cs="Times New Roman"/>
          <w:i w:val="0"/>
          <w:iCs w:val="0"/>
          <w:noProof w:val="0"/>
          <w:sz w:val="24"/>
          <w:szCs w:val="24"/>
          <w:lang w:val="pt-BR"/>
        </w:rPr>
        <w:t xml:space="preserve"> O "Sistema" verifica a autenticação com o "Serviço de Autenticação".</w:t>
      </w:r>
    </w:p>
    <w:p w:rsidR="6C93CFA6" w:rsidP="60453AAE" w:rsidRDefault="6C93CFA6" w14:paraId="1D632E81" w14:textId="5D76EB78">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Cenário "Está logado":</w:t>
      </w:r>
    </w:p>
    <w:p w:rsidR="6C93CFA6" w:rsidP="60453AAE" w:rsidRDefault="6C93CFA6" w14:paraId="611A83B6" w14:textId="7266F8D7">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Funcionalidade:</w:t>
      </w:r>
      <w:r w:rsidRPr="60453AAE" w:rsidR="6C93CFA6">
        <w:rPr>
          <w:rFonts w:ascii="Times New Roman" w:hAnsi="Times New Roman" w:eastAsia="Times New Roman" w:cs="Times New Roman"/>
          <w:i w:val="0"/>
          <w:iCs w:val="0"/>
          <w:noProof w:val="0"/>
          <w:sz w:val="24"/>
          <w:szCs w:val="24"/>
          <w:lang w:val="pt-BR"/>
        </w:rPr>
        <w:t xml:space="preserve"> O "Sistema" responde com "Montagem com privilégios".</w:t>
      </w:r>
    </w:p>
    <w:p w:rsidR="6C93CFA6" w:rsidP="60453AAE" w:rsidRDefault="6C93CFA6" w14:paraId="0C3AA633" w14:textId="447A7B93">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Cenário "Não logado":</w:t>
      </w:r>
    </w:p>
    <w:p w:rsidR="6C93CFA6" w:rsidP="60453AAE" w:rsidRDefault="6C93CFA6" w14:paraId="5D535869" w14:textId="2C416509">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60453AAE" w:rsidR="6C93CFA6">
        <w:rPr>
          <w:rFonts w:ascii="Times New Roman" w:hAnsi="Times New Roman" w:eastAsia="Times New Roman" w:cs="Times New Roman"/>
          <w:b w:val="1"/>
          <w:bCs w:val="1"/>
          <w:i w:val="0"/>
          <w:iCs w:val="0"/>
          <w:noProof w:val="0"/>
          <w:sz w:val="24"/>
          <w:szCs w:val="24"/>
          <w:lang w:val="pt-BR"/>
        </w:rPr>
        <w:t>3. Funcionalidade:</w:t>
      </w:r>
      <w:r w:rsidRPr="60453AAE" w:rsidR="6C93CFA6">
        <w:rPr>
          <w:rFonts w:ascii="Times New Roman" w:hAnsi="Times New Roman" w:eastAsia="Times New Roman" w:cs="Times New Roman"/>
          <w:i w:val="0"/>
          <w:iCs w:val="0"/>
          <w:noProof w:val="0"/>
          <w:sz w:val="24"/>
          <w:szCs w:val="24"/>
          <w:lang w:val="pt-BR"/>
        </w:rPr>
        <w:t xml:space="preserve"> O "Sistema" responde com "Montagem limitada + aviso".</w:t>
      </w:r>
    </w:p>
    <w:p w:rsidR="354CD29A" w:rsidP="60453AAE" w:rsidRDefault="354CD29A" w14:paraId="3E501A52" w14:textId="6F28101F">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7.1.2. Descrição Detalhada de C</w:t>
      </w:r>
      <w:r w:rsidRPr="60453AAE" w:rsidR="50217C8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oleta de Requisitos</w:t>
      </w: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2995A78D" w:rsidP="60453AAE" w:rsidRDefault="2995A78D" w14:paraId="2AE849F5" w14:textId="2A7CCA0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i w:val="0"/>
          <w:iCs w:val="0"/>
          <w:noProof w:val="0"/>
          <w:sz w:val="24"/>
          <w:szCs w:val="24"/>
          <w:lang w:val="pt-BR"/>
        </w:rPr>
        <w:t>O diagrama de sequência modela as interações entre o "Usuário",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o "Sistema" e os serviços de detecção de localização e clima para coletar todos os requisitos necessários para a montagem de um PC.</w:t>
      </w:r>
    </w:p>
    <w:p w:rsidR="2995A78D" w:rsidP="60453AAE" w:rsidRDefault="2995A78D" w14:paraId="387B6951" w14:textId="7CF1C0A3">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Fluxo de Coleta de Dados Essenciais (Orçamento e Perfil)</w:t>
      </w:r>
    </w:p>
    <w:p w:rsidR="2995A78D" w:rsidP="60453AAE" w:rsidRDefault="2995A78D" w14:paraId="37358218" w14:textId="6EC10C26">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1. Início:</w:t>
      </w:r>
      <w:r w:rsidRPr="60453AAE" w:rsidR="2995A78D">
        <w:rPr>
          <w:rFonts w:ascii="Times New Roman" w:hAnsi="Times New Roman" w:eastAsia="Times New Roman" w:cs="Times New Roman"/>
          <w:i w:val="0"/>
          <w:iCs w:val="0"/>
          <w:noProof w:val="0"/>
          <w:sz w:val="24"/>
          <w:szCs w:val="24"/>
          <w:lang w:val="pt-BR"/>
        </w:rPr>
        <w:t xml:space="preserve"> O "Usuário" envia a mensagem "Acessa a funcionalidade 'Montar PC'".</w:t>
      </w:r>
    </w:p>
    <w:p w:rsidR="2995A78D" w:rsidP="60453AAE" w:rsidRDefault="2995A78D" w14:paraId="5ED25E18" w14:textId="73CFE077">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2. Solicitação:</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a mensagem "Solicita Orçamento" para o "Usuário", que responde com "Fornece a informação".</w:t>
      </w:r>
    </w:p>
    <w:p w:rsidR="2995A78D" w:rsidP="60453AAE" w:rsidRDefault="2995A78D" w14:paraId="5DDF3712" w14:textId="2C497AED">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3. Processamento:</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a mensagem "Envia Orçamento" para o "Sistema", que responde com uma "Confirma recebimento". Este ciclo se repete para o "Solicita o Perfil de Uso".</w:t>
      </w:r>
    </w:p>
    <w:p w:rsidR="2995A78D" w:rsidP="60453AAE" w:rsidRDefault="2995A78D" w14:paraId="28DA7A82" w14:textId="6847033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 xml:space="preserve">Fluxo de Coleta de Localização (Bloco </w:t>
      </w:r>
      <w:r w:rsidRPr="60453AAE" w:rsidR="2995A78D">
        <w:rPr>
          <w:rFonts w:ascii="Times New Roman" w:hAnsi="Times New Roman" w:eastAsia="Times New Roman" w:cs="Times New Roman"/>
          <w:b w:val="1"/>
          <w:bCs w:val="1"/>
          <w:i w:val="0"/>
          <w:iCs w:val="0"/>
          <w:noProof w:val="0"/>
          <w:sz w:val="24"/>
          <w:szCs w:val="24"/>
          <w:lang w:val="pt-BR"/>
        </w:rPr>
        <w:t>alt</w:t>
      </w:r>
      <w:r w:rsidRPr="60453AAE" w:rsidR="2995A78D">
        <w:rPr>
          <w:rFonts w:ascii="Times New Roman" w:hAnsi="Times New Roman" w:eastAsia="Times New Roman" w:cs="Times New Roman"/>
          <w:b w:val="1"/>
          <w:bCs w:val="1"/>
          <w:i w:val="0"/>
          <w:iCs w:val="0"/>
          <w:noProof w:val="0"/>
          <w:sz w:val="24"/>
          <w:szCs w:val="24"/>
          <w:lang w:val="pt-BR"/>
        </w:rPr>
        <w:t>)</w:t>
      </w:r>
    </w:p>
    <w:p w:rsidR="2995A78D" w:rsidP="60453AAE" w:rsidRDefault="2995A78D" w14:paraId="5B47DC6B" w14:textId="04F0F8A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4. Decisão:</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a mensagem "Oferece usar localização para recomendação térmica" para o "Usuário", que deve decidir entre "Permite" ou "Recusa".</w:t>
      </w:r>
    </w:p>
    <w:p w:rsidR="2995A78D" w:rsidP="60453AAE" w:rsidRDefault="2995A78D" w14:paraId="553387F8" w14:textId="20E15E16">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Cenário "Usuário permite a localização":</w:t>
      </w:r>
    </w:p>
    <w:p w:rsidR="2995A78D" w:rsidP="60453AAE" w:rsidRDefault="2995A78D" w14:paraId="67569EE2" w14:textId="4EB33DF8">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5. Detecção:</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w:t>
      </w:r>
      <w:r w:rsidRPr="60453AAE" w:rsidR="2995A78D">
        <w:rPr>
          <w:rFonts w:ascii="Times New Roman" w:hAnsi="Times New Roman" w:eastAsia="Times New Roman" w:cs="Times New Roman"/>
          <w:i w:val="0"/>
          <w:iCs w:val="0"/>
          <w:noProof w:val="0"/>
          <w:sz w:val="24"/>
          <w:szCs w:val="24"/>
          <w:lang w:val="pt-BR"/>
        </w:rPr>
        <w:t>SolicitaDeteccaoDeLocalizacao</w:t>
      </w:r>
      <w:r w:rsidRPr="60453AAE" w:rsidR="2995A78D">
        <w:rPr>
          <w:rFonts w:ascii="Times New Roman" w:hAnsi="Times New Roman" w:eastAsia="Times New Roman" w:cs="Times New Roman"/>
          <w:i w:val="0"/>
          <w:iCs w:val="0"/>
          <w:noProof w:val="0"/>
          <w:sz w:val="24"/>
          <w:szCs w:val="24"/>
          <w:lang w:val="pt-BR"/>
        </w:rPr>
        <w:t>()" para o "Sistema", que aciona o "Serviço de Detecção de IP" com a mensagem "</w:t>
      </w:r>
      <w:r w:rsidRPr="60453AAE" w:rsidR="2995A78D">
        <w:rPr>
          <w:rFonts w:ascii="Times New Roman" w:hAnsi="Times New Roman" w:eastAsia="Times New Roman" w:cs="Times New Roman"/>
          <w:i w:val="0"/>
          <w:iCs w:val="0"/>
          <w:noProof w:val="0"/>
          <w:sz w:val="24"/>
          <w:szCs w:val="24"/>
          <w:lang w:val="pt-BR"/>
        </w:rPr>
        <w:t>GetUserID</w:t>
      </w:r>
      <w:r w:rsidRPr="60453AAE" w:rsidR="2995A78D">
        <w:rPr>
          <w:rFonts w:ascii="Times New Roman" w:hAnsi="Times New Roman" w:eastAsia="Times New Roman" w:cs="Times New Roman"/>
          <w:i w:val="0"/>
          <w:iCs w:val="0"/>
          <w:noProof w:val="0"/>
          <w:sz w:val="24"/>
          <w:szCs w:val="24"/>
          <w:lang w:val="pt-BR"/>
        </w:rPr>
        <w:t>()".</w:t>
      </w:r>
    </w:p>
    <w:p w:rsidR="2995A78D" w:rsidP="60453AAE" w:rsidRDefault="2995A78D" w14:paraId="68131FE0" w14:textId="3BC3B4F3">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6. Obtenção de Temperatura:</w:t>
      </w:r>
      <w:r w:rsidRPr="60453AAE" w:rsidR="2995A78D">
        <w:rPr>
          <w:rFonts w:ascii="Times New Roman" w:hAnsi="Times New Roman" w:eastAsia="Times New Roman" w:cs="Times New Roman"/>
          <w:i w:val="0"/>
          <w:iCs w:val="0"/>
          <w:noProof w:val="0"/>
          <w:sz w:val="24"/>
          <w:szCs w:val="24"/>
          <w:lang w:val="pt-BR"/>
        </w:rPr>
        <w:t xml:space="preserve"> O "Serviço de Detecção de IP" retorna o "</w:t>
      </w:r>
      <w:r w:rsidRPr="60453AAE" w:rsidR="2995A78D">
        <w:rPr>
          <w:rFonts w:ascii="Times New Roman" w:hAnsi="Times New Roman" w:eastAsia="Times New Roman" w:cs="Times New Roman"/>
          <w:i w:val="0"/>
          <w:iCs w:val="0"/>
          <w:noProof w:val="0"/>
          <w:sz w:val="24"/>
          <w:szCs w:val="24"/>
          <w:lang w:val="pt-BR"/>
        </w:rPr>
        <w:t>Retorna(</w:t>
      </w:r>
      <w:r w:rsidRPr="60453AAE" w:rsidR="2995A78D">
        <w:rPr>
          <w:rFonts w:ascii="Times New Roman" w:hAnsi="Times New Roman" w:eastAsia="Times New Roman" w:cs="Times New Roman"/>
          <w:i w:val="0"/>
          <w:iCs w:val="0"/>
          <w:noProof w:val="0"/>
          <w:sz w:val="24"/>
          <w:szCs w:val="24"/>
          <w:lang w:val="pt-BR"/>
        </w:rPr>
        <w:t>IP)", que o "Sistema" usa para enviar a mensagem "</w:t>
      </w:r>
      <w:r w:rsidRPr="60453AAE" w:rsidR="2995A78D">
        <w:rPr>
          <w:rFonts w:ascii="Times New Roman" w:hAnsi="Times New Roman" w:eastAsia="Times New Roman" w:cs="Times New Roman"/>
          <w:i w:val="0"/>
          <w:iCs w:val="0"/>
          <w:noProof w:val="0"/>
          <w:sz w:val="24"/>
          <w:szCs w:val="24"/>
          <w:lang w:val="pt-BR"/>
        </w:rPr>
        <w:t>GetTemperaturaPorIP</w:t>
      </w:r>
      <w:r w:rsidRPr="60453AAE" w:rsidR="2995A78D">
        <w:rPr>
          <w:rFonts w:ascii="Times New Roman" w:hAnsi="Times New Roman" w:eastAsia="Times New Roman" w:cs="Times New Roman"/>
          <w:i w:val="0"/>
          <w:iCs w:val="0"/>
          <w:noProof w:val="0"/>
          <w:sz w:val="24"/>
          <w:szCs w:val="24"/>
          <w:lang w:val="pt-BR"/>
        </w:rPr>
        <w:t>(IP)" para o "Serviço de API de Clima".</w:t>
      </w:r>
    </w:p>
    <w:p w:rsidR="2995A78D" w:rsidP="60453AAE" w:rsidRDefault="2995A78D" w14:paraId="417E25F5" w14:textId="35E820B7">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7. Resposta:</w:t>
      </w:r>
      <w:r w:rsidRPr="60453AAE" w:rsidR="2995A78D">
        <w:rPr>
          <w:rFonts w:ascii="Times New Roman" w:hAnsi="Times New Roman" w:eastAsia="Times New Roman" w:cs="Times New Roman"/>
          <w:i w:val="0"/>
          <w:iCs w:val="0"/>
          <w:noProof w:val="0"/>
          <w:sz w:val="24"/>
          <w:szCs w:val="24"/>
          <w:lang w:val="pt-BR"/>
        </w:rPr>
        <w:t xml:space="preserve"> O "Serviço de API de Clima" retorna a "</w:t>
      </w:r>
      <w:r w:rsidRPr="60453AAE" w:rsidR="2995A78D">
        <w:rPr>
          <w:rFonts w:ascii="Times New Roman" w:hAnsi="Times New Roman" w:eastAsia="Times New Roman" w:cs="Times New Roman"/>
          <w:i w:val="0"/>
          <w:iCs w:val="0"/>
          <w:noProof w:val="0"/>
          <w:sz w:val="24"/>
          <w:szCs w:val="24"/>
          <w:lang w:val="pt-BR"/>
        </w:rPr>
        <w:t>Retorna(</w:t>
      </w:r>
      <w:r w:rsidRPr="60453AAE" w:rsidR="2995A78D">
        <w:rPr>
          <w:rFonts w:ascii="Times New Roman" w:hAnsi="Times New Roman" w:eastAsia="Times New Roman" w:cs="Times New Roman"/>
          <w:i w:val="0"/>
          <w:iCs w:val="0"/>
          <w:noProof w:val="0"/>
          <w:sz w:val="24"/>
          <w:szCs w:val="24"/>
          <w:lang w:val="pt-BR"/>
        </w:rPr>
        <w:t>Temperatura)" para o "Sistema".</w:t>
      </w:r>
    </w:p>
    <w:p w:rsidR="2995A78D" w:rsidP="60453AAE" w:rsidRDefault="2995A78D" w14:paraId="266E2BFE" w14:textId="03021E9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Cenário "Usuário recusa a localização":</w:t>
      </w:r>
    </w:p>
    <w:p w:rsidR="2995A78D" w:rsidP="60453AAE" w:rsidRDefault="2995A78D" w14:paraId="4EE3F51A" w14:textId="22CEDBB4">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5. Solicitação Manual:</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xml:space="preserve">)" envia a mensagem "Solicita </w:t>
      </w:r>
      <w:r w:rsidRPr="60453AAE" w:rsidR="2995A78D">
        <w:rPr>
          <w:rFonts w:ascii="Times New Roman" w:hAnsi="Times New Roman" w:eastAsia="Times New Roman" w:cs="Times New Roman"/>
          <w:i w:val="0"/>
          <w:iCs w:val="0"/>
          <w:noProof w:val="0"/>
          <w:sz w:val="24"/>
          <w:szCs w:val="24"/>
          <w:lang w:val="pt-BR"/>
        </w:rPr>
        <w:t>insercao</w:t>
      </w:r>
      <w:r w:rsidRPr="60453AAE" w:rsidR="2995A78D">
        <w:rPr>
          <w:rFonts w:ascii="Times New Roman" w:hAnsi="Times New Roman" w:eastAsia="Times New Roman" w:cs="Times New Roman"/>
          <w:i w:val="0"/>
          <w:iCs w:val="0"/>
          <w:noProof w:val="0"/>
          <w:sz w:val="24"/>
          <w:szCs w:val="24"/>
          <w:lang w:val="pt-BR"/>
        </w:rPr>
        <w:t xml:space="preserve"> manual da temperatura" para o "Usuário".</w:t>
      </w:r>
    </w:p>
    <w:p w:rsidR="2995A78D" w:rsidP="60453AAE" w:rsidRDefault="2995A78D" w14:paraId="5E95A431" w14:textId="5A4F8FD2">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6. Resposta Manual:</w:t>
      </w:r>
      <w:r w:rsidRPr="60453AAE" w:rsidR="2995A78D">
        <w:rPr>
          <w:rFonts w:ascii="Times New Roman" w:hAnsi="Times New Roman" w:eastAsia="Times New Roman" w:cs="Times New Roman"/>
          <w:i w:val="0"/>
          <w:iCs w:val="0"/>
          <w:noProof w:val="0"/>
          <w:sz w:val="24"/>
          <w:szCs w:val="24"/>
          <w:lang w:val="pt-BR"/>
        </w:rPr>
        <w:t xml:space="preserve"> O "Usuário" responde com "</w:t>
      </w:r>
      <w:r w:rsidRPr="60453AAE" w:rsidR="2995A78D">
        <w:rPr>
          <w:rFonts w:ascii="Times New Roman" w:hAnsi="Times New Roman" w:eastAsia="Times New Roman" w:cs="Times New Roman"/>
          <w:i w:val="0"/>
          <w:iCs w:val="0"/>
          <w:noProof w:val="0"/>
          <w:sz w:val="24"/>
          <w:szCs w:val="24"/>
          <w:lang w:val="pt-BR"/>
        </w:rPr>
        <w:t>Insere(</w:t>
      </w:r>
      <w:r w:rsidRPr="60453AAE" w:rsidR="2995A78D">
        <w:rPr>
          <w:rFonts w:ascii="Times New Roman" w:hAnsi="Times New Roman" w:eastAsia="Times New Roman" w:cs="Times New Roman"/>
          <w:i w:val="0"/>
          <w:iCs w:val="0"/>
          <w:noProof w:val="0"/>
          <w:sz w:val="24"/>
          <w:szCs w:val="24"/>
          <w:lang w:val="pt-BR"/>
        </w:rPr>
        <w:t>Temperatura)", 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w:t>
      </w:r>
      <w:r w:rsidRPr="60453AAE" w:rsidR="2995A78D">
        <w:rPr>
          <w:rFonts w:ascii="Times New Roman" w:hAnsi="Times New Roman" w:eastAsia="Times New Roman" w:cs="Times New Roman"/>
          <w:i w:val="0"/>
          <w:iCs w:val="0"/>
          <w:noProof w:val="0"/>
          <w:sz w:val="24"/>
          <w:szCs w:val="24"/>
          <w:lang w:val="pt-BR"/>
        </w:rPr>
        <w:t>Envia(</w:t>
      </w:r>
      <w:r w:rsidRPr="60453AAE" w:rsidR="2995A78D">
        <w:rPr>
          <w:rFonts w:ascii="Times New Roman" w:hAnsi="Times New Roman" w:eastAsia="Times New Roman" w:cs="Times New Roman"/>
          <w:i w:val="0"/>
          <w:iCs w:val="0"/>
          <w:noProof w:val="0"/>
          <w:sz w:val="24"/>
          <w:szCs w:val="24"/>
          <w:lang w:val="pt-BR"/>
        </w:rPr>
        <w:t>TemperaturaManual</w:t>
      </w:r>
      <w:r w:rsidRPr="60453AAE" w:rsidR="2995A78D">
        <w:rPr>
          <w:rFonts w:ascii="Times New Roman" w:hAnsi="Times New Roman" w:eastAsia="Times New Roman" w:cs="Times New Roman"/>
          <w:i w:val="0"/>
          <w:iCs w:val="0"/>
          <w:noProof w:val="0"/>
          <w:sz w:val="24"/>
          <w:szCs w:val="24"/>
          <w:lang w:val="pt-BR"/>
        </w:rPr>
        <w:t>)" para o "Sistema".</w:t>
      </w:r>
    </w:p>
    <w:p w:rsidR="2995A78D" w:rsidP="60453AAE" w:rsidRDefault="2995A78D" w14:paraId="1E2521DF" w14:textId="56426EAB">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7. Confirmação:</w:t>
      </w:r>
      <w:r w:rsidRPr="60453AAE" w:rsidR="2995A78D">
        <w:rPr>
          <w:rFonts w:ascii="Times New Roman" w:hAnsi="Times New Roman" w:eastAsia="Times New Roman" w:cs="Times New Roman"/>
          <w:i w:val="0"/>
          <w:iCs w:val="0"/>
          <w:noProof w:val="0"/>
          <w:sz w:val="24"/>
          <w:szCs w:val="24"/>
          <w:lang w:val="pt-BR"/>
        </w:rPr>
        <w:t xml:space="preserve"> O "Sistema" retorna "</w:t>
      </w:r>
      <w:r w:rsidRPr="60453AAE" w:rsidR="2995A78D">
        <w:rPr>
          <w:rFonts w:ascii="Times New Roman" w:hAnsi="Times New Roman" w:eastAsia="Times New Roman" w:cs="Times New Roman"/>
          <w:i w:val="0"/>
          <w:iCs w:val="0"/>
          <w:noProof w:val="0"/>
          <w:sz w:val="24"/>
          <w:szCs w:val="24"/>
          <w:lang w:val="pt-BR"/>
        </w:rPr>
        <w:t>Retorna(</w:t>
      </w:r>
      <w:r w:rsidRPr="60453AAE" w:rsidR="2995A78D">
        <w:rPr>
          <w:rFonts w:ascii="Times New Roman" w:hAnsi="Times New Roman" w:eastAsia="Times New Roman" w:cs="Times New Roman"/>
          <w:i w:val="0"/>
          <w:iCs w:val="0"/>
          <w:noProof w:val="0"/>
          <w:sz w:val="24"/>
          <w:szCs w:val="24"/>
          <w:lang w:val="pt-BR"/>
        </w:rPr>
        <w:t>TemperaturaOK</w:t>
      </w:r>
      <w:r w:rsidRPr="60453AAE" w:rsidR="2995A78D">
        <w:rPr>
          <w:rFonts w:ascii="Times New Roman" w:hAnsi="Times New Roman" w:eastAsia="Times New Roman" w:cs="Times New Roman"/>
          <w:i w:val="0"/>
          <w:iCs w:val="0"/>
          <w:noProof w:val="0"/>
          <w:sz w:val="24"/>
          <w:szCs w:val="24"/>
          <w:lang w:val="pt-BR"/>
        </w:rPr>
        <w:t>)" para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w:t>
      </w:r>
    </w:p>
    <w:p w:rsidR="2995A78D" w:rsidP="60453AAE" w:rsidRDefault="2995A78D" w14:paraId="0EF64261" w14:textId="5C45499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 xml:space="preserve">Fluxo de Coleta de Requisitos Adicionais (Bloco </w:t>
      </w:r>
      <w:r w:rsidRPr="60453AAE" w:rsidR="2995A78D">
        <w:rPr>
          <w:rFonts w:ascii="Times New Roman" w:hAnsi="Times New Roman" w:eastAsia="Times New Roman" w:cs="Times New Roman"/>
          <w:b w:val="1"/>
          <w:bCs w:val="1"/>
          <w:i w:val="0"/>
          <w:iCs w:val="0"/>
          <w:noProof w:val="0"/>
          <w:sz w:val="24"/>
          <w:szCs w:val="24"/>
          <w:lang w:val="pt-BR"/>
        </w:rPr>
        <w:t>loop</w:t>
      </w:r>
      <w:r w:rsidRPr="60453AAE" w:rsidR="2995A78D">
        <w:rPr>
          <w:rFonts w:ascii="Times New Roman" w:hAnsi="Times New Roman" w:eastAsia="Times New Roman" w:cs="Times New Roman"/>
          <w:b w:val="1"/>
          <w:bCs w:val="1"/>
          <w:i w:val="0"/>
          <w:iCs w:val="0"/>
          <w:noProof w:val="0"/>
          <w:sz w:val="24"/>
          <w:szCs w:val="24"/>
          <w:lang w:val="pt-BR"/>
        </w:rPr>
        <w:t>)</w:t>
      </w:r>
    </w:p>
    <w:p w:rsidR="2995A78D" w:rsidP="60453AAE" w:rsidRDefault="2995A78D" w14:paraId="17F34182" w14:textId="1D561C0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8. Loop de Coleta:</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inicia um loop que dura "até que os requisitos para o perfil sejam suficientes". Dentro do loop, o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a mensagem "Solicita próximo requisito" e o "Usuário" responde com "</w:t>
      </w:r>
      <w:r w:rsidRPr="60453AAE" w:rsidR="2995A78D">
        <w:rPr>
          <w:rFonts w:ascii="Times New Roman" w:hAnsi="Times New Roman" w:eastAsia="Times New Roman" w:cs="Times New Roman"/>
          <w:i w:val="0"/>
          <w:iCs w:val="0"/>
          <w:noProof w:val="0"/>
          <w:sz w:val="24"/>
          <w:szCs w:val="24"/>
          <w:lang w:val="pt-BR"/>
        </w:rPr>
        <w:t>Fornece(</w:t>
      </w:r>
      <w:r w:rsidRPr="60453AAE" w:rsidR="2995A78D">
        <w:rPr>
          <w:rFonts w:ascii="Times New Roman" w:hAnsi="Times New Roman" w:eastAsia="Times New Roman" w:cs="Times New Roman"/>
          <w:i w:val="0"/>
          <w:iCs w:val="0"/>
          <w:noProof w:val="0"/>
          <w:sz w:val="24"/>
          <w:szCs w:val="24"/>
          <w:lang w:val="pt-BR"/>
        </w:rPr>
        <w:t>Requisito)".</w:t>
      </w:r>
    </w:p>
    <w:p w:rsidR="2995A78D" w:rsidP="60453AAE" w:rsidRDefault="2995A78D" w14:paraId="499A774E" w14:textId="307E3A9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9. Processamento Interno:</w:t>
      </w:r>
      <w:r w:rsidRPr="60453AAE" w:rsidR="2995A78D">
        <w:rPr>
          <w:rFonts w:ascii="Times New Roman" w:hAnsi="Times New Roman" w:eastAsia="Times New Roman" w:cs="Times New Roman"/>
          <w:i w:val="0"/>
          <w:iCs w:val="0"/>
          <w:noProof w:val="0"/>
          <w:sz w:val="24"/>
          <w:szCs w:val="24"/>
          <w:lang w:val="pt-BR"/>
        </w:rPr>
        <w:t xml:space="preserve">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envia "</w:t>
      </w:r>
      <w:r w:rsidRPr="60453AAE" w:rsidR="2995A78D">
        <w:rPr>
          <w:rFonts w:ascii="Times New Roman" w:hAnsi="Times New Roman" w:eastAsia="Times New Roman" w:cs="Times New Roman"/>
          <w:i w:val="0"/>
          <w:iCs w:val="0"/>
          <w:noProof w:val="0"/>
          <w:sz w:val="24"/>
          <w:szCs w:val="24"/>
          <w:lang w:val="pt-BR"/>
        </w:rPr>
        <w:t>Envia(</w:t>
      </w:r>
      <w:r w:rsidRPr="60453AAE" w:rsidR="2995A78D">
        <w:rPr>
          <w:rFonts w:ascii="Times New Roman" w:hAnsi="Times New Roman" w:eastAsia="Times New Roman" w:cs="Times New Roman"/>
          <w:i w:val="0"/>
          <w:iCs w:val="0"/>
          <w:noProof w:val="0"/>
          <w:sz w:val="24"/>
          <w:szCs w:val="24"/>
          <w:lang w:val="pt-BR"/>
        </w:rPr>
        <w:t>Requisito)" para o "Sistema", que retorna uma "Confirmação". Este ciclo se repete até que a condição do loop seja satisfeita.</w:t>
      </w:r>
    </w:p>
    <w:p w:rsidR="2995A78D" w:rsidP="60453AAE" w:rsidRDefault="2995A78D" w14:paraId="24E03836" w14:textId="286D7FC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Finalização do Fluxo</w:t>
      </w:r>
    </w:p>
    <w:p w:rsidR="2995A78D" w:rsidP="60453AAE" w:rsidRDefault="2995A78D" w14:paraId="3CDB3707" w14:textId="177D17B0">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10. Conclusão:</w:t>
      </w:r>
      <w:r w:rsidRPr="60453AAE" w:rsidR="2995A78D">
        <w:rPr>
          <w:rFonts w:ascii="Times New Roman" w:hAnsi="Times New Roman" w:eastAsia="Times New Roman" w:cs="Times New Roman"/>
          <w:i w:val="0"/>
          <w:iCs w:val="0"/>
          <w:noProof w:val="0"/>
          <w:sz w:val="24"/>
          <w:szCs w:val="24"/>
          <w:lang w:val="pt-BR"/>
        </w:rPr>
        <w:t xml:space="preserve"> Após o loop, o "Sistema" executa a mensagem "</w:t>
      </w:r>
      <w:r w:rsidRPr="60453AAE" w:rsidR="2995A78D">
        <w:rPr>
          <w:rFonts w:ascii="Times New Roman" w:hAnsi="Times New Roman" w:eastAsia="Times New Roman" w:cs="Times New Roman"/>
          <w:i w:val="0"/>
          <w:iCs w:val="0"/>
          <w:noProof w:val="0"/>
          <w:sz w:val="24"/>
          <w:szCs w:val="24"/>
          <w:lang w:val="pt-BR"/>
        </w:rPr>
        <w:t>FinalizarColetaDeDados</w:t>
      </w:r>
      <w:r w:rsidRPr="60453AAE" w:rsidR="2995A78D">
        <w:rPr>
          <w:rFonts w:ascii="Times New Roman" w:hAnsi="Times New Roman" w:eastAsia="Times New Roman" w:cs="Times New Roman"/>
          <w:i w:val="0"/>
          <w:iCs w:val="0"/>
          <w:noProof w:val="0"/>
          <w:sz w:val="24"/>
          <w:szCs w:val="24"/>
          <w:lang w:val="pt-BR"/>
        </w:rPr>
        <w:t>()" e, em seguida, a mensagem "</w:t>
      </w:r>
      <w:r w:rsidRPr="60453AAE" w:rsidR="2995A78D">
        <w:rPr>
          <w:rFonts w:ascii="Times New Roman" w:hAnsi="Times New Roman" w:eastAsia="Times New Roman" w:cs="Times New Roman"/>
          <w:i w:val="0"/>
          <w:iCs w:val="0"/>
          <w:noProof w:val="0"/>
          <w:sz w:val="24"/>
          <w:szCs w:val="24"/>
          <w:lang w:val="pt-BR"/>
        </w:rPr>
        <w:t>ArmazenaPreferencias</w:t>
      </w:r>
      <w:r w:rsidRPr="60453AAE" w:rsidR="2995A78D">
        <w:rPr>
          <w:rFonts w:ascii="Times New Roman" w:hAnsi="Times New Roman" w:eastAsia="Times New Roman" w:cs="Times New Roman"/>
          <w:i w:val="0"/>
          <w:iCs w:val="0"/>
          <w:noProof w:val="0"/>
          <w:sz w:val="24"/>
          <w:szCs w:val="24"/>
          <w:lang w:val="pt-BR"/>
        </w:rPr>
        <w:t>(</w:t>
      </w:r>
      <w:r w:rsidRPr="60453AAE" w:rsidR="2995A78D">
        <w:rPr>
          <w:rFonts w:ascii="Times New Roman" w:hAnsi="Times New Roman" w:eastAsia="Times New Roman" w:cs="Times New Roman"/>
          <w:i w:val="0"/>
          <w:iCs w:val="0"/>
          <w:noProof w:val="0"/>
          <w:sz w:val="24"/>
          <w:szCs w:val="24"/>
          <w:lang w:val="pt-BR"/>
        </w:rPr>
        <w:t>TodosOsDados</w:t>
      </w:r>
      <w:r w:rsidRPr="60453AAE" w:rsidR="2995A78D">
        <w:rPr>
          <w:rFonts w:ascii="Times New Roman" w:hAnsi="Times New Roman" w:eastAsia="Times New Roman" w:cs="Times New Roman"/>
          <w:i w:val="0"/>
          <w:iCs w:val="0"/>
          <w:noProof w:val="0"/>
          <w:sz w:val="24"/>
          <w:szCs w:val="24"/>
          <w:lang w:val="pt-BR"/>
        </w:rPr>
        <w:t>)" em si mesmo, para persistir as informações.</w:t>
      </w:r>
    </w:p>
    <w:p w:rsidR="2995A78D" w:rsidP="60453AAE" w:rsidRDefault="2995A78D" w14:paraId="0AE4AA04" w14:textId="33EEA9E1">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2995A78D">
        <w:rPr>
          <w:rFonts w:ascii="Times New Roman" w:hAnsi="Times New Roman" w:eastAsia="Times New Roman" w:cs="Times New Roman"/>
          <w:b w:val="1"/>
          <w:bCs w:val="1"/>
          <w:i w:val="0"/>
          <w:iCs w:val="0"/>
          <w:noProof w:val="0"/>
          <w:sz w:val="24"/>
          <w:szCs w:val="24"/>
          <w:lang w:val="pt-BR"/>
        </w:rPr>
        <w:t>11. Notificação Final:</w:t>
      </w:r>
      <w:r w:rsidRPr="60453AAE" w:rsidR="2995A78D">
        <w:rPr>
          <w:rFonts w:ascii="Times New Roman" w:hAnsi="Times New Roman" w:eastAsia="Times New Roman" w:cs="Times New Roman"/>
          <w:i w:val="0"/>
          <w:iCs w:val="0"/>
          <w:noProof w:val="0"/>
          <w:sz w:val="24"/>
          <w:szCs w:val="24"/>
          <w:lang w:val="pt-BR"/>
        </w:rPr>
        <w:t xml:space="preserve"> O "Sistema" retorna uma "</w:t>
      </w:r>
      <w:r w:rsidRPr="60453AAE" w:rsidR="2995A78D">
        <w:rPr>
          <w:rFonts w:ascii="Times New Roman" w:hAnsi="Times New Roman" w:eastAsia="Times New Roman" w:cs="Times New Roman"/>
          <w:i w:val="0"/>
          <w:iCs w:val="0"/>
          <w:noProof w:val="0"/>
          <w:sz w:val="24"/>
          <w:szCs w:val="24"/>
          <w:lang w:val="pt-BR"/>
        </w:rPr>
        <w:t>ConfirmaçãoFinal</w:t>
      </w:r>
      <w:r w:rsidRPr="60453AAE" w:rsidR="2995A78D">
        <w:rPr>
          <w:rFonts w:ascii="Times New Roman" w:hAnsi="Times New Roman" w:eastAsia="Times New Roman" w:cs="Times New Roman"/>
          <w:i w:val="0"/>
          <w:iCs w:val="0"/>
          <w:noProof w:val="0"/>
          <w:sz w:val="24"/>
          <w:szCs w:val="24"/>
          <w:lang w:val="pt-BR"/>
        </w:rPr>
        <w:t>" para a "Interface (</w:t>
      </w:r>
      <w:r w:rsidRPr="60453AAE" w:rsidR="2995A78D">
        <w:rPr>
          <w:rFonts w:ascii="Times New Roman" w:hAnsi="Times New Roman" w:eastAsia="Times New Roman" w:cs="Times New Roman"/>
          <w:i w:val="0"/>
          <w:iCs w:val="0"/>
          <w:noProof w:val="0"/>
          <w:sz w:val="24"/>
          <w:szCs w:val="24"/>
          <w:lang w:val="pt-BR"/>
        </w:rPr>
        <w:t>Chatbot</w:t>
      </w:r>
      <w:r w:rsidRPr="60453AAE" w:rsidR="2995A78D">
        <w:rPr>
          <w:rFonts w:ascii="Times New Roman" w:hAnsi="Times New Roman" w:eastAsia="Times New Roman" w:cs="Times New Roman"/>
          <w:i w:val="0"/>
          <w:iCs w:val="0"/>
          <w:noProof w:val="0"/>
          <w:sz w:val="24"/>
          <w:szCs w:val="24"/>
          <w:lang w:val="pt-BR"/>
        </w:rPr>
        <w:t>)", que exibe a mensagem "Exibe confirmação e avança para a próxima etapa" para o "Usuário".</w:t>
      </w:r>
    </w:p>
    <w:p w:rsidR="354CD29A" w:rsidP="60453AAE" w:rsidRDefault="354CD29A" w14:paraId="12CF03E0" w14:textId="222C7FFD">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7.1.3. Descrição Detalhada de </w:t>
      </w:r>
      <w:r w:rsidRPr="60453AAE" w:rsidR="1C3965C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03229EAB" w:rsidP="60453AAE" w:rsidRDefault="03229EAB" w14:paraId="537B992D" w14:textId="00236003">
      <w:p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i w:val="0"/>
          <w:iCs w:val="0"/>
          <w:noProof w:val="0"/>
          <w:sz w:val="24"/>
          <w:szCs w:val="24"/>
          <w:lang w:val="pt-BR"/>
        </w:rPr>
        <w:t>O diagrama de sequência detalha o fluxo de interações entre os objetos "Usuário", "Interface", "Sistema" e diversos serviços (IA, Validador, API de Preços e Geolocalização) para a funcionalidade de configuração automatizada de um PC. O processo é dividido em três fases principais: coleta de dados, geração da sugestão e a decisão do usuário.</w:t>
      </w:r>
    </w:p>
    <w:p w:rsidR="03229EAB" w:rsidP="60453AAE" w:rsidRDefault="03229EAB" w14:paraId="7B947678" w14:textId="133377E8">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Fluxo de Coleta de Dados</w:t>
      </w:r>
    </w:p>
    <w:p w:rsidR="03229EAB" w:rsidP="60453AAE" w:rsidRDefault="03229EAB" w14:paraId="45DE1755" w14:textId="7B38CB87">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1. Início e Solicitação:</w:t>
      </w:r>
      <w:r w:rsidRPr="60453AAE" w:rsidR="03229EAB">
        <w:rPr>
          <w:rFonts w:ascii="Times New Roman" w:hAnsi="Times New Roman" w:eastAsia="Times New Roman" w:cs="Times New Roman"/>
          <w:i w:val="0"/>
          <w:iCs w:val="0"/>
          <w:noProof w:val="0"/>
          <w:sz w:val="24"/>
          <w:szCs w:val="24"/>
          <w:lang w:val="pt-BR"/>
        </w:rPr>
        <w:t xml:space="preserve"> O "Usuário" envia a mensagem "Acessa 'Montar PC'", e a "Interface" responde com a mensagem "Solicita orçamento, perfil e ambiente".</w:t>
      </w:r>
    </w:p>
    <w:p w:rsidR="03229EAB" w:rsidP="60453AAE" w:rsidRDefault="03229EAB" w14:paraId="2CF24B32" w14:textId="364A4E96">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2. Envio de Dados:</w:t>
      </w:r>
      <w:r w:rsidRPr="60453AAE" w:rsidR="03229EAB">
        <w:rPr>
          <w:rFonts w:ascii="Times New Roman" w:hAnsi="Times New Roman" w:eastAsia="Times New Roman" w:cs="Times New Roman"/>
          <w:i w:val="0"/>
          <w:iCs w:val="0"/>
          <w:noProof w:val="0"/>
          <w:sz w:val="24"/>
          <w:szCs w:val="24"/>
          <w:lang w:val="pt-BR"/>
        </w:rPr>
        <w:t xml:space="preserve"> O "Usuário" envia a mensagem "Informa dados" para a "Interface", que a repassa para o "Sistema" com "Envia dados do usuário".</w:t>
      </w:r>
    </w:p>
    <w:p w:rsidR="03229EAB" w:rsidP="60453AAE" w:rsidRDefault="03229EAB" w14:paraId="6EB5663B" w14:textId="22209AA4">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 xml:space="preserve">3. Coleta de Localização (Bloco </w:t>
      </w:r>
      <w:r w:rsidRPr="60453AAE" w:rsidR="03229EAB">
        <w:rPr>
          <w:rFonts w:ascii="Times New Roman" w:hAnsi="Times New Roman" w:eastAsia="Times New Roman" w:cs="Times New Roman"/>
          <w:b w:val="1"/>
          <w:bCs w:val="1"/>
          <w:i w:val="0"/>
          <w:iCs w:val="0"/>
          <w:noProof w:val="0"/>
          <w:sz w:val="24"/>
          <w:szCs w:val="24"/>
          <w:lang w:val="pt-BR"/>
        </w:rPr>
        <w:t>alt</w:t>
      </w:r>
      <w:r w:rsidRPr="60453AAE" w:rsidR="03229EAB">
        <w:rPr>
          <w:rFonts w:ascii="Times New Roman" w:hAnsi="Times New Roman" w:eastAsia="Times New Roman" w:cs="Times New Roman"/>
          <w:b w:val="1"/>
          <w:bCs w:val="1"/>
          <w:i w:val="0"/>
          <w:iCs w:val="0"/>
          <w:noProof w:val="0"/>
          <w:sz w:val="24"/>
          <w:szCs w:val="24"/>
          <w:lang w:val="pt-BR"/>
        </w:rPr>
        <w:t>):</w:t>
      </w:r>
      <w:r w:rsidRPr="60453AAE" w:rsidR="03229EAB">
        <w:rPr>
          <w:rFonts w:ascii="Times New Roman" w:hAnsi="Times New Roman" w:eastAsia="Times New Roman" w:cs="Times New Roman"/>
          <w:i w:val="0"/>
          <w:iCs w:val="0"/>
          <w:noProof w:val="0"/>
          <w:sz w:val="24"/>
          <w:szCs w:val="24"/>
          <w:lang w:val="pt-BR"/>
        </w:rPr>
        <w:t xml:space="preserve"> O "Sistema" solicita a temperatura do ambiente.</w:t>
      </w:r>
    </w:p>
    <w:p w:rsidR="03229EAB" w:rsidP="60453AAE" w:rsidRDefault="03229EAB" w14:paraId="4853497C" w14:textId="07B39029">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Cenário Permissão Concedida:</w:t>
      </w:r>
      <w:r w:rsidRPr="60453AAE" w:rsidR="03229EAB">
        <w:rPr>
          <w:rFonts w:ascii="Times New Roman" w:hAnsi="Times New Roman" w:eastAsia="Times New Roman" w:cs="Times New Roman"/>
          <w:i w:val="0"/>
          <w:iCs w:val="0"/>
          <w:noProof w:val="0"/>
          <w:sz w:val="24"/>
          <w:szCs w:val="24"/>
          <w:lang w:val="pt-BR"/>
        </w:rPr>
        <w:t xml:space="preserve"> O "Sistema" envia a mensagem "Solicita cidade/IP" para o "Serviço de Geolocalização", que retorna a "Retorna temperatura".</w:t>
      </w:r>
    </w:p>
    <w:p w:rsidR="03229EAB" w:rsidP="60453AAE" w:rsidRDefault="03229EAB" w14:paraId="71EA2275" w14:textId="66E47CC0">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Cenário Permissão Negada:</w:t>
      </w:r>
      <w:r w:rsidRPr="60453AAE" w:rsidR="03229EAB">
        <w:rPr>
          <w:rFonts w:ascii="Times New Roman" w:hAnsi="Times New Roman" w:eastAsia="Times New Roman" w:cs="Times New Roman"/>
          <w:i w:val="0"/>
          <w:iCs w:val="0"/>
          <w:noProof w:val="0"/>
          <w:sz w:val="24"/>
          <w:szCs w:val="24"/>
          <w:lang w:val="pt-BR"/>
        </w:rPr>
        <w:t xml:space="preserve"> O "Usuário" fornece a "Informa temperatura manualmente".</w:t>
      </w:r>
    </w:p>
    <w:p w:rsidR="03229EAB" w:rsidP="60453AAE" w:rsidRDefault="03229EAB" w14:paraId="4A7654C3" w14:textId="3440FF5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Fluxo de Geração da Sugestão</w:t>
      </w:r>
    </w:p>
    <w:p w:rsidR="03229EAB" w:rsidP="60453AAE" w:rsidRDefault="03229EAB" w14:paraId="1CCBCCDC" w14:textId="3CE24DF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4. Processamento da IA:</w:t>
      </w:r>
      <w:r w:rsidRPr="60453AAE" w:rsidR="03229EAB">
        <w:rPr>
          <w:rFonts w:ascii="Times New Roman" w:hAnsi="Times New Roman" w:eastAsia="Times New Roman" w:cs="Times New Roman"/>
          <w:i w:val="0"/>
          <w:iCs w:val="0"/>
          <w:noProof w:val="0"/>
          <w:sz w:val="24"/>
          <w:szCs w:val="24"/>
          <w:lang w:val="pt-BR"/>
        </w:rPr>
        <w:t xml:space="preserve"> O "Sistema" envia a mensagem "Processar dados e gerar sugestão de peças" para a "IA de Recomendação", que retorna a "Retorna build sugerida".</w:t>
      </w:r>
    </w:p>
    <w:p w:rsidR="03229EAB" w:rsidP="60453AAE" w:rsidRDefault="03229EAB" w14:paraId="48D93837" w14:textId="064FF80E">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5. Validação:</w:t>
      </w:r>
      <w:r w:rsidRPr="60453AAE" w:rsidR="03229EAB">
        <w:rPr>
          <w:rFonts w:ascii="Times New Roman" w:hAnsi="Times New Roman" w:eastAsia="Times New Roman" w:cs="Times New Roman"/>
          <w:i w:val="0"/>
          <w:iCs w:val="0"/>
          <w:noProof w:val="0"/>
          <w:sz w:val="24"/>
          <w:szCs w:val="24"/>
          <w:lang w:val="pt-BR"/>
        </w:rPr>
        <w:t xml:space="preserve"> O "Sistema" envia a mensagem "Verificar compatibilidade das peças" para o "Validador de Compatibilidade", que retorna "Compatível / Incompatível".</w:t>
      </w:r>
    </w:p>
    <w:p w:rsidR="03229EAB" w:rsidP="60453AAE" w:rsidRDefault="03229EAB" w14:paraId="68D983E5" w14:textId="2132271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6. Busca de Preços:</w:t>
      </w:r>
      <w:r w:rsidRPr="60453AAE" w:rsidR="03229EAB">
        <w:rPr>
          <w:rFonts w:ascii="Times New Roman" w:hAnsi="Times New Roman" w:eastAsia="Times New Roman" w:cs="Times New Roman"/>
          <w:i w:val="0"/>
          <w:iCs w:val="0"/>
          <w:noProof w:val="0"/>
          <w:sz w:val="24"/>
          <w:szCs w:val="24"/>
          <w:lang w:val="pt-BR"/>
        </w:rPr>
        <w:t xml:space="preserve"> O "Sistema" envia a mensagem "Buscar links e valores atualizados" para a "API de Preços", que responde com "Retorna links de compra".</w:t>
      </w:r>
    </w:p>
    <w:p w:rsidR="03229EAB" w:rsidP="60453AAE" w:rsidRDefault="03229EAB" w14:paraId="08571E8C" w14:textId="0DDB0E89">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7. Exibição:</w:t>
      </w:r>
      <w:r w:rsidRPr="60453AAE" w:rsidR="03229EAB">
        <w:rPr>
          <w:rFonts w:ascii="Times New Roman" w:hAnsi="Times New Roman" w:eastAsia="Times New Roman" w:cs="Times New Roman"/>
          <w:i w:val="0"/>
          <w:iCs w:val="0"/>
          <w:noProof w:val="0"/>
          <w:sz w:val="24"/>
          <w:szCs w:val="24"/>
          <w:lang w:val="pt-BR"/>
        </w:rPr>
        <w:t xml:space="preserve"> O "Sistema" exibe a "Exibe build sugerida + preços + justificativas" na "Interface" para o "Usuário".</w:t>
      </w:r>
    </w:p>
    <w:p w:rsidR="03229EAB" w:rsidP="60453AAE" w:rsidRDefault="03229EAB" w14:paraId="30A2013B" w14:textId="20FD557A">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 xml:space="preserve">Fluxo de Decisão do Usuário (Bloco </w:t>
      </w:r>
      <w:r w:rsidRPr="60453AAE" w:rsidR="03229EAB">
        <w:rPr>
          <w:rFonts w:ascii="Times New Roman" w:hAnsi="Times New Roman" w:eastAsia="Times New Roman" w:cs="Times New Roman"/>
          <w:b w:val="1"/>
          <w:bCs w:val="1"/>
          <w:i w:val="0"/>
          <w:iCs w:val="0"/>
          <w:noProof w:val="0"/>
          <w:sz w:val="24"/>
          <w:szCs w:val="24"/>
          <w:lang w:val="pt-BR"/>
        </w:rPr>
        <w:t>alt</w:t>
      </w:r>
      <w:r w:rsidRPr="60453AAE" w:rsidR="03229EAB">
        <w:rPr>
          <w:rFonts w:ascii="Times New Roman" w:hAnsi="Times New Roman" w:eastAsia="Times New Roman" w:cs="Times New Roman"/>
          <w:b w:val="1"/>
          <w:bCs w:val="1"/>
          <w:i w:val="0"/>
          <w:iCs w:val="0"/>
          <w:noProof w:val="0"/>
          <w:sz w:val="24"/>
          <w:szCs w:val="24"/>
          <w:lang w:val="pt-BR"/>
        </w:rPr>
        <w:t>)</w:t>
      </w:r>
    </w:p>
    <w:p w:rsidR="03229EAB" w:rsidP="60453AAE" w:rsidRDefault="03229EAB" w14:paraId="05307746" w14:textId="560F56B9">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8. Decisão do Usuário:</w:t>
      </w:r>
      <w:r w:rsidRPr="60453AAE" w:rsidR="03229EAB">
        <w:rPr>
          <w:rFonts w:ascii="Times New Roman" w:hAnsi="Times New Roman" w:eastAsia="Times New Roman" w:cs="Times New Roman"/>
          <w:i w:val="0"/>
          <w:iCs w:val="0"/>
          <w:noProof w:val="0"/>
          <w:sz w:val="24"/>
          <w:szCs w:val="24"/>
          <w:lang w:val="pt-BR"/>
        </w:rPr>
        <w:t xml:space="preserve"> O processo aguarda a decisão do "Usuário" com a mensagem "Aceita ou rejeita sugestão".</w:t>
      </w:r>
    </w:p>
    <w:p w:rsidR="03229EAB" w:rsidP="60453AAE" w:rsidRDefault="03229EAB" w14:paraId="6A69D4CD" w14:textId="62A47AAC">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 xml:space="preserve">Cenário de Aceitação (Bloco </w:t>
      </w:r>
      <w:r w:rsidRPr="60453AAE" w:rsidR="03229EAB">
        <w:rPr>
          <w:rFonts w:ascii="Times New Roman" w:hAnsi="Times New Roman" w:eastAsia="Times New Roman" w:cs="Times New Roman"/>
          <w:b w:val="1"/>
          <w:bCs w:val="1"/>
          <w:i w:val="0"/>
          <w:iCs w:val="0"/>
          <w:noProof w:val="0"/>
          <w:sz w:val="24"/>
          <w:szCs w:val="24"/>
          <w:lang w:val="pt-BR"/>
        </w:rPr>
        <w:t>alt</w:t>
      </w:r>
      <w:r w:rsidRPr="60453AAE" w:rsidR="03229EAB">
        <w:rPr>
          <w:rFonts w:ascii="Times New Roman" w:hAnsi="Times New Roman" w:eastAsia="Times New Roman" w:cs="Times New Roman"/>
          <w:b w:val="1"/>
          <w:bCs w:val="1"/>
          <w:i w:val="0"/>
          <w:iCs w:val="0"/>
          <w:noProof w:val="0"/>
          <w:sz w:val="24"/>
          <w:szCs w:val="24"/>
          <w:lang w:val="pt-BR"/>
        </w:rPr>
        <w:t xml:space="preserve"> aninhado):</w:t>
      </w:r>
    </w:p>
    <w:p w:rsidR="03229EAB" w:rsidP="60453AAE" w:rsidRDefault="03229EAB" w14:paraId="42A9241C" w14:textId="0A197AFA">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Cenário "Está logado":</w:t>
      </w:r>
      <w:r w:rsidRPr="60453AAE" w:rsidR="03229EAB">
        <w:rPr>
          <w:rFonts w:ascii="Times New Roman" w:hAnsi="Times New Roman" w:eastAsia="Times New Roman" w:cs="Times New Roman"/>
          <w:i w:val="0"/>
          <w:iCs w:val="0"/>
          <w:noProof w:val="0"/>
          <w:sz w:val="24"/>
          <w:szCs w:val="24"/>
          <w:lang w:val="pt-BR"/>
        </w:rPr>
        <w:t xml:space="preserve"> O "Sistema" envia "Salvar/exportar build (CU1)" para o banco de dados e retorna uma "Confirmação de salvamento" para a "Interface".</w:t>
      </w:r>
    </w:p>
    <w:p w:rsidR="03229EAB" w:rsidP="60453AAE" w:rsidRDefault="03229EAB" w14:paraId="7D01B758" w14:textId="6ED44966">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Cenário "Não logado":</w:t>
      </w:r>
      <w:r w:rsidRPr="60453AAE" w:rsidR="03229EAB">
        <w:rPr>
          <w:rFonts w:ascii="Times New Roman" w:hAnsi="Times New Roman" w:eastAsia="Times New Roman" w:cs="Times New Roman"/>
          <w:i w:val="0"/>
          <w:iCs w:val="0"/>
          <w:noProof w:val="0"/>
          <w:sz w:val="24"/>
          <w:szCs w:val="24"/>
          <w:lang w:val="pt-BR"/>
        </w:rPr>
        <w:t xml:space="preserve"> O "Sistema" responde com "Prossegue sem salvar" para a "Interface".</w:t>
      </w:r>
    </w:p>
    <w:p w:rsidR="03229EAB" w:rsidP="60453AAE" w:rsidRDefault="03229EAB" w14:paraId="2B424D79" w14:textId="27919FB5">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Cenário de Rejeição:</w:t>
      </w:r>
    </w:p>
    <w:p w:rsidR="03229EAB" w:rsidP="60453AAE" w:rsidRDefault="03229EAB" w14:paraId="41D860C4" w14:textId="12B1FD4C">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03229EAB">
        <w:rPr>
          <w:rFonts w:ascii="Times New Roman" w:hAnsi="Times New Roman" w:eastAsia="Times New Roman" w:cs="Times New Roman"/>
          <w:b w:val="1"/>
          <w:bCs w:val="1"/>
          <w:i w:val="0"/>
          <w:iCs w:val="0"/>
          <w:noProof w:val="0"/>
          <w:sz w:val="24"/>
          <w:szCs w:val="24"/>
          <w:lang w:val="pt-BR"/>
        </w:rPr>
        <w:t>9. Redirecionamento:</w:t>
      </w:r>
      <w:r w:rsidRPr="60453AAE" w:rsidR="03229EAB">
        <w:rPr>
          <w:rFonts w:ascii="Times New Roman" w:hAnsi="Times New Roman" w:eastAsia="Times New Roman" w:cs="Times New Roman"/>
          <w:i w:val="0"/>
          <w:iCs w:val="0"/>
          <w:noProof w:val="0"/>
          <w:sz w:val="24"/>
          <w:szCs w:val="24"/>
          <w:lang w:val="pt-BR"/>
        </w:rPr>
        <w:t xml:space="preserve"> O "Sistema" envia a mensagem "Redireciona para montagem manual (CU4)" para a "Interface", que inicia um novo processo.</w:t>
      </w:r>
    </w:p>
    <w:p w:rsidR="354CD29A" w:rsidP="60453AAE" w:rsidRDefault="354CD29A" w14:paraId="3C87141A" w14:textId="676A551A">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7.1.4. Descrição Detalhada de </w:t>
      </w:r>
      <w:r w:rsidRPr="60453AAE" w:rsidR="1988C772">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Montagem Manual</w:t>
      </w: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334D16A0" w:rsidP="60453AAE" w:rsidRDefault="334D16A0" w14:paraId="19CCD3D7" w14:textId="192D083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i w:val="0"/>
          <w:iCs w:val="0"/>
          <w:noProof w:val="0"/>
          <w:sz w:val="24"/>
          <w:szCs w:val="24"/>
          <w:lang w:val="pt-BR"/>
        </w:rPr>
        <w:t>O diagrama de sequência detalha as interações entre o "Usuário", o "Sistema (UI)" e os serviços de validação para o processo de montagem e edição manual de um build de PC. O fluxo é segmentado em etapas de seleção, validação e finalização, com validações em tempo real.</w:t>
      </w:r>
    </w:p>
    <w:p w:rsidR="334D16A0" w:rsidP="60453AAE" w:rsidRDefault="334D16A0" w14:paraId="1641DE47" w14:textId="306D170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Fluxo de Início da Montagem Manual</w:t>
      </w:r>
    </w:p>
    <w:p w:rsidR="334D16A0" w:rsidP="60453AAE" w:rsidRDefault="334D16A0" w14:paraId="41F598B4" w14:textId="2F4088B0">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1. Início:</w:t>
      </w:r>
      <w:r w:rsidRPr="60453AAE" w:rsidR="334D16A0">
        <w:rPr>
          <w:rFonts w:ascii="Times New Roman" w:hAnsi="Times New Roman" w:eastAsia="Times New Roman" w:cs="Times New Roman"/>
          <w:i w:val="0"/>
          <w:iCs w:val="0"/>
          <w:noProof w:val="0"/>
          <w:sz w:val="24"/>
          <w:szCs w:val="24"/>
          <w:lang w:val="pt-BR"/>
        </w:rPr>
        <w:t xml:space="preserve"> O "Usuário" envia a mensagem "Acessa montagem manual ou edição de build" para o "Sistema (UI)".</w:t>
      </w:r>
    </w:p>
    <w:p w:rsidR="334D16A0" w:rsidP="60453AAE" w:rsidRDefault="334D16A0" w14:paraId="0ABDDA72" w14:textId="01247105">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2. Exibição:</w:t>
      </w:r>
      <w:r w:rsidRPr="60453AAE" w:rsidR="334D16A0">
        <w:rPr>
          <w:rFonts w:ascii="Times New Roman" w:hAnsi="Times New Roman" w:eastAsia="Times New Roman" w:cs="Times New Roman"/>
          <w:i w:val="0"/>
          <w:iCs w:val="0"/>
          <w:noProof w:val="0"/>
          <w:sz w:val="24"/>
          <w:szCs w:val="24"/>
          <w:lang w:val="pt-BR"/>
        </w:rPr>
        <w:t xml:space="preserve"> O "Sistema (UI)" responde com a mensagem "Exibir categorias de componentes" para o "Usuário", iniciando o processo de seleção.</w:t>
      </w:r>
    </w:p>
    <w:p w:rsidR="334D16A0" w:rsidP="60453AAE" w:rsidRDefault="334D16A0" w14:paraId="0434CD66" w14:textId="4E2D518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Fluxo de Seleção de Componentes (Bloco </w:t>
      </w:r>
      <w:r w:rsidRPr="60453AAE" w:rsidR="334D16A0">
        <w:rPr>
          <w:rFonts w:ascii="Times New Roman" w:hAnsi="Times New Roman" w:eastAsia="Times New Roman" w:cs="Times New Roman"/>
          <w:b w:val="1"/>
          <w:bCs w:val="1"/>
          <w:i w:val="0"/>
          <w:iCs w:val="0"/>
          <w:noProof w:val="0"/>
          <w:sz w:val="24"/>
          <w:szCs w:val="24"/>
          <w:lang w:val="pt-BR"/>
        </w:rPr>
        <w:t>loop</w:t>
      </w:r>
      <w:r w:rsidRPr="60453AAE" w:rsidR="334D16A0">
        <w:rPr>
          <w:rFonts w:ascii="Times New Roman" w:hAnsi="Times New Roman" w:eastAsia="Times New Roman" w:cs="Times New Roman"/>
          <w:b w:val="1"/>
          <w:bCs w:val="1"/>
          <w:i w:val="0"/>
          <w:iCs w:val="0"/>
          <w:noProof w:val="0"/>
          <w:sz w:val="24"/>
          <w:szCs w:val="24"/>
          <w:lang w:val="pt-BR"/>
        </w:rPr>
        <w:t>)</w:t>
      </w:r>
    </w:p>
    <w:p w:rsidR="334D16A0" w:rsidP="60453AAE" w:rsidRDefault="334D16A0" w14:paraId="104DC53C" w14:textId="50603E3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3. Seleção:</w:t>
      </w:r>
      <w:r w:rsidRPr="60453AAE" w:rsidR="334D16A0">
        <w:rPr>
          <w:rFonts w:ascii="Times New Roman" w:hAnsi="Times New Roman" w:eastAsia="Times New Roman" w:cs="Times New Roman"/>
          <w:i w:val="0"/>
          <w:iCs w:val="0"/>
          <w:noProof w:val="0"/>
          <w:sz w:val="24"/>
          <w:szCs w:val="24"/>
          <w:lang w:val="pt-BR"/>
        </w:rPr>
        <w:t xml:space="preserve"> O "Usuário" envia a mensagem "Seleciona ou altera componente" para o "Sistema (UI)", que aciona o "Validador Compatibilidade" com a mensagem "Validar compatibilidade técnica".</w:t>
      </w:r>
    </w:p>
    <w:p w:rsidR="334D16A0" w:rsidP="60453AAE" w:rsidRDefault="334D16A0" w14:paraId="4F3639CA" w14:textId="7607249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4. Validação (Bloco </w:t>
      </w:r>
      <w:r w:rsidRPr="60453AAE" w:rsidR="334D16A0">
        <w:rPr>
          <w:rFonts w:ascii="Times New Roman" w:hAnsi="Times New Roman" w:eastAsia="Times New Roman" w:cs="Times New Roman"/>
          <w:b w:val="1"/>
          <w:bCs w:val="1"/>
          <w:i w:val="0"/>
          <w:iCs w:val="0"/>
          <w:noProof w:val="0"/>
          <w:sz w:val="24"/>
          <w:szCs w:val="24"/>
          <w:lang w:val="pt-BR"/>
        </w:rPr>
        <w:t>alt</w:t>
      </w:r>
      <w:r w:rsidRPr="60453AAE" w:rsidR="334D16A0">
        <w:rPr>
          <w:rFonts w:ascii="Times New Roman" w:hAnsi="Times New Roman" w:eastAsia="Times New Roman" w:cs="Times New Roman"/>
          <w:b w:val="1"/>
          <w:bCs w:val="1"/>
          <w:i w:val="0"/>
          <w:iCs w:val="0"/>
          <w:noProof w:val="0"/>
          <w:sz w:val="24"/>
          <w:szCs w:val="24"/>
          <w:lang w:val="pt-BR"/>
        </w:rPr>
        <w:t>):</w:t>
      </w:r>
      <w:r w:rsidRPr="60453AAE" w:rsidR="334D16A0">
        <w:rPr>
          <w:rFonts w:ascii="Times New Roman" w:hAnsi="Times New Roman" w:eastAsia="Times New Roman" w:cs="Times New Roman"/>
          <w:i w:val="0"/>
          <w:iCs w:val="0"/>
          <w:noProof w:val="0"/>
          <w:sz w:val="24"/>
          <w:szCs w:val="24"/>
          <w:lang w:val="pt-BR"/>
        </w:rPr>
        <w:t xml:space="preserve"> O sistema processa a resposta de validação técnica.</w:t>
      </w:r>
    </w:p>
    <w:p w:rsidR="334D16A0" w:rsidP="60453AAE" w:rsidRDefault="334D16A0" w14:paraId="10F0C161" w14:textId="67DB3A2B">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Cenário </w:t>
      </w:r>
      <w:r w:rsidRPr="60453AAE" w:rsidR="334D16A0">
        <w:rPr>
          <w:rFonts w:ascii="Times New Roman" w:hAnsi="Times New Roman" w:eastAsia="Times New Roman" w:cs="Times New Roman"/>
          <w:b w:val="1"/>
          <w:bCs w:val="1"/>
          <w:i w:val="0"/>
          <w:iCs w:val="0"/>
          <w:noProof w:val="0"/>
          <w:sz w:val="24"/>
          <w:szCs w:val="24"/>
          <w:lang w:val="pt-BR"/>
        </w:rPr>
        <w:t>[Compatível</w:t>
      </w:r>
      <w:r w:rsidRPr="60453AAE" w:rsidR="334D16A0">
        <w:rPr>
          <w:rFonts w:ascii="Times New Roman" w:hAnsi="Times New Roman" w:eastAsia="Times New Roman" w:cs="Times New Roman"/>
          <w:b w:val="1"/>
          <w:bCs w:val="1"/>
          <w:i w:val="0"/>
          <w:iCs w:val="0"/>
          <w:noProof w:val="0"/>
          <w:sz w:val="24"/>
          <w:szCs w:val="24"/>
          <w:lang w:val="pt-BR"/>
        </w:rPr>
        <w:t>]:</w:t>
      </w:r>
      <w:r w:rsidRPr="60453AAE" w:rsidR="334D16A0">
        <w:rPr>
          <w:rFonts w:ascii="Times New Roman" w:hAnsi="Times New Roman" w:eastAsia="Times New Roman" w:cs="Times New Roman"/>
          <w:i w:val="0"/>
          <w:iCs w:val="0"/>
          <w:noProof w:val="0"/>
          <w:sz w:val="24"/>
          <w:szCs w:val="24"/>
          <w:lang w:val="pt-BR"/>
        </w:rPr>
        <w:t xml:space="preserve"> O "Sistema (UI)" envia uma mensagem para o "Validador Gabinete" para "Validar compatibilidade física (se gabinete)".</w:t>
      </w:r>
    </w:p>
    <w:p w:rsidR="334D16A0" w:rsidP="60453AAE" w:rsidRDefault="334D16A0" w14:paraId="0CB67FAB" w14:textId="1123C46B">
      <w:pPr>
        <w:pStyle w:val="ListParagraph"/>
        <w:numPr>
          <w:ilvl w:val="2"/>
          <w:numId w:val="124"/>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Validação Física (Bloco </w:t>
      </w:r>
      <w:r w:rsidRPr="60453AAE" w:rsidR="334D16A0">
        <w:rPr>
          <w:rFonts w:ascii="Times New Roman" w:hAnsi="Times New Roman" w:eastAsia="Times New Roman" w:cs="Times New Roman"/>
          <w:b w:val="1"/>
          <w:bCs w:val="1"/>
          <w:i w:val="0"/>
          <w:iCs w:val="0"/>
          <w:noProof w:val="0"/>
          <w:sz w:val="24"/>
          <w:szCs w:val="24"/>
          <w:lang w:val="pt-BR"/>
        </w:rPr>
        <w:t>alt</w:t>
      </w:r>
      <w:r w:rsidRPr="60453AAE" w:rsidR="334D16A0">
        <w:rPr>
          <w:rFonts w:ascii="Times New Roman" w:hAnsi="Times New Roman" w:eastAsia="Times New Roman" w:cs="Times New Roman"/>
          <w:b w:val="1"/>
          <w:bCs w:val="1"/>
          <w:i w:val="0"/>
          <w:iCs w:val="0"/>
          <w:noProof w:val="0"/>
          <w:sz w:val="24"/>
          <w:szCs w:val="24"/>
          <w:lang w:val="pt-BR"/>
        </w:rPr>
        <w:t xml:space="preserve"> aninhado):</w:t>
      </w:r>
    </w:p>
    <w:p w:rsidR="334D16A0" w:rsidP="60453AAE" w:rsidRDefault="334D16A0" w14:paraId="64A037C2" w14:textId="4865F008">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Cenário [Gabinete compatível]:</w:t>
      </w:r>
      <w:r w:rsidRPr="60453AAE" w:rsidR="334D16A0">
        <w:rPr>
          <w:rFonts w:ascii="Times New Roman" w:hAnsi="Times New Roman" w:eastAsia="Times New Roman" w:cs="Times New Roman"/>
          <w:i w:val="0"/>
          <w:iCs w:val="0"/>
          <w:noProof w:val="0"/>
          <w:sz w:val="24"/>
          <w:szCs w:val="24"/>
          <w:lang w:val="pt-BR"/>
        </w:rPr>
        <w:t xml:space="preserve"> O processo continua sem interrupções.</w:t>
      </w:r>
    </w:p>
    <w:p w:rsidR="334D16A0" w:rsidP="60453AAE" w:rsidRDefault="334D16A0" w14:paraId="505B8924" w14:textId="7481BE67">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Cenário [Gabinete incompatível]:</w:t>
      </w:r>
      <w:r w:rsidRPr="60453AAE" w:rsidR="334D16A0">
        <w:rPr>
          <w:rFonts w:ascii="Times New Roman" w:hAnsi="Times New Roman" w:eastAsia="Times New Roman" w:cs="Times New Roman"/>
          <w:i w:val="0"/>
          <w:iCs w:val="0"/>
          <w:noProof w:val="0"/>
          <w:sz w:val="24"/>
          <w:szCs w:val="24"/>
          <w:lang w:val="pt-BR"/>
        </w:rPr>
        <w:t xml:space="preserve"> O "Sistema (UI)" exibe "Exibir alerta de incompatibilidade física" para o "Usuário".</w:t>
      </w:r>
    </w:p>
    <w:p w:rsidR="334D16A0" w:rsidP="60453AAE" w:rsidRDefault="334D16A0" w14:paraId="5D21BD06" w14:textId="0325C6A5">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Cenário </w:t>
      </w:r>
      <w:r w:rsidRPr="60453AAE" w:rsidR="334D16A0">
        <w:rPr>
          <w:rFonts w:ascii="Times New Roman" w:hAnsi="Times New Roman" w:eastAsia="Times New Roman" w:cs="Times New Roman"/>
          <w:b w:val="1"/>
          <w:bCs w:val="1"/>
          <w:i w:val="0"/>
          <w:iCs w:val="0"/>
          <w:noProof w:val="0"/>
          <w:sz w:val="24"/>
          <w:szCs w:val="24"/>
          <w:lang w:val="pt-BR"/>
        </w:rPr>
        <w:t>[Incompatível</w:t>
      </w:r>
      <w:r w:rsidRPr="60453AAE" w:rsidR="334D16A0">
        <w:rPr>
          <w:rFonts w:ascii="Times New Roman" w:hAnsi="Times New Roman" w:eastAsia="Times New Roman" w:cs="Times New Roman"/>
          <w:b w:val="1"/>
          <w:bCs w:val="1"/>
          <w:i w:val="0"/>
          <w:iCs w:val="0"/>
          <w:noProof w:val="0"/>
          <w:sz w:val="24"/>
          <w:szCs w:val="24"/>
          <w:lang w:val="pt-BR"/>
        </w:rPr>
        <w:t>]:</w:t>
      </w:r>
      <w:r w:rsidRPr="60453AAE" w:rsidR="334D16A0">
        <w:rPr>
          <w:rFonts w:ascii="Times New Roman" w:hAnsi="Times New Roman" w:eastAsia="Times New Roman" w:cs="Times New Roman"/>
          <w:i w:val="0"/>
          <w:iCs w:val="0"/>
          <w:noProof w:val="0"/>
          <w:sz w:val="24"/>
          <w:szCs w:val="24"/>
          <w:lang w:val="pt-BR"/>
        </w:rPr>
        <w:t xml:space="preserve"> O "Sistema (UI)" exibe "Exibir mensagem de incompatibilidade" para o "Usuário". Este ciclo se repete até que o "Usuário" termine a seleção de componentes.</w:t>
      </w:r>
    </w:p>
    <w:p w:rsidR="334D16A0" w:rsidP="60453AAE" w:rsidRDefault="334D16A0" w14:paraId="1FA99BA4" w14:textId="2543DE4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Fluxo de Finalização</w:t>
      </w:r>
    </w:p>
    <w:p w:rsidR="334D16A0" w:rsidP="60453AAE" w:rsidRDefault="334D16A0" w14:paraId="4094068B" w14:textId="4E434465">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5. Finalização:</w:t>
      </w:r>
      <w:r w:rsidRPr="60453AAE" w:rsidR="334D16A0">
        <w:rPr>
          <w:rFonts w:ascii="Times New Roman" w:hAnsi="Times New Roman" w:eastAsia="Times New Roman" w:cs="Times New Roman"/>
          <w:i w:val="0"/>
          <w:iCs w:val="0"/>
          <w:noProof w:val="0"/>
          <w:sz w:val="24"/>
          <w:szCs w:val="24"/>
          <w:lang w:val="pt-BR"/>
        </w:rPr>
        <w:t xml:space="preserve"> O "Usuário" envia a mensagem "Finaliza montagem" para o "Sistema (UI)", que solicita ao "Validador Compatibilidade" a mensagem "Verificar se há incompatibilidades críticas".</w:t>
      </w:r>
    </w:p>
    <w:p w:rsidR="334D16A0" w:rsidP="60453AAE" w:rsidRDefault="334D16A0" w14:paraId="01CCBE70" w14:textId="55A7E9EF">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 xml:space="preserve">6. Verificação Crítica (Bloco </w:t>
      </w:r>
      <w:r w:rsidRPr="60453AAE" w:rsidR="334D16A0">
        <w:rPr>
          <w:rFonts w:ascii="Times New Roman" w:hAnsi="Times New Roman" w:eastAsia="Times New Roman" w:cs="Times New Roman"/>
          <w:b w:val="1"/>
          <w:bCs w:val="1"/>
          <w:i w:val="0"/>
          <w:iCs w:val="0"/>
          <w:noProof w:val="0"/>
          <w:sz w:val="24"/>
          <w:szCs w:val="24"/>
          <w:lang w:val="pt-BR"/>
        </w:rPr>
        <w:t>alt</w:t>
      </w:r>
      <w:r w:rsidRPr="60453AAE" w:rsidR="334D16A0">
        <w:rPr>
          <w:rFonts w:ascii="Times New Roman" w:hAnsi="Times New Roman" w:eastAsia="Times New Roman" w:cs="Times New Roman"/>
          <w:b w:val="1"/>
          <w:bCs w:val="1"/>
          <w:i w:val="0"/>
          <w:iCs w:val="0"/>
          <w:noProof w:val="0"/>
          <w:sz w:val="24"/>
          <w:szCs w:val="24"/>
          <w:lang w:val="pt-BR"/>
        </w:rPr>
        <w:t>):</w:t>
      </w:r>
    </w:p>
    <w:p w:rsidR="334D16A0" w:rsidP="60453AAE" w:rsidRDefault="334D16A0" w14:paraId="7809E83E" w14:textId="3E4DE481">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Cenário [Build válida]:</w:t>
      </w:r>
      <w:r w:rsidRPr="60453AAE" w:rsidR="334D16A0">
        <w:rPr>
          <w:rFonts w:ascii="Times New Roman" w:hAnsi="Times New Roman" w:eastAsia="Times New Roman" w:cs="Times New Roman"/>
          <w:i w:val="0"/>
          <w:iCs w:val="0"/>
          <w:noProof w:val="0"/>
          <w:sz w:val="24"/>
          <w:szCs w:val="24"/>
          <w:lang w:val="pt-BR"/>
        </w:rPr>
        <w:t xml:space="preserve"> O "Validador Compatibilidade" retorna "Build aprovada" para o "Sistema (UI)". O sistema então executa a mensagem "Salvar ou exportar build", finalizando o processo com sucesso.</w:t>
      </w:r>
    </w:p>
    <w:p w:rsidR="334D16A0" w:rsidP="60453AAE" w:rsidRDefault="334D16A0" w14:paraId="5261159C" w14:textId="713B67AE">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334D16A0">
        <w:rPr>
          <w:rFonts w:ascii="Times New Roman" w:hAnsi="Times New Roman" w:eastAsia="Times New Roman" w:cs="Times New Roman"/>
          <w:b w:val="1"/>
          <w:bCs w:val="1"/>
          <w:i w:val="0"/>
          <w:iCs w:val="0"/>
          <w:noProof w:val="0"/>
          <w:sz w:val="24"/>
          <w:szCs w:val="24"/>
          <w:lang w:val="pt-BR"/>
        </w:rPr>
        <w:t>Cenário [Incompatibilidade crítica]:</w:t>
      </w:r>
      <w:r w:rsidRPr="60453AAE" w:rsidR="334D16A0">
        <w:rPr>
          <w:rFonts w:ascii="Times New Roman" w:hAnsi="Times New Roman" w:eastAsia="Times New Roman" w:cs="Times New Roman"/>
          <w:i w:val="0"/>
          <w:iCs w:val="0"/>
          <w:noProof w:val="0"/>
          <w:sz w:val="24"/>
          <w:szCs w:val="24"/>
          <w:lang w:val="pt-BR"/>
        </w:rPr>
        <w:t xml:space="preserve"> O "Sistema (UI)" exibe a mensagem "Bloquear finalização, exibir mensagem de erro" para o "Usuário", impedindo a conclusão do processo até que as correções sejam feitas.</w:t>
      </w:r>
    </w:p>
    <w:p w:rsidR="354CD29A" w:rsidP="60453AAE" w:rsidRDefault="354CD29A" w14:paraId="45420F6D" w14:textId="1A8F829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7.1.5. Descrição Detalhada de </w:t>
      </w:r>
      <w:r w:rsidRPr="60453AAE" w:rsidR="4A18584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Sistema de Refrigeração</w:t>
      </w:r>
      <w:r w:rsidRPr="60453AAE"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46709E09" w:rsidP="60453AAE" w:rsidRDefault="46709E09" w14:paraId="370823A7" w14:textId="1086E95A">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i w:val="0"/>
          <w:iCs w:val="0"/>
          <w:noProof w:val="0"/>
          <w:sz w:val="24"/>
          <w:szCs w:val="24"/>
          <w:lang w:val="pt-BR"/>
        </w:rPr>
        <w:t>O diagrama de sequência detalha o fluxo de interações entre os objetos "Usuário", "Sistema" e os serviços "Módulo Térmico" e "Módulo de Validação" para gerar e validar uma recomendação de refrigeração. O fluxo inclui a coleta de dados, a geração de sugestões, a validação e a interação com o usuário, com lógicas de ajuste e finalização.</w:t>
      </w:r>
    </w:p>
    <w:p w:rsidR="46709E09" w:rsidP="60453AAE" w:rsidRDefault="46709E09" w14:paraId="12FDF88D" w14:textId="55D4943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Fluxo de Coleta e Geração da Recomendação</w:t>
      </w:r>
    </w:p>
    <w:p w:rsidR="46709E09" w:rsidP="60453AAE" w:rsidRDefault="46709E09" w14:paraId="14128DAD" w14:textId="335185B8">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1. Solicitação:</w:t>
      </w:r>
      <w:r w:rsidRPr="60453AAE" w:rsidR="46709E09">
        <w:rPr>
          <w:rFonts w:ascii="Times New Roman" w:hAnsi="Times New Roman" w:eastAsia="Times New Roman" w:cs="Times New Roman"/>
          <w:i w:val="0"/>
          <w:iCs w:val="0"/>
          <w:noProof w:val="0"/>
          <w:sz w:val="24"/>
          <w:szCs w:val="24"/>
          <w:lang w:val="pt-BR"/>
        </w:rPr>
        <w:t xml:space="preserve"> O "Usuário" envia a mensagem "</w:t>
      </w:r>
      <w:r w:rsidRPr="60453AAE" w:rsidR="46709E09">
        <w:rPr>
          <w:rFonts w:ascii="Times New Roman" w:hAnsi="Times New Roman" w:eastAsia="Times New Roman" w:cs="Times New Roman"/>
          <w:i w:val="0"/>
          <w:iCs w:val="0"/>
          <w:noProof w:val="0"/>
          <w:sz w:val="24"/>
          <w:szCs w:val="24"/>
          <w:lang w:val="pt-BR"/>
        </w:rPr>
        <w:t>solicitaRecomendacao</w:t>
      </w:r>
      <w:r w:rsidRPr="60453AAE" w:rsidR="46709E09">
        <w:rPr>
          <w:rFonts w:ascii="Times New Roman" w:hAnsi="Times New Roman" w:eastAsia="Times New Roman" w:cs="Times New Roman"/>
          <w:i w:val="0"/>
          <w:iCs w:val="0"/>
          <w:noProof w:val="0"/>
          <w:sz w:val="24"/>
          <w:szCs w:val="24"/>
          <w:lang w:val="pt-BR"/>
        </w:rPr>
        <w:t>()" para o "Sistema".</w:t>
      </w:r>
    </w:p>
    <w:p w:rsidR="46709E09" w:rsidP="60453AAE" w:rsidRDefault="46709E09" w14:paraId="521AA1A9" w14:textId="41A92FA0">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 xml:space="preserve">2. Verificação de Dados (Bloco </w:t>
      </w:r>
      <w:r w:rsidRPr="60453AAE" w:rsidR="46709E09">
        <w:rPr>
          <w:rFonts w:ascii="Times New Roman" w:hAnsi="Times New Roman" w:eastAsia="Times New Roman" w:cs="Times New Roman"/>
          <w:b w:val="1"/>
          <w:bCs w:val="1"/>
          <w:i w:val="0"/>
          <w:iCs w:val="0"/>
          <w:noProof w:val="0"/>
          <w:sz w:val="24"/>
          <w:szCs w:val="24"/>
          <w:lang w:val="pt-BR"/>
        </w:rPr>
        <w:t>alt</w:t>
      </w:r>
      <w:r w:rsidRPr="60453AAE" w:rsidR="46709E09">
        <w:rPr>
          <w:rFonts w:ascii="Times New Roman" w:hAnsi="Times New Roman" w:eastAsia="Times New Roman" w:cs="Times New Roman"/>
          <w:b w:val="1"/>
          <w:bCs w:val="1"/>
          <w:i w:val="0"/>
          <w:iCs w:val="0"/>
          <w:noProof w:val="0"/>
          <w:sz w:val="24"/>
          <w:szCs w:val="24"/>
          <w:lang w:val="pt-BR"/>
        </w:rPr>
        <w:t>):</w:t>
      </w:r>
      <w:r w:rsidRPr="60453AAE" w:rsidR="46709E09">
        <w:rPr>
          <w:rFonts w:ascii="Times New Roman" w:hAnsi="Times New Roman" w:eastAsia="Times New Roman" w:cs="Times New Roman"/>
          <w:i w:val="0"/>
          <w:iCs w:val="0"/>
          <w:noProof w:val="0"/>
          <w:sz w:val="24"/>
          <w:szCs w:val="24"/>
          <w:lang w:val="pt-BR"/>
        </w:rPr>
        <w:t xml:space="preserve"> O "Sistema" executa "</w:t>
      </w:r>
      <w:r w:rsidRPr="60453AAE" w:rsidR="46709E09">
        <w:rPr>
          <w:rFonts w:ascii="Times New Roman" w:hAnsi="Times New Roman" w:eastAsia="Times New Roman" w:cs="Times New Roman"/>
          <w:i w:val="0"/>
          <w:iCs w:val="0"/>
          <w:noProof w:val="0"/>
          <w:sz w:val="24"/>
          <w:szCs w:val="24"/>
          <w:lang w:val="pt-BR"/>
        </w:rPr>
        <w:t>verificaDados</w:t>
      </w:r>
      <w:r w:rsidRPr="60453AAE" w:rsidR="46709E09">
        <w:rPr>
          <w:rFonts w:ascii="Times New Roman" w:hAnsi="Times New Roman" w:eastAsia="Times New Roman" w:cs="Times New Roman"/>
          <w:i w:val="0"/>
          <w:iCs w:val="0"/>
          <w:noProof w:val="0"/>
          <w:sz w:val="24"/>
          <w:szCs w:val="24"/>
          <w:lang w:val="pt-BR"/>
        </w:rPr>
        <w:t>()". Se os dados estiverem incompletos, o "Sistema" envia "</w:t>
      </w:r>
      <w:r w:rsidRPr="60453AAE" w:rsidR="46709E09">
        <w:rPr>
          <w:rFonts w:ascii="Times New Roman" w:hAnsi="Times New Roman" w:eastAsia="Times New Roman" w:cs="Times New Roman"/>
          <w:i w:val="0"/>
          <w:iCs w:val="0"/>
          <w:noProof w:val="0"/>
          <w:sz w:val="24"/>
          <w:szCs w:val="24"/>
          <w:lang w:val="pt-BR"/>
        </w:rPr>
        <w:t>solicitaPreenchimento</w:t>
      </w:r>
      <w:r w:rsidRPr="60453AAE" w:rsidR="46709E09">
        <w:rPr>
          <w:rFonts w:ascii="Times New Roman" w:hAnsi="Times New Roman" w:eastAsia="Times New Roman" w:cs="Times New Roman"/>
          <w:i w:val="0"/>
          <w:iCs w:val="0"/>
          <w:noProof w:val="0"/>
          <w:sz w:val="24"/>
          <w:szCs w:val="24"/>
          <w:lang w:val="pt-BR"/>
        </w:rPr>
        <w:t>()" e recebe "</w:t>
      </w:r>
      <w:r w:rsidRPr="60453AAE" w:rsidR="46709E09">
        <w:rPr>
          <w:rFonts w:ascii="Times New Roman" w:hAnsi="Times New Roman" w:eastAsia="Times New Roman" w:cs="Times New Roman"/>
          <w:i w:val="0"/>
          <w:iCs w:val="0"/>
          <w:noProof w:val="0"/>
          <w:sz w:val="24"/>
          <w:szCs w:val="24"/>
          <w:lang w:val="pt-BR"/>
        </w:rPr>
        <w:t>enviaDadosFaltantes</w:t>
      </w:r>
      <w:r w:rsidRPr="60453AAE" w:rsidR="46709E09">
        <w:rPr>
          <w:rFonts w:ascii="Times New Roman" w:hAnsi="Times New Roman" w:eastAsia="Times New Roman" w:cs="Times New Roman"/>
          <w:i w:val="0"/>
          <w:iCs w:val="0"/>
          <w:noProof w:val="0"/>
          <w:sz w:val="24"/>
          <w:szCs w:val="24"/>
          <w:lang w:val="pt-BR"/>
        </w:rPr>
        <w:t>()", criando um loop de coleta.</w:t>
      </w:r>
    </w:p>
    <w:p w:rsidR="46709E09" w:rsidP="60453AAE" w:rsidRDefault="46709E09" w14:paraId="491055A8" w14:textId="0D051017">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3. Processamento Térmico:</w:t>
      </w:r>
      <w:r w:rsidRPr="60453AAE" w:rsidR="46709E09">
        <w:rPr>
          <w:rFonts w:ascii="Times New Roman" w:hAnsi="Times New Roman" w:eastAsia="Times New Roman" w:cs="Times New Roman"/>
          <w:i w:val="0"/>
          <w:iCs w:val="0"/>
          <w:noProof w:val="0"/>
          <w:sz w:val="24"/>
          <w:szCs w:val="24"/>
          <w:lang w:val="pt-BR"/>
        </w:rPr>
        <w:t xml:space="preserve"> Após a validação dos dados, o "Sistema" envia as mensagens "</w:t>
      </w:r>
      <w:r w:rsidRPr="60453AAE" w:rsidR="46709E09">
        <w:rPr>
          <w:rFonts w:ascii="Times New Roman" w:hAnsi="Times New Roman" w:eastAsia="Times New Roman" w:cs="Times New Roman"/>
          <w:i w:val="0"/>
          <w:iCs w:val="0"/>
          <w:noProof w:val="0"/>
          <w:sz w:val="24"/>
          <w:szCs w:val="24"/>
          <w:lang w:val="pt-BR"/>
        </w:rPr>
        <w:t>interpretarAmbiente</w:t>
      </w:r>
      <w:r w:rsidRPr="60453AAE" w:rsidR="46709E09">
        <w:rPr>
          <w:rFonts w:ascii="Times New Roman" w:hAnsi="Times New Roman" w:eastAsia="Times New Roman" w:cs="Times New Roman"/>
          <w:i w:val="0"/>
          <w:iCs w:val="0"/>
          <w:noProof w:val="0"/>
          <w:sz w:val="24"/>
          <w:szCs w:val="24"/>
          <w:lang w:val="pt-BR"/>
        </w:rPr>
        <w:t>()", "</w:t>
      </w:r>
      <w:r w:rsidRPr="60453AAE" w:rsidR="46709E09">
        <w:rPr>
          <w:rFonts w:ascii="Times New Roman" w:hAnsi="Times New Roman" w:eastAsia="Times New Roman" w:cs="Times New Roman"/>
          <w:i w:val="0"/>
          <w:iCs w:val="0"/>
          <w:noProof w:val="0"/>
          <w:sz w:val="24"/>
          <w:szCs w:val="24"/>
          <w:lang w:val="pt-BR"/>
        </w:rPr>
        <w:t>calcularTDP</w:t>
      </w:r>
      <w:r w:rsidRPr="60453AAE" w:rsidR="46709E09">
        <w:rPr>
          <w:rFonts w:ascii="Times New Roman" w:hAnsi="Times New Roman" w:eastAsia="Times New Roman" w:cs="Times New Roman"/>
          <w:i w:val="0"/>
          <w:iCs w:val="0"/>
          <w:noProof w:val="0"/>
          <w:sz w:val="24"/>
          <w:szCs w:val="24"/>
          <w:lang w:val="pt-BR"/>
        </w:rPr>
        <w:t>()" e "</w:t>
      </w:r>
      <w:r w:rsidRPr="60453AAE" w:rsidR="46709E09">
        <w:rPr>
          <w:rFonts w:ascii="Times New Roman" w:hAnsi="Times New Roman" w:eastAsia="Times New Roman" w:cs="Times New Roman"/>
          <w:i w:val="0"/>
          <w:iCs w:val="0"/>
          <w:noProof w:val="0"/>
          <w:sz w:val="24"/>
          <w:szCs w:val="24"/>
          <w:lang w:val="pt-BR"/>
        </w:rPr>
        <w:t>gerarRecomendacao</w:t>
      </w:r>
      <w:r w:rsidRPr="60453AAE" w:rsidR="46709E09">
        <w:rPr>
          <w:rFonts w:ascii="Times New Roman" w:hAnsi="Times New Roman" w:eastAsia="Times New Roman" w:cs="Times New Roman"/>
          <w:i w:val="0"/>
          <w:iCs w:val="0"/>
          <w:noProof w:val="0"/>
          <w:sz w:val="24"/>
          <w:szCs w:val="24"/>
          <w:lang w:val="pt-BR"/>
        </w:rPr>
        <w:t>()" para o "Módulo Térmico".</w:t>
      </w:r>
    </w:p>
    <w:p w:rsidR="46709E09" w:rsidP="60453AAE" w:rsidRDefault="46709E09" w14:paraId="1CC70419" w14:textId="07957326">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4. Validação:</w:t>
      </w:r>
      <w:r w:rsidRPr="60453AAE" w:rsidR="46709E09">
        <w:rPr>
          <w:rFonts w:ascii="Times New Roman" w:hAnsi="Times New Roman" w:eastAsia="Times New Roman" w:cs="Times New Roman"/>
          <w:i w:val="0"/>
          <w:iCs w:val="0"/>
          <w:noProof w:val="0"/>
          <w:sz w:val="24"/>
          <w:szCs w:val="24"/>
          <w:lang w:val="pt-BR"/>
        </w:rPr>
        <w:t xml:space="preserve"> O "Módulo Térmico" retorna a "</w:t>
      </w:r>
      <w:r w:rsidRPr="60453AAE" w:rsidR="46709E09">
        <w:rPr>
          <w:rFonts w:ascii="Times New Roman" w:hAnsi="Times New Roman" w:eastAsia="Times New Roman" w:cs="Times New Roman"/>
          <w:i w:val="0"/>
          <w:iCs w:val="0"/>
          <w:noProof w:val="0"/>
          <w:sz w:val="24"/>
          <w:szCs w:val="24"/>
          <w:lang w:val="pt-BR"/>
        </w:rPr>
        <w:t>retornaRecomendacao</w:t>
      </w:r>
      <w:r w:rsidRPr="60453AAE" w:rsidR="46709E09">
        <w:rPr>
          <w:rFonts w:ascii="Times New Roman" w:hAnsi="Times New Roman" w:eastAsia="Times New Roman" w:cs="Times New Roman"/>
          <w:i w:val="0"/>
          <w:iCs w:val="0"/>
          <w:noProof w:val="0"/>
          <w:sz w:val="24"/>
          <w:szCs w:val="24"/>
          <w:lang w:val="pt-BR"/>
        </w:rPr>
        <w:t>()" para o "Sistema", que envia "</w:t>
      </w:r>
      <w:r w:rsidRPr="60453AAE" w:rsidR="46709E09">
        <w:rPr>
          <w:rFonts w:ascii="Times New Roman" w:hAnsi="Times New Roman" w:eastAsia="Times New Roman" w:cs="Times New Roman"/>
          <w:i w:val="0"/>
          <w:iCs w:val="0"/>
          <w:noProof w:val="0"/>
          <w:sz w:val="24"/>
          <w:szCs w:val="24"/>
          <w:lang w:val="pt-BR"/>
        </w:rPr>
        <w:t>validarRecomendacao</w:t>
      </w:r>
      <w:r w:rsidRPr="60453AAE" w:rsidR="46709E09">
        <w:rPr>
          <w:rFonts w:ascii="Times New Roman" w:hAnsi="Times New Roman" w:eastAsia="Times New Roman" w:cs="Times New Roman"/>
          <w:i w:val="0"/>
          <w:iCs w:val="0"/>
          <w:noProof w:val="0"/>
          <w:sz w:val="24"/>
          <w:szCs w:val="24"/>
          <w:lang w:val="pt-BR"/>
        </w:rPr>
        <w:t>()" para o "Módulo de Validação". O "Módulo de Validação" verifica a compatibilidade e retorna o "</w:t>
      </w:r>
      <w:r w:rsidRPr="60453AAE" w:rsidR="46709E09">
        <w:rPr>
          <w:rFonts w:ascii="Times New Roman" w:hAnsi="Times New Roman" w:eastAsia="Times New Roman" w:cs="Times New Roman"/>
          <w:i w:val="0"/>
          <w:iCs w:val="0"/>
          <w:noProof w:val="0"/>
          <w:sz w:val="24"/>
          <w:szCs w:val="24"/>
          <w:lang w:val="pt-BR"/>
        </w:rPr>
        <w:t>resultadoValidacao</w:t>
      </w:r>
      <w:r w:rsidRPr="60453AAE" w:rsidR="46709E09">
        <w:rPr>
          <w:rFonts w:ascii="Times New Roman" w:hAnsi="Times New Roman" w:eastAsia="Times New Roman" w:cs="Times New Roman"/>
          <w:i w:val="0"/>
          <w:iCs w:val="0"/>
          <w:noProof w:val="0"/>
          <w:sz w:val="24"/>
          <w:szCs w:val="24"/>
          <w:lang w:val="pt-BR"/>
        </w:rPr>
        <w:t>()".</w:t>
      </w:r>
    </w:p>
    <w:p w:rsidR="46709E09" w:rsidP="60453AAE" w:rsidRDefault="46709E09" w14:paraId="2701D44B" w14:textId="7F065B1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 xml:space="preserve">Fluxo de Interação com o Usuário e Ajustes (Bloco </w:t>
      </w:r>
      <w:r w:rsidRPr="60453AAE" w:rsidR="46709E09">
        <w:rPr>
          <w:rFonts w:ascii="Times New Roman" w:hAnsi="Times New Roman" w:eastAsia="Times New Roman" w:cs="Times New Roman"/>
          <w:b w:val="1"/>
          <w:bCs w:val="1"/>
          <w:i w:val="0"/>
          <w:iCs w:val="0"/>
          <w:noProof w:val="0"/>
          <w:sz w:val="24"/>
          <w:szCs w:val="24"/>
          <w:lang w:val="pt-BR"/>
        </w:rPr>
        <w:t>alt</w:t>
      </w:r>
      <w:r w:rsidRPr="60453AAE" w:rsidR="46709E09">
        <w:rPr>
          <w:rFonts w:ascii="Times New Roman" w:hAnsi="Times New Roman" w:eastAsia="Times New Roman" w:cs="Times New Roman"/>
          <w:b w:val="1"/>
          <w:bCs w:val="1"/>
          <w:i w:val="0"/>
          <w:iCs w:val="0"/>
          <w:noProof w:val="0"/>
          <w:sz w:val="24"/>
          <w:szCs w:val="24"/>
          <w:lang w:val="pt-BR"/>
        </w:rPr>
        <w:t xml:space="preserve"> principal)</w:t>
      </w:r>
    </w:p>
    <w:p w:rsidR="46709E09" w:rsidP="60453AAE" w:rsidRDefault="46709E09" w14:paraId="5417C8C9" w14:textId="46F967BF">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Cenário [Solução válida]:</w:t>
      </w:r>
      <w:r w:rsidRPr="60453AAE" w:rsidR="46709E09">
        <w:rPr>
          <w:rFonts w:ascii="Times New Roman" w:hAnsi="Times New Roman" w:eastAsia="Times New Roman" w:cs="Times New Roman"/>
          <w:i w:val="0"/>
          <w:iCs w:val="0"/>
          <w:noProof w:val="0"/>
          <w:sz w:val="24"/>
          <w:szCs w:val="24"/>
          <w:lang w:val="pt-BR"/>
        </w:rPr>
        <w:t xml:space="preserve"> O "Sistema" exibe a recomendação ao "Usuário" com "</w:t>
      </w:r>
      <w:r w:rsidRPr="60453AAE" w:rsidR="46709E09">
        <w:rPr>
          <w:rFonts w:ascii="Times New Roman" w:hAnsi="Times New Roman" w:eastAsia="Times New Roman" w:cs="Times New Roman"/>
          <w:i w:val="0"/>
          <w:iCs w:val="0"/>
          <w:noProof w:val="0"/>
          <w:sz w:val="24"/>
          <w:szCs w:val="24"/>
          <w:lang w:val="pt-BR"/>
        </w:rPr>
        <w:t>exibeRecomendacao</w:t>
      </w:r>
      <w:r w:rsidRPr="60453AAE" w:rsidR="46709E09">
        <w:rPr>
          <w:rFonts w:ascii="Times New Roman" w:hAnsi="Times New Roman" w:eastAsia="Times New Roman" w:cs="Times New Roman"/>
          <w:i w:val="0"/>
          <w:iCs w:val="0"/>
          <w:noProof w:val="0"/>
          <w:sz w:val="24"/>
          <w:szCs w:val="24"/>
          <w:lang w:val="pt-BR"/>
        </w:rPr>
        <w:t xml:space="preserve">()". Um </w:t>
      </w:r>
      <w:r w:rsidRPr="60453AAE" w:rsidR="46709E09">
        <w:rPr>
          <w:rFonts w:ascii="Times New Roman" w:hAnsi="Times New Roman" w:eastAsia="Times New Roman" w:cs="Times New Roman"/>
          <w:b w:val="1"/>
          <w:bCs w:val="1"/>
          <w:i w:val="0"/>
          <w:iCs w:val="0"/>
          <w:noProof w:val="0"/>
          <w:sz w:val="24"/>
          <w:szCs w:val="24"/>
          <w:lang w:val="pt-BR"/>
        </w:rPr>
        <w:t xml:space="preserve">bloco </w:t>
      </w:r>
      <w:r w:rsidRPr="60453AAE" w:rsidR="46709E09">
        <w:rPr>
          <w:rFonts w:ascii="Times New Roman" w:hAnsi="Times New Roman" w:eastAsia="Times New Roman" w:cs="Times New Roman"/>
          <w:b w:val="1"/>
          <w:bCs w:val="1"/>
          <w:i w:val="0"/>
          <w:iCs w:val="0"/>
          <w:noProof w:val="0"/>
          <w:sz w:val="24"/>
          <w:szCs w:val="24"/>
          <w:lang w:val="pt-BR"/>
        </w:rPr>
        <w:t>loop</w:t>
      </w:r>
      <w:r w:rsidRPr="60453AAE" w:rsidR="46709E09">
        <w:rPr>
          <w:rFonts w:ascii="Times New Roman" w:hAnsi="Times New Roman" w:eastAsia="Times New Roman" w:cs="Times New Roman"/>
          <w:i w:val="0"/>
          <w:iCs w:val="0"/>
          <w:noProof w:val="0"/>
          <w:sz w:val="24"/>
          <w:szCs w:val="24"/>
          <w:lang w:val="pt-BR"/>
        </w:rPr>
        <w:t xml:space="preserve"> para ajustes é iniciado:</w:t>
      </w:r>
    </w:p>
    <w:p w:rsidR="46709E09" w:rsidP="60453AAE" w:rsidRDefault="46709E09" w14:paraId="2ACA9A61" w14:textId="6BF67CEF">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i w:val="0"/>
          <w:iCs w:val="0"/>
          <w:noProof w:val="0"/>
          <w:sz w:val="24"/>
          <w:szCs w:val="24"/>
          <w:lang w:val="pt-BR"/>
        </w:rPr>
        <w:t>O "Usuário" pode enviar uma "</w:t>
      </w:r>
      <w:r w:rsidRPr="60453AAE" w:rsidR="46709E09">
        <w:rPr>
          <w:rFonts w:ascii="Times New Roman" w:hAnsi="Times New Roman" w:eastAsia="Times New Roman" w:cs="Times New Roman"/>
          <w:i w:val="0"/>
          <w:iCs w:val="0"/>
          <w:noProof w:val="0"/>
          <w:sz w:val="24"/>
          <w:szCs w:val="24"/>
          <w:lang w:val="pt-BR"/>
        </w:rPr>
        <w:t>sugestao</w:t>
      </w:r>
      <w:r w:rsidRPr="60453AAE" w:rsidR="46709E09">
        <w:rPr>
          <w:rFonts w:ascii="Times New Roman" w:hAnsi="Times New Roman" w:eastAsia="Times New Roman" w:cs="Times New Roman"/>
          <w:i w:val="0"/>
          <w:iCs w:val="0"/>
          <w:noProof w:val="0"/>
          <w:sz w:val="24"/>
          <w:szCs w:val="24"/>
          <w:lang w:val="pt-BR"/>
        </w:rPr>
        <w:t>()", que o "Sistema" valida e retorna o "</w:t>
      </w:r>
      <w:r w:rsidRPr="60453AAE" w:rsidR="46709E09">
        <w:rPr>
          <w:rFonts w:ascii="Times New Roman" w:hAnsi="Times New Roman" w:eastAsia="Times New Roman" w:cs="Times New Roman"/>
          <w:i w:val="0"/>
          <w:iCs w:val="0"/>
          <w:noProof w:val="0"/>
          <w:sz w:val="24"/>
          <w:szCs w:val="24"/>
          <w:lang w:val="pt-BR"/>
        </w:rPr>
        <w:t>resultadoSugestao</w:t>
      </w:r>
      <w:r w:rsidRPr="60453AAE" w:rsidR="46709E09">
        <w:rPr>
          <w:rFonts w:ascii="Times New Roman" w:hAnsi="Times New Roman" w:eastAsia="Times New Roman" w:cs="Times New Roman"/>
          <w:i w:val="0"/>
          <w:iCs w:val="0"/>
          <w:noProof w:val="0"/>
          <w:sz w:val="24"/>
          <w:szCs w:val="24"/>
          <w:lang w:val="pt-BR"/>
        </w:rPr>
        <w:t>()".</w:t>
      </w:r>
    </w:p>
    <w:p w:rsidR="46709E09" w:rsidP="60453AAE" w:rsidRDefault="46709E09" w14:paraId="5E7B9B93" w14:textId="1F218952">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i w:val="0"/>
          <w:iCs w:val="0"/>
          <w:noProof w:val="0"/>
          <w:sz w:val="24"/>
          <w:szCs w:val="24"/>
          <w:lang w:val="pt-BR"/>
        </w:rPr>
        <w:t xml:space="preserve">Dentro do loop, um </w:t>
      </w:r>
      <w:r w:rsidRPr="60453AAE" w:rsidR="46709E09">
        <w:rPr>
          <w:rFonts w:ascii="Times New Roman" w:hAnsi="Times New Roman" w:eastAsia="Times New Roman" w:cs="Times New Roman"/>
          <w:b w:val="1"/>
          <w:bCs w:val="1"/>
          <w:i w:val="0"/>
          <w:iCs w:val="0"/>
          <w:noProof w:val="0"/>
          <w:sz w:val="24"/>
          <w:szCs w:val="24"/>
          <w:lang w:val="pt-BR"/>
        </w:rPr>
        <w:t xml:space="preserve">bloco </w:t>
      </w:r>
      <w:r w:rsidRPr="60453AAE" w:rsidR="46709E09">
        <w:rPr>
          <w:rFonts w:ascii="Times New Roman" w:hAnsi="Times New Roman" w:eastAsia="Times New Roman" w:cs="Times New Roman"/>
          <w:b w:val="1"/>
          <w:bCs w:val="1"/>
          <w:i w:val="0"/>
          <w:iCs w:val="0"/>
          <w:noProof w:val="0"/>
          <w:sz w:val="24"/>
          <w:szCs w:val="24"/>
          <w:lang w:val="pt-BR"/>
        </w:rPr>
        <w:t>alt</w:t>
      </w:r>
      <w:r w:rsidRPr="60453AAE" w:rsidR="46709E09">
        <w:rPr>
          <w:rFonts w:ascii="Times New Roman" w:hAnsi="Times New Roman" w:eastAsia="Times New Roman" w:cs="Times New Roman"/>
          <w:i w:val="0"/>
          <w:iCs w:val="0"/>
          <w:noProof w:val="0"/>
          <w:sz w:val="24"/>
          <w:szCs w:val="24"/>
          <w:lang w:val="pt-BR"/>
        </w:rPr>
        <w:t xml:space="preserve"> é usado para a decisão final do usuário:</w:t>
      </w:r>
    </w:p>
    <w:p w:rsidR="46709E09" w:rsidP="60453AAE" w:rsidRDefault="46709E09" w14:paraId="7A09305D" w14:textId="3D068D69">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Aceitação:</w:t>
      </w:r>
      <w:r w:rsidRPr="60453AAE" w:rsidR="46709E09">
        <w:rPr>
          <w:rFonts w:ascii="Times New Roman" w:hAnsi="Times New Roman" w:eastAsia="Times New Roman" w:cs="Times New Roman"/>
          <w:i w:val="0"/>
          <w:iCs w:val="0"/>
          <w:noProof w:val="0"/>
          <w:sz w:val="24"/>
          <w:szCs w:val="24"/>
          <w:lang w:val="pt-BR"/>
        </w:rPr>
        <w:t xml:space="preserve"> Se o "Usuário" "Aceita </w:t>
      </w:r>
      <w:r w:rsidRPr="60453AAE" w:rsidR="46709E09">
        <w:rPr>
          <w:rFonts w:ascii="Times New Roman" w:hAnsi="Times New Roman" w:eastAsia="Times New Roman" w:cs="Times New Roman"/>
          <w:i w:val="0"/>
          <w:iCs w:val="0"/>
          <w:noProof w:val="0"/>
          <w:sz w:val="24"/>
          <w:szCs w:val="24"/>
          <w:lang w:val="pt-BR"/>
        </w:rPr>
        <w:t>recomendacao</w:t>
      </w:r>
      <w:r w:rsidRPr="60453AAE" w:rsidR="46709E09">
        <w:rPr>
          <w:rFonts w:ascii="Times New Roman" w:hAnsi="Times New Roman" w:eastAsia="Times New Roman" w:cs="Times New Roman"/>
          <w:i w:val="0"/>
          <w:iCs w:val="0"/>
          <w:noProof w:val="0"/>
          <w:sz w:val="24"/>
          <w:szCs w:val="24"/>
          <w:lang w:val="pt-BR"/>
        </w:rPr>
        <w:t>", o "Sistema" "</w:t>
      </w:r>
      <w:r w:rsidRPr="60453AAE" w:rsidR="46709E09">
        <w:rPr>
          <w:rFonts w:ascii="Times New Roman" w:hAnsi="Times New Roman" w:eastAsia="Times New Roman" w:cs="Times New Roman"/>
          <w:i w:val="0"/>
          <w:iCs w:val="0"/>
          <w:noProof w:val="0"/>
          <w:sz w:val="24"/>
          <w:szCs w:val="24"/>
          <w:lang w:val="pt-BR"/>
        </w:rPr>
        <w:t>confirmaRecomendacao</w:t>
      </w:r>
      <w:r w:rsidRPr="60453AAE" w:rsidR="46709E09">
        <w:rPr>
          <w:rFonts w:ascii="Times New Roman" w:hAnsi="Times New Roman" w:eastAsia="Times New Roman" w:cs="Times New Roman"/>
          <w:i w:val="0"/>
          <w:iCs w:val="0"/>
          <w:noProof w:val="0"/>
          <w:sz w:val="24"/>
          <w:szCs w:val="24"/>
          <w:lang w:val="pt-BR"/>
        </w:rPr>
        <w:t>()" e "</w:t>
      </w:r>
      <w:r w:rsidRPr="60453AAE" w:rsidR="46709E09">
        <w:rPr>
          <w:rFonts w:ascii="Times New Roman" w:hAnsi="Times New Roman" w:eastAsia="Times New Roman" w:cs="Times New Roman"/>
          <w:i w:val="0"/>
          <w:iCs w:val="0"/>
          <w:noProof w:val="0"/>
          <w:sz w:val="24"/>
          <w:szCs w:val="24"/>
          <w:lang w:val="pt-BR"/>
        </w:rPr>
        <w:t>finaliza(</w:t>
      </w:r>
      <w:r w:rsidRPr="60453AAE" w:rsidR="46709E09">
        <w:rPr>
          <w:rFonts w:ascii="Times New Roman" w:hAnsi="Times New Roman" w:eastAsia="Times New Roman" w:cs="Times New Roman"/>
          <w:i w:val="0"/>
          <w:iCs w:val="0"/>
          <w:noProof w:val="0"/>
          <w:sz w:val="24"/>
          <w:szCs w:val="24"/>
          <w:lang w:val="pt-BR"/>
        </w:rPr>
        <w:t>)".</w:t>
      </w:r>
    </w:p>
    <w:p w:rsidR="46709E09" w:rsidP="60453AAE" w:rsidRDefault="46709E09" w14:paraId="393AE6E8" w14:textId="40A534E8">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Rejeição:</w:t>
      </w:r>
      <w:r w:rsidRPr="60453AAE" w:rsidR="46709E09">
        <w:rPr>
          <w:rFonts w:ascii="Times New Roman" w:hAnsi="Times New Roman" w:eastAsia="Times New Roman" w:cs="Times New Roman"/>
          <w:i w:val="0"/>
          <w:iCs w:val="0"/>
          <w:noProof w:val="0"/>
          <w:sz w:val="24"/>
          <w:szCs w:val="24"/>
          <w:lang w:val="pt-BR"/>
        </w:rPr>
        <w:t xml:space="preserve"> Se o "Usuário" "Rejeita </w:t>
      </w:r>
      <w:r w:rsidRPr="60453AAE" w:rsidR="46709E09">
        <w:rPr>
          <w:rFonts w:ascii="Times New Roman" w:hAnsi="Times New Roman" w:eastAsia="Times New Roman" w:cs="Times New Roman"/>
          <w:i w:val="0"/>
          <w:iCs w:val="0"/>
          <w:noProof w:val="0"/>
          <w:sz w:val="24"/>
          <w:szCs w:val="24"/>
          <w:lang w:val="pt-BR"/>
        </w:rPr>
        <w:t>recomendacao</w:t>
      </w:r>
      <w:r w:rsidRPr="60453AAE" w:rsidR="46709E09">
        <w:rPr>
          <w:rFonts w:ascii="Times New Roman" w:hAnsi="Times New Roman" w:eastAsia="Times New Roman" w:cs="Times New Roman"/>
          <w:i w:val="0"/>
          <w:iCs w:val="0"/>
          <w:noProof w:val="0"/>
          <w:sz w:val="24"/>
          <w:szCs w:val="24"/>
          <w:lang w:val="pt-BR"/>
        </w:rPr>
        <w:t>", o "Sistema" executa "</w:t>
      </w:r>
      <w:r w:rsidRPr="60453AAE" w:rsidR="46709E09">
        <w:rPr>
          <w:rFonts w:ascii="Times New Roman" w:hAnsi="Times New Roman" w:eastAsia="Times New Roman" w:cs="Times New Roman"/>
          <w:i w:val="0"/>
          <w:iCs w:val="0"/>
          <w:noProof w:val="0"/>
          <w:sz w:val="24"/>
          <w:szCs w:val="24"/>
          <w:lang w:val="pt-BR"/>
        </w:rPr>
        <w:t>encerraSemSalvar</w:t>
      </w:r>
      <w:r w:rsidRPr="60453AAE" w:rsidR="46709E09">
        <w:rPr>
          <w:rFonts w:ascii="Times New Roman" w:hAnsi="Times New Roman" w:eastAsia="Times New Roman" w:cs="Times New Roman"/>
          <w:i w:val="0"/>
          <w:iCs w:val="0"/>
          <w:noProof w:val="0"/>
          <w:sz w:val="24"/>
          <w:szCs w:val="24"/>
          <w:lang w:val="pt-BR"/>
        </w:rPr>
        <w:t>()".</w:t>
      </w:r>
    </w:p>
    <w:p w:rsidR="46709E09" w:rsidP="60453AAE" w:rsidRDefault="46709E09" w14:paraId="566A033A" w14:textId="1B746AEE">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Cenário [Solução inválida]:</w:t>
      </w:r>
      <w:r w:rsidRPr="60453AAE" w:rsidR="46709E09">
        <w:rPr>
          <w:rFonts w:ascii="Times New Roman" w:hAnsi="Times New Roman" w:eastAsia="Times New Roman" w:cs="Times New Roman"/>
          <w:i w:val="0"/>
          <w:iCs w:val="0"/>
          <w:noProof w:val="0"/>
          <w:sz w:val="24"/>
          <w:szCs w:val="24"/>
          <w:lang w:val="pt-BR"/>
        </w:rPr>
        <w:t xml:space="preserve"> O "Sistema" tenta um ajuste automático com a mensagem "</w:t>
      </w:r>
      <w:r w:rsidRPr="60453AAE" w:rsidR="46709E09">
        <w:rPr>
          <w:rFonts w:ascii="Times New Roman" w:hAnsi="Times New Roman" w:eastAsia="Times New Roman" w:cs="Times New Roman"/>
          <w:i w:val="0"/>
          <w:iCs w:val="0"/>
          <w:noProof w:val="0"/>
          <w:sz w:val="24"/>
          <w:szCs w:val="24"/>
          <w:lang w:val="pt-BR"/>
        </w:rPr>
        <w:t>tentarAjusteAutomatico</w:t>
      </w:r>
      <w:r w:rsidRPr="60453AAE" w:rsidR="46709E09">
        <w:rPr>
          <w:rFonts w:ascii="Times New Roman" w:hAnsi="Times New Roman" w:eastAsia="Times New Roman" w:cs="Times New Roman"/>
          <w:i w:val="0"/>
          <w:iCs w:val="0"/>
          <w:noProof w:val="0"/>
          <w:sz w:val="24"/>
          <w:szCs w:val="24"/>
          <w:lang w:val="pt-BR"/>
        </w:rPr>
        <w:t xml:space="preserve">()" para o "Módulo Térmico". O resultado do ajuste é tratado em um </w:t>
      </w:r>
      <w:r w:rsidRPr="60453AAE" w:rsidR="46709E09">
        <w:rPr>
          <w:rFonts w:ascii="Times New Roman" w:hAnsi="Times New Roman" w:eastAsia="Times New Roman" w:cs="Times New Roman"/>
          <w:b w:val="1"/>
          <w:bCs w:val="1"/>
          <w:i w:val="0"/>
          <w:iCs w:val="0"/>
          <w:noProof w:val="0"/>
          <w:sz w:val="24"/>
          <w:szCs w:val="24"/>
          <w:lang w:val="pt-BR"/>
        </w:rPr>
        <w:t xml:space="preserve">bloco </w:t>
      </w:r>
      <w:r w:rsidRPr="60453AAE" w:rsidR="46709E09">
        <w:rPr>
          <w:rFonts w:ascii="Times New Roman" w:hAnsi="Times New Roman" w:eastAsia="Times New Roman" w:cs="Times New Roman"/>
          <w:b w:val="1"/>
          <w:bCs w:val="1"/>
          <w:i w:val="0"/>
          <w:iCs w:val="0"/>
          <w:noProof w:val="0"/>
          <w:sz w:val="24"/>
          <w:szCs w:val="24"/>
          <w:lang w:val="pt-BR"/>
        </w:rPr>
        <w:t>alt</w:t>
      </w:r>
      <w:r w:rsidRPr="60453AAE" w:rsidR="46709E09">
        <w:rPr>
          <w:rFonts w:ascii="Times New Roman" w:hAnsi="Times New Roman" w:eastAsia="Times New Roman" w:cs="Times New Roman"/>
          <w:b w:val="1"/>
          <w:bCs w:val="1"/>
          <w:i w:val="0"/>
          <w:iCs w:val="0"/>
          <w:noProof w:val="0"/>
          <w:sz w:val="24"/>
          <w:szCs w:val="24"/>
          <w:lang w:val="pt-BR"/>
        </w:rPr>
        <w:t xml:space="preserve"> aninhado</w:t>
      </w:r>
      <w:r w:rsidRPr="60453AAE" w:rsidR="46709E09">
        <w:rPr>
          <w:rFonts w:ascii="Times New Roman" w:hAnsi="Times New Roman" w:eastAsia="Times New Roman" w:cs="Times New Roman"/>
          <w:i w:val="0"/>
          <w:iCs w:val="0"/>
          <w:noProof w:val="0"/>
          <w:sz w:val="24"/>
          <w:szCs w:val="24"/>
          <w:lang w:val="pt-BR"/>
        </w:rPr>
        <w:t>:</w:t>
      </w:r>
    </w:p>
    <w:p w:rsidR="46709E09" w:rsidP="60453AAE" w:rsidRDefault="46709E09" w14:paraId="1556543E" w14:textId="2796FBD9">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Ajuste Válido:</w:t>
      </w:r>
      <w:r w:rsidRPr="60453AAE" w:rsidR="46709E09">
        <w:rPr>
          <w:rFonts w:ascii="Times New Roman" w:hAnsi="Times New Roman" w:eastAsia="Times New Roman" w:cs="Times New Roman"/>
          <w:i w:val="0"/>
          <w:iCs w:val="0"/>
          <w:noProof w:val="0"/>
          <w:sz w:val="24"/>
          <w:szCs w:val="24"/>
          <w:lang w:val="pt-BR"/>
        </w:rPr>
        <w:t xml:space="preserve"> Se o resultado for válido, a mensagem "</w:t>
      </w:r>
      <w:r w:rsidRPr="60453AAE" w:rsidR="46709E09">
        <w:rPr>
          <w:rFonts w:ascii="Times New Roman" w:hAnsi="Times New Roman" w:eastAsia="Times New Roman" w:cs="Times New Roman"/>
          <w:i w:val="0"/>
          <w:iCs w:val="0"/>
          <w:noProof w:val="0"/>
          <w:sz w:val="24"/>
          <w:szCs w:val="24"/>
          <w:lang w:val="pt-BR"/>
        </w:rPr>
        <w:t>exibeRecomendacaoAjustada</w:t>
      </w:r>
      <w:r w:rsidRPr="60453AAE" w:rsidR="46709E09">
        <w:rPr>
          <w:rFonts w:ascii="Times New Roman" w:hAnsi="Times New Roman" w:eastAsia="Times New Roman" w:cs="Times New Roman"/>
          <w:i w:val="0"/>
          <w:iCs w:val="0"/>
          <w:noProof w:val="0"/>
          <w:sz w:val="24"/>
          <w:szCs w:val="24"/>
          <w:lang w:val="pt-BR"/>
        </w:rPr>
        <w:t>()" é enviada.</w:t>
      </w:r>
    </w:p>
    <w:p w:rsidR="46709E09" w:rsidP="60453AAE" w:rsidRDefault="46709E09" w14:paraId="49185797" w14:textId="65604691">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60453AAE" w:rsidR="46709E09">
        <w:rPr>
          <w:rFonts w:ascii="Times New Roman" w:hAnsi="Times New Roman" w:eastAsia="Times New Roman" w:cs="Times New Roman"/>
          <w:b w:val="1"/>
          <w:bCs w:val="1"/>
          <w:i w:val="0"/>
          <w:iCs w:val="0"/>
          <w:noProof w:val="0"/>
          <w:sz w:val="24"/>
          <w:szCs w:val="24"/>
          <w:lang w:val="pt-BR"/>
        </w:rPr>
        <w:t>Ajuste Inválido:</w:t>
      </w:r>
      <w:r w:rsidRPr="60453AAE" w:rsidR="46709E09">
        <w:rPr>
          <w:rFonts w:ascii="Times New Roman" w:hAnsi="Times New Roman" w:eastAsia="Times New Roman" w:cs="Times New Roman"/>
          <w:i w:val="0"/>
          <w:iCs w:val="0"/>
          <w:noProof w:val="0"/>
          <w:sz w:val="24"/>
          <w:szCs w:val="24"/>
          <w:lang w:val="pt-BR"/>
        </w:rPr>
        <w:t xml:space="preserve"> Se o ajuste falhar, o "Sistema" envia a mensagem "</w:t>
      </w:r>
      <w:r w:rsidRPr="60453AAE" w:rsidR="46709E09">
        <w:rPr>
          <w:rFonts w:ascii="Times New Roman" w:hAnsi="Times New Roman" w:eastAsia="Times New Roman" w:cs="Times New Roman"/>
          <w:i w:val="0"/>
          <w:iCs w:val="0"/>
          <w:noProof w:val="0"/>
          <w:sz w:val="24"/>
          <w:szCs w:val="24"/>
          <w:lang w:val="pt-BR"/>
        </w:rPr>
        <w:t>informarInviabilidade</w:t>
      </w:r>
      <w:r w:rsidRPr="60453AAE" w:rsidR="46709E09">
        <w:rPr>
          <w:rFonts w:ascii="Times New Roman" w:hAnsi="Times New Roman" w:eastAsia="Times New Roman" w:cs="Times New Roman"/>
          <w:i w:val="0"/>
          <w:iCs w:val="0"/>
          <w:noProof w:val="0"/>
          <w:sz w:val="24"/>
          <w:szCs w:val="24"/>
          <w:lang w:val="pt-BR"/>
        </w:rPr>
        <w:t>()" ao "Usuário".</w:t>
      </w:r>
    </w:p>
    <w:p w:rsidR="7E933464" w:rsidP="60453AAE" w:rsidRDefault="7E933464" w14:paraId="253EBEC9" w14:textId="762D200B">
      <w:pPr>
        <w:pStyle w:val="Heading1"/>
        <w:bidi w:val="0"/>
        <w:spacing w:before="240" w:beforeAutospacing="off" w:after="240" w:afterAutospacing="off" w:line="360" w:lineRule="auto"/>
        <w:ind w:firstLine="0"/>
        <w:jc w:val="both"/>
        <w:rPr>
          <w:rFonts w:ascii="Times New Roman" w:hAnsi="Times New Roman" w:eastAsia="Times New Roman" w:cs="Times New Roman"/>
          <w:b w:val="1"/>
          <w:bCs w:val="1"/>
          <w:i w:val="0"/>
          <w:iCs w:val="0"/>
          <w:sz w:val="24"/>
          <w:szCs w:val="24"/>
        </w:rPr>
      </w:pPr>
      <w:bookmarkStart w:name="_Toc1946904050" w:id="998620540"/>
      <w:r w:rsidRPr="60453AAE" w:rsidR="6265BE77">
        <w:rPr>
          <w:rFonts w:ascii="Times New Roman" w:hAnsi="Times New Roman" w:eastAsia="Times New Roman" w:cs="Times New Roman"/>
          <w:b w:val="1"/>
          <w:bCs w:val="1"/>
          <w:i w:val="0"/>
          <w:iCs w:val="0"/>
          <w:sz w:val="24"/>
          <w:szCs w:val="24"/>
        </w:rPr>
        <w:t>8</w:t>
      </w:r>
      <w:r w:rsidRPr="60453AAE" w:rsidR="6F7FCECB">
        <w:rPr>
          <w:rFonts w:ascii="Times New Roman" w:hAnsi="Times New Roman" w:eastAsia="Times New Roman" w:cs="Times New Roman"/>
          <w:b w:val="1"/>
          <w:bCs w:val="1"/>
          <w:i w:val="0"/>
          <w:iCs w:val="0"/>
          <w:sz w:val="24"/>
          <w:szCs w:val="24"/>
        </w:rPr>
        <w:t>.</w:t>
      </w:r>
      <w:r w:rsidRPr="60453AAE" w:rsidR="6265BE77">
        <w:rPr>
          <w:rFonts w:ascii="Times New Roman" w:hAnsi="Times New Roman" w:eastAsia="Times New Roman" w:cs="Times New Roman"/>
          <w:b w:val="1"/>
          <w:bCs w:val="1"/>
          <w:i w:val="0"/>
          <w:iCs w:val="0"/>
          <w:sz w:val="24"/>
          <w:szCs w:val="24"/>
        </w:rPr>
        <w:t xml:space="preserve"> DIAGR</w:t>
      </w:r>
      <w:ins w:author="GUSTAVO DE OLIVEIRA REGO MORAIS" w:date="2025-08-08T21:20:11.175Z" w:id="83649091">
        <w:r w:rsidRPr="60453AAE" w:rsidR="7FF054FB">
          <w:rPr>
            <w:rFonts w:ascii="Times New Roman" w:hAnsi="Times New Roman" w:eastAsia="Times New Roman" w:cs="Times New Roman"/>
            <w:b w:val="1"/>
            <w:bCs w:val="1"/>
            <w:i w:val="0"/>
            <w:iCs w:val="0"/>
            <w:sz w:val="24"/>
            <w:szCs w:val="24"/>
          </w:rPr>
          <w:t>A</w:t>
        </w:r>
      </w:ins>
      <w:r w:rsidRPr="60453AAE" w:rsidR="6265BE77">
        <w:rPr>
          <w:rFonts w:ascii="Times New Roman" w:hAnsi="Times New Roman" w:eastAsia="Times New Roman" w:cs="Times New Roman"/>
          <w:b w:val="1"/>
          <w:bCs w:val="1"/>
          <w:i w:val="0"/>
          <w:iCs w:val="0"/>
          <w:sz w:val="24"/>
          <w:szCs w:val="24"/>
        </w:rPr>
        <w:t>MA DE CLASSES</w:t>
      </w:r>
      <w:bookmarkEnd w:id="998620540"/>
    </w:p>
    <w:p w:rsidR="3F54100C" w:rsidP="4B48383A" w:rsidRDefault="3F54100C" w14:paraId="40F1B98B" w14:textId="1DFD959E">
      <w:pPr>
        <w:pStyle w:val="Normal"/>
        <w:spacing w:before="240" w:beforeAutospacing="off" w:after="240" w:afterAutospacing="off" w:line="360" w:lineRule="auto"/>
        <w:ind w:firstLine="708"/>
        <w:jc w:val="both"/>
        <w:rPr>
          <w:del w:author="GUSTAVO DE OLIVEIRA REGO MORAIS" w:date="2025-08-08T21:23:55.617Z" w16du:dateUtc="2025-08-08T21:23:55.617Z" w:id="630470869"/>
          <w:rFonts w:ascii="Times New Roman" w:hAnsi="Times New Roman" w:eastAsia="Times New Roman" w:cs="Times New Roman"/>
          <w:b w:val="0"/>
          <w:bCs w:val="0"/>
          <w:noProof w:val="0"/>
          <w:sz w:val="24"/>
          <w:szCs w:val="24"/>
          <w:lang w:val="pt-BR"/>
        </w:rPr>
      </w:pPr>
      <w:del w:author="GUSTAVO DE OLIVEIRA REGO MORAIS" w:date="2025-08-08T21:23:55.617Z" w:id="1649074508">
        <w:r w:rsidRPr="60453AAE" w:rsidDel="43D409C4">
          <w:rPr>
            <w:rFonts w:ascii="Times New Roman" w:hAnsi="Times New Roman" w:eastAsia="Times New Roman" w:cs="Times New Roman"/>
            <w:b w:val="0"/>
            <w:bCs w:val="0"/>
            <w:noProof w:val="0"/>
            <w:sz w:val="24"/>
            <w:szCs w:val="24"/>
            <w:lang w:val="pt-BR"/>
          </w:rPr>
          <w:delText xml:space="preserve">O Diagrama de </w:delText>
        </w:r>
        <w:r w:rsidRPr="60453AAE" w:rsidDel="43D409C4">
          <w:rPr>
            <w:rFonts w:ascii="Times New Roman" w:hAnsi="Times New Roman" w:eastAsia="Times New Roman" w:cs="Times New Roman"/>
            <w:b w:val="0"/>
            <w:bCs w:val="0"/>
            <w:noProof w:val="0"/>
            <w:sz w:val="24"/>
            <w:szCs w:val="24"/>
            <w:lang w:val="pt-BR"/>
          </w:rPr>
          <w:delText>Classes</w:delText>
        </w:r>
        <w:r w:rsidRPr="60453AAE" w:rsidDel="43D409C4">
          <w:rPr>
            <w:rFonts w:ascii="Times New Roman" w:hAnsi="Times New Roman" w:eastAsia="Times New Roman" w:cs="Times New Roman"/>
            <w:b w:val="0"/>
            <w:bCs w:val="0"/>
            <w:noProof w:val="0"/>
            <w:sz w:val="24"/>
            <w:szCs w:val="24"/>
            <w:lang w:val="pt-BR"/>
          </w:rPr>
          <w:delText xml:space="preserve"> é um dos principais diagramas estruturais da UML. Ele representa a estrutura estática do sistema, modelando as </w:delText>
        </w:r>
        <w:r w:rsidRPr="60453AAE" w:rsidDel="43D409C4">
          <w:rPr>
            <w:rFonts w:ascii="Times New Roman" w:hAnsi="Times New Roman" w:eastAsia="Times New Roman" w:cs="Times New Roman"/>
            <w:b w:val="0"/>
            <w:bCs w:val="0"/>
            <w:noProof w:val="0"/>
            <w:sz w:val="24"/>
            <w:szCs w:val="24"/>
            <w:lang w:val="pt-BR"/>
          </w:rPr>
          <w:delText>classes</w:delText>
        </w:r>
        <w:r w:rsidRPr="60453AAE" w:rsidDel="43D409C4">
          <w:rPr>
            <w:rFonts w:ascii="Times New Roman" w:hAnsi="Times New Roman" w:eastAsia="Times New Roman" w:cs="Times New Roman"/>
            <w:b w:val="0"/>
            <w:bCs w:val="0"/>
            <w:noProof w:val="0"/>
            <w:sz w:val="24"/>
            <w:szCs w:val="24"/>
            <w:lang w:val="pt-BR"/>
          </w:rPr>
          <w:delText>, seus atributos, métodos e os relacionamentos entre elas. Esse diagrama é essencial para o planejamento da arquitetura do software, auxiliando na identificação dos componentes que formarão a base do código-fonte.</w:delText>
        </w:r>
      </w:del>
    </w:p>
    <w:p w:rsidR="3F54100C" w:rsidP="4B48383A" w:rsidRDefault="3F54100C" w14:paraId="4EC4EF05" w14:textId="35452D30">
      <w:pPr>
        <w:spacing w:before="240" w:beforeAutospacing="off" w:after="240" w:afterAutospacing="off" w:line="360" w:lineRule="auto"/>
        <w:ind w:firstLine="708"/>
        <w:jc w:val="both"/>
        <w:rPr>
          <w:del w:author="GUSTAVO DE OLIVEIRA REGO MORAIS" w:date="2025-08-08T21:23:55.617Z" w16du:dateUtc="2025-08-08T21:23:55.617Z" w:id="2013712522"/>
          <w:rFonts w:ascii="Times New Roman" w:hAnsi="Times New Roman" w:eastAsia="Times New Roman" w:cs="Times New Roman"/>
          <w:b w:val="0"/>
          <w:bCs w:val="0"/>
          <w:noProof w:val="0"/>
          <w:sz w:val="24"/>
          <w:szCs w:val="24"/>
          <w:lang w:val="pt-BR"/>
        </w:rPr>
      </w:pPr>
      <w:del w:author="GUSTAVO DE OLIVEIRA REGO MORAIS" w:date="2025-08-08T21:23:55.617Z" w:id="760078235">
        <w:r w:rsidRPr="60453AAE" w:rsidDel="43D409C4">
          <w:rPr>
            <w:rFonts w:ascii="Times New Roman" w:hAnsi="Times New Roman" w:eastAsia="Times New Roman" w:cs="Times New Roman"/>
            <w:b w:val="0"/>
            <w:bCs w:val="0"/>
            <w:noProof w:val="0"/>
            <w:sz w:val="24"/>
            <w:szCs w:val="24"/>
            <w:lang w:val="pt-BR"/>
          </w:rPr>
          <w:delText xml:space="preserve">No projeto Montador de PC Online, o diagrama de </w:delText>
        </w:r>
        <w:r w:rsidRPr="60453AAE" w:rsidDel="43D409C4">
          <w:rPr>
            <w:rFonts w:ascii="Times New Roman" w:hAnsi="Times New Roman" w:eastAsia="Times New Roman" w:cs="Times New Roman"/>
            <w:b w:val="0"/>
            <w:bCs w:val="0"/>
            <w:noProof w:val="0"/>
            <w:sz w:val="24"/>
            <w:szCs w:val="24"/>
            <w:lang w:val="pt-BR"/>
          </w:rPr>
          <w:delText>classes</w:delText>
        </w:r>
        <w:r w:rsidRPr="60453AAE" w:rsidDel="43D409C4">
          <w:rPr>
            <w:rFonts w:ascii="Times New Roman" w:hAnsi="Times New Roman" w:eastAsia="Times New Roman" w:cs="Times New Roman"/>
            <w:b w:val="0"/>
            <w:bCs w:val="0"/>
            <w:noProof w:val="0"/>
            <w:sz w:val="24"/>
            <w:szCs w:val="24"/>
            <w:lang w:val="pt-BR"/>
          </w:rPr>
          <w:delText xml:space="preserve"> é utilizado para representar os principais objetos do sistema, como usuários, builds, componentes de hardware, perfis de uso e serviços de recomendação.</w:delText>
        </w:r>
      </w:del>
    </w:p>
    <w:p w:rsidR="4B48383A" w:rsidP="4B48383A" w:rsidRDefault="4B48383A" w14:paraId="33393789" w14:textId="01A8BF10">
      <w:pPr>
        <w:spacing w:line="360" w:lineRule="auto"/>
        <w:rPr>
          <w:del w:author="GUSTAVO DE OLIVEIRA REGO MORAIS" w:date="2025-08-08T21:23:55.617Z" w16du:dateUtc="2025-08-08T21:23:55.617Z" w:id="356494807"/>
          <w:rFonts w:ascii="Times New Roman" w:hAnsi="Times New Roman" w:eastAsia="Times New Roman" w:cs="Times New Roman"/>
          <w:b w:val="0"/>
          <w:bCs w:val="0"/>
        </w:rPr>
      </w:pPr>
    </w:p>
    <w:p w:rsidR="3F54100C" w:rsidP="4B48383A" w:rsidRDefault="3F54100C" w14:paraId="1992079B" w14:textId="78398E09">
      <w:pPr>
        <w:pStyle w:val="Normal1"/>
        <w:spacing w:line="360" w:lineRule="auto"/>
        <w:rPr>
          <w:del w:author="GUSTAVO DE OLIVEIRA REGO MORAIS" w:date="2025-08-08T21:23:55.617Z" w16du:dateUtc="2025-08-08T21:23:55.617Z" w:id="521461386"/>
          <w:rFonts w:ascii="Times New Roman" w:hAnsi="Times New Roman" w:eastAsia="Times New Roman" w:cs="Times New Roman"/>
          <w:b w:val="0"/>
          <w:bCs w:val="0"/>
          <w:noProof w:val="0"/>
          <w:sz w:val="28"/>
          <w:szCs w:val="28"/>
          <w:lang w:val="pt-BR"/>
        </w:rPr>
      </w:pPr>
      <w:del w:author="GUSTAVO DE OLIVEIRA REGO MORAIS" w:date="2025-08-08T21:23:55.617Z" w:id="430863378">
        <w:r w:rsidRPr="60453AAE" w:rsidDel="43D409C4">
          <w:rPr>
            <w:rFonts w:ascii="Times New Roman" w:hAnsi="Times New Roman" w:eastAsia="Times New Roman" w:cs="Times New Roman"/>
            <w:b w:val="0"/>
            <w:bCs w:val="0"/>
            <w:noProof w:val="0"/>
            <w:lang w:val="pt-BR"/>
          </w:rPr>
          <w:delText>Principais Elementos do Diagrama</w:delText>
        </w:r>
      </w:del>
    </w:p>
    <w:p w:rsidR="4B48383A" w:rsidP="4B48383A" w:rsidRDefault="4B48383A" w14:paraId="1DB4731B" w14:textId="2CF73A70">
      <w:pPr>
        <w:pStyle w:val="Normal"/>
        <w:bidi w:val="0"/>
        <w:spacing w:line="360" w:lineRule="auto"/>
        <w:rPr>
          <w:del w:author="GUSTAVO DE OLIVEIRA REGO MORAIS" w:date="2025-08-08T21:23:55.617Z" w16du:dateUtc="2025-08-08T21:23:55.617Z" w:id="1283572555"/>
          <w:rFonts w:ascii="Times New Roman" w:hAnsi="Times New Roman" w:eastAsia="Times New Roman" w:cs="Times New Roman"/>
        </w:rPr>
      </w:pPr>
    </w:p>
    <w:p w:rsidR="3F54100C" w:rsidP="4B48383A" w:rsidRDefault="3F54100C" w14:paraId="5201F3FA" w14:textId="48CA3836">
      <w:pPr>
        <w:pStyle w:val="Normal1"/>
        <w:bidi w:val="0"/>
        <w:spacing w:line="360" w:lineRule="auto"/>
        <w:rPr>
          <w:del w:author="GUSTAVO DE OLIVEIRA REGO MORAIS" w:date="2025-08-08T21:23:55.617Z" w16du:dateUtc="2025-08-08T21:23:55.617Z" w:id="365138002"/>
          <w:rFonts w:ascii="Times New Roman" w:hAnsi="Times New Roman" w:eastAsia="Times New Roman" w:cs="Times New Roman"/>
          <w:b w:val="1"/>
          <w:bCs w:val="1"/>
          <w:noProof w:val="0"/>
          <w:sz w:val="28"/>
          <w:szCs w:val="28"/>
          <w:lang w:val="pt-BR"/>
        </w:rPr>
      </w:pPr>
      <w:del w:author="GUSTAVO DE OLIVEIRA REGO MORAIS" w:date="2025-08-08T21:23:55.617Z" w:id="918303280">
        <w:r w:rsidRPr="60453AAE" w:rsidDel="43D409C4">
          <w:rPr>
            <w:rFonts w:ascii="Times New Roman" w:hAnsi="Times New Roman" w:eastAsia="Times New Roman" w:cs="Times New Roman"/>
            <w:b w:val="1"/>
            <w:bCs w:val="1"/>
            <w:noProof w:val="0"/>
            <w:lang w:val="pt-BR"/>
          </w:rPr>
          <w:delText>Aplicação no Projeto</w:delText>
        </w:r>
      </w:del>
    </w:p>
    <w:p w:rsidR="3F54100C" w:rsidP="4B48383A" w:rsidRDefault="3F54100C" w14:paraId="0F6D9CB6" w14:textId="0AA2B188">
      <w:pPr>
        <w:bidi w:val="0"/>
        <w:spacing w:before="240" w:beforeAutospacing="off" w:after="240" w:afterAutospacing="off" w:line="360" w:lineRule="auto"/>
        <w:ind w:firstLine="708"/>
        <w:jc w:val="both"/>
        <w:rPr>
          <w:del w:author="GUSTAVO DE OLIVEIRA REGO MORAIS" w:date="2025-08-08T21:23:55.617Z" w16du:dateUtc="2025-08-08T21:23:55.617Z" w:id="1449425461"/>
          <w:rFonts w:ascii="Times New Roman" w:hAnsi="Times New Roman" w:eastAsia="Times New Roman" w:cs="Times New Roman"/>
          <w:b w:val="0"/>
          <w:bCs w:val="0"/>
          <w:noProof w:val="0"/>
          <w:sz w:val="24"/>
          <w:szCs w:val="24"/>
          <w:lang w:val="pt-BR"/>
        </w:rPr>
      </w:pPr>
      <w:del w:author="GUSTAVO DE OLIVEIRA REGO MORAIS" w:date="2025-08-08T21:23:55.617Z" w:id="1730801509">
        <w:r w:rsidRPr="60453AAE" w:rsidDel="43D409C4">
          <w:rPr>
            <w:rFonts w:ascii="Times New Roman" w:hAnsi="Times New Roman" w:eastAsia="Times New Roman" w:cs="Times New Roman"/>
            <w:b w:val="0"/>
            <w:bCs w:val="0"/>
            <w:noProof w:val="0"/>
            <w:sz w:val="24"/>
            <w:szCs w:val="24"/>
            <w:lang w:val="pt-BR"/>
          </w:rPr>
          <w:delText xml:space="preserve">No sistema Montador de PC Online, o Diagrama de </w:delText>
        </w:r>
        <w:r w:rsidRPr="60453AAE" w:rsidDel="43D409C4">
          <w:rPr>
            <w:rFonts w:ascii="Times New Roman" w:hAnsi="Times New Roman" w:eastAsia="Times New Roman" w:cs="Times New Roman"/>
            <w:b w:val="0"/>
            <w:bCs w:val="0"/>
            <w:noProof w:val="0"/>
            <w:sz w:val="24"/>
            <w:szCs w:val="24"/>
            <w:lang w:val="pt-BR"/>
          </w:rPr>
          <w:delText>Classes</w:delText>
        </w:r>
        <w:r w:rsidRPr="60453AAE" w:rsidDel="43D409C4">
          <w:rPr>
            <w:rFonts w:ascii="Times New Roman" w:hAnsi="Times New Roman" w:eastAsia="Times New Roman" w:cs="Times New Roman"/>
            <w:b w:val="0"/>
            <w:bCs w:val="0"/>
            <w:noProof w:val="0"/>
            <w:sz w:val="24"/>
            <w:szCs w:val="24"/>
            <w:lang w:val="pt-BR"/>
          </w:rPr>
          <w:delText xml:space="preserve"> modela, por exemplo:</w:delText>
        </w:r>
      </w:del>
    </w:p>
    <w:p w:rsidR="3F54100C" w:rsidP="4B48383A" w:rsidRDefault="3F54100C" w14:paraId="5EAB6EC6" w14:textId="09ADF8D2">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541807036"/>
          <w:rFonts w:ascii="Times New Roman" w:hAnsi="Times New Roman" w:eastAsia="Times New Roman" w:cs="Times New Roman"/>
          <w:b w:val="0"/>
          <w:bCs w:val="0"/>
          <w:noProof w:val="0"/>
          <w:sz w:val="24"/>
          <w:szCs w:val="24"/>
          <w:lang w:val="pt-BR"/>
        </w:rPr>
      </w:pPr>
      <w:del w:author="GUSTAVO DE OLIVEIRA REGO MORAIS" w:date="2025-08-08T21:23:55.616Z" w:id="862964070">
        <w:r w:rsidRPr="60453AAE" w:rsidDel="43D409C4">
          <w:rPr>
            <w:rFonts w:ascii="Times New Roman" w:hAnsi="Times New Roman" w:eastAsia="Times New Roman" w:cs="Times New Roman"/>
            <w:b w:val="0"/>
            <w:bCs w:val="0"/>
            <w:noProof w:val="0"/>
            <w:sz w:val="24"/>
            <w:szCs w:val="24"/>
            <w:lang w:val="pt-BR"/>
          </w:rPr>
          <w:delText xml:space="preserve">A classe </w:delText>
        </w:r>
        <w:r w:rsidRPr="60453AAE" w:rsidDel="552BB3CE">
          <w:rPr>
            <w:rFonts w:ascii="Times New Roman" w:hAnsi="Times New Roman" w:eastAsia="Times New Roman" w:cs="Times New Roman"/>
            <w:b w:val="0"/>
            <w:bCs w:val="0"/>
            <w:noProof w:val="0"/>
            <w:sz w:val="24"/>
            <w:szCs w:val="24"/>
            <w:lang w:val="pt-BR"/>
          </w:rPr>
          <w:delText>Usuário</w:delText>
        </w:r>
        <w:r w:rsidRPr="60453AAE" w:rsidDel="43D409C4">
          <w:rPr>
            <w:rFonts w:ascii="Times New Roman" w:hAnsi="Times New Roman" w:eastAsia="Times New Roman" w:cs="Times New Roman"/>
            <w:b w:val="0"/>
            <w:bCs w:val="0"/>
            <w:noProof w:val="0"/>
            <w:sz w:val="24"/>
            <w:szCs w:val="24"/>
            <w:lang w:val="pt-BR"/>
          </w:rPr>
          <w:delText xml:space="preserve">, que pode ter zero ou mais </w:delText>
        </w:r>
        <w:r w:rsidRPr="60453AAE" w:rsidDel="43D409C4">
          <w:rPr>
            <w:rFonts w:ascii="Times New Roman" w:hAnsi="Times New Roman" w:eastAsia="Times New Roman" w:cs="Times New Roman"/>
            <w:b w:val="0"/>
            <w:bCs w:val="0"/>
            <w:noProof w:val="0"/>
            <w:sz w:val="24"/>
            <w:szCs w:val="24"/>
            <w:lang w:val="pt-BR"/>
          </w:rPr>
          <w:delText>builds salvas</w:delText>
        </w:r>
        <w:r w:rsidRPr="60453AAE" w:rsidDel="43D409C4">
          <w:rPr>
            <w:rFonts w:ascii="Times New Roman" w:hAnsi="Times New Roman" w:eastAsia="Times New Roman" w:cs="Times New Roman"/>
            <w:b w:val="0"/>
            <w:bCs w:val="0"/>
            <w:noProof w:val="0"/>
            <w:sz w:val="24"/>
            <w:szCs w:val="24"/>
            <w:lang w:val="pt-BR"/>
          </w:rPr>
          <w:delText>.</w:delText>
        </w:r>
      </w:del>
    </w:p>
    <w:p w:rsidR="3F54100C" w:rsidP="4B48383A" w:rsidRDefault="3F54100C" w14:paraId="19AE4248" w14:textId="0220F73B">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346519883"/>
          <w:rFonts w:ascii="Times New Roman" w:hAnsi="Times New Roman" w:eastAsia="Times New Roman" w:cs="Times New Roman"/>
          <w:b w:val="0"/>
          <w:bCs w:val="0"/>
          <w:noProof w:val="0"/>
          <w:sz w:val="24"/>
          <w:szCs w:val="24"/>
          <w:lang w:val="pt-BR"/>
        </w:rPr>
      </w:pPr>
      <w:del w:author="GUSTAVO DE OLIVEIRA REGO MORAIS" w:date="2025-08-08T21:23:55.616Z" w:id="1430940011">
        <w:r w:rsidRPr="60453AAE" w:rsidDel="43D409C4">
          <w:rPr>
            <w:rFonts w:ascii="Times New Roman" w:hAnsi="Times New Roman" w:eastAsia="Times New Roman" w:cs="Times New Roman"/>
            <w:b w:val="0"/>
            <w:bCs w:val="0"/>
            <w:noProof w:val="0"/>
            <w:sz w:val="24"/>
            <w:szCs w:val="24"/>
            <w:lang w:val="pt-BR"/>
          </w:rPr>
          <w:delText>A classe Build, composta por múltiplos objetos da classe Componente.</w:delText>
        </w:r>
      </w:del>
    </w:p>
    <w:p w:rsidR="3F54100C" w:rsidP="4B48383A" w:rsidRDefault="3F54100C" w14:paraId="68E590B1" w14:textId="39D19596">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885497855"/>
          <w:rFonts w:ascii="Times New Roman" w:hAnsi="Times New Roman" w:eastAsia="Times New Roman" w:cs="Times New Roman"/>
          <w:b w:val="0"/>
          <w:bCs w:val="0"/>
          <w:noProof w:val="0"/>
          <w:sz w:val="24"/>
          <w:szCs w:val="24"/>
          <w:lang w:val="pt-BR"/>
        </w:rPr>
      </w:pPr>
      <w:del w:author="GUSTAVO DE OLIVEIRA REGO MORAIS" w:date="2025-08-08T21:23:55.616Z" w:id="1660900992">
        <w:r w:rsidRPr="60453AAE" w:rsidDel="43D409C4">
          <w:rPr>
            <w:rFonts w:ascii="Times New Roman" w:hAnsi="Times New Roman" w:eastAsia="Times New Roman" w:cs="Times New Roman"/>
            <w:b w:val="0"/>
            <w:bCs w:val="0"/>
            <w:noProof w:val="0"/>
            <w:sz w:val="24"/>
            <w:szCs w:val="24"/>
            <w:lang w:val="pt-BR"/>
          </w:rPr>
          <w:delText>A classe Componente, que pode ser especializada em GPU, CPU, RAM, entre outros.</w:delText>
        </w:r>
      </w:del>
    </w:p>
    <w:p w:rsidR="3F54100C" w:rsidP="4B48383A" w:rsidRDefault="3F54100C" w14:paraId="5B42BDB8" w14:textId="4C35196D">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463719314"/>
          <w:rFonts w:ascii="Times New Roman" w:hAnsi="Times New Roman" w:eastAsia="Times New Roman" w:cs="Times New Roman"/>
          <w:b w:val="0"/>
          <w:bCs w:val="0"/>
          <w:noProof w:val="0"/>
          <w:sz w:val="24"/>
          <w:szCs w:val="24"/>
          <w:lang w:val="pt-BR"/>
        </w:rPr>
      </w:pPr>
      <w:del w:author="GUSTAVO DE OLIVEIRA REGO MORAIS" w:date="2025-08-08T21:23:55.616Z" w:id="1592471238">
        <w:r w:rsidRPr="60453AAE" w:rsidDel="43D409C4">
          <w:rPr>
            <w:rFonts w:ascii="Times New Roman" w:hAnsi="Times New Roman" w:eastAsia="Times New Roman" w:cs="Times New Roman"/>
            <w:b w:val="0"/>
            <w:bCs w:val="0"/>
            <w:noProof w:val="0"/>
            <w:sz w:val="24"/>
            <w:szCs w:val="24"/>
            <w:lang w:val="pt-BR"/>
          </w:rPr>
          <w:delText xml:space="preserve">A classe </w:delText>
        </w:r>
        <w:r w:rsidRPr="60453AAE" w:rsidDel="43D409C4">
          <w:rPr>
            <w:rFonts w:ascii="Times New Roman" w:hAnsi="Times New Roman" w:eastAsia="Times New Roman" w:cs="Times New Roman"/>
            <w:b w:val="0"/>
            <w:bCs w:val="0"/>
            <w:noProof w:val="0"/>
            <w:sz w:val="24"/>
            <w:szCs w:val="24"/>
            <w:lang w:val="pt-BR"/>
          </w:rPr>
          <w:delText>Recomendador</w:delText>
        </w:r>
        <w:r w:rsidRPr="60453AAE" w:rsidDel="43D409C4">
          <w:rPr>
            <w:rFonts w:ascii="Times New Roman" w:hAnsi="Times New Roman" w:eastAsia="Times New Roman" w:cs="Times New Roman"/>
            <w:b w:val="0"/>
            <w:bCs w:val="0"/>
            <w:noProof w:val="0"/>
            <w:sz w:val="24"/>
            <w:szCs w:val="24"/>
            <w:lang w:val="pt-BR"/>
          </w:rPr>
          <w:delText>, responsável por gerar sugestões com base nos requisitos do usuário.</w:delText>
        </w:r>
      </w:del>
    </w:p>
    <w:p w:rsidR="3F54100C" w:rsidP="4B48383A" w:rsidRDefault="3F54100C" w14:paraId="5719077C" w14:textId="20B40DBF">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903664072"/>
          <w:rFonts w:ascii="Times New Roman" w:hAnsi="Times New Roman" w:eastAsia="Times New Roman" w:cs="Times New Roman"/>
          <w:b w:val="0"/>
          <w:bCs w:val="0"/>
          <w:noProof w:val="0"/>
          <w:sz w:val="24"/>
          <w:szCs w:val="24"/>
          <w:lang w:val="pt-BR"/>
        </w:rPr>
      </w:pPr>
      <w:del w:author="GUSTAVO DE OLIVEIRA REGO MORAIS" w:date="2025-08-08T21:23:55.616Z" w:id="431949508">
        <w:r w:rsidRPr="60453AAE" w:rsidDel="43D409C4">
          <w:rPr>
            <w:rFonts w:ascii="Times New Roman" w:hAnsi="Times New Roman" w:eastAsia="Times New Roman" w:cs="Times New Roman"/>
            <w:b w:val="0"/>
            <w:bCs w:val="0"/>
            <w:noProof w:val="0"/>
            <w:sz w:val="24"/>
            <w:szCs w:val="24"/>
            <w:lang w:val="pt-BR"/>
          </w:rPr>
          <w:delText xml:space="preserve">A relação entre </w:delText>
        </w:r>
        <w:r w:rsidRPr="60453AAE" w:rsidDel="43D409C4">
          <w:rPr>
            <w:rFonts w:ascii="Times New Roman" w:hAnsi="Times New Roman" w:eastAsia="Times New Roman" w:cs="Times New Roman"/>
            <w:b w:val="0"/>
            <w:bCs w:val="0"/>
            <w:noProof w:val="0"/>
            <w:sz w:val="24"/>
            <w:szCs w:val="24"/>
            <w:lang w:val="pt-BR"/>
          </w:rPr>
          <w:delText>PerfilDeUso</w:delText>
        </w:r>
        <w:r w:rsidRPr="60453AAE" w:rsidDel="43D409C4">
          <w:rPr>
            <w:rFonts w:ascii="Times New Roman" w:hAnsi="Times New Roman" w:eastAsia="Times New Roman" w:cs="Times New Roman"/>
            <w:b w:val="0"/>
            <w:bCs w:val="0"/>
            <w:noProof w:val="0"/>
            <w:sz w:val="24"/>
            <w:szCs w:val="24"/>
            <w:lang w:val="pt-BR"/>
          </w:rPr>
          <w:delText xml:space="preserve"> e Build, influenciando a seleção das peças.</w:delText>
        </w:r>
      </w:del>
    </w:p>
    <w:p w:rsidR="3F54100C" w:rsidP="4B48383A" w:rsidRDefault="3F54100C" w14:paraId="38A1DB27" w14:textId="24E5AB81">
      <w:pPr>
        <w:bidi w:val="0"/>
        <w:spacing w:before="240" w:beforeAutospacing="off" w:after="240" w:afterAutospacing="off" w:line="360" w:lineRule="auto"/>
        <w:ind w:firstLine="708"/>
        <w:jc w:val="both"/>
        <w:rPr>
          <w:del w:author="GUSTAVO DE OLIVEIRA REGO MORAIS" w:date="2025-08-08T21:23:55.616Z" w16du:dateUtc="2025-08-08T21:23:55.616Z" w:id="2097442729"/>
          <w:rFonts w:ascii="Times New Roman" w:hAnsi="Times New Roman" w:eastAsia="Times New Roman" w:cs="Times New Roman"/>
          <w:b w:val="0"/>
          <w:bCs w:val="0"/>
          <w:noProof w:val="0"/>
          <w:sz w:val="24"/>
          <w:szCs w:val="24"/>
          <w:lang w:val="pt-BR"/>
        </w:rPr>
      </w:pPr>
      <w:del w:author="GUSTAVO DE OLIVEIRA REGO MORAIS" w:date="2025-08-08T21:23:55.616Z" w:id="2014250982">
        <w:r w:rsidRPr="60453AAE" w:rsidDel="375464CA">
          <w:rPr>
            <w:rFonts w:ascii="Times New Roman" w:hAnsi="Times New Roman" w:eastAsia="Times New Roman" w:cs="Times New Roman"/>
            <w:b w:val="0"/>
            <w:bCs w:val="0"/>
            <w:noProof w:val="0"/>
            <w:sz w:val="24"/>
            <w:szCs w:val="24"/>
            <w:lang w:val="pt-BR"/>
          </w:rPr>
          <w:delText>Esse diagrama serve como base para o desenvolvimento orientado a objetos, ajudando o time a visualizar responsabilidades, dependências e modularidade do sistema.</w:delText>
        </w:r>
      </w:del>
    </w:p>
    <w:p w:rsidR="4BE94D39" w:rsidP="60453AAE" w:rsidRDefault="4BE94D39" w14:paraId="292B8E83" w14:textId="50110495">
      <w:pPr>
        <w:spacing w:before="240" w:beforeAutospacing="off" w:after="240" w:afterAutospacing="off" w:line="360" w:lineRule="auto"/>
        <w:jc w:val="both"/>
        <w:rPr>
          <w:ins w:author="GUSTAVO DE OLIVEIRA REGO MORAIS" w:date="2025-08-08T21:23:55.71Z" w16du:dateUtc="2025-08-08T21:23:55.71Z" w:id="502600822"/>
          <w:rFonts w:ascii="Times New Roman" w:hAnsi="Times New Roman" w:eastAsia="Times New Roman" w:cs="Times New Roman"/>
          <w:noProof w:val="0"/>
          <w:sz w:val="24"/>
          <w:szCs w:val="24"/>
          <w:lang w:val="pt-BR"/>
          <w:rPrChange w:author="GUSTAVO DE OLIVEIRA REGO MORAIS" w:date="2025-08-08T21:24:44.463Z" w:id="437507686">
            <w:rPr>
              <w:ins w:author="GUSTAVO DE OLIVEIRA REGO MORAIS" w:date="2025-08-08T21:23:55.71Z" w16du:dateUtc="2025-08-08T21:23:55.71Z" w:id="2135742989"/>
              <w:rFonts w:ascii="Times New Roman" w:hAnsi="Times New Roman" w:eastAsia="Times New Roman" w:cs="Times New Roman"/>
              <w:noProof w:val="0"/>
              <w:sz w:val="24"/>
              <w:szCs w:val="24"/>
              <w:lang w:val="pt-BR"/>
            </w:rPr>
          </w:rPrChange>
        </w:rPr>
        <w:pPrChange w:author="GUSTAVO DE OLIVEIRA REGO MORAIS" w:date="2025-08-08T21:24:48.48Z">
          <w:pPr>
            <w:spacing w:before="240" w:beforeAutospacing="off" w:after="240" w:afterAutospacing="off"/>
            <w:jc w:val="both"/>
          </w:pPr>
        </w:pPrChange>
      </w:pPr>
      <w:del w:author="GUSTAVO DE OLIVEIRA REGO MORAIS" w:date="2025-08-08T21:23:55.616Z" w:id="1063125589">
        <w:r w:rsidRPr="60453AAE" w:rsidDel="4BE94D39">
          <w:rPr>
            <w:rFonts w:ascii="Times New Roman" w:hAnsi="Times New Roman" w:eastAsia="Times New Roman" w:cs="Times New Roman"/>
            <w:b w:val="0"/>
            <w:bCs w:val="0"/>
            <w:noProof w:val="0"/>
            <w:sz w:val="24"/>
            <w:szCs w:val="24"/>
            <w:lang w:val="pt-BR"/>
          </w:rPr>
          <w:delText>A seguir o diagrama de classe</w:delText>
        </w:r>
      </w:del>
      <w:ins w:author="GUSTAVO DE OLIVEIRA REGO MORAIS" w:date="2025-08-08T21:24:52.159Z" w:id="1583340362">
        <w:r>
          <w:tab/>
        </w:r>
      </w:ins>
      <w:ins w:author="GUSTAVO DE OLIVEIRA REGO MORAIS" w:date="2025-08-08T21:23:55.71Z" w:id="1066370299">
        <w:r w:rsidRPr="60453AAE" w:rsidR="43F7CF23">
          <w:rPr>
            <w:rFonts w:ascii="Times New Roman" w:hAnsi="Times New Roman" w:eastAsia="Times New Roman" w:cs="Times New Roman"/>
            <w:noProof w:val="0"/>
            <w:sz w:val="24"/>
            <w:szCs w:val="24"/>
            <w:lang w:val="pt-BR"/>
            <w:rPrChange w:author="GUSTAVO DE OLIVEIRA REGO MORAIS" w:date="2025-08-08T21:24:44.462Z" w:id="771959631">
              <w:rPr>
                <w:rFonts w:ascii="Times New Roman" w:hAnsi="Times New Roman" w:eastAsia="Times New Roman" w:cs="Times New Roman"/>
                <w:noProof w:val="0"/>
                <w:sz w:val="24"/>
                <w:szCs w:val="24"/>
                <w:lang w:val="pt-BR"/>
              </w:rPr>
            </w:rPrChange>
          </w:rPr>
          <w:t>O Diagrama de Classes é um dos principais diagramas estruturais da UML. Ele representa a estrutura estática do sistema, modelando as classes, seus atributos, métodos e os relacionamentos entre elas. Esse diagrama é essencial para o planejamento da arquitetura do software, auxiliando na identificação dos componentes que formarão a base do código-fonte.</w:t>
        </w:r>
      </w:ins>
    </w:p>
    <w:p w:rsidR="43F7CF23" w:rsidP="60453AAE" w:rsidRDefault="43F7CF23" w14:paraId="32935B69" w14:textId="5C716427">
      <w:pPr>
        <w:bidi w:val="0"/>
        <w:spacing w:before="240" w:beforeAutospacing="off" w:after="240" w:afterAutospacing="off" w:line="360" w:lineRule="auto"/>
        <w:ind w:firstLine="708"/>
        <w:jc w:val="both"/>
        <w:rPr>
          <w:ins w:author="GUSTAVO DE OLIVEIRA REGO MORAIS" w:date="2025-08-08T21:23:55.71Z" w16du:dateUtc="2025-08-08T21:23:55.71Z" w:id="1655908050"/>
          <w:rFonts w:ascii="Times New Roman" w:hAnsi="Times New Roman" w:eastAsia="Times New Roman" w:cs="Times New Roman"/>
          <w:noProof w:val="0"/>
          <w:sz w:val="24"/>
          <w:szCs w:val="24"/>
          <w:lang w:val="pt-BR"/>
          <w:rPrChange w:author="GUSTAVO DE OLIVEIRA REGO MORAIS" w:date="2025-08-08T21:24:44.464Z" w:id="1720840148">
            <w:rPr>
              <w:ins w:author="GUSTAVO DE OLIVEIRA REGO MORAIS" w:date="2025-08-08T21:23:55.71Z" w16du:dateUtc="2025-08-08T21:23:55.71Z" w:id="631869549"/>
              <w:rFonts w:ascii="Times New Roman" w:hAnsi="Times New Roman" w:eastAsia="Times New Roman" w:cs="Times New Roman"/>
              <w:noProof w:val="0"/>
              <w:sz w:val="24"/>
              <w:szCs w:val="24"/>
              <w:lang w:val="pt-BR"/>
            </w:rPr>
          </w:rPrChange>
        </w:rPr>
        <w:pPrChange w:author="GUSTAVO DE OLIVEIRA REGO MORAIS" w:date="2025-08-08T21:24:54.745Z">
          <w:pPr>
            <w:bidi w:val="0"/>
          </w:pPr>
        </w:pPrChange>
      </w:pPr>
      <w:ins w:author="GUSTAVO DE OLIVEIRA REGO MORAIS" w:date="2025-08-08T21:23:55.71Z" w:id="1374714423">
        <w:r w:rsidRPr="60453AAE" w:rsidR="43F7CF23">
          <w:rPr>
            <w:rFonts w:ascii="Times New Roman" w:hAnsi="Times New Roman" w:eastAsia="Times New Roman" w:cs="Times New Roman"/>
            <w:noProof w:val="0"/>
            <w:sz w:val="24"/>
            <w:szCs w:val="24"/>
            <w:lang w:val="pt-BR"/>
            <w:rPrChange w:author="GUSTAVO DE OLIVEIRA REGO MORAIS" w:date="2025-08-08T21:24:44.464Z" w:id="1538509642">
              <w:rPr>
                <w:rFonts w:ascii="Times New Roman" w:hAnsi="Times New Roman" w:eastAsia="Times New Roman" w:cs="Times New Roman"/>
                <w:noProof w:val="0"/>
                <w:sz w:val="24"/>
                <w:szCs w:val="24"/>
                <w:lang w:val="pt-BR"/>
              </w:rPr>
            </w:rPrChange>
          </w:rPr>
          <w:t>Os componentes Principais dos diagramas de classe são:</w:t>
        </w:r>
      </w:ins>
    </w:p>
    <w:p w:rsidR="43F7CF23" w:rsidP="60453AAE" w:rsidRDefault="43F7CF23" w14:paraId="45FCEDEA" w14:textId="45E60240">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395145722"/>
          <w:rFonts w:ascii="Times New Roman" w:hAnsi="Times New Roman" w:eastAsia="Times New Roman" w:cs="Times New Roman"/>
          <w:noProof w:val="0"/>
          <w:sz w:val="24"/>
          <w:szCs w:val="24"/>
          <w:lang w:val="pt-BR"/>
          <w:rPrChange w:author="GUSTAVO DE OLIVEIRA REGO MORAIS" w:date="2025-08-08T21:24:44.466Z" w:id="998124358">
            <w:rPr>
              <w:ins w:author="GUSTAVO DE OLIVEIRA REGO MORAIS" w:date="2025-08-08T21:23:55.71Z" w16du:dateUtc="2025-08-08T21:23:55.71Z" w:id="163518956"/>
              <w:rFonts w:ascii="Times New Roman" w:hAnsi="Times New Roman" w:eastAsia="Times New Roman" w:cs="Times New Roman"/>
              <w:noProof w:val="0"/>
              <w:sz w:val="24"/>
              <w:szCs w:val="24"/>
              <w:lang w:val="pt-BR"/>
            </w:rPr>
          </w:rPrChange>
        </w:rPr>
        <w:pPrChange w:author="GUSTAVO DE OLIVEIRA REGO MORAIS" w:date="2025-08-08T21:24:48.481Z">
          <w:pPr>
            <w:bidi w:val="0"/>
          </w:pPr>
        </w:pPrChange>
      </w:pPr>
      <w:ins w:author="GUSTAVO DE OLIVEIRA REGO MORAIS" w:date="2025-08-08T21:23:55.71Z" w:id="1294517576">
        <w:r w:rsidRPr="60453AAE" w:rsidR="43F7CF23">
          <w:rPr>
            <w:rFonts w:ascii="Times New Roman" w:hAnsi="Times New Roman" w:eastAsia="Times New Roman" w:cs="Times New Roman"/>
            <w:b w:val="1"/>
            <w:bCs w:val="1"/>
            <w:noProof w:val="0"/>
            <w:sz w:val="24"/>
            <w:szCs w:val="24"/>
            <w:lang w:val="pt-BR"/>
            <w:rPrChange w:author="GUSTAVO DE OLIVEIRA REGO MORAIS" w:date="2025-08-08T21:24:44.465Z" w:id="461848108">
              <w:rPr>
                <w:rFonts w:ascii="Times New Roman" w:hAnsi="Times New Roman" w:eastAsia="Times New Roman" w:cs="Times New Roman"/>
                <w:b w:val="1"/>
                <w:bCs w:val="1"/>
                <w:noProof w:val="0"/>
                <w:sz w:val="24"/>
                <w:szCs w:val="24"/>
                <w:lang w:val="pt-BR"/>
              </w:rPr>
            </w:rPrChange>
          </w:rPr>
          <w:t>Classes:</w:t>
        </w:r>
        <w:r w:rsidRPr="60453AAE" w:rsidR="43F7CF23">
          <w:rPr>
            <w:rFonts w:ascii="Times New Roman" w:hAnsi="Times New Roman" w:eastAsia="Times New Roman" w:cs="Times New Roman"/>
            <w:noProof w:val="0"/>
            <w:sz w:val="24"/>
            <w:szCs w:val="24"/>
            <w:lang w:val="pt-BR"/>
            <w:rPrChange w:author="GUSTAVO DE OLIVEIRA REGO MORAIS" w:date="2025-08-08T21:24:44.465Z" w:id="2052874646">
              <w:rPr>
                <w:rFonts w:ascii="Times New Roman" w:hAnsi="Times New Roman" w:eastAsia="Times New Roman" w:cs="Times New Roman"/>
                <w:noProof w:val="0"/>
                <w:sz w:val="24"/>
                <w:szCs w:val="24"/>
                <w:lang w:val="pt-BR"/>
              </w:rPr>
            </w:rPrChange>
          </w:rPr>
          <w:t xml:space="preserve"> Representam as entidades e os objetos do sistema.</w:t>
        </w:r>
      </w:ins>
    </w:p>
    <w:p w:rsidR="43F7CF23" w:rsidP="60453AAE" w:rsidRDefault="43F7CF23" w14:paraId="1C447747" w14:textId="52315FE5">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732203725"/>
          <w:rFonts w:ascii="Times New Roman" w:hAnsi="Times New Roman" w:eastAsia="Times New Roman" w:cs="Times New Roman"/>
          <w:noProof w:val="0"/>
          <w:sz w:val="24"/>
          <w:szCs w:val="24"/>
          <w:lang w:val="pt-BR"/>
          <w:rPrChange w:author="GUSTAVO DE OLIVEIRA REGO MORAIS" w:date="2025-08-08T21:24:44.467Z" w:id="1780372891">
            <w:rPr>
              <w:ins w:author="GUSTAVO DE OLIVEIRA REGO MORAIS" w:date="2025-08-08T21:23:55.71Z" w16du:dateUtc="2025-08-08T21:23:55.71Z" w:id="712850494"/>
              <w:rFonts w:ascii="Times New Roman" w:hAnsi="Times New Roman" w:eastAsia="Times New Roman" w:cs="Times New Roman"/>
              <w:noProof w:val="0"/>
              <w:sz w:val="24"/>
              <w:szCs w:val="24"/>
              <w:lang w:val="pt-BR"/>
            </w:rPr>
          </w:rPrChange>
        </w:rPr>
        <w:pPrChange w:author="GUSTAVO DE OLIVEIRA REGO MORAIS" w:date="2025-08-08T21:24:48.481Z">
          <w:pPr>
            <w:bidi w:val="0"/>
          </w:pPr>
        </w:pPrChange>
      </w:pPr>
      <w:ins w:author="GUSTAVO DE OLIVEIRA REGO MORAIS" w:date="2025-08-08T21:23:55.71Z" w:id="1534584485">
        <w:r w:rsidRPr="60453AAE" w:rsidR="43F7CF23">
          <w:rPr>
            <w:rFonts w:ascii="Times New Roman" w:hAnsi="Times New Roman" w:eastAsia="Times New Roman" w:cs="Times New Roman"/>
            <w:b w:val="1"/>
            <w:bCs w:val="1"/>
            <w:noProof w:val="0"/>
            <w:sz w:val="24"/>
            <w:szCs w:val="24"/>
            <w:lang w:val="pt-BR"/>
            <w:rPrChange w:author="GUSTAVO DE OLIVEIRA REGO MORAIS" w:date="2025-08-08T21:24:44.466Z" w:id="1760022190">
              <w:rPr>
                <w:rFonts w:ascii="Times New Roman" w:hAnsi="Times New Roman" w:eastAsia="Times New Roman" w:cs="Times New Roman"/>
                <w:b w:val="1"/>
                <w:bCs w:val="1"/>
                <w:noProof w:val="0"/>
                <w:sz w:val="24"/>
                <w:szCs w:val="24"/>
                <w:lang w:val="pt-BR"/>
              </w:rPr>
            </w:rPrChange>
          </w:rPr>
          <w:t>Atributos:</w:t>
        </w:r>
        <w:r w:rsidRPr="60453AAE" w:rsidR="43F7CF23">
          <w:rPr>
            <w:rFonts w:ascii="Times New Roman" w:hAnsi="Times New Roman" w:eastAsia="Times New Roman" w:cs="Times New Roman"/>
            <w:noProof w:val="0"/>
            <w:sz w:val="24"/>
            <w:szCs w:val="24"/>
            <w:lang w:val="pt-BR"/>
            <w:rPrChange w:author="GUSTAVO DE OLIVEIRA REGO MORAIS" w:date="2025-08-08T21:24:44.467Z" w:id="1405740462">
              <w:rPr>
                <w:rFonts w:ascii="Times New Roman" w:hAnsi="Times New Roman" w:eastAsia="Times New Roman" w:cs="Times New Roman"/>
                <w:noProof w:val="0"/>
                <w:sz w:val="24"/>
                <w:szCs w:val="24"/>
                <w:lang w:val="pt-BR"/>
              </w:rPr>
            </w:rPrChange>
          </w:rPr>
          <w:t xml:space="preserve"> São as propriedades e características das classes.</w:t>
        </w:r>
      </w:ins>
    </w:p>
    <w:p w:rsidR="43F7CF23" w:rsidP="60453AAE" w:rsidRDefault="43F7CF23" w14:paraId="28AEBFA3" w14:textId="499D09DE">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87592965"/>
          <w:rFonts w:ascii="Times New Roman" w:hAnsi="Times New Roman" w:eastAsia="Times New Roman" w:cs="Times New Roman"/>
          <w:noProof w:val="0"/>
          <w:sz w:val="24"/>
          <w:szCs w:val="24"/>
          <w:lang w:val="pt-BR"/>
          <w:rPrChange w:author="GUSTAVO DE OLIVEIRA REGO MORAIS" w:date="2025-08-08T21:24:44.469Z" w:id="1011959922">
            <w:rPr>
              <w:ins w:author="GUSTAVO DE OLIVEIRA REGO MORAIS" w:date="2025-08-08T21:23:55.71Z" w16du:dateUtc="2025-08-08T21:23:55.71Z" w:id="366661779"/>
              <w:rFonts w:ascii="Times New Roman" w:hAnsi="Times New Roman" w:eastAsia="Times New Roman" w:cs="Times New Roman"/>
              <w:noProof w:val="0"/>
              <w:sz w:val="24"/>
              <w:szCs w:val="24"/>
              <w:lang w:val="pt-BR"/>
            </w:rPr>
          </w:rPrChange>
        </w:rPr>
        <w:pPrChange w:author="GUSTAVO DE OLIVEIRA REGO MORAIS" w:date="2025-08-08T21:24:48.481Z">
          <w:pPr>
            <w:bidi w:val="0"/>
          </w:pPr>
        </w:pPrChange>
      </w:pPr>
      <w:ins w:author="GUSTAVO DE OLIVEIRA REGO MORAIS" w:date="2025-08-08T21:23:55.71Z" w:id="1435669087">
        <w:r w:rsidRPr="60453AAE" w:rsidR="43F7CF23">
          <w:rPr>
            <w:rFonts w:ascii="Times New Roman" w:hAnsi="Times New Roman" w:eastAsia="Times New Roman" w:cs="Times New Roman"/>
            <w:b w:val="1"/>
            <w:bCs w:val="1"/>
            <w:noProof w:val="0"/>
            <w:sz w:val="24"/>
            <w:szCs w:val="24"/>
            <w:lang w:val="pt-BR"/>
            <w:rPrChange w:author="GUSTAVO DE OLIVEIRA REGO MORAIS" w:date="2025-08-08T21:24:44.468Z" w:id="1456155678">
              <w:rPr>
                <w:rFonts w:ascii="Times New Roman" w:hAnsi="Times New Roman" w:eastAsia="Times New Roman" w:cs="Times New Roman"/>
                <w:b w:val="1"/>
                <w:bCs w:val="1"/>
                <w:noProof w:val="0"/>
                <w:sz w:val="24"/>
                <w:szCs w:val="24"/>
                <w:lang w:val="pt-BR"/>
              </w:rPr>
            </w:rPrChange>
          </w:rPr>
          <w:t>Métodos:</w:t>
        </w:r>
        <w:r w:rsidRPr="60453AAE" w:rsidR="43F7CF23">
          <w:rPr>
            <w:rFonts w:ascii="Times New Roman" w:hAnsi="Times New Roman" w:eastAsia="Times New Roman" w:cs="Times New Roman"/>
            <w:noProof w:val="0"/>
            <w:sz w:val="24"/>
            <w:szCs w:val="24"/>
            <w:lang w:val="pt-BR"/>
            <w:rPrChange w:author="GUSTAVO DE OLIVEIRA REGO MORAIS" w:date="2025-08-08T21:24:44.468Z" w:id="827657453">
              <w:rPr>
                <w:rFonts w:ascii="Times New Roman" w:hAnsi="Times New Roman" w:eastAsia="Times New Roman" w:cs="Times New Roman"/>
                <w:noProof w:val="0"/>
                <w:sz w:val="24"/>
                <w:szCs w:val="24"/>
                <w:lang w:val="pt-BR"/>
              </w:rPr>
            </w:rPrChange>
          </w:rPr>
          <w:t xml:space="preserve"> Representam o comportamento e as funcionalidades das classes.</w:t>
        </w:r>
      </w:ins>
    </w:p>
    <w:p w:rsidR="43F7CF23" w:rsidP="60453AAE" w:rsidRDefault="43F7CF23" w14:paraId="69AAC7DD" w14:textId="35E470B7">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679802457"/>
          <w:rFonts w:ascii="Times New Roman" w:hAnsi="Times New Roman" w:eastAsia="Times New Roman" w:cs="Times New Roman"/>
          <w:noProof w:val="0"/>
          <w:sz w:val="24"/>
          <w:szCs w:val="24"/>
          <w:lang w:val="pt-BR"/>
          <w:rPrChange w:author="GUSTAVO DE OLIVEIRA REGO MORAIS" w:date="2025-08-08T21:24:44.471Z" w:id="1842011869">
            <w:rPr>
              <w:ins w:author="GUSTAVO DE OLIVEIRA REGO MORAIS" w:date="2025-08-08T21:23:55.71Z" w16du:dateUtc="2025-08-08T21:23:55.71Z" w:id="1050368194"/>
              <w:rFonts w:ascii="Times New Roman" w:hAnsi="Times New Roman" w:eastAsia="Times New Roman" w:cs="Times New Roman"/>
              <w:noProof w:val="0"/>
              <w:sz w:val="24"/>
              <w:szCs w:val="24"/>
              <w:lang w:val="pt-BR"/>
            </w:rPr>
          </w:rPrChange>
        </w:rPr>
        <w:pPrChange w:author="GUSTAVO DE OLIVEIRA REGO MORAIS" w:date="2025-08-08T21:24:48.481Z">
          <w:pPr>
            <w:bidi w:val="0"/>
          </w:pPr>
        </w:pPrChange>
      </w:pPr>
      <w:ins w:author="GUSTAVO DE OLIVEIRA REGO MORAIS" w:date="2025-08-08T21:23:55.71Z" w:id="608022928">
        <w:r w:rsidRPr="60453AAE" w:rsidR="43F7CF23">
          <w:rPr>
            <w:rFonts w:ascii="Times New Roman" w:hAnsi="Times New Roman" w:eastAsia="Times New Roman" w:cs="Times New Roman"/>
            <w:b w:val="1"/>
            <w:bCs w:val="1"/>
            <w:noProof w:val="0"/>
            <w:sz w:val="24"/>
            <w:szCs w:val="24"/>
            <w:lang w:val="pt-BR"/>
            <w:rPrChange w:author="GUSTAVO DE OLIVEIRA REGO MORAIS" w:date="2025-08-08T21:24:44.469Z" w:id="2099115465">
              <w:rPr>
                <w:rFonts w:ascii="Times New Roman" w:hAnsi="Times New Roman" w:eastAsia="Times New Roman" w:cs="Times New Roman"/>
                <w:b w:val="1"/>
                <w:bCs w:val="1"/>
                <w:noProof w:val="0"/>
                <w:sz w:val="24"/>
                <w:szCs w:val="24"/>
                <w:lang w:val="pt-BR"/>
              </w:rPr>
            </w:rPrChange>
          </w:rPr>
          <w:t>Relacionamentos:</w:t>
        </w:r>
        <w:r w:rsidRPr="60453AAE" w:rsidR="43F7CF23">
          <w:rPr>
            <w:rFonts w:ascii="Times New Roman" w:hAnsi="Times New Roman" w:eastAsia="Times New Roman" w:cs="Times New Roman"/>
            <w:noProof w:val="0"/>
            <w:sz w:val="24"/>
            <w:szCs w:val="24"/>
            <w:lang w:val="pt-BR"/>
            <w:rPrChange w:author="GUSTAVO DE OLIVEIRA REGO MORAIS" w:date="2025-08-08T21:24:44.47Z" w:id="594505688">
              <w:rPr>
                <w:rFonts w:ascii="Times New Roman" w:hAnsi="Times New Roman" w:eastAsia="Times New Roman" w:cs="Times New Roman"/>
                <w:noProof w:val="0"/>
                <w:sz w:val="24"/>
                <w:szCs w:val="24"/>
                <w:lang w:val="pt-BR"/>
              </w:rPr>
            </w:rPrChange>
          </w:rPr>
          <w:t xml:space="preserve"> Mostram as conexões e interações entre as classes (como associações, herança e dependências).</w:t>
        </w:r>
      </w:ins>
    </w:p>
    <w:p w:rsidR="43F7CF23" w:rsidP="60453AAE" w:rsidRDefault="43F7CF23" w14:paraId="05DBFE8C" w14:textId="42C333B9">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562916092"/>
          <w:rFonts w:ascii="Times New Roman" w:hAnsi="Times New Roman" w:eastAsia="Times New Roman" w:cs="Times New Roman"/>
          <w:noProof w:val="0"/>
          <w:sz w:val="24"/>
          <w:szCs w:val="24"/>
          <w:lang w:val="pt-BR"/>
          <w:rPrChange w:author="GUSTAVO DE OLIVEIRA REGO MORAIS" w:date="2025-08-08T21:24:44.472Z" w:id="681672787">
            <w:rPr>
              <w:ins w:author="GUSTAVO DE OLIVEIRA REGO MORAIS" w:date="2025-08-08T21:23:55.71Z" w16du:dateUtc="2025-08-08T21:23:55.71Z" w:id="63009658"/>
              <w:rFonts w:ascii="Times New Roman" w:hAnsi="Times New Roman" w:eastAsia="Times New Roman" w:cs="Times New Roman"/>
              <w:noProof w:val="0"/>
              <w:sz w:val="24"/>
              <w:szCs w:val="24"/>
              <w:lang w:val="pt-BR"/>
            </w:rPr>
          </w:rPrChange>
        </w:rPr>
        <w:pPrChange w:author="GUSTAVO DE OLIVEIRA REGO MORAIS" w:date="2025-08-08T21:24:48.481Z">
          <w:pPr>
            <w:bidi w:val="0"/>
          </w:pPr>
        </w:pPrChange>
      </w:pPr>
      <w:ins w:author="GUSTAVO DE OLIVEIRA REGO MORAIS" w:date="2025-08-08T21:23:55.71Z" w:id="375644630">
        <w:r w:rsidRPr="60453AAE" w:rsidR="43F7CF23">
          <w:rPr>
            <w:rFonts w:ascii="Times New Roman" w:hAnsi="Times New Roman" w:eastAsia="Times New Roman" w:cs="Times New Roman"/>
            <w:b w:val="1"/>
            <w:bCs w:val="1"/>
            <w:noProof w:val="0"/>
            <w:sz w:val="24"/>
            <w:szCs w:val="24"/>
            <w:lang w:val="pt-BR"/>
            <w:rPrChange w:author="GUSTAVO DE OLIVEIRA REGO MORAIS" w:date="2025-08-08T21:24:44.471Z" w:id="1049697686">
              <w:rPr>
                <w:rFonts w:ascii="Times New Roman" w:hAnsi="Times New Roman" w:eastAsia="Times New Roman" w:cs="Times New Roman"/>
                <w:b w:val="1"/>
                <w:bCs w:val="1"/>
                <w:noProof w:val="0"/>
                <w:sz w:val="24"/>
                <w:szCs w:val="24"/>
                <w:lang w:val="pt-BR"/>
              </w:rPr>
            </w:rPrChange>
          </w:rPr>
          <w:t>Multiplicidade:</w:t>
        </w:r>
        <w:r w:rsidRPr="60453AAE" w:rsidR="43F7CF23">
          <w:rPr>
            <w:rFonts w:ascii="Times New Roman" w:hAnsi="Times New Roman" w:eastAsia="Times New Roman" w:cs="Times New Roman"/>
            <w:noProof w:val="0"/>
            <w:sz w:val="24"/>
            <w:szCs w:val="24"/>
            <w:lang w:val="pt-BR"/>
            <w:rPrChange w:author="GUSTAVO DE OLIVEIRA REGO MORAIS" w:date="2025-08-08T21:24:44.472Z" w:id="2112312495">
              <w:rPr>
                <w:rFonts w:ascii="Times New Roman" w:hAnsi="Times New Roman" w:eastAsia="Times New Roman" w:cs="Times New Roman"/>
                <w:noProof w:val="0"/>
                <w:sz w:val="24"/>
                <w:szCs w:val="24"/>
                <w:lang w:val="pt-BR"/>
              </w:rPr>
            </w:rPrChange>
          </w:rPr>
          <w:t xml:space="preserve"> Define o número de instâncias de uma classe que se relacionam com outra.</w:t>
        </w:r>
      </w:ins>
    </w:p>
    <w:p w:rsidR="43F7CF23" w:rsidP="60453AAE" w:rsidRDefault="43F7CF23" w14:paraId="7172A910" w14:textId="69035C4F">
      <w:pPr>
        <w:bidi w:val="0"/>
        <w:spacing w:before="240" w:beforeAutospacing="off" w:after="240" w:afterAutospacing="off" w:line="360" w:lineRule="auto"/>
        <w:ind w:firstLine="708"/>
        <w:jc w:val="both"/>
        <w:rPr>
          <w:ins w:author="GUSTAVO DE OLIVEIRA REGO MORAIS" w:date="2025-08-08T21:23:55.71Z" w16du:dateUtc="2025-08-08T21:23:55.71Z" w:id="448680527"/>
          <w:rFonts w:ascii="Times New Roman" w:hAnsi="Times New Roman" w:eastAsia="Times New Roman" w:cs="Times New Roman"/>
          <w:noProof w:val="0"/>
          <w:sz w:val="24"/>
          <w:szCs w:val="24"/>
          <w:lang w:val="pt-BR"/>
          <w:rPrChange w:author="GUSTAVO DE OLIVEIRA REGO MORAIS" w:date="2025-08-08T21:24:44.473Z" w:id="190974182">
            <w:rPr>
              <w:ins w:author="GUSTAVO DE OLIVEIRA REGO MORAIS" w:date="2025-08-08T21:23:55.71Z" w16du:dateUtc="2025-08-08T21:23:55.71Z" w:id="516149910"/>
              <w:rFonts w:ascii="Times New Roman" w:hAnsi="Times New Roman" w:eastAsia="Times New Roman" w:cs="Times New Roman"/>
              <w:noProof w:val="0"/>
              <w:sz w:val="24"/>
              <w:szCs w:val="24"/>
              <w:lang w:val="pt-BR"/>
            </w:rPr>
          </w:rPrChange>
        </w:rPr>
        <w:pPrChange w:author="GUSTAVO DE OLIVEIRA REGO MORAIS" w:date="2025-08-08T21:24:58.498Z">
          <w:pPr>
            <w:numPr>
              <w:ilvl w:val="0"/>
              <w:numId w:val="128"/>
            </w:numPr>
            <w:bidi w:val="0"/>
          </w:pPr>
        </w:pPrChange>
      </w:pPr>
      <w:ins w:author="GUSTAVO DE OLIVEIRA REGO MORAIS" w:date="2025-08-08T21:23:55.71Z" w:id="603811538">
        <w:r w:rsidRPr="60453AAE" w:rsidR="43F7CF23">
          <w:rPr>
            <w:rFonts w:ascii="Times New Roman" w:hAnsi="Times New Roman" w:eastAsia="Times New Roman" w:cs="Times New Roman"/>
            <w:noProof w:val="0"/>
            <w:sz w:val="24"/>
            <w:szCs w:val="24"/>
            <w:lang w:val="pt-BR"/>
            <w:rPrChange w:author="GUSTAVO DE OLIVEIRA REGO MORAIS" w:date="2025-08-08T21:24:44.473Z" w:id="1996527742">
              <w:rPr>
                <w:rFonts w:ascii="Times New Roman" w:hAnsi="Times New Roman" w:eastAsia="Times New Roman" w:cs="Times New Roman"/>
                <w:noProof w:val="0"/>
                <w:sz w:val="24"/>
                <w:szCs w:val="24"/>
                <w:lang w:val="pt-BR"/>
              </w:rPr>
            </w:rPrChange>
          </w:rPr>
          <w:t>A seguir temos o diagrama de classes do sistema:</w:t>
        </w:r>
      </w:ins>
    </w:p>
    <w:p w:rsidR="60453AAE" w:rsidP="60453AAE" w:rsidRDefault="60453AAE" w14:paraId="1EBD6AA7" w14:textId="632CB9B3">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p>
    <w:p w:rsidR="1EC0F5FC" w:rsidP="60453AAE" w:rsidRDefault="1EC0F5FC" w14:paraId="07422742" w14:textId="057C7AE9">
      <w:pPr>
        <w:bidi w:val="0"/>
        <w:spacing w:before="240" w:beforeAutospacing="off" w:after="240" w:afterAutospacing="off" w:line="360" w:lineRule="auto"/>
        <w:ind w:firstLine="0"/>
        <w:jc w:val="center"/>
        <w:rPr>
          <w:del w:author="GUSTAVO DE OLIVEIRA REGO MORAIS" w:date="2025-08-08T20:46:53.237Z" w16du:dateUtc="2025-08-08T20:46:53.237Z" w:id="1597496783"/>
          <w:rFonts w:ascii="Times New Roman" w:hAnsi="Times New Roman" w:eastAsia="Times New Roman" w:cs="Times New Roman"/>
          <w:noProof w:val="0"/>
          <w:lang w:val="pt-BR"/>
          <w:rPrChange w:author="GUSTAVO DE OLIVEIRA REGO MORAIS" w:date="2025-08-08T20:47:14.118Z" w:id="2031308253">
            <w:rPr>
              <w:del w:author="GUSTAVO DE OLIVEIRA REGO MORAIS" w:date="2025-08-08T20:46:53.237Z" w16du:dateUtc="2025-08-08T20:46:53.237Z" w:id="128564132"/>
              <w:rFonts w:ascii="Times New Roman" w:hAnsi="Times New Roman" w:eastAsia="Times New Roman" w:cs="Times New Roman"/>
              <w:b w:val="0"/>
              <w:bCs w:val="0"/>
              <w:noProof w:val="0"/>
              <w:sz w:val="24"/>
              <w:szCs w:val="24"/>
              <w:lang w:val="pt-BR"/>
            </w:rPr>
          </w:rPrChange>
        </w:rPr>
      </w:pPr>
      <w:del w:author="GUSTAVO DE OLIVEIRA REGO MORAIS" w:date="2025-08-08T20:47:53.908Z" w:id="1702765827">
        <w:r w:rsidR="4BE94D39">
          <w:drawing>
            <wp:inline wp14:editId="3909C540" wp14:anchorId="7512F618">
              <wp:extent cx="6306613" cy="4365311"/>
              <wp:effectExtent l="0" t="0" r="0" b="0"/>
              <wp:docPr id="3214451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xmlns:a="http://schemas.openxmlformats.org/drawingml/2006/main" uri="{28A0092B-C50C-407E-A947-70E740481C1C}">
                            <a14:useLocalDpi xmlns:a14="http://schemas.microsoft.com/office/drawing/2010/main" val="0"/>
                          </a:ext>
                        </a:extLst>
                      </a:blip>
                      <a:stretch>
                        <a:fillRect/>
                      </a:stretch>
                    </pic:blipFill>
                    <pic:spPr>
                      <a:xfrm>
                        <a:off x="0" y="0"/>
                        <a:ext cx="6306613" cy="4365311"/>
                      </a:xfrm>
                      <a:prstGeom prst="rect">
                        <a:avLst/>
                      </a:prstGeom>
                    </pic:spPr>
                  </pic:pic>
                </a:graphicData>
              </a:graphic>
            </wp:inline>
          </w:drawing>
        </w:r>
      </w:del>
      <w:r w:rsidRPr="60453AAE" w:rsidR="01F747D5">
        <w:rPr>
          <w:rFonts w:ascii="Times New Roman" w:hAnsi="Times New Roman" w:eastAsia="Times New Roman" w:cs="Times New Roman"/>
          <w:rPrChange w:author="GUSTAVO DE OLIVEIRA REGO MORAIS" w:date="2025-08-08T20:47:14.111Z" w:id="2143643533"/>
        </w:rPr>
        <w:t>Figura 2</w:t>
      </w:r>
      <w:r w:rsidRPr="60453AAE" w:rsidR="12402645">
        <w:rPr>
          <w:rFonts w:ascii="Times New Roman" w:hAnsi="Times New Roman" w:eastAsia="Times New Roman" w:cs="Times New Roman"/>
          <w:rPrChange w:author="GUSTAVO DE OLIVEIRA REGO MORAIS" w:date="2025-08-08T20:47:14.111Z" w:id="187172004"/>
        </w:rPr>
        <w:t>3</w:t>
      </w:r>
      <w:ins w:author="GUSTAVO DE OLIVEIRA REGO MORAIS" w:date="2025-08-08T20:47:36.213Z" w:id="2105502799">
        <w:r w:rsidRPr="60453AAE" w:rsidR="4E2807AF">
          <w:rPr>
            <w:rFonts w:ascii="Times New Roman" w:hAnsi="Times New Roman" w:eastAsia="Times New Roman" w:cs="Times New Roman"/>
          </w:rPr>
          <w:t>- Diagrama de Classe do sistema</w:t>
        </w:r>
      </w:ins>
    </w:p>
    <w:p w:rsidR="1FF5B591" w:rsidP="60453AAE" w:rsidRDefault="1FF5B591" w14:paraId="7BA3A1A7" w14:textId="35E2C121">
      <w:pPr>
        <w:bidi w:val="0"/>
        <w:spacing w:before="240" w:beforeAutospacing="off" w:after="240" w:afterAutospacing="off" w:line="360" w:lineRule="auto"/>
        <w:ind w:firstLine="0"/>
        <w:jc w:val="center"/>
        <w:rPr>
          <w:del w:author="GUSTAVO DE OLIVEIRA REGO MORAIS" w:date="2025-08-08T20:47:39.213Z" w16du:dateUtc="2025-08-08T20:47:39.213Z" w:id="1183340449"/>
          <w:rFonts w:ascii="Times New Roman" w:hAnsi="Times New Roman" w:eastAsia="Times New Roman" w:cs="Times New Roman"/>
          <w:b w:val="0"/>
          <w:bCs w:val="0"/>
          <w:noProof w:val="0"/>
          <w:sz w:val="24"/>
          <w:szCs w:val="24"/>
          <w:lang w:val="pt-BR"/>
          <w:rPrChange w:author="GUSTAVO DE OLIVEIRA REGO MORAIS" w:date="2025-08-08T20:47:14.125Z" w:id="415497236">
            <w:rPr>
              <w:del w:author="GUSTAVO DE OLIVEIRA REGO MORAIS" w:date="2025-08-08T20:47:39.213Z" w16du:dateUtc="2025-08-08T20:47:39.213Z" w:id="940065163"/>
              <w:rFonts w:ascii="Times New Roman" w:hAnsi="Times New Roman" w:eastAsia="Times New Roman" w:cs="Times New Roman"/>
              <w:b w:val="0"/>
              <w:bCs w:val="0"/>
              <w:noProof w:val="0"/>
              <w:sz w:val="24"/>
              <w:szCs w:val="24"/>
              <w:lang w:val="pt-BR"/>
            </w:rPr>
          </w:rPrChange>
        </w:rPr>
      </w:pPr>
      <w:del w:author="GUSTAVO DE OLIVEIRA REGO MORAIS" w:date="2025-08-08T20:47:00.717Z" w:id="880408549">
        <w:r w:rsidRPr="60453AAE" w:rsidDel="01F747D5">
          <w:rPr>
            <w:rFonts w:ascii="Times New Roman" w:hAnsi="Times New Roman" w:eastAsia="Times New Roman" w:cs="Times New Roman"/>
            <w:rPrChange w:author="GUSTAVO DE OLIVEIRA REGO MORAIS" w:date="2025-08-08T20:47:14.123Z" w:id="1849973782"/>
          </w:rPr>
          <w:delText xml:space="preserve"> </w:delText>
        </w:r>
      </w:del>
      <w:del w:author="GUSTAVO DE OLIVEIRA REGO MORAIS" w:date="2025-08-08T20:47:39.214Z" w:id="1331456435">
        <w:r w:rsidRPr="60453AAE" w:rsidDel="01F747D5">
          <w:rPr>
            <w:rFonts w:ascii="Times New Roman" w:hAnsi="Times New Roman" w:eastAsia="Times New Roman" w:cs="Times New Roman"/>
            <w:rPrChange w:author="GUSTAVO DE OLIVEIRA REGO MORAIS" w:date="2025-08-08T20:47:14.124Z" w:id="1080417220"/>
          </w:rPr>
          <w:delText>– Diagrama de classe do sistema</w:delText>
        </w:r>
      </w:del>
    </w:p>
    <w:p w:rsidR="1AF509E4" w:rsidP="60453AAE" w:rsidRDefault="1AF509E4" w14:paraId="5F7BFEB1" w14:textId="2686B8C0">
      <w:pPr>
        <w:bidi w:val="0"/>
        <w:spacing w:before="240" w:beforeAutospacing="off" w:after="240" w:afterAutospacing="off" w:line="360" w:lineRule="auto"/>
        <w:ind/>
        <w:rPr>
          <w:ins w:author="GUSTAVO DE OLIVEIRA REGO MORAIS" w:date="2025-08-08T20:48:00.424Z" w16du:dateUtc="2025-08-08T20:48:00.424Z" w:id="1151042966"/>
          <w:rFonts w:ascii="Times New Roman" w:hAnsi="Times New Roman" w:eastAsia="Times New Roman" w:cs="Times New Roman"/>
        </w:rPr>
      </w:pPr>
      <w:r w:rsidR="60453AAE">
        <w:drawing>
          <wp:inline wp14:editId="39DA6983" wp14:anchorId="4C82735F">
            <wp:extent cx="5724525" cy="3962401"/>
            <wp:effectExtent l="0" t="0" r="0" b="0"/>
            <wp:docPr id="6792238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uri="{28A0092B-C50C-407E-A947-70E740481C1C}">
                          <a14:useLocalDpi xmlns:a14="http://schemas.microsoft.com/office/drawing/2010/main"/>
                        </a:ext>
                      </a:extLst>
                    </a:blip>
                    <a:stretch>
                      <a:fillRect/>
                    </a:stretch>
                  </pic:blipFill>
                  <pic:spPr>
                    <a:xfrm rot="0">
                      <a:off x="0" y="0"/>
                      <a:ext cx="5724525" cy="3962401"/>
                    </a:xfrm>
                    <a:prstGeom prst="rect">
                      <a:avLst/>
                    </a:prstGeom>
                  </pic:spPr>
                </pic:pic>
              </a:graphicData>
            </a:graphic>
          </wp:inline>
        </w:drawing>
      </w:r>
    </w:p>
    <w:p w:rsidR="382F51BD" w:rsidP="60453AAE" w:rsidRDefault="382F51BD" w14:paraId="0956D70C" w14:textId="79D86E52">
      <w:pPr>
        <w:bidi w:val="0"/>
        <w:jc w:val="center"/>
        <w:rPr>
          <w:ins w:author="GUSTAVO DE OLIVEIRA REGO MORAIS" w:date="2025-08-08T21:28:29.129Z" w16du:dateUtc="2025-08-08T21:28:29.129Z" w:id="1533992453"/>
          <w:rFonts w:ascii="Times New Roman" w:hAnsi="Times New Roman" w:eastAsia="Times New Roman" w:cs="Times New Roman"/>
        </w:rPr>
      </w:pPr>
      <w:r w:rsidRPr="60453AAE" w:rsidR="382F51BD">
        <w:rPr>
          <w:rFonts w:ascii="Times New Roman" w:hAnsi="Times New Roman" w:eastAsia="Times New Roman" w:cs="Times New Roman"/>
        </w:rPr>
        <w:t>Fonte: Autoria Própria.</w:t>
      </w:r>
    </w:p>
    <w:p w:rsidR="72F43150" w:rsidP="60453AAE" w:rsidRDefault="72F43150" w14:paraId="0748E0F7" w14:textId="75EBF2F8">
      <w:pPr>
        <w:pStyle w:val="Heading3"/>
        <w:bidi w:val="0"/>
        <w:spacing w:before="281" w:beforeAutospacing="off" w:after="281" w:afterAutospacing="off" w:line="360" w:lineRule="auto"/>
        <w:jc w:val="both"/>
        <w:rPr>
          <w:ins w:author="GUSTAVO DE OLIVEIRA REGO MORAIS" w:date="2025-08-08T21:28:31.894Z" w16du:dateUtc="2025-08-08T21:28:31.894Z" w:id="655989977"/>
          <w:rFonts w:ascii="Times New Roman" w:hAnsi="Times New Roman" w:eastAsia="Times New Roman" w:cs="Times New Roman"/>
          <w:b w:val="1"/>
          <w:bCs w:val="1"/>
          <w:i w:val="0"/>
          <w:iCs w:val="0"/>
          <w:noProof w:val="0"/>
          <w:sz w:val="24"/>
          <w:szCs w:val="24"/>
          <w:lang w:val="pt-BR"/>
          <w:rPrChange w:author="GUSTAVO DE OLIVEIRA REGO MORAIS" w:date="2025-08-08T21:29:21.684Z" w:id="742905061">
            <w:rPr>
              <w:ins w:author="GUSTAVO DE OLIVEIRA REGO MORAIS" w:date="2025-08-08T21:28:31.894Z" w16du:dateUtc="2025-08-08T21:28:31.894Z" w:id="1946174576"/>
              <w:rFonts w:ascii="Times New Roman" w:hAnsi="Times New Roman" w:eastAsia="Times New Roman" w:cs="Times New Roman"/>
              <w:b w:val="1"/>
              <w:bCs w:val="1"/>
              <w:noProof w:val="0"/>
              <w:sz w:val="28"/>
              <w:szCs w:val="28"/>
              <w:lang w:val="pt-BR"/>
            </w:rPr>
          </w:rPrChange>
        </w:rPr>
        <w:pPrChange w:author="GUSTAVO DE OLIVEIRA REGO MORAIS" w:date="2025-08-08T21:29:26.84Z">
          <w:pPr>
            <w:bidi w:val="0"/>
          </w:pPr>
        </w:pPrChange>
      </w:pPr>
      <w:ins w:author="GUSTAVO DE OLIVEIRA REGO MORAIS" w:date="2025-08-08T21:28:31.894Z" w:id="255729650">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684Z" w:id="860988297">
              <w:rPr>
                <w:rFonts w:ascii="Times New Roman" w:hAnsi="Times New Roman" w:eastAsia="Times New Roman" w:cs="Times New Roman"/>
                <w:b w:val="1"/>
                <w:bCs w:val="1"/>
                <w:noProof w:val="0"/>
                <w:sz w:val="28"/>
                <w:szCs w:val="28"/>
                <w:lang w:val="pt-BR"/>
              </w:rPr>
            </w:rPrChange>
          </w:rPr>
          <w:t>Análise Detalhada do Diagrama de Classes</w:t>
        </w:r>
      </w:ins>
    </w:p>
    <w:p w:rsidR="72F43150" w:rsidP="60453AAE" w:rsidRDefault="72F43150" w14:paraId="3E1054E2" w14:textId="3325E5C1">
      <w:pPr>
        <w:bidi w:val="0"/>
        <w:spacing w:before="240" w:beforeAutospacing="off" w:after="240" w:afterAutospacing="off" w:line="360" w:lineRule="auto"/>
        <w:ind w:firstLine="708"/>
        <w:jc w:val="both"/>
        <w:rPr>
          <w:ins w:author="GUSTAVO DE OLIVEIRA REGO MORAIS" w:date="2025-08-08T21:28:31.894Z" w16du:dateUtc="2025-08-08T21:28:31.894Z" w:id="1183398129"/>
          <w:rFonts w:ascii="Times New Roman" w:hAnsi="Times New Roman" w:eastAsia="Times New Roman" w:cs="Times New Roman"/>
          <w:i w:val="0"/>
          <w:iCs w:val="0"/>
          <w:noProof w:val="0"/>
          <w:sz w:val="24"/>
          <w:szCs w:val="24"/>
          <w:lang w:val="pt-BR"/>
          <w:rPrChange w:author="GUSTAVO DE OLIVEIRA REGO MORAIS" w:date="2025-08-08T21:29:21.685Z" w:id="821334471">
            <w:rPr>
              <w:ins w:author="GUSTAVO DE OLIVEIRA REGO MORAIS" w:date="2025-08-08T21:28:31.894Z" w16du:dateUtc="2025-08-08T21:28:31.894Z" w:id="236142034"/>
              <w:rFonts w:ascii="Times New Roman" w:hAnsi="Times New Roman" w:eastAsia="Times New Roman" w:cs="Times New Roman"/>
              <w:noProof w:val="0"/>
              <w:sz w:val="24"/>
              <w:szCs w:val="24"/>
              <w:lang w:val="pt-BR"/>
            </w:rPr>
          </w:rPrChange>
        </w:rPr>
        <w:pPrChange w:author="GUSTAVO DE OLIVEIRA REGO MORAIS" w:date="2025-08-08T21:29:30.215Z">
          <w:pPr>
            <w:bidi w:val="0"/>
          </w:pPr>
        </w:pPrChange>
      </w:pPr>
      <w:ins w:author="GUSTAVO DE OLIVEIRA REGO MORAIS" w:date="2025-08-08T21:28:31.894Z" w:id="144579137">
        <w:r w:rsidRPr="60453AAE" w:rsidR="72F43150">
          <w:rPr>
            <w:rFonts w:ascii="Times New Roman" w:hAnsi="Times New Roman" w:eastAsia="Times New Roman" w:cs="Times New Roman"/>
            <w:i w:val="0"/>
            <w:iCs w:val="0"/>
            <w:noProof w:val="0"/>
            <w:sz w:val="24"/>
            <w:szCs w:val="24"/>
            <w:lang w:val="pt-BR"/>
            <w:rPrChange w:author="GUSTAVO DE OLIVEIRA REGO MORAIS" w:date="2025-08-08T21:29:21.684Z" w:id="1790472061">
              <w:rPr>
                <w:rFonts w:ascii="Times New Roman" w:hAnsi="Times New Roman" w:eastAsia="Times New Roman" w:cs="Times New Roman"/>
                <w:noProof w:val="0"/>
                <w:sz w:val="24"/>
                <w:szCs w:val="24"/>
                <w:lang w:val="pt-BR"/>
              </w:rPr>
            </w:rPrChange>
          </w:rPr>
          <w:t>A análise a seguir oferece uma visão aprofundada de cada componente do diagrama, detalhando as classes, seus atributos, métodos e a lógica dos relacionamentos.</w:t>
        </w:r>
      </w:ins>
    </w:p>
    <w:p w:rsidR="72F43150" w:rsidP="60453AAE" w:rsidRDefault="72F43150" w14:paraId="403F9A03" w14:textId="67A5491F">
      <w:pPr>
        <w:pStyle w:val="Heading4"/>
        <w:bidi w:val="0"/>
        <w:spacing w:before="319" w:beforeAutospacing="off" w:after="319" w:afterAutospacing="off" w:line="360" w:lineRule="auto"/>
        <w:jc w:val="both"/>
        <w:rPr>
          <w:ins w:author="GUSTAVO DE OLIVEIRA REGO MORAIS" w:date="2025-08-08T21:28:31.894Z" w16du:dateUtc="2025-08-08T21:28:31.894Z" w:id="1643829851"/>
          <w:rFonts w:ascii="Times New Roman" w:hAnsi="Times New Roman" w:eastAsia="Times New Roman" w:cs="Times New Roman"/>
          <w:b w:val="1"/>
          <w:bCs w:val="1"/>
          <w:i w:val="0"/>
          <w:iCs w:val="0"/>
          <w:noProof w:val="0"/>
          <w:sz w:val="24"/>
          <w:szCs w:val="24"/>
          <w:lang w:val="pt-BR"/>
          <w:rPrChange w:author="GUSTAVO DE OLIVEIRA REGO MORAIS" w:date="2025-08-08T21:29:21.685Z" w:id="293874863">
            <w:rPr>
              <w:ins w:author="GUSTAVO DE OLIVEIRA REGO MORAIS" w:date="2025-08-08T21:28:31.894Z" w16du:dateUtc="2025-08-08T21:28:31.894Z" w:id="637026728"/>
              <w:rFonts w:ascii="Times New Roman" w:hAnsi="Times New Roman" w:eastAsia="Times New Roman" w:cs="Times New Roman"/>
              <w:b w:val="1"/>
              <w:bCs w:val="1"/>
              <w:noProof w:val="0"/>
              <w:sz w:val="24"/>
              <w:szCs w:val="24"/>
              <w:lang w:val="pt-BR"/>
            </w:rPr>
          </w:rPrChange>
        </w:rPr>
        <w:pPrChange w:author="GUSTAVO DE OLIVEIRA REGO MORAIS" w:date="2025-08-08T21:29:26.84Z">
          <w:pPr>
            <w:bidi w:val="0"/>
          </w:pPr>
        </w:pPrChange>
      </w:pPr>
      <w:ins w:author="GUSTAVO DE OLIVEIRA REGO MORAIS" w:date="2025-08-08T21:28:31.894Z" w:id="1578056761">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685Z" w:id="2097112138">
              <w:rPr>
                <w:rFonts w:ascii="Times New Roman" w:hAnsi="Times New Roman" w:eastAsia="Times New Roman" w:cs="Times New Roman"/>
                <w:b w:val="1"/>
                <w:bCs w:val="1"/>
                <w:noProof w:val="0"/>
                <w:sz w:val="24"/>
                <w:szCs w:val="24"/>
                <w:lang w:val="pt-BR"/>
              </w:rPr>
            </w:rPrChange>
          </w:rPr>
          <w:t>Descrição das Classes Principais de Negócio</w:t>
        </w:r>
      </w:ins>
    </w:p>
    <w:p w:rsidR="72F43150" w:rsidP="60453AAE" w:rsidRDefault="72F43150" w14:paraId="513C2041" w14:textId="29059061">
      <w:pPr>
        <w:pStyle w:val="ListParagraph"/>
        <w:numPr>
          <w:ilvl w:val="0"/>
          <w:numId w:val="133"/>
        </w:numPr>
        <w:bidi w:val="0"/>
        <w:spacing w:before="240" w:beforeAutospacing="off" w:after="240" w:afterAutospacing="off" w:line="360" w:lineRule="auto"/>
        <w:jc w:val="both"/>
        <w:rPr>
          <w:ins w:author="GUSTAVO DE OLIVEIRA REGO MORAIS" w:date="2025-08-08T21:28:31.894Z" w16du:dateUtc="2025-08-08T21:28:31.894Z" w:id="194214895"/>
          <w:rFonts w:ascii="Times New Roman" w:hAnsi="Times New Roman" w:eastAsia="Times New Roman" w:cs="Times New Roman"/>
          <w:i w:val="0"/>
          <w:iCs w:val="0"/>
          <w:noProof w:val="0"/>
          <w:sz w:val="24"/>
          <w:szCs w:val="24"/>
          <w:lang w:val="pt-BR"/>
          <w:rPrChange w:author="GUSTAVO DE OLIVEIRA REGO MORAIS" w:date="2025-08-08T21:29:21.724Z" w:id="107558434">
            <w:rPr>
              <w:ins w:author="GUSTAVO DE OLIVEIRA REGO MORAIS" w:date="2025-08-08T21:28:31.894Z" w16du:dateUtc="2025-08-08T21:28:31.894Z" w:id="1708150719"/>
              <w:rFonts w:ascii="Times New Roman" w:hAnsi="Times New Roman" w:eastAsia="Times New Roman" w:cs="Times New Roman"/>
              <w:noProof w:val="0"/>
              <w:sz w:val="24"/>
              <w:szCs w:val="24"/>
              <w:lang w:val="pt-BR"/>
            </w:rPr>
          </w:rPrChange>
        </w:rPr>
        <w:pPrChange w:author="GUSTAVO DE OLIVEIRA REGO MORAIS" w:date="2025-08-08T21:29:26.84Z">
          <w:pPr>
            <w:bidi w:val="0"/>
          </w:pPr>
        </w:pPrChange>
      </w:pPr>
      <w:ins w:author="GUSTAVO DE OLIVEIRA REGO MORAIS" w:date="2025-08-08T21:28:31.894Z" w:id="1672489580">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687Z" w:id="218625983">
              <w:rPr>
                <w:rFonts w:ascii="Consolas" w:hAnsi="Consolas" w:eastAsia="Consolas" w:cs="Consolas"/>
                <w:b w:val="1"/>
                <w:bCs w:val="1"/>
                <w:noProof w:val="0"/>
                <w:sz w:val="24"/>
                <w:szCs w:val="24"/>
                <w:lang w:val="pt-BR"/>
              </w:rPr>
            </w:rPrChange>
          </w:rPr>
          <w:t>User</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Z" w:id="2146487344">
              <w:rPr>
                <w:rFonts w:ascii="Times New Roman" w:hAnsi="Times New Roman" w:eastAsia="Times New Roman" w:cs="Times New Roman"/>
                <w:noProof w:val="0"/>
                <w:sz w:val="24"/>
                <w:szCs w:val="24"/>
                <w:lang w:val="pt-BR"/>
              </w:rPr>
            </w:rPrChange>
          </w:rPr>
          <w:t>: Representa a entidade central do sistema, o usuário. Seus atributos incluem identificadores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1Z" w:id="588792533">
              <w:rPr>
                <w:rFonts w:ascii="Consolas" w:hAnsi="Consolas" w:eastAsia="Consolas" w:cs="Consolas"/>
                <w:noProof w:val="0"/>
                <w:sz w:val="24"/>
                <w:szCs w:val="24"/>
                <w:lang w:val="pt-BR"/>
              </w:rPr>
            </w:rPrChange>
          </w:rPr>
          <w:t>"id"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1Z" w:id="674845677">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2Z" w:id="1483878650">
              <w:rPr>
                <w:rFonts w:ascii="Consolas" w:hAnsi="Consolas" w:eastAsia="Consolas" w:cs="Consolas"/>
                <w:noProof w:val="0"/>
                <w:sz w:val="24"/>
                <w:szCs w:val="24"/>
                <w:lang w:val="pt-BR"/>
              </w:rPr>
            </w:rPrChange>
          </w:rPr>
          <w:t>"Nome"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3Z" w:id="1010154528">
              <w:rPr>
                <w:rFonts w:ascii="Times New Roman" w:hAnsi="Times New Roman" w:eastAsia="Times New Roman" w:cs="Times New Roman"/>
                <w:noProof w:val="0"/>
                <w:sz w:val="24"/>
                <w:szCs w:val="24"/>
                <w:lang w:val="pt-BR"/>
              </w:rPr>
            </w:rPrChange>
          </w:rPr>
          <w:t>), credenciais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4Z" w:id="1864920197">
              <w:rPr>
                <w:rFonts w:ascii="Consolas" w:hAnsi="Consolas" w:eastAsia="Consolas" w:cs="Consolas"/>
                <w:noProof w:val="0"/>
                <w:sz w:val="24"/>
                <w:szCs w:val="24"/>
                <w:lang w:val="pt-BR"/>
              </w:rPr>
            </w:rPrChange>
          </w:rPr>
          <w:t>"Email"</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5Z" w:id="1786320862">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6Z" w:id="901323874">
              <w:rPr>
                <w:rFonts w:ascii="Consolas" w:hAnsi="Consolas" w:eastAsia="Consolas" w:cs="Consolas"/>
                <w:noProof w:val="0"/>
                <w:sz w:val="24"/>
                <w:szCs w:val="24"/>
                <w:lang w:val="pt-BR"/>
              </w:rPr>
            </w:rPrChange>
          </w:rPr>
          <w:t>"Senha"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7Z" w:id="1941276653">
              <w:rPr>
                <w:rFonts w:ascii="Times New Roman" w:hAnsi="Times New Roman" w:eastAsia="Times New Roman" w:cs="Times New Roman"/>
                <w:noProof w:val="0"/>
                <w:sz w:val="24"/>
                <w:szCs w:val="24"/>
                <w:lang w:val="pt-BR"/>
              </w:rPr>
            </w:rPrChange>
          </w:rPr>
          <w:t>) e métodos para gerenciar a sessão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8Z" w:id="1853065004">
              <w:rPr>
                <w:rFonts w:ascii="Consolas" w:hAnsi="Consolas" w:eastAsia="Consolas" w:cs="Consolas"/>
                <w:noProof w:val="0"/>
                <w:sz w:val="24"/>
                <w:szCs w:val="24"/>
                <w:lang w:val="pt-BR"/>
              </w:rPr>
            </w:rPrChange>
          </w:rPr>
          <w:t>"login"</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39Z" w:id="294421456">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Z" w:id="115834808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Z" w:id="404077869">
              <w:rPr>
                <w:rFonts w:ascii="Consolas" w:hAnsi="Consolas" w:eastAsia="Consolas" w:cs="Consolas"/>
                <w:noProof w:val="0"/>
                <w:sz w:val="24"/>
                <w:szCs w:val="24"/>
                <w:lang w:val="pt-BR"/>
              </w:rPr>
            </w:rPrChange>
          </w:rPr>
          <w:t>recuperarSenha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Z" w:id="1085670452">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2Z" w:id="977911143">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3Z" w:id="394615221">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3Z" w:id="1922898333">
              <w:rPr>
                <w:rFonts w:ascii="Consolas" w:hAnsi="Consolas" w:eastAsia="Consolas" w:cs="Consolas"/>
                <w:noProof w:val="0"/>
                <w:sz w:val="24"/>
                <w:szCs w:val="24"/>
                <w:lang w:val="pt-BR"/>
              </w:rPr>
            </w:rPrChange>
          </w:rPr>
          <w:t>editarPerfil</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3Z" w:id="28621814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5Z" w:id="1046598262">
              <w:rPr>
                <w:rFonts w:ascii="Times New Roman" w:hAnsi="Times New Roman" w:eastAsia="Times New Roman" w:cs="Times New Roman"/>
                <w:noProof w:val="0"/>
                <w:sz w:val="24"/>
                <w:szCs w:val="24"/>
                <w:lang w:val="pt-BR"/>
              </w:rPr>
            </w:rPrChange>
          </w:rPr>
          <w:t xml:space="preserve">). A classe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6Z" w:id="19574756">
              <w:rPr>
                <w:rFonts w:ascii="Consolas" w:hAnsi="Consolas" w:eastAsia="Consolas" w:cs="Consolas"/>
                <w:noProof w:val="0"/>
                <w:sz w:val="24"/>
                <w:szCs w:val="24"/>
                <w:lang w:val="pt-BR"/>
              </w:rPr>
            </w:rPrChange>
          </w:rPr>
          <w:t>User</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48Z" w:id="1127507370">
              <w:rPr>
                <w:rFonts w:ascii="Times New Roman" w:hAnsi="Times New Roman" w:eastAsia="Times New Roman" w:cs="Times New Roman"/>
                <w:noProof w:val="0"/>
                <w:sz w:val="24"/>
                <w:szCs w:val="24"/>
                <w:lang w:val="pt-BR"/>
              </w:rPr>
            </w:rPrChange>
          </w:rPr>
          <w:t xml:space="preserve"> é o ponto de entrada para as funcionalidades do sistema, associando-se às suas preferências e sessões de recomendação.</w:t>
        </w:r>
      </w:ins>
    </w:p>
    <w:p w:rsidR="72F43150" w:rsidP="60453AAE" w:rsidRDefault="72F43150" w14:paraId="6466736C" w14:textId="7FAF25F7">
      <w:pPr>
        <w:pStyle w:val="ListParagraph"/>
        <w:numPr>
          <w:ilvl w:val="0"/>
          <w:numId w:val="133"/>
        </w:numPr>
        <w:bidi w:val="0"/>
        <w:spacing w:before="240" w:beforeAutospacing="off" w:after="240" w:afterAutospacing="off" w:line="360" w:lineRule="auto"/>
        <w:jc w:val="both"/>
        <w:rPr>
          <w:ins w:author="GUSTAVO DE OLIVEIRA REGO MORAIS" w:date="2025-08-08T21:28:31.894Z" w16du:dateUtc="2025-08-08T21:28:31.894Z" w:id="1861407246"/>
          <w:rFonts w:ascii="Times New Roman" w:hAnsi="Times New Roman" w:eastAsia="Times New Roman" w:cs="Times New Roman"/>
          <w:i w:val="0"/>
          <w:iCs w:val="0"/>
          <w:noProof w:val="0"/>
          <w:sz w:val="24"/>
          <w:szCs w:val="24"/>
          <w:lang w:val="pt-BR"/>
          <w:rPrChange w:author="GUSTAVO DE OLIVEIRA REGO MORAIS" w:date="2025-08-08T21:29:21.741Z" w:id="601113338">
            <w:rPr>
              <w:ins w:author="GUSTAVO DE OLIVEIRA REGO MORAIS" w:date="2025-08-08T21:28:31.894Z" w16du:dateUtc="2025-08-08T21:28:31.894Z" w:id="173439650"/>
              <w:rFonts w:ascii="Times New Roman" w:hAnsi="Times New Roman" w:eastAsia="Times New Roman" w:cs="Times New Roman"/>
              <w:noProof w:val="0"/>
              <w:sz w:val="24"/>
              <w:szCs w:val="24"/>
              <w:lang w:val="pt-BR"/>
            </w:rPr>
          </w:rPrChange>
        </w:rPr>
        <w:pPrChange w:author="GUSTAVO DE OLIVEIRA REGO MORAIS" w:date="2025-08-08T21:29:26.841Z">
          <w:pPr>
            <w:bidi w:val="0"/>
          </w:pPr>
        </w:pPrChange>
      </w:pPr>
      <w:ins w:author="GUSTAVO DE OLIVEIRA REGO MORAIS" w:date="2025-08-08T21:28:31.894Z" w:id="966015572">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726Z" w:id="863937755">
              <w:rPr>
                <w:rFonts w:ascii="Consolas" w:hAnsi="Consolas" w:eastAsia="Consolas" w:cs="Consolas"/>
                <w:b w:val="1"/>
                <w:bCs w:val="1"/>
                <w:noProof w:val="0"/>
                <w:sz w:val="24"/>
                <w:szCs w:val="24"/>
                <w:lang w:val="pt-BR"/>
              </w:rPr>
            </w:rPrChange>
          </w:rPr>
          <w:t>Preferencia</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549Z" w:id="509783837">
              <w:rPr>
                <w:rFonts w:ascii="Consolas" w:hAnsi="Consolas" w:eastAsia="Consolas" w:cs="Consolas"/>
                <w:b w:val="1"/>
                <w:bCs w:val="1"/>
                <w:noProof w:val="0"/>
                <w:sz w:val="24"/>
                <w:szCs w:val="24"/>
                <w:lang w:val="pt-BR"/>
              </w:rPr>
            </w:rPrChange>
          </w:rPr>
          <w:t xml:space="preserve"> </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549Z" w:id="796290131">
              <w:rPr>
                <w:rFonts w:ascii="Consolas" w:hAnsi="Consolas" w:eastAsia="Consolas" w:cs="Consolas"/>
                <w:b w:val="1"/>
                <w:bCs w:val="1"/>
                <w:noProof w:val="0"/>
                <w:sz w:val="24"/>
                <w:szCs w:val="24"/>
                <w:lang w:val="pt-BR"/>
              </w:rPr>
            </w:rPrChange>
          </w:rPr>
          <w:t>usuario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Z" w:id="1965474461">
              <w:rPr>
                <w:rFonts w:ascii="Times New Roman" w:hAnsi="Times New Roman" w:eastAsia="Times New Roman" w:cs="Times New Roman"/>
                <w:noProof w:val="0"/>
                <w:sz w:val="24"/>
                <w:szCs w:val="24"/>
                <w:lang w:val="pt-BR"/>
              </w:rPr>
            </w:rPrChange>
          </w:rPr>
          <w:t xml:space="preserve">: Esta classe captura as preferências e requisitos específicos de uma sessão do usuário. Seus atributos, como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Z" w:id="71579781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Z" w:id="1938535181">
              <w:rPr>
                <w:rFonts w:ascii="Consolas" w:hAnsi="Consolas" w:eastAsia="Consolas" w:cs="Consolas"/>
                <w:noProof w:val="0"/>
                <w:sz w:val="24"/>
                <w:szCs w:val="24"/>
                <w:lang w:val="pt-BR"/>
              </w:rPr>
            </w:rPrChange>
          </w:rPr>
          <w:t>orcamento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Z" w:id="1162805064">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1Z" w:id="1671696492">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2Z" w:id="727687416">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2Z" w:id="1005661045">
              <w:rPr>
                <w:rFonts w:ascii="Consolas" w:hAnsi="Consolas" w:eastAsia="Consolas" w:cs="Consolas"/>
                <w:noProof w:val="0"/>
                <w:sz w:val="24"/>
                <w:szCs w:val="24"/>
                <w:lang w:val="pt-BR"/>
              </w:rPr>
            </w:rPrChange>
          </w:rPr>
          <w:t>PerfilPC</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2Z" w:id="1281630917">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2Z" w:id="552005980">
              <w:rPr>
                <w:rFonts w:ascii="Times New Roman" w:hAnsi="Times New Roman" w:eastAsia="Times New Roman" w:cs="Times New Roman"/>
                <w:noProof w:val="0"/>
                <w:sz w:val="24"/>
                <w:szCs w:val="24"/>
                <w:lang w:val="pt-BR"/>
              </w:rPr>
            </w:rPrChange>
          </w:rPr>
          <w:t xml:space="preserve"> (tipo de uso, como "GAMER" ou "EDITOR_VIDEO")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3Z" w:id="1735681972">
              <w:rPr>
                <w:rFonts w:ascii="Consolas" w:hAnsi="Consolas" w:eastAsia="Consolas" w:cs="Consolas"/>
                <w:noProof w:val="0"/>
                <w:sz w:val="24"/>
                <w:szCs w:val="24"/>
                <w:lang w:val="pt-BR"/>
              </w:rPr>
            </w:rPrChange>
          </w:rPr>
          <w:t>"Ambiente"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54Z" w:id="1112104043">
              <w:rPr>
                <w:rFonts w:ascii="Times New Roman" w:hAnsi="Times New Roman" w:eastAsia="Times New Roman" w:cs="Times New Roman"/>
                <w:noProof w:val="0"/>
                <w:sz w:val="24"/>
                <w:szCs w:val="24"/>
                <w:lang w:val="pt-BR"/>
              </w:rPr>
            </w:rPrChange>
          </w:rPr>
          <w:t xml:space="preserve"> (dados de temperatura e localização), são cruciais para guiar o processo de recomendação.</w:t>
        </w:r>
      </w:ins>
    </w:p>
    <w:p w:rsidR="72F43150" w:rsidP="60453AAE" w:rsidRDefault="72F43150" w14:paraId="3D2EF32C" w14:textId="71136F83">
      <w:pPr>
        <w:pStyle w:val="ListParagraph"/>
        <w:numPr>
          <w:ilvl w:val="0"/>
          <w:numId w:val="133"/>
        </w:numPr>
        <w:bidi w:val="0"/>
        <w:spacing w:before="240" w:beforeAutospacing="off" w:after="240" w:afterAutospacing="off" w:line="360" w:lineRule="auto"/>
        <w:jc w:val="both"/>
        <w:rPr>
          <w:ins w:author="GUSTAVO DE OLIVEIRA REGO MORAIS" w:date="2025-08-08T21:28:31.895Z" w16du:dateUtc="2025-08-08T21:28:31.895Z" w:id="100871469"/>
          <w:rFonts w:ascii="Times New Roman" w:hAnsi="Times New Roman" w:eastAsia="Times New Roman" w:cs="Times New Roman"/>
          <w:i w:val="0"/>
          <w:iCs w:val="0"/>
          <w:noProof w:val="0"/>
          <w:sz w:val="24"/>
          <w:szCs w:val="24"/>
          <w:lang w:val="pt-BR"/>
          <w:rPrChange w:author="GUSTAVO DE OLIVEIRA REGO MORAIS" w:date="2025-08-08T21:29:21.768Z" w:id="1930857758">
            <w:rPr>
              <w:ins w:author="GUSTAVO DE OLIVEIRA REGO MORAIS" w:date="2025-08-08T21:28:31.895Z" w16du:dateUtc="2025-08-08T21:28:31.895Z" w:id="108825809"/>
              <w:rFonts w:ascii="Times New Roman" w:hAnsi="Times New Roman" w:eastAsia="Times New Roman" w:cs="Times New Roman"/>
              <w:noProof w:val="0"/>
              <w:sz w:val="24"/>
              <w:szCs w:val="24"/>
              <w:lang w:val="pt-BR"/>
            </w:rPr>
          </w:rPrChange>
        </w:rPr>
        <w:pPrChange w:author="GUSTAVO DE OLIVEIRA REGO MORAIS" w:date="2025-08-08T21:29:26.841Z">
          <w:pPr>
            <w:bidi w:val="0"/>
          </w:pPr>
        </w:pPrChange>
      </w:pPr>
      <w:ins w:author="GUSTAVO DE OLIVEIRA REGO MORAIS" w:date="2025-08-08T21:28:31.895Z" w:id="208468563">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743Z" w:id="1947192299">
              <w:rPr>
                <w:rFonts w:ascii="Consolas" w:hAnsi="Consolas" w:eastAsia="Consolas" w:cs="Consolas"/>
                <w:b w:val="1"/>
                <w:bCs w:val="1"/>
                <w:noProof w:val="0"/>
                <w:sz w:val="24"/>
                <w:szCs w:val="24"/>
                <w:lang w:val="pt-BR"/>
              </w:rPr>
            </w:rPrChange>
          </w:rPr>
          <w:t>SessaoRecomendacao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1Z" w:id="921583160">
              <w:rPr>
                <w:rFonts w:ascii="Times New Roman" w:hAnsi="Times New Roman" w:eastAsia="Times New Roman" w:cs="Times New Roman"/>
                <w:noProof w:val="0"/>
                <w:sz w:val="24"/>
                <w:szCs w:val="24"/>
                <w:lang w:val="pt-BR"/>
              </w:rPr>
            </w:rPrChange>
          </w:rPr>
          <w:t xml:space="preserve">: Representa uma sessão de interação do usuário com 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1Z" w:id="1597603162">
              <w:rPr>
                <w:rFonts w:ascii="Times New Roman" w:hAnsi="Times New Roman" w:eastAsia="Times New Roman" w:cs="Times New Roman"/>
                <w:noProof w:val="0"/>
                <w:sz w:val="24"/>
                <w:szCs w:val="24"/>
                <w:lang w:val="pt-BR"/>
              </w:rPr>
            </w:rPrChange>
          </w:rPr>
          <w:t>recomendador</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1Z" w:id="1640632806">
              <w:rPr>
                <w:rFonts w:ascii="Times New Roman" w:hAnsi="Times New Roman" w:eastAsia="Times New Roman" w:cs="Times New Roman"/>
                <w:noProof w:val="0"/>
                <w:sz w:val="24"/>
                <w:szCs w:val="24"/>
                <w:lang w:val="pt-BR"/>
              </w:rPr>
            </w:rPrChange>
          </w:rPr>
          <w:t xml:space="preserve">. Cada sessão tem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2Z" w:id="1981224192">
              <w:rPr>
                <w:rFonts w:ascii="Consolas" w:hAnsi="Consolas" w:eastAsia="Consolas" w:cs="Consolas"/>
                <w:noProof w:val="0"/>
                <w:sz w:val="24"/>
                <w:szCs w:val="24"/>
                <w:lang w:val="pt-BR"/>
              </w:rPr>
            </w:rPrChange>
          </w:rPr>
          <w:t>"id"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3Z" w:id="548373411">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3Z" w:id="1750790266">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3Z" w:id="356206962">
              <w:rPr>
                <w:rFonts w:ascii="Consolas" w:hAnsi="Consolas" w:eastAsia="Consolas" w:cs="Consolas"/>
                <w:noProof w:val="0"/>
                <w:sz w:val="24"/>
                <w:szCs w:val="24"/>
                <w:lang w:val="pt-BR"/>
              </w:rPr>
            </w:rPrChange>
          </w:rPr>
          <w:t>dataInicio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3Z" w:id="848915850">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4Z" w:id="352782259">
              <w:rPr>
                <w:rFonts w:ascii="Times New Roman" w:hAnsi="Times New Roman" w:eastAsia="Times New Roman" w:cs="Times New Roman"/>
                <w:noProof w:val="0"/>
                <w:sz w:val="24"/>
                <w:szCs w:val="24"/>
                <w:lang w:val="pt-BR"/>
              </w:rPr>
            </w:rPrChange>
          </w:rPr>
          <w:t xml:space="preserve"> e pode gerar múltiplos objetos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5Z" w:id="1643586140">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6Z" w:id="472476812">
              <w:rPr>
                <w:rFonts w:ascii="Times New Roman" w:hAnsi="Times New Roman" w:eastAsia="Times New Roman" w:cs="Times New Roman"/>
                <w:noProof w:val="0"/>
                <w:sz w:val="24"/>
                <w:szCs w:val="24"/>
                <w:lang w:val="pt-BR"/>
              </w:rPr>
            </w:rPrChange>
          </w:rPr>
          <w:t xml:space="preserve">. A classe associa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7Z" w:id="250542870">
              <w:rPr>
                <w:rFonts w:ascii="Consolas" w:hAnsi="Consolas" w:eastAsia="Consolas" w:cs="Consolas"/>
                <w:noProof w:val="0"/>
                <w:sz w:val="24"/>
                <w:szCs w:val="24"/>
                <w:lang w:val="pt-BR"/>
              </w:rPr>
            </w:rPrChange>
          </w:rPr>
          <w:t>User</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8Z" w:id="950044468">
              <w:rPr>
                <w:rFonts w:ascii="Times New Roman" w:hAnsi="Times New Roman" w:eastAsia="Times New Roman" w:cs="Times New Roman"/>
                <w:noProof w:val="0"/>
                <w:sz w:val="24"/>
                <w:szCs w:val="24"/>
                <w:lang w:val="pt-BR"/>
              </w:rPr>
            </w:rPrChange>
          </w:rPr>
          <w:t xml:space="preserve"> a uma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9Z" w:id="1649644705">
              <w:rPr>
                <w:rFonts w:ascii="Consolas" w:hAnsi="Consolas" w:eastAsia="Consolas" w:cs="Consolas"/>
                <w:noProof w:val="0"/>
                <w:sz w:val="24"/>
                <w:szCs w:val="24"/>
                <w:lang w:val="pt-BR"/>
              </w:rPr>
            </w:rPrChange>
          </w:rPr>
          <w:t>Preferencia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9Z" w:id="1498394270">
              <w:rPr>
                <w:rFonts w:ascii="Consolas" w:hAnsi="Consolas" w:eastAsia="Consolas" w:cs="Consolas"/>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69Z" w:id="2110404448">
              <w:rPr>
                <w:rFonts w:ascii="Consolas" w:hAnsi="Consolas" w:eastAsia="Consolas" w:cs="Consolas"/>
                <w:noProof w:val="0"/>
                <w:sz w:val="24"/>
                <w:szCs w:val="24"/>
                <w:lang w:val="pt-BR"/>
              </w:rPr>
            </w:rPrChange>
          </w:rPr>
          <w:t>usuario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Z" w:id="866545246">
              <w:rPr>
                <w:rFonts w:ascii="Times New Roman" w:hAnsi="Times New Roman" w:eastAsia="Times New Roman" w:cs="Times New Roman"/>
                <w:noProof w:val="0"/>
                <w:sz w:val="24"/>
                <w:szCs w:val="24"/>
                <w:lang w:val="pt-BR"/>
              </w:rPr>
            </w:rPrChange>
          </w:rPr>
          <w:t>, garantindo que cada sessão seja personalizada.</w:t>
        </w:r>
      </w:ins>
    </w:p>
    <w:p w:rsidR="72F43150" w:rsidP="60453AAE" w:rsidRDefault="72F43150" w14:paraId="7181DE08" w14:textId="2A78955F">
      <w:pPr>
        <w:pStyle w:val="ListParagraph"/>
        <w:numPr>
          <w:ilvl w:val="0"/>
          <w:numId w:val="133"/>
        </w:numPr>
        <w:bidi w:val="0"/>
        <w:spacing w:before="240" w:beforeAutospacing="off" w:after="240" w:afterAutospacing="off" w:line="360" w:lineRule="auto"/>
        <w:jc w:val="both"/>
        <w:rPr>
          <w:ins w:author="GUSTAVO DE OLIVEIRA REGO MORAIS" w:date="2025-08-08T21:28:31.895Z" w16du:dateUtc="2025-08-08T21:28:31.895Z" w:id="425039112"/>
          <w:rFonts w:ascii="Times New Roman" w:hAnsi="Times New Roman" w:eastAsia="Times New Roman" w:cs="Times New Roman"/>
          <w:i w:val="0"/>
          <w:iCs w:val="0"/>
          <w:noProof w:val="0"/>
          <w:sz w:val="24"/>
          <w:szCs w:val="24"/>
          <w:lang w:val="pt-BR"/>
          <w:rPrChange w:author="GUSTAVO DE OLIVEIRA REGO MORAIS" w:date="2025-08-08T21:29:21.795Z" w:id="631637594">
            <w:rPr>
              <w:ins w:author="GUSTAVO DE OLIVEIRA REGO MORAIS" w:date="2025-08-08T21:28:31.895Z" w16du:dateUtc="2025-08-08T21:28:31.895Z" w:id="1441178369"/>
              <w:rFonts w:ascii="Times New Roman" w:hAnsi="Times New Roman" w:eastAsia="Times New Roman" w:cs="Times New Roman"/>
              <w:noProof w:val="0"/>
              <w:sz w:val="24"/>
              <w:szCs w:val="24"/>
              <w:lang w:val="pt-BR"/>
            </w:rPr>
          </w:rPrChange>
        </w:rPr>
        <w:pPrChange w:author="GUSTAVO DE OLIVEIRA REGO MORAIS" w:date="2025-08-08T21:29:26.841Z">
          <w:pPr>
            <w:bidi w:val="0"/>
          </w:pPr>
        </w:pPrChange>
      </w:pPr>
      <w:ins w:author="GUSTAVO DE OLIVEIRA REGO MORAIS" w:date="2025-08-08T21:28:31.895Z" w:id="2134328917">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769Z" w:id="1248114330">
              <w:rPr>
                <w:rFonts w:ascii="Consolas" w:hAnsi="Consolas" w:eastAsia="Consolas" w:cs="Consolas"/>
                <w:b w:val="1"/>
                <w:bCs w:val="1"/>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2Z" w:id="1187639067">
              <w:rPr>
                <w:rFonts w:ascii="Times New Roman" w:hAnsi="Times New Roman" w:eastAsia="Times New Roman" w:cs="Times New Roman"/>
                <w:noProof w:val="0"/>
                <w:sz w:val="24"/>
                <w:szCs w:val="24"/>
                <w:lang w:val="pt-BR"/>
              </w:rPr>
            </w:rPrChange>
          </w:rPr>
          <w:t xml:space="preserve">: A classe central que modela a configuração de um PC. Contém atributos como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2Z" w:id="1342152098">
              <w:rPr>
                <w:rFonts w:ascii="Consolas" w:hAnsi="Consolas" w:eastAsia="Consolas" w:cs="Consolas"/>
                <w:noProof w:val="0"/>
                <w:sz w:val="24"/>
                <w:szCs w:val="24"/>
                <w:lang w:val="pt-BR"/>
              </w:rPr>
            </w:rPrChange>
          </w:rPr>
          <w:t>"nome"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3Z" w:id="1190071631">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4Z" w:id="634377721">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4Z" w:id="1805326625">
              <w:rPr>
                <w:rFonts w:ascii="Consolas" w:hAnsi="Consolas" w:eastAsia="Consolas" w:cs="Consolas"/>
                <w:noProof w:val="0"/>
                <w:sz w:val="24"/>
                <w:szCs w:val="24"/>
                <w:lang w:val="pt-BR"/>
              </w:rPr>
            </w:rPrChange>
          </w:rPr>
          <w:t>orcamento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4Z" w:id="1146359518">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4Z" w:id="2092284510">
              <w:rPr>
                <w:rFonts w:ascii="Times New Roman" w:hAnsi="Times New Roman" w:eastAsia="Times New Roman" w:cs="Times New Roman"/>
                <w:noProof w:val="0"/>
                <w:sz w:val="24"/>
                <w:szCs w:val="24"/>
                <w:lang w:val="pt-BR"/>
              </w:rPr>
            </w:rPrChange>
          </w:rPr>
          <w:t xml:space="preserve"> e uma lista de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5Z" w:id="1163677348">
              <w:rPr>
                <w:rFonts w:ascii="Consolas" w:hAnsi="Consolas" w:eastAsia="Consolas" w:cs="Consolas"/>
                <w:noProof w:val="0"/>
                <w:sz w:val="24"/>
                <w:szCs w:val="24"/>
                <w:lang w:val="pt-BR"/>
              </w:rPr>
            </w:rPrChange>
          </w:rPr>
          <w:t>"componentes"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6Z" w:id="2067720552">
              <w:rPr>
                <w:rFonts w:ascii="Times New Roman" w:hAnsi="Times New Roman" w:eastAsia="Times New Roman" w:cs="Times New Roman"/>
                <w:noProof w:val="0"/>
                <w:sz w:val="24"/>
                <w:szCs w:val="24"/>
                <w:lang w:val="pt-BR"/>
              </w:rPr>
            </w:rPrChange>
          </w:rPr>
          <w:t xml:space="preserve">. Métodos como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7Z" w:id="152339120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7Z" w:id="280068092">
              <w:rPr>
                <w:rFonts w:ascii="Consolas" w:hAnsi="Consolas" w:eastAsia="Consolas" w:cs="Consolas"/>
                <w:noProof w:val="0"/>
                <w:sz w:val="24"/>
                <w:szCs w:val="24"/>
                <w:lang w:val="pt-BR"/>
              </w:rPr>
            </w:rPrChange>
          </w:rPr>
          <w:t>validaCompatibilidade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7Z" w:id="640573308">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8Z" w:id="1353451986">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9Z" w:id="977519455">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9Z" w:id="1776332271">
              <w:rPr>
                <w:rFonts w:ascii="Consolas" w:hAnsi="Consolas" w:eastAsia="Consolas" w:cs="Consolas"/>
                <w:noProof w:val="0"/>
                <w:sz w:val="24"/>
                <w:szCs w:val="24"/>
                <w:lang w:val="pt-BR"/>
              </w:rPr>
            </w:rPrChange>
          </w:rPr>
          <w:t>exportarFormato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79Z" w:id="797610104">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Z" w:id="617751468">
              <w:rPr>
                <w:rFonts w:ascii="Times New Roman" w:hAnsi="Times New Roman" w:eastAsia="Times New Roman" w:cs="Times New Roman"/>
                <w:noProof w:val="0"/>
                <w:sz w:val="24"/>
                <w:szCs w:val="24"/>
                <w:lang w:val="pt-BR"/>
              </w:rPr>
            </w:rPrChange>
          </w:rPr>
          <w:t xml:space="preserve"> indicam que a classe é responsável pela integridade e apresentação do próprio build.</w:t>
        </w:r>
      </w:ins>
    </w:p>
    <w:p w:rsidR="72F43150" w:rsidP="60453AAE" w:rsidRDefault="72F43150" w14:paraId="06AFF8D9" w14:textId="603D9D24">
      <w:pPr>
        <w:pStyle w:val="ListParagraph"/>
        <w:numPr>
          <w:ilvl w:val="0"/>
          <w:numId w:val="133"/>
        </w:numPr>
        <w:bidi w:val="0"/>
        <w:spacing w:before="240" w:beforeAutospacing="off" w:after="240" w:afterAutospacing="off" w:line="360" w:lineRule="auto"/>
        <w:jc w:val="both"/>
        <w:rPr>
          <w:ins w:author="GUSTAVO DE OLIVEIRA REGO MORAIS" w:date="2025-08-08T21:28:31.895Z" w16du:dateUtc="2025-08-08T21:28:31.895Z" w:id="1229882966"/>
          <w:rFonts w:ascii="Times New Roman" w:hAnsi="Times New Roman" w:eastAsia="Times New Roman" w:cs="Times New Roman"/>
          <w:i w:val="0"/>
          <w:iCs w:val="0"/>
          <w:noProof w:val="0"/>
          <w:sz w:val="24"/>
          <w:szCs w:val="24"/>
          <w:lang w:val="pt-BR"/>
          <w:rPrChange w:author="GUSTAVO DE OLIVEIRA REGO MORAIS" w:date="2025-08-08T21:29:21.844Z" w:id="1504937991">
            <w:rPr>
              <w:ins w:author="GUSTAVO DE OLIVEIRA REGO MORAIS" w:date="2025-08-08T21:28:31.895Z" w16du:dateUtc="2025-08-08T21:28:31.895Z" w:id="317493568"/>
              <w:rFonts w:ascii="Times New Roman" w:hAnsi="Times New Roman" w:eastAsia="Times New Roman" w:cs="Times New Roman"/>
              <w:noProof w:val="0"/>
              <w:sz w:val="24"/>
              <w:szCs w:val="24"/>
              <w:lang w:val="pt-BR"/>
            </w:rPr>
          </w:rPrChange>
        </w:rPr>
        <w:pPrChange w:author="GUSTAVO DE OLIVEIRA REGO MORAIS" w:date="2025-08-08T21:29:26.841Z">
          <w:pPr>
            <w:bidi w:val="0"/>
          </w:pPr>
        </w:pPrChange>
      </w:pPr>
      <w:ins w:author="GUSTAVO DE OLIVEIRA REGO MORAIS" w:date="2025-08-08T21:28:31.895Z" w:id="175252973">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797Z" w:id="1094444510">
              <w:rPr>
                <w:rFonts w:ascii="Consolas" w:hAnsi="Consolas" w:eastAsia="Consolas" w:cs="Consolas"/>
                <w:b w:val="1"/>
                <w:bCs w:val="1"/>
                <w:noProof w:val="0"/>
                <w:sz w:val="24"/>
                <w:szCs w:val="24"/>
                <w:lang w:val="pt-BR"/>
              </w:rPr>
            </w:rPrChange>
          </w:rPr>
          <w:t>Componentes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2Z" w:id="1769604021">
              <w:rPr>
                <w:rFonts w:ascii="Times New Roman" w:hAnsi="Times New Roman" w:eastAsia="Times New Roman" w:cs="Times New Roman"/>
                <w:noProof w:val="0"/>
                <w:sz w:val="24"/>
                <w:szCs w:val="24"/>
                <w:lang w:val="pt-BR"/>
              </w:rPr>
            </w:rPrChange>
          </w:rPr>
          <w:t xml:space="preserve">: Representa as peças individuais que compõem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3Z" w:id="1629472903">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3Z" w:id="1118232391">
              <w:rPr>
                <w:rFonts w:ascii="Times New Roman" w:hAnsi="Times New Roman" w:eastAsia="Times New Roman" w:cs="Times New Roman"/>
                <w:noProof w:val="0"/>
                <w:sz w:val="24"/>
                <w:szCs w:val="24"/>
                <w:lang w:val="pt-BR"/>
              </w:rPr>
            </w:rPrChange>
          </w:rPr>
          <w:t xml:space="preserve">. Cada componente tem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4Z" w:id="708316000">
              <w:rPr>
                <w:rFonts w:ascii="Consolas" w:hAnsi="Consolas" w:eastAsia="Consolas" w:cs="Consolas"/>
                <w:noProof w:val="0"/>
                <w:sz w:val="24"/>
                <w:szCs w:val="24"/>
                <w:lang w:val="pt-BR"/>
              </w:rPr>
            </w:rPrChange>
          </w:rPr>
          <w:t>"id"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5Z" w:id="428599611">
              <w:rPr>
                <w:rFonts w:ascii="Times New Roman" w:hAnsi="Times New Roman" w:eastAsia="Times New Roman" w:cs="Times New Roman"/>
                <w:noProof w:val="0"/>
                <w:sz w:val="24"/>
                <w:szCs w:val="24"/>
                <w:lang w:val="pt-BR"/>
              </w:rPr>
            </w:rPrChange>
          </w:rPr>
          <w:t>, um tipo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5Z" w:id="938191286">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5Z" w:id="2070632469">
              <w:rPr>
                <w:rFonts w:ascii="Consolas" w:hAnsi="Consolas" w:eastAsia="Consolas" w:cs="Consolas"/>
                <w:noProof w:val="0"/>
                <w:sz w:val="24"/>
                <w:szCs w:val="24"/>
                <w:lang w:val="pt-BR"/>
              </w:rPr>
            </w:rPrChange>
          </w:rPr>
          <w:t>tipoTPO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5Z" w:id="177892099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6Z" w:id="1047805056">
              <w:rPr>
                <w:rFonts w:ascii="Times New Roman" w:hAnsi="Times New Roman" w:eastAsia="Times New Roman" w:cs="Times New Roman"/>
                <w:noProof w:val="0"/>
                <w:sz w:val="24"/>
                <w:szCs w:val="24"/>
                <w:lang w:val="pt-BR"/>
              </w:rPr>
            </w:rPrChange>
          </w:rPr>
          <w:t xml:space="preserve"> - "CPU",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6Z" w:id="1684790203">
              <w:rPr>
                <w:rFonts w:ascii="Times New Roman" w:hAnsi="Times New Roman" w:eastAsia="Times New Roman" w:cs="Times New Roman"/>
                <w:noProof w:val="0"/>
                <w:sz w:val="24"/>
                <w:szCs w:val="24"/>
                <w:lang w:val="pt-BR"/>
              </w:rPr>
            </w:rPrChange>
          </w:rPr>
          <w:t>"GPU", etc.</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6Z" w:id="1298459363">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7Z" w:id="1961126792">
              <w:rPr>
                <w:rFonts w:ascii="Consolas" w:hAnsi="Consolas" w:eastAsia="Consolas" w:cs="Consolas"/>
                <w:noProof w:val="0"/>
                <w:sz w:val="24"/>
                <w:szCs w:val="24"/>
                <w:lang w:val="pt-BR"/>
              </w:rPr>
            </w:rPrChange>
          </w:rPr>
          <w:t>"nome"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8Z" w:id="532065854">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89Z" w:id="1673187087">
              <w:rPr>
                <w:rFonts w:ascii="Consolas" w:hAnsi="Consolas" w:eastAsia="Consolas" w:cs="Consolas"/>
                <w:noProof w:val="0"/>
                <w:sz w:val="24"/>
                <w:szCs w:val="24"/>
                <w:lang w:val="pt-BR"/>
              </w:rPr>
            </w:rPrChange>
          </w:rPr>
          <w:t>"preço"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1Z" w:id="1566759659">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2Z" w:id="144427237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2Z" w:id="1348674669">
              <w:rPr>
                <w:rFonts w:ascii="Consolas" w:hAnsi="Consolas" w:eastAsia="Consolas" w:cs="Consolas"/>
                <w:noProof w:val="0"/>
                <w:sz w:val="24"/>
                <w:szCs w:val="24"/>
                <w:lang w:val="pt-BR"/>
              </w:rPr>
            </w:rPrChange>
          </w:rPr>
          <w:t>especificacao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2Z" w:id="113281260">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3Z" w:id="152045325">
              <w:rPr>
                <w:rFonts w:ascii="Times New Roman" w:hAnsi="Times New Roman" w:eastAsia="Times New Roman" w:cs="Times New Roman"/>
                <w:noProof w:val="0"/>
                <w:sz w:val="24"/>
                <w:szCs w:val="24"/>
                <w:lang w:val="pt-BR"/>
              </w:rPr>
            </w:rPrChange>
          </w:rPr>
          <w:t xml:space="preserve">. A forte associação de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4Z" w:id="1868645777">
              <w:rPr>
                <w:rFonts w:ascii="Consolas" w:hAnsi="Consolas" w:eastAsia="Consolas" w:cs="Consolas"/>
                <w:noProof w:val="0"/>
                <w:sz w:val="24"/>
                <w:szCs w:val="24"/>
                <w:lang w:val="pt-BR"/>
              </w:rPr>
            </w:rPrChange>
          </w:rPr>
          <w:t>1..</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4Z" w:id="1246830212">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6Z" w:id="308602682">
              <w:rPr>
                <w:rFonts w:ascii="Times New Roman" w:hAnsi="Times New Roman" w:eastAsia="Times New Roman" w:cs="Times New Roman"/>
                <w:noProof w:val="0"/>
                <w:sz w:val="24"/>
                <w:szCs w:val="24"/>
                <w:lang w:val="pt-BR"/>
              </w:rPr>
            </w:rPrChange>
          </w:rPr>
          <w:t xml:space="preserve"> com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7Z" w:id="662990446">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599Z" w:id="326300626">
              <w:rPr>
                <w:rFonts w:ascii="Times New Roman" w:hAnsi="Times New Roman" w:eastAsia="Times New Roman" w:cs="Times New Roman"/>
                <w:noProof w:val="0"/>
                <w:sz w:val="24"/>
                <w:szCs w:val="24"/>
                <w:lang w:val="pt-BR"/>
              </w:rPr>
            </w:rPrChange>
          </w:rPr>
          <w:t xml:space="preserve"> indica que um build é composto por um ou mais componentes.</w:t>
        </w:r>
      </w:ins>
    </w:p>
    <w:p w:rsidR="72F43150" w:rsidP="60453AAE" w:rsidRDefault="72F43150" w14:paraId="7FF74B25" w14:textId="1AE7B46C">
      <w:pPr>
        <w:pStyle w:val="Heading4"/>
        <w:bidi w:val="0"/>
        <w:spacing w:before="319" w:beforeAutospacing="off" w:after="319" w:afterAutospacing="off" w:line="360" w:lineRule="auto"/>
        <w:jc w:val="both"/>
        <w:rPr>
          <w:ins w:author="GUSTAVO DE OLIVEIRA REGO MORAIS" w:date="2025-08-08T21:28:31.895Z" w16du:dateUtc="2025-08-08T21:28:31.895Z" w:id="336158467"/>
          <w:rFonts w:ascii="Times New Roman" w:hAnsi="Times New Roman" w:eastAsia="Times New Roman" w:cs="Times New Roman"/>
          <w:b w:val="1"/>
          <w:bCs w:val="1"/>
          <w:i w:val="0"/>
          <w:iCs w:val="0"/>
          <w:noProof w:val="0"/>
          <w:sz w:val="24"/>
          <w:szCs w:val="24"/>
          <w:lang w:val="pt-BR"/>
          <w:rPrChange w:author="GUSTAVO DE OLIVEIRA REGO MORAIS" w:date="2025-08-08T21:29:21.844Z" w:id="1994133139">
            <w:rPr>
              <w:ins w:author="GUSTAVO DE OLIVEIRA REGO MORAIS" w:date="2025-08-08T21:28:31.895Z" w16du:dateUtc="2025-08-08T21:28:31.895Z" w:id="1500175128"/>
              <w:rFonts w:ascii="Times New Roman" w:hAnsi="Times New Roman" w:eastAsia="Times New Roman" w:cs="Times New Roman"/>
              <w:b w:val="1"/>
              <w:bCs w:val="1"/>
              <w:noProof w:val="0"/>
              <w:sz w:val="24"/>
              <w:szCs w:val="24"/>
              <w:lang w:val="pt-BR"/>
            </w:rPr>
          </w:rPrChange>
        </w:rPr>
        <w:pPrChange w:author="GUSTAVO DE OLIVEIRA REGO MORAIS" w:date="2025-08-08T21:29:26.841Z">
          <w:pPr>
            <w:numPr>
              <w:ilvl w:val="0"/>
              <w:numId w:val="133"/>
            </w:numPr>
            <w:bidi w:val="0"/>
          </w:pPr>
        </w:pPrChange>
      </w:pPr>
      <w:ins w:author="GUSTAVO DE OLIVEIRA REGO MORAIS" w:date="2025-08-08T21:28:31.895Z" w:id="871784011">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844Z" w:id="694931357">
              <w:rPr>
                <w:rFonts w:ascii="Times New Roman" w:hAnsi="Times New Roman" w:eastAsia="Times New Roman" w:cs="Times New Roman"/>
                <w:b w:val="1"/>
                <w:bCs w:val="1"/>
                <w:noProof w:val="0"/>
                <w:sz w:val="24"/>
                <w:szCs w:val="24"/>
                <w:lang w:val="pt-BR"/>
              </w:rPr>
            </w:rPrChange>
          </w:rPr>
          <w:t>Descrição das Classes de Serviço e Módulos</w:t>
        </w:r>
      </w:ins>
    </w:p>
    <w:p w:rsidR="72F43150" w:rsidP="60453AAE" w:rsidRDefault="72F43150" w14:paraId="6DF6E88F" w14:textId="5DF1B6B7">
      <w:pPr>
        <w:pStyle w:val="ListParagraph"/>
        <w:numPr>
          <w:ilvl w:val="0"/>
          <w:numId w:val="134"/>
        </w:numPr>
        <w:bidi w:val="0"/>
        <w:spacing w:before="240" w:beforeAutospacing="off" w:after="240" w:afterAutospacing="off" w:line="360" w:lineRule="auto"/>
        <w:jc w:val="both"/>
        <w:rPr>
          <w:ins w:author="GUSTAVO DE OLIVEIRA REGO MORAIS" w:date="2025-08-08T21:28:31.895Z" w16du:dateUtc="2025-08-08T21:28:31.895Z" w:id="318081843"/>
          <w:rFonts w:ascii="Times New Roman" w:hAnsi="Times New Roman" w:eastAsia="Times New Roman" w:cs="Times New Roman"/>
          <w:i w:val="0"/>
          <w:iCs w:val="0"/>
          <w:noProof w:val="0"/>
          <w:sz w:val="24"/>
          <w:szCs w:val="24"/>
          <w:lang w:val="pt-BR"/>
          <w:rPrChange w:author="GUSTAVO DE OLIVEIRA REGO MORAIS" w:date="2025-08-08T21:29:21.854Z" w:id="731334981">
            <w:rPr>
              <w:ins w:author="GUSTAVO DE OLIVEIRA REGO MORAIS" w:date="2025-08-08T21:28:31.895Z" w16du:dateUtc="2025-08-08T21:28:31.895Z" w:id="825183894"/>
              <w:rFonts w:ascii="Times New Roman" w:hAnsi="Times New Roman" w:eastAsia="Times New Roman" w:cs="Times New Roman"/>
              <w:noProof w:val="0"/>
              <w:sz w:val="24"/>
              <w:szCs w:val="24"/>
              <w:lang w:val="pt-BR"/>
            </w:rPr>
          </w:rPrChange>
        </w:rPr>
        <w:pPrChange w:author="GUSTAVO DE OLIVEIRA REGO MORAIS" w:date="2025-08-08T21:29:26.841Z">
          <w:pPr>
            <w:bidi w:val="0"/>
          </w:pPr>
        </w:pPrChange>
      </w:pPr>
      <w:ins w:author="GUSTAVO DE OLIVEIRA REGO MORAIS" w:date="2025-08-08T21:28:31.895Z" w:id="333109241">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845Z" w:id="1533345121">
              <w:rPr>
                <w:rFonts w:ascii="Consolas" w:hAnsi="Consolas" w:eastAsia="Consolas" w:cs="Consolas"/>
                <w:b w:val="1"/>
                <w:bCs w:val="1"/>
                <w:noProof w:val="0"/>
                <w:sz w:val="24"/>
                <w:szCs w:val="24"/>
                <w:lang w:val="pt-BR"/>
              </w:rPr>
            </w:rPrChange>
          </w:rPr>
          <w:t>IARecomendacao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2Z" w:id="1500086473">
              <w:rPr>
                <w:rFonts w:ascii="Times New Roman" w:hAnsi="Times New Roman" w:eastAsia="Times New Roman" w:cs="Times New Roman"/>
                <w:noProof w:val="0"/>
                <w:sz w:val="24"/>
                <w:szCs w:val="24"/>
                <w:lang w:val="pt-BR"/>
              </w:rPr>
            </w:rPrChange>
          </w:rPr>
          <w:t>: Esta classe atua como o principal módulo de inteligência do sistema. Seus métodos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2Z" w:id="901161625">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2Z" w:id="1838467060">
              <w:rPr>
                <w:rFonts w:ascii="Consolas" w:hAnsi="Consolas" w:eastAsia="Consolas" w:cs="Consolas"/>
                <w:noProof w:val="0"/>
                <w:sz w:val="24"/>
                <w:szCs w:val="24"/>
                <w:lang w:val="pt-BR"/>
              </w:rPr>
            </w:rPrChange>
          </w:rPr>
          <w:t>sugerirBuild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2Z" w:id="96997802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3Z" w:id="836348989">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4Z" w:id="152325784">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4Z" w:id="1590440658">
              <w:rPr>
                <w:rFonts w:ascii="Consolas" w:hAnsi="Consolas" w:eastAsia="Consolas" w:cs="Consolas"/>
                <w:noProof w:val="0"/>
                <w:sz w:val="24"/>
                <w:szCs w:val="24"/>
                <w:lang w:val="pt-BR"/>
              </w:rPr>
            </w:rPrChange>
          </w:rPr>
          <w:t>sugerirBuildAlternativa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4Z" w:id="606831526">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4Z" w:id="1783511852">
              <w:rPr>
                <w:rFonts w:ascii="Times New Roman" w:hAnsi="Times New Roman" w:eastAsia="Times New Roman" w:cs="Times New Roman"/>
                <w:noProof w:val="0"/>
                <w:sz w:val="24"/>
                <w:szCs w:val="24"/>
                <w:lang w:val="pt-BR"/>
              </w:rPr>
            </w:rPrChange>
          </w:rPr>
          <w:t>) demonstram que sua responsabilidade é gerar propostas de configuração com base nos dados do usuário, utilizando a IA para essa tarefa.</w:t>
        </w:r>
      </w:ins>
    </w:p>
    <w:p w:rsidR="72F43150" w:rsidP="60453AAE" w:rsidRDefault="72F43150" w14:paraId="00C46DDD" w14:textId="391CADFB">
      <w:pPr>
        <w:pStyle w:val="ListParagraph"/>
        <w:numPr>
          <w:ilvl w:val="0"/>
          <w:numId w:val="134"/>
        </w:numPr>
        <w:bidi w:val="0"/>
        <w:spacing w:before="240" w:beforeAutospacing="off" w:after="240" w:afterAutospacing="off" w:line="360" w:lineRule="auto"/>
        <w:jc w:val="both"/>
        <w:rPr>
          <w:ins w:author="GUSTAVO DE OLIVEIRA REGO MORAIS" w:date="2025-08-08T21:28:31.895Z" w16du:dateUtc="2025-08-08T21:28:31.895Z" w:id="165284692"/>
          <w:rFonts w:ascii="Times New Roman" w:hAnsi="Times New Roman" w:eastAsia="Times New Roman" w:cs="Times New Roman"/>
          <w:i w:val="0"/>
          <w:iCs w:val="0"/>
          <w:noProof w:val="0"/>
          <w:sz w:val="24"/>
          <w:szCs w:val="24"/>
          <w:lang w:val="pt-BR"/>
          <w:rPrChange w:author="GUSTAVO DE OLIVEIRA REGO MORAIS" w:date="2025-08-08T21:29:21.867Z" w:id="1477196517">
            <w:rPr>
              <w:ins w:author="GUSTAVO DE OLIVEIRA REGO MORAIS" w:date="2025-08-08T21:28:31.895Z" w16du:dateUtc="2025-08-08T21:28:31.895Z" w:id="174700471"/>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5Z" w:id="1667705715">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855Z" w:id="1781261904">
              <w:rPr>
                <w:rFonts w:ascii="Consolas" w:hAnsi="Consolas" w:eastAsia="Consolas" w:cs="Consolas"/>
                <w:b w:val="1"/>
                <w:bCs w:val="1"/>
                <w:noProof w:val="0"/>
                <w:sz w:val="24"/>
                <w:szCs w:val="24"/>
                <w:lang w:val="pt-BR"/>
              </w:rPr>
            </w:rPrChange>
          </w:rPr>
          <w:t>sistema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6Z" w:id="1114813424">
              <w:rPr>
                <w:rFonts w:ascii="Times New Roman" w:hAnsi="Times New Roman" w:eastAsia="Times New Roman" w:cs="Times New Roman"/>
                <w:noProof w:val="0"/>
                <w:sz w:val="24"/>
                <w:szCs w:val="24"/>
                <w:lang w:val="pt-BR"/>
              </w:rPr>
            </w:rPrChange>
          </w:rPr>
          <w:t>: Uma classe de orquestração que intermedeia a comunicação e a lógica de negócio. Seus métodos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7Z" w:id="800239247">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7Z" w:id="1306518588">
              <w:rPr>
                <w:rFonts w:ascii="Consolas" w:hAnsi="Consolas" w:eastAsia="Consolas" w:cs="Consolas"/>
                <w:noProof w:val="0"/>
                <w:sz w:val="24"/>
                <w:szCs w:val="24"/>
                <w:lang w:val="pt-BR"/>
              </w:rPr>
            </w:rPrChange>
          </w:rPr>
          <w:t>validarCompatibilidade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7Z" w:id="360122541">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8Z" w:id="541941185">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9Z" w:id="724008830">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9Z" w:id="1823667468">
              <w:rPr>
                <w:rFonts w:ascii="Consolas" w:hAnsi="Consolas" w:eastAsia="Consolas" w:cs="Consolas"/>
                <w:noProof w:val="0"/>
                <w:sz w:val="24"/>
                <w:szCs w:val="24"/>
                <w:lang w:val="pt-BR"/>
              </w:rPr>
            </w:rPrChange>
          </w:rPr>
          <w:t>buscarPrecos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9Z" w:id="758571014">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09Z" w:id="999059610">
              <w:rPr>
                <w:rFonts w:ascii="Times New Roman" w:hAnsi="Times New Roman" w:eastAsia="Times New Roman" w:cs="Times New Roman"/>
                <w:noProof w:val="0"/>
                <w:sz w:val="24"/>
                <w:szCs w:val="24"/>
                <w:lang w:val="pt-BR"/>
              </w:rPr>
            </w:rPrChange>
          </w:rPr>
          <w:t xml:space="preserve">) indicam que ela coordena serviços externos e módulos internos para validar e enriquecer as informações de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Z" w:id="1785132746">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1Z" w:id="416343270">
              <w:rPr>
                <w:rFonts w:ascii="Times New Roman" w:hAnsi="Times New Roman" w:eastAsia="Times New Roman" w:cs="Times New Roman"/>
                <w:noProof w:val="0"/>
                <w:sz w:val="24"/>
                <w:szCs w:val="24"/>
                <w:lang w:val="pt-BR"/>
              </w:rPr>
            </w:rPrChange>
          </w:rPr>
          <w:t>.</w:t>
        </w:r>
      </w:ins>
    </w:p>
    <w:p w:rsidR="72F43150" w:rsidP="60453AAE" w:rsidRDefault="72F43150" w14:paraId="7DC877B5" w14:textId="26F65994">
      <w:pPr>
        <w:pStyle w:val="ListParagraph"/>
        <w:numPr>
          <w:ilvl w:val="0"/>
          <w:numId w:val="134"/>
        </w:numPr>
        <w:bidi w:val="0"/>
        <w:spacing w:before="240" w:beforeAutospacing="off" w:after="240" w:afterAutospacing="off" w:line="360" w:lineRule="auto"/>
        <w:jc w:val="both"/>
        <w:rPr>
          <w:ins w:author="GUSTAVO DE OLIVEIRA REGO MORAIS" w:date="2025-08-08T21:28:31.895Z" w16du:dateUtc="2025-08-08T21:28:31.895Z" w:id="1628164760"/>
          <w:rFonts w:ascii="Times New Roman" w:hAnsi="Times New Roman" w:eastAsia="Times New Roman" w:cs="Times New Roman"/>
          <w:i w:val="0"/>
          <w:iCs w:val="0"/>
          <w:noProof w:val="0"/>
          <w:sz w:val="24"/>
          <w:szCs w:val="24"/>
          <w:lang w:val="pt-BR"/>
          <w:rPrChange w:author="GUSTAVO DE OLIVEIRA REGO MORAIS" w:date="2025-08-08T21:29:21.884Z" w:id="79615169">
            <w:rPr>
              <w:ins w:author="GUSTAVO DE OLIVEIRA REGO MORAIS" w:date="2025-08-08T21:28:31.895Z" w16du:dateUtc="2025-08-08T21:28:31.895Z" w:id="1924131113"/>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5Z" w:id="1208062567">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868Z" w:id="830366970">
              <w:rPr>
                <w:rFonts w:ascii="Consolas" w:hAnsi="Consolas" w:eastAsia="Consolas" w:cs="Consolas"/>
                <w:b w:val="1"/>
                <w:bCs w:val="1"/>
                <w:noProof w:val="0"/>
                <w:sz w:val="24"/>
                <w:szCs w:val="24"/>
                <w:lang w:val="pt-BR"/>
              </w:rPr>
            </w:rPrChange>
          </w:rPr>
          <w:t>ChatBot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3Z" w:id="758025391">
              <w:rPr>
                <w:rFonts w:ascii="Times New Roman" w:hAnsi="Times New Roman" w:eastAsia="Times New Roman" w:cs="Times New Roman"/>
                <w:noProof w:val="0"/>
                <w:sz w:val="24"/>
                <w:szCs w:val="24"/>
                <w:lang w:val="pt-BR"/>
              </w:rPr>
            </w:rPrChange>
          </w:rPr>
          <w:t>: Representa a interface de interação do usuário. Seus métodos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3Z" w:id="1583713448">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3Z" w:id="1421747963">
              <w:rPr>
                <w:rFonts w:ascii="Consolas" w:hAnsi="Consolas" w:eastAsia="Consolas" w:cs="Consolas"/>
                <w:noProof w:val="0"/>
                <w:sz w:val="24"/>
                <w:szCs w:val="24"/>
                <w:lang w:val="pt-BR"/>
              </w:rPr>
            </w:rPrChange>
          </w:rPr>
          <w:t>coletarOrcamento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3Z" w:id="605018128">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4Z" w:id="213480112">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4Z" w:id="148547762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4Z" w:id="1916267782">
              <w:rPr>
                <w:rFonts w:ascii="Consolas" w:hAnsi="Consolas" w:eastAsia="Consolas" w:cs="Consolas"/>
                <w:noProof w:val="0"/>
                <w:sz w:val="24"/>
                <w:szCs w:val="24"/>
                <w:lang w:val="pt-BR"/>
              </w:rPr>
            </w:rPrChange>
          </w:rPr>
          <w:t>coletaPerfilDeUso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4Z" w:id="117567181">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5Z" w:id="252463092">
              <w:rPr>
                <w:rFonts w:ascii="Times New Roman" w:hAnsi="Times New Roman" w:eastAsia="Times New Roman" w:cs="Times New Roman"/>
                <w:noProof w:val="0"/>
                <w:sz w:val="24"/>
                <w:szCs w:val="24"/>
                <w:lang w:val="pt-BR"/>
              </w:rPr>
            </w:rPrChange>
          </w:rPr>
          <w:t>) são focados na comunicação e na coleta inicial de dados do usuário, servindo como o ponto de entrada para o processo de recomendação.</w:t>
        </w:r>
      </w:ins>
    </w:p>
    <w:p w:rsidR="72F43150" w:rsidP="60453AAE" w:rsidRDefault="72F43150" w14:paraId="5696B74B" w14:textId="4CCB5133">
      <w:pPr>
        <w:pStyle w:val="ListParagraph"/>
        <w:numPr>
          <w:ilvl w:val="0"/>
          <w:numId w:val="134"/>
        </w:numPr>
        <w:bidi w:val="0"/>
        <w:spacing w:before="240" w:beforeAutospacing="off" w:after="240" w:afterAutospacing="off" w:line="360" w:lineRule="auto"/>
        <w:jc w:val="both"/>
        <w:rPr>
          <w:ins w:author="GUSTAVO DE OLIVEIRA REGO MORAIS" w:date="2025-08-08T21:28:31.895Z" w16du:dateUtc="2025-08-08T21:28:31.895Z" w:id="1898021010"/>
          <w:rFonts w:ascii="Times New Roman" w:hAnsi="Times New Roman" w:eastAsia="Times New Roman" w:cs="Times New Roman"/>
          <w:i w:val="0"/>
          <w:iCs w:val="0"/>
          <w:noProof w:val="0"/>
          <w:sz w:val="24"/>
          <w:szCs w:val="24"/>
          <w:lang w:val="pt-BR"/>
          <w:rPrChange w:author="GUSTAVO DE OLIVEIRA REGO MORAIS" w:date="2025-08-08T21:29:21.905Z" w:id="120437740">
            <w:rPr>
              <w:ins w:author="GUSTAVO DE OLIVEIRA REGO MORAIS" w:date="2025-08-08T21:28:31.895Z" w16du:dateUtc="2025-08-08T21:28:31.895Z" w:id="1744368610"/>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5Z" w:id="1119674484">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885Z" w:id="1127790556">
              <w:rPr>
                <w:rFonts w:ascii="Consolas" w:hAnsi="Consolas" w:eastAsia="Consolas" w:cs="Consolas"/>
                <w:b w:val="1"/>
                <w:bCs w:val="1"/>
                <w:noProof w:val="0"/>
                <w:sz w:val="24"/>
                <w:szCs w:val="24"/>
                <w:lang w:val="pt-BR"/>
              </w:rPr>
            </w:rPrChange>
          </w:rPr>
          <w:t>Validacao</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17Z" w:id="1450886129">
              <w:rPr>
                <w:rFonts w:ascii="Consolas" w:hAnsi="Consolas" w:eastAsia="Consolas" w:cs="Consolas"/>
                <w:b w:val="1"/>
                <w:bCs w:val="1"/>
                <w:noProof w:val="0"/>
                <w:sz w:val="24"/>
                <w:szCs w:val="24"/>
                <w:lang w:val="pt-BR"/>
              </w:rPr>
            </w:rPrChange>
          </w:rPr>
          <w:t xml:space="preserve"> </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17Z" w:id="558881100">
              <w:rPr>
                <w:rFonts w:ascii="Consolas" w:hAnsi="Consolas" w:eastAsia="Consolas" w:cs="Consolas"/>
                <w:b w:val="1"/>
                <w:bCs w:val="1"/>
                <w:noProof w:val="0"/>
                <w:sz w:val="24"/>
                <w:szCs w:val="24"/>
                <w:lang w:val="pt-BR"/>
              </w:rPr>
            </w:rPrChange>
          </w:rPr>
          <w:t>termica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7Z" w:id="1290144575">
              <w:rPr>
                <w:rFonts w:ascii="Times New Roman" w:hAnsi="Times New Roman" w:eastAsia="Times New Roman" w:cs="Times New Roman"/>
                <w:noProof w:val="0"/>
                <w:sz w:val="24"/>
                <w:szCs w:val="24"/>
                <w:lang w:val="pt-BR"/>
              </w:rPr>
            </w:rPrChange>
          </w:rPr>
          <w:t xml:space="preserve">: Um serviço especializado, focado em validar aspectos térmicos de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8Z" w:id="2038667760">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8Z" w:id="1005442134">
              <w:rPr>
                <w:rFonts w:ascii="Times New Roman" w:hAnsi="Times New Roman" w:eastAsia="Times New Roman" w:cs="Times New Roman"/>
                <w:noProof w:val="0"/>
                <w:sz w:val="24"/>
                <w:szCs w:val="24"/>
                <w:lang w:val="pt-BR"/>
              </w:rPr>
            </w:rPrChange>
          </w:rPr>
          <w:t>. Seus métodos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9Z" w:id="2127119339">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9Z" w:id="1529004543">
              <w:rPr>
                <w:rFonts w:ascii="Consolas" w:hAnsi="Consolas" w:eastAsia="Consolas" w:cs="Consolas"/>
                <w:noProof w:val="0"/>
                <w:sz w:val="24"/>
                <w:szCs w:val="24"/>
                <w:lang w:val="pt-BR"/>
              </w:rPr>
            </w:rPrChange>
          </w:rPr>
          <w:t>calcularDemandaTermica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19Z" w:id="200229736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Z" w:id="48647509">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1Z" w:id="95508852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1Z" w:id="1581703690">
              <w:rPr>
                <w:rFonts w:ascii="Consolas" w:hAnsi="Consolas" w:eastAsia="Consolas" w:cs="Consolas"/>
                <w:noProof w:val="0"/>
                <w:sz w:val="24"/>
                <w:szCs w:val="24"/>
                <w:lang w:val="pt-BR"/>
              </w:rPr>
            </w:rPrChange>
          </w:rPr>
          <w:t>validaEspacoGabinete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1Z" w:id="2038060887">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1Z" w:id="254992810">
              <w:rPr>
                <w:rFonts w:ascii="Times New Roman" w:hAnsi="Times New Roman" w:eastAsia="Times New Roman" w:cs="Times New Roman"/>
                <w:noProof w:val="0"/>
                <w:sz w:val="24"/>
                <w:szCs w:val="24"/>
                <w:lang w:val="pt-BR"/>
              </w:rPr>
            </w:rPrChange>
          </w:rPr>
          <w:t xml:space="preserve">) mostram que ele utiliza dados do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2Z" w:id="778399314">
              <w:rPr>
                <w:rFonts w:ascii="Consolas" w:hAnsi="Consolas" w:eastAsia="Consolas" w:cs="Consolas"/>
                <w:noProof w:val="0"/>
                <w:sz w:val="24"/>
                <w:szCs w:val="24"/>
                <w:lang w:val="pt-BR"/>
              </w:rPr>
            </w:rPrChange>
          </w:rPr>
          <w:t>Ambiente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3Z" w:id="776491291">
              <w:rPr>
                <w:rFonts w:ascii="Times New Roman" w:hAnsi="Times New Roman" w:eastAsia="Times New Roman" w:cs="Times New Roman"/>
                <w:noProof w:val="0"/>
                <w:sz w:val="24"/>
                <w:szCs w:val="24"/>
                <w:lang w:val="pt-BR"/>
              </w:rPr>
            </w:rPrChange>
          </w:rPr>
          <w:t xml:space="preserve"> para garantir que a configuração seja viável termicamente.</w:t>
        </w:r>
      </w:ins>
    </w:p>
    <w:p w:rsidR="72F43150" w:rsidP="60453AAE" w:rsidRDefault="72F43150" w14:paraId="5AF2C579" w14:textId="68FEAAED">
      <w:pPr>
        <w:pStyle w:val="Heading4"/>
        <w:bidi w:val="0"/>
        <w:spacing w:before="319" w:beforeAutospacing="off" w:after="319" w:afterAutospacing="off" w:line="360" w:lineRule="auto"/>
        <w:jc w:val="both"/>
        <w:rPr>
          <w:ins w:author="GUSTAVO DE OLIVEIRA REGO MORAIS" w:date="2025-08-08T21:28:31.895Z" w16du:dateUtc="2025-08-08T21:28:31.895Z" w:id="2084227956"/>
          <w:rFonts w:ascii="Times New Roman" w:hAnsi="Times New Roman" w:eastAsia="Times New Roman" w:cs="Times New Roman"/>
          <w:b w:val="1"/>
          <w:bCs w:val="1"/>
          <w:i w:val="0"/>
          <w:iCs w:val="0"/>
          <w:noProof w:val="0"/>
          <w:sz w:val="24"/>
          <w:szCs w:val="24"/>
          <w:lang w:val="pt-BR"/>
          <w:rPrChange w:author="GUSTAVO DE OLIVEIRA REGO MORAIS" w:date="2025-08-08T21:29:21.906Z" w:id="1814103647">
            <w:rPr>
              <w:ins w:author="GUSTAVO DE OLIVEIRA REGO MORAIS" w:date="2025-08-08T21:28:31.895Z" w16du:dateUtc="2025-08-08T21:28:31.895Z" w:id="1480599678"/>
              <w:rFonts w:ascii="Times New Roman" w:hAnsi="Times New Roman" w:eastAsia="Times New Roman" w:cs="Times New Roman"/>
              <w:b w:val="1"/>
              <w:bCs w:val="1"/>
              <w:noProof w:val="0"/>
              <w:sz w:val="24"/>
              <w:szCs w:val="24"/>
              <w:lang w:val="pt-BR"/>
            </w:rPr>
          </w:rPrChange>
        </w:rPr>
        <w:pPrChange w:author="GUSTAVO DE OLIVEIRA REGO MORAIS" w:date="2025-08-08T21:29:26.842Z">
          <w:pPr>
            <w:numPr>
              <w:ilvl w:val="0"/>
              <w:numId w:val="134"/>
            </w:numPr>
            <w:bidi w:val="0"/>
          </w:pPr>
        </w:pPrChange>
      </w:pPr>
      <w:ins w:author="GUSTAVO DE OLIVEIRA REGO MORAIS" w:date="2025-08-08T21:28:31.895Z" w:id="269053652">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06Z" w:id="815328210">
              <w:rPr>
                <w:rFonts w:ascii="Times New Roman" w:hAnsi="Times New Roman" w:eastAsia="Times New Roman" w:cs="Times New Roman"/>
                <w:b w:val="1"/>
                <w:bCs w:val="1"/>
                <w:noProof w:val="0"/>
                <w:sz w:val="24"/>
                <w:szCs w:val="24"/>
                <w:lang w:val="pt-BR"/>
              </w:rPr>
            </w:rPrChange>
          </w:rPr>
          <w:t>Relacionamentos e Associações Chave</w:t>
        </w:r>
      </w:ins>
    </w:p>
    <w:p w:rsidR="72F43150" w:rsidP="60453AAE" w:rsidRDefault="72F43150" w14:paraId="1A7C9F36" w14:textId="020E7CAD">
      <w:pPr>
        <w:pStyle w:val="ListParagraph"/>
        <w:numPr>
          <w:ilvl w:val="0"/>
          <w:numId w:val="135"/>
        </w:numPr>
        <w:bidi w:val="0"/>
        <w:spacing w:before="240" w:beforeAutospacing="off" w:after="240" w:afterAutospacing="off" w:line="360" w:lineRule="auto"/>
        <w:jc w:val="both"/>
        <w:rPr>
          <w:ins w:author="GUSTAVO DE OLIVEIRA REGO MORAIS" w:date="2025-08-08T21:28:31.895Z" w16du:dateUtc="2025-08-08T21:28:31.895Z" w:id="546256293"/>
          <w:rFonts w:ascii="Times New Roman" w:hAnsi="Times New Roman" w:eastAsia="Times New Roman" w:cs="Times New Roman"/>
          <w:i w:val="0"/>
          <w:iCs w:val="0"/>
          <w:noProof w:val="0"/>
          <w:sz w:val="24"/>
          <w:szCs w:val="24"/>
          <w:lang w:val="pt-BR"/>
          <w:rPrChange w:author="GUSTAVO DE OLIVEIRA REGO MORAIS" w:date="2025-08-08T21:29:21.917Z" w:id="810756232">
            <w:rPr>
              <w:ins w:author="GUSTAVO DE OLIVEIRA REGO MORAIS" w:date="2025-08-08T21:28:31.895Z" w16du:dateUtc="2025-08-08T21:28:31.895Z" w:id="612183953"/>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5Z" w:id="1447788799">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07Z" w:id="839542604">
              <w:rPr>
                <w:rFonts w:ascii="Times New Roman" w:hAnsi="Times New Roman" w:eastAsia="Times New Roman" w:cs="Times New Roman"/>
                <w:b w:val="1"/>
                <w:bCs w:val="1"/>
                <w:noProof w:val="0"/>
                <w:sz w:val="24"/>
                <w:szCs w:val="24"/>
                <w:lang w:val="pt-BR"/>
              </w:rPr>
            </w:rPrChange>
          </w:rPr>
          <w:t>Associações entre Usuário e Preferências: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6Z" w:id="1865295796">
              <w:rPr>
                <w:rFonts w:ascii="Times New Roman" w:hAnsi="Times New Roman" w:eastAsia="Times New Roman" w:cs="Times New Roman"/>
                <w:noProof w:val="0"/>
                <w:sz w:val="24"/>
                <w:szCs w:val="24"/>
                <w:lang w:val="pt-BR"/>
              </w:rPr>
            </w:rPrChange>
          </w:rPr>
          <w:t xml:space="preserve"> O relacionamento entre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7Z" w:id="479130769">
              <w:rPr>
                <w:rFonts w:ascii="Consolas" w:hAnsi="Consolas" w:eastAsia="Consolas" w:cs="Consolas"/>
                <w:noProof w:val="0"/>
                <w:sz w:val="24"/>
                <w:szCs w:val="24"/>
                <w:lang w:val="pt-BR"/>
              </w:rPr>
            </w:rPrChange>
          </w:rPr>
          <w:t>User</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7Z" w:id="1195328699">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8Z" w:id="1743740563">
              <w:rPr>
                <w:rFonts w:ascii="Consolas" w:hAnsi="Consolas" w:eastAsia="Consolas" w:cs="Consolas"/>
                <w:noProof w:val="0"/>
                <w:sz w:val="24"/>
                <w:szCs w:val="24"/>
                <w:lang w:val="pt-BR"/>
              </w:rPr>
            </w:rPrChange>
          </w:rPr>
          <w:t>Preferencia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8Z" w:id="2136267642">
              <w:rPr>
                <w:rFonts w:ascii="Consolas" w:hAnsi="Consolas" w:eastAsia="Consolas" w:cs="Consolas"/>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8Z" w:id="1566170114">
              <w:rPr>
                <w:rFonts w:ascii="Consolas" w:hAnsi="Consolas" w:eastAsia="Consolas" w:cs="Consolas"/>
                <w:noProof w:val="0"/>
                <w:sz w:val="24"/>
                <w:szCs w:val="24"/>
                <w:lang w:val="pt-BR"/>
              </w:rPr>
            </w:rPrChange>
          </w:rPr>
          <w:t>usuario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29Z" w:id="357242599">
              <w:rPr>
                <w:rFonts w:ascii="Times New Roman" w:hAnsi="Times New Roman" w:eastAsia="Times New Roman" w:cs="Times New Roman"/>
                <w:noProof w:val="0"/>
                <w:sz w:val="24"/>
                <w:szCs w:val="24"/>
                <w:lang w:val="pt-BR"/>
              </w:rPr>
            </w:rPrChange>
          </w:rPr>
          <w:t xml:space="preserve"> (multiplicidade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Z" w:id="1219323480">
              <w:rPr>
                <w:rFonts w:ascii="Consolas" w:hAnsi="Consolas" w:eastAsia="Consolas" w:cs="Consolas"/>
                <w:noProof w:val="0"/>
                <w:sz w:val="24"/>
                <w:szCs w:val="24"/>
                <w:lang w:val="pt-BR"/>
              </w:rPr>
            </w:rPrChange>
          </w:rPr>
          <w:t>0..</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Z" w:id="1881470040">
              <w:rPr>
                <w:rFonts w:ascii="Consolas" w:hAnsi="Consolas" w:eastAsia="Consolas" w:cs="Consolas"/>
                <w:noProof w:val="0"/>
                <w:sz w:val="24"/>
                <w:szCs w:val="24"/>
                <w:lang w:val="pt-BR"/>
              </w:rPr>
            </w:rPrChange>
          </w:rPr>
          <w:t>1</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1Z" w:id="460407156">
              <w:rPr>
                <w:rFonts w:ascii="Times New Roman" w:hAnsi="Times New Roman" w:eastAsia="Times New Roman" w:cs="Times New Roman"/>
                <w:noProof w:val="0"/>
                <w:sz w:val="24"/>
                <w:szCs w:val="24"/>
                <w:lang w:val="pt-BR"/>
              </w:rPr>
            </w:rPrChange>
          </w:rPr>
          <w:t>) indica que um usuário pode ter zero ou uma preferência de sessão ativa, enquanto uma preferência pertence a um único usuário.</w:t>
        </w:r>
      </w:ins>
    </w:p>
    <w:p w:rsidR="72F43150" w:rsidP="60453AAE" w:rsidRDefault="72F43150" w14:paraId="22AC6AB6" w14:textId="73AABBF1">
      <w:pPr>
        <w:pStyle w:val="ListParagraph"/>
        <w:numPr>
          <w:ilvl w:val="0"/>
          <w:numId w:val="135"/>
        </w:numPr>
        <w:bidi w:val="0"/>
        <w:spacing w:before="240" w:beforeAutospacing="off" w:after="240" w:afterAutospacing="off" w:line="360" w:lineRule="auto"/>
        <w:jc w:val="both"/>
        <w:rPr>
          <w:ins w:author="GUSTAVO DE OLIVEIRA REGO MORAIS" w:date="2025-08-08T21:28:31.895Z" w16du:dateUtc="2025-08-08T21:28:31.895Z" w:id="1452558814"/>
          <w:rFonts w:ascii="Times New Roman" w:hAnsi="Times New Roman" w:eastAsia="Times New Roman" w:cs="Times New Roman"/>
          <w:i w:val="0"/>
          <w:iCs w:val="0"/>
          <w:noProof w:val="0"/>
          <w:sz w:val="24"/>
          <w:szCs w:val="24"/>
          <w:lang w:val="pt-BR"/>
          <w:rPrChange w:author="GUSTAVO DE OLIVEIRA REGO MORAIS" w:date="2025-08-08T21:29:21.939Z" w:id="1975416216">
            <w:rPr>
              <w:ins w:author="GUSTAVO DE OLIVEIRA REGO MORAIS" w:date="2025-08-08T21:28:31.895Z" w16du:dateUtc="2025-08-08T21:28:31.895Z" w:id="1686754462"/>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5Z" w:id="1359392225">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19Z" w:id="955375072">
              <w:rPr>
                <w:rFonts w:ascii="Times New Roman" w:hAnsi="Times New Roman" w:eastAsia="Times New Roman" w:cs="Times New Roman"/>
                <w:b w:val="1"/>
                <w:bCs w:val="1"/>
                <w:noProof w:val="0"/>
                <w:sz w:val="24"/>
                <w:szCs w:val="24"/>
                <w:lang w:val="pt-BR"/>
              </w:rPr>
            </w:rPrChange>
          </w:rPr>
          <w:t>Composição de 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2Z" w:id="573724913">
              <w:rPr>
                <w:rFonts w:ascii="Times New Roman" w:hAnsi="Times New Roman" w:eastAsia="Times New Roman" w:cs="Times New Roman"/>
                <w:noProof w:val="0"/>
                <w:sz w:val="24"/>
                <w:szCs w:val="24"/>
                <w:lang w:val="pt-BR"/>
              </w:rPr>
            </w:rPrChange>
          </w:rPr>
          <w:t xml:space="preserve"> A associação de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3Z" w:id="1229863888">
              <w:rPr>
                <w:rFonts w:ascii="Consolas" w:hAnsi="Consolas" w:eastAsia="Consolas" w:cs="Consolas"/>
                <w:noProof w:val="0"/>
                <w:sz w:val="24"/>
                <w:szCs w:val="24"/>
                <w:lang w:val="pt-BR"/>
              </w:rPr>
            </w:rPrChange>
          </w:rPr>
          <w:t>1..</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3Z" w:id="1058864517">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3Z" w:id="1272745583">
              <w:rPr>
                <w:rFonts w:ascii="Times New Roman" w:hAnsi="Times New Roman" w:eastAsia="Times New Roman" w:cs="Times New Roman"/>
                <w:noProof w:val="0"/>
                <w:sz w:val="24"/>
                <w:szCs w:val="24"/>
                <w:lang w:val="pt-BR"/>
              </w:rPr>
            </w:rPrChange>
          </w:rPr>
          <w:t xml:space="preserve"> entre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4Z" w:id="1105396805">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5Z" w:id="204207655">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6Z" w:id="1462962921">
              <w:rPr>
                <w:rFonts w:ascii="Consolas" w:hAnsi="Consolas" w:eastAsia="Consolas" w:cs="Consolas"/>
                <w:noProof w:val="0"/>
                <w:sz w:val="24"/>
                <w:szCs w:val="24"/>
                <w:lang w:val="pt-BR"/>
              </w:rPr>
            </w:rPrChange>
          </w:rPr>
          <w:t>Componentes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7Z" w:id="238699803">
              <w:rPr>
                <w:rFonts w:ascii="Times New Roman" w:hAnsi="Times New Roman" w:eastAsia="Times New Roman" w:cs="Times New Roman"/>
                <w:noProof w:val="0"/>
                <w:sz w:val="24"/>
                <w:szCs w:val="24"/>
                <w:lang w:val="pt-BR"/>
              </w:rPr>
            </w:rPrChange>
          </w:rPr>
          <w:t xml:space="preserve"> é uma relação de composição. Isso significa que um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8Z" w:id="609875190">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9Z" w:id="1149863187">
              <w:rPr>
                <w:rFonts w:ascii="Times New Roman" w:hAnsi="Times New Roman" w:eastAsia="Times New Roman" w:cs="Times New Roman"/>
                <w:noProof w:val="0"/>
                <w:sz w:val="24"/>
                <w:szCs w:val="24"/>
                <w:lang w:val="pt-BR"/>
              </w:rPr>
            </w:rPrChange>
          </w:rPr>
          <w:t xml:space="preserve"> é composto por um ou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39Z" w:id="1304945865">
              <w:rPr>
                <w:rFonts w:ascii="Times New Roman" w:hAnsi="Times New Roman" w:eastAsia="Times New Roman" w:cs="Times New Roman"/>
                <w:noProof w:val="0"/>
                <w:sz w:val="24"/>
                <w:szCs w:val="24"/>
                <w:lang w:val="pt-BR"/>
              </w:rPr>
            </w:rPrChange>
          </w:rPr>
          <w:t xml:space="preserve">mais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Z" w:id="394660978">
              <w:rPr>
                <w:rFonts w:ascii="Consolas" w:hAnsi="Consolas" w:eastAsia="Consolas" w:cs="Consolas"/>
                <w:noProof w:val="0"/>
                <w:sz w:val="24"/>
                <w:szCs w:val="24"/>
                <w:lang w:val="pt-BR"/>
              </w:rPr>
            </w:rPrChange>
          </w:rPr>
          <w:t>Componentes</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1Z" w:id="280269752">
              <w:rPr>
                <w:rFonts w:ascii="Times New Roman" w:hAnsi="Times New Roman" w:eastAsia="Times New Roman" w:cs="Times New Roman"/>
                <w:noProof w:val="0"/>
                <w:sz w:val="24"/>
                <w:szCs w:val="24"/>
                <w:lang w:val="pt-BR"/>
              </w:rPr>
            </w:rPrChange>
          </w:rPr>
          <w:t xml:space="preserve">, e a existência dos componentes está intimamente ligada à existência do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2Z" w:id="1699781940">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3Z" w:id="1813240111">
              <w:rPr>
                <w:rFonts w:ascii="Times New Roman" w:hAnsi="Times New Roman" w:eastAsia="Times New Roman" w:cs="Times New Roman"/>
                <w:noProof w:val="0"/>
                <w:sz w:val="24"/>
                <w:szCs w:val="24"/>
                <w:lang w:val="pt-BR"/>
              </w:rPr>
            </w:rPrChange>
          </w:rPr>
          <w:t>.</w:t>
        </w:r>
      </w:ins>
    </w:p>
    <w:p w:rsidR="72F43150" w:rsidP="60453AAE" w:rsidRDefault="72F43150" w14:paraId="021B7E5F" w14:textId="29794F3B">
      <w:pPr>
        <w:pStyle w:val="ListParagraph"/>
        <w:numPr>
          <w:ilvl w:val="0"/>
          <w:numId w:val="135"/>
        </w:numPr>
        <w:bidi w:val="0"/>
        <w:spacing w:before="240" w:beforeAutospacing="off" w:after="240" w:afterAutospacing="off" w:line="360" w:lineRule="auto"/>
        <w:jc w:val="both"/>
        <w:rPr>
          <w:ins w:author="GUSTAVO DE OLIVEIRA REGO MORAIS" w:date="2025-08-08T21:28:31.896Z" w16du:dateUtc="2025-08-08T21:28:31.896Z" w:id="1643718886"/>
          <w:rFonts w:ascii="Times New Roman" w:hAnsi="Times New Roman" w:eastAsia="Times New Roman" w:cs="Times New Roman"/>
          <w:i w:val="0"/>
          <w:iCs w:val="0"/>
          <w:noProof w:val="0"/>
          <w:sz w:val="24"/>
          <w:szCs w:val="24"/>
          <w:lang w:val="pt-BR"/>
          <w:rPrChange w:author="GUSTAVO DE OLIVEIRA REGO MORAIS" w:date="2025-08-08T21:29:21.979Z" w:id="216518267">
            <w:rPr>
              <w:ins w:author="GUSTAVO DE OLIVEIRA REGO MORAIS" w:date="2025-08-08T21:28:31.896Z" w16du:dateUtc="2025-08-08T21:28:31.896Z" w:id="1467796126"/>
              <w:rFonts w:ascii="Times New Roman" w:hAnsi="Times New Roman" w:eastAsia="Times New Roman" w:cs="Times New Roman"/>
              <w:noProof w:val="0"/>
              <w:sz w:val="24"/>
              <w:szCs w:val="24"/>
              <w:lang w:val="pt-BR"/>
            </w:rPr>
          </w:rPrChange>
        </w:rPr>
        <w:pPrChange w:author="GUSTAVO DE OLIVEIRA REGO MORAIS" w:date="2025-08-08T21:29:26.842Z">
          <w:pPr>
            <w:bidi w:val="0"/>
          </w:pPr>
        </w:pPrChange>
      </w:pPr>
      <w:ins w:author="GUSTAVO DE OLIVEIRA REGO MORAIS" w:date="2025-08-08T21:28:31.896Z" w:id="1454432971">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41Z" w:id="1467033838">
              <w:rPr>
                <w:rFonts w:ascii="Times New Roman" w:hAnsi="Times New Roman" w:eastAsia="Times New Roman" w:cs="Times New Roman"/>
                <w:b w:val="1"/>
                <w:bCs w:val="1"/>
                <w:noProof w:val="0"/>
                <w:sz w:val="24"/>
                <w:szCs w:val="24"/>
                <w:lang w:val="pt-BR"/>
              </w:rPr>
            </w:rPrChange>
          </w:rPr>
          <w:t>Relacionamentos de Dependência (</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45Z" w:id="635548834">
              <w:rPr>
                <w:rFonts w:ascii="Consolas" w:hAnsi="Consolas" w:eastAsia="Consolas" w:cs="Consolas"/>
                <w:b w:val="1"/>
                <w:bCs w:val="1"/>
                <w:noProof w:val="0"/>
                <w:sz w:val="24"/>
                <w:szCs w:val="24"/>
                <w:lang w:val="pt-BR"/>
              </w:rPr>
            </w:rPrChange>
          </w:rPr>
          <w:t>Usa</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46Z" w:id="1998611096">
              <w:rPr>
                <w:rFonts w:ascii="Times New Roman" w:hAnsi="Times New Roman" w:eastAsia="Times New Roman" w:cs="Times New Roman"/>
                <w:b w:val="1"/>
                <w:bCs w:val="1"/>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6Z" w:id="1335370697">
              <w:rPr>
                <w:rFonts w:ascii="Times New Roman" w:hAnsi="Times New Roman" w:eastAsia="Times New Roman" w:cs="Times New Roman"/>
                <w:noProof w:val="0"/>
                <w:sz w:val="24"/>
                <w:szCs w:val="24"/>
                <w:lang w:val="pt-BR"/>
              </w:rPr>
            </w:rPrChange>
          </w:rPr>
          <w:t xml:space="preserve"> As classes de serviço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7Z" w:id="1122594434">
              <w:rPr>
                <w:rFonts w:ascii="Consolas" w:hAnsi="Consolas" w:eastAsia="Consolas" w:cs="Consolas"/>
                <w:noProof w:val="0"/>
                <w:sz w:val="24"/>
                <w:szCs w:val="24"/>
                <w:lang w:val="pt-BR"/>
              </w:rPr>
            </w:rPrChange>
          </w:rPr>
          <w:t>IARecomendacao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8Z" w:id="1545655788">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49Z" w:id="1330822308">
              <w:rPr>
                <w:rFonts w:ascii="Consolas" w:hAnsi="Consolas" w:eastAsia="Consolas" w:cs="Consolas"/>
                <w:noProof w:val="0"/>
                <w:sz w:val="24"/>
                <w:szCs w:val="24"/>
                <w:lang w:val="pt-BR"/>
              </w:rPr>
            </w:rPrChange>
          </w:rPr>
          <w:t>"sistema"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Z" w:id="2031980427">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1Z" w:id="1665623292">
              <w:rPr>
                <w:rFonts w:ascii="Consolas" w:hAnsi="Consolas" w:eastAsia="Consolas" w:cs="Consolas"/>
                <w:noProof w:val="0"/>
                <w:sz w:val="24"/>
                <w:szCs w:val="24"/>
                <w:lang w:val="pt-BR"/>
              </w:rPr>
            </w:rPrChange>
          </w:rPr>
          <w:t>Validacao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1Z" w:id="1253479586">
              <w:rPr>
                <w:rFonts w:ascii="Consolas" w:hAnsi="Consolas" w:eastAsia="Consolas" w:cs="Consolas"/>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1Z" w:id="403233828">
              <w:rPr>
                <w:rFonts w:ascii="Consolas" w:hAnsi="Consolas" w:eastAsia="Consolas" w:cs="Consolas"/>
                <w:noProof w:val="0"/>
                <w:sz w:val="24"/>
                <w:szCs w:val="24"/>
                <w:lang w:val="pt-BR"/>
              </w:rPr>
            </w:rPrChange>
          </w:rPr>
          <w:t>termica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2Z" w:id="1321403546">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3Z" w:id="986066897">
              <w:rPr>
                <w:rFonts w:ascii="Consolas" w:hAnsi="Consolas" w:eastAsia="Consolas" w:cs="Consolas"/>
                <w:noProof w:val="0"/>
                <w:sz w:val="24"/>
                <w:szCs w:val="24"/>
                <w:lang w:val="pt-BR"/>
              </w:rPr>
            </w:rPrChange>
          </w:rPr>
          <w:t>ChatBot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4Z" w:id="1190605890">
              <w:rPr>
                <w:rFonts w:ascii="Times New Roman" w:hAnsi="Times New Roman" w:eastAsia="Times New Roman" w:cs="Times New Roman"/>
                <w:noProof w:val="0"/>
                <w:sz w:val="24"/>
                <w:szCs w:val="24"/>
                <w:lang w:val="pt-BR"/>
              </w:rPr>
            </w:rPrChange>
          </w:rPr>
          <w:t>) possuem relacionamentos de dependência com as classes de negócio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5Z" w:id="1437808131">
              <w:rPr>
                <w:rFonts w:ascii="Consolas" w:hAnsi="Consolas" w:eastAsia="Consolas" w:cs="Consolas"/>
                <w:noProof w:val="0"/>
                <w:sz w:val="24"/>
                <w:szCs w:val="24"/>
                <w:lang w:val="pt-BR"/>
              </w:rPr>
            </w:rPrChange>
          </w:rPr>
          <w:t>Build</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7Z" w:id="1168747624">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8Z" w:id="1039723348">
              <w:rPr>
                <w:rFonts w:ascii="Consolas" w:hAnsi="Consolas" w:eastAsia="Consolas" w:cs="Consolas"/>
                <w:noProof w:val="0"/>
                <w:sz w:val="24"/>
                <w:szCs w:val="24"/>
                <w:lang w:val="pt-BR"/>
              </w:rPr>
            </w:rPrChange>
          </w:rPr>
          <w:t>Preferencia</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8Z" w:id="1533275856">
              <w:rPr>
                <w:rFonts w:ascii="Consolas" w:hAnsi="Consolas" w:eastAsia="Consolas" w:cs="Consolas"/>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58Z" w:id="943024030">
              <w:rPr>
                <w:rFonts w:ascii="Consolas" w:hAnsi="Consolas" w:eastAsia="Consolas" w:cs="Consolas"/>
                <w:noProof w:val="0"/>
                <w:sz w:val="24"/>
                <w:szCs w:val="24"/>
                <w:lang w:val="pt-BR"/>
              </w:rPr>
            </w:rPrChange>
          </w:rPr>
          <w:t>usuario</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Z" w:id="1812873203">
              <w:rPr>
                <w:rFonts w:ascii="Times New Roman" w:hAnsi="Times New Roman" w:eastAsia="Times New Roman" w:cs="Times New Roman"/>
                <w:noProof w:val="0"/>
                <w:sz w:val="24"/>
                <w:szCs w:val="24"/>
                <w:lang w:val="pt-BR"/>
              </w:rPr>
            </w:rPrChange>
          </w:rPr>
          <w:t xml:space="preserv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1Z" w:id="1703259142">
              <w:rPr>
                <w:rFonts w:ascii="Consolas" w:hAnsi="Consolas" w:eastAsia="Consolas" w:cs="Consolas"/>
                <w:noProof w:val="0"/>
                <w:sz w:val="24"/>
                <w:szCs w:val="24"/>
                <w:lang w:val="pt-BR"/>
              </w:rPr>
            </w:rPrChange>
          </w:rPr>
          <w:t>Ambiente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3Z" w:id="1332268687">
              <w:rPr>
                <w:rFonts w:ascii="Times New Roman" w:hAnsi="Times New Roman" w:eastAsia="Times New Roman" w:cs="Times New Roman"/>
                <w:noProof w:val="0"/>
                <w:sz w:val="24"/>
                <w:szCs w:val="24"/>
                <w:lang w:val="pt-BR"/>
              </w:rPr>
            </w:rPrChange>
          </w:rPr>
          <w:t>). Isso demonstra que a lógica de negócio dessas classes de serviço depende da estrutura e dos dados das classes de negócio.</w:t>
        </w:r>
      </w:ins>
    </w:p>
    <w:p w:rsidR="72F43150" w:rsidP="60453AAE" w:rsidRDefault="72F43150" w14:paraId="463A5954" w14:textId="19DF46AA">
      <w:pPr>
        <w:pStyle w:val="Heading4"/>
        <w:bidi w:val="0"/>
        <w:spacing w:before="319" w:beforeAutospacing="off" w:after="319" w:afterAutospacing="off" w:line="360" w:lineRule="auto"/>
        <w:jc w:val="both"/>
        <w:rPr>
          <w:ins w:author="GUSTAVO DE OLIVEIRA REGO MORAIS" w:date="2025-08-08T21:28:31.896Z" w16du:dateUtc="2025-08-08T21:28:31.896Z" w:id="608435468"/>
          <w:rFonts w:ascii="Times New Roman" w:hAnsi="Times New Roman" w:eastAsia="Times New Roman" w:cs="Times New Roman"/>
          <w:b w:val="1"/>
          <w:bCs w:val="1"/>
          <w:i w:val="0"/>
          <w:iCs w:val="0"/>
          <w:noProof w:val="0"/>
          <w:sz w:val="24"/>
          <w:szCs w:val="24"/>
          <w:lang w:val="pt-BR"/>
          <w:rPrChange w:author="GUSTAVO DE OLIVEIRA REGO MORAIS" w:date="2025-08-08T21:29:21.979Z" w:id="1613643626">
            <w:rPr>
              <w:ins w:author="GUSTAVO DE OLIVEIRA REGO MORAIS" w:date="2025-08-08T21:28:31.896Z" w16du:dateUtc="2025-08-08T21:28:31.896Z" w:id="2110302581"/>
              <w:rFonts w:ascii="Times New Roman" w:hAnsi="Times New Roman" w:eastAsia="Times New Roman" w:cs="Times New Roman"/>
              <w:b w:val="1"/>
              <w:bCs w:val="1"/>
              <w:noProof w:val="0"/>
              <w:sz w:val="24"/>
              <w:szCs w:val="24"/>
              <w:lang w:val="pt-BR"/>
            </w:rPr>
          </w:rPrChange>
        </w:rPr>
        <w:pPrChange w:author="GUSTAVO DE OLIVEIRA REGO MORAIS" w:date="2025-08-08T21:29:26.842Z">
          <w:pPr>
            <w:numPr>
              <w:ilvl w:val="0"/>
              <w:numId w:val="135"/>
            </w:numPr>
            <w:bidi w:val="0"/>
          </w:pPr>
        </w:pPrChange>
      </w:pPr>
      <w:ins w:author="GUSTAVO DE OLIVEIRA REGO MORAIS" w:date="2025-08-08T21:28:31.896Z" w:id="718809220">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79Z" w:id="1334041664">
              <w:rPr>
                <w:rFonts w:ascii="Times New Roman" w:hAnsi="Times New Roman" w:eastAsia="Times New Roman" w:cs="Times New Roman"/>
                <w:b w:val="1"/>
                <w:bCs w:val="1"/>
                <w:noProof w:val="0"/>
                <w:sz w:val="24"/>
                <w:szCs w:val="24"/>
                <w:lang w:val="pt-BR"/>
              </w:rPr>
            </w:rPrChange>
          </w:rPr>
          <w:t>Elementos Adicionais do Diagrama</w:t>
        </w:r>
      </w:ins>
    </w:p>
    <w:p w:rsidR="72F43150" w:rsidP="60453AAE" w:rsidRDefault="72F43150" w14:paraId="14FF00F6" w14:textId="1DC79E16">
      <w:pPr>
        <w:pStyle w:val="ListParagraph"/>
        <w:numPr>
          <w:ilvl w:val="0"/>
          <w:numId w:val="136"/>
        </w:numPr>
        <w:bidi w:val="0"/>
        <w:spacing w:before="240" w:beforeAutospacing="off" w:after="240" w:afterAutospacing="off" w:line="360" w:lineRule="auto"/>
        <w:jc w:val="both"/>
        <w:rPr>
          <w:ins w:author="GUSTAVO DE OLIVEIRA REGO MORAIS" w:date="2025-08-08T21:28:31.896Z" w16du:dateUtc="2025-08-08T21:28:31.896Z" w:id="719691445"/>
          <w:rFonts w:ascii="Times New Roman" w:hAnsi="Times New Roman" w:eastAsia="Times New Roman" w:cs="Times New Roman"/>
          <w:i w:val="0"/>
          <w:iCs w:val="0"/>
          <w:noProof w:val="0"/>
          <w:sz w:val="24"/>
          <w:szCs w:val="24"/>
          <w:lang w:val="pt-BR"/>
          <w:rPrChange w:author="GUSTAVO DE OLIVEIRA REGO MORAIS" w:date="2025-08-08T21:29:22.006Z" w:id="110619687">
            <w:rPr>
              <w:ins w:author="GUSTAVO DE OLIVEIRA REGO MORAIS" w:date="2025-08-08T21:28:31.896Z" w16du:dateUtc="2025-08-08T21:28:31.896Z" w:id="211385802"/>
              <w:rFonts w:ascii="Times New Roman" w:hAnsi="Times New Roman" w:eastAsia="Times New Roman" w:cs="Times New Roman"/>
              <w:noProof w:val="0"/>
              <w:sz w:val="24"/>
              <w:szCs w:val="24"/>
              <w:lang w:val="pt-BR"/>
            </w:rPr>
          </w:rPrChange>
        </w:rPr>
        <w:pPrChange w:author="GUSTAVO DE OLIVEIRA REGO MORAIS" w:date="2025-08-08T21:29:26.843Z">
          <w:pPr>
            <w:bidi w:val="0"/>
          </w:pPr>
        </w:pPrChange>
      </w:pPr>
      <w:ins w:author="GUSTAVO DE OLIVEIRA REGO MORAIS" w:date="2025-08-08T21:28:31.896Z" w:id="1484719232">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9:21.981Z" w:id="18214933">
              <w:rPr>
                <w:rFonts w:ascii="Times New Roman" w:hAnsi="Times New Roman" w:eastAsia="Times New Roman" w:cs="Times New Roman"/>
                <w:b w:val="1"/>
                <w:bCs w:val="1"/>
                <w:noProof w:val="0"/>
                <w:sz w:val="24"/>
                <w:szCs w:val="24"/>
                <w:lang w:val="pt-BR"/>
              </w:rPr>
            </w:rPrChange>
          </w:rPr>
          <w:t>Enumerações (</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65Z" w:id="1220779257">
              <w:rPr>
                <w:rFonts w:ascii="Consolas" w:hAnsi="Consolas" w:eastAsia="Consolas" w:cs="Consolas"/>
                <w:b w:val="1"/>
                <w:bCs w:val="1"/>
                <w:noProof w:val="0"/>
                <w:sz w:val="24"/>
                <w:szCs w:val="24"/>
                <w:lang w:val="pt-BR"/>
              </w:rPr>
            </w:rPrChange>
          </w:rPr>
          <w:t>«</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65Z" w:id="1614342181">
              <w:rPr>
                <w:rFonts w:ascii="Consolas" w:hAnsi="Consolas" w:eastAsia="Consolas" w:cs="Consolas"/>
                <w:b w:val="1"/>
                <w:bCs w:val="1"/>
                <w:noProof w:val="0"/>
                <w:sz w:val="24"/>
                <w:szCs w:val="24"/>
                <w:lang w:val="pt-BR"/>
              </w:rPr>
            </w:rPrChange>
          </w:rPr>
          <w:t>enumeration</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65Z" w:id="1084393865">
              <w:rPr>
                <w:rFonts w:ascii="Consolas" w:hAnsi="Consolas" w:eastAsia="Consolas" w:cs="Consolas"/>
                <w:b w:val="1"/>
                <w:bCs w:val="1"/>
                <w:noProof w:val="0"/>
                <w:sz w:val="24"/>
                <w:szCs w:val="24"/>
                <w:lang w:val="pt-BR"/>
              </w:rPr>
            </w:rPrChange>
          </w:rPr>
          <w:t>»</w:t>
        </w:r>
        <w:r w:rsidRPr="60453AAE" w:rsidR="72F43150">
          <w:rPr>
            <w:rFonts w:ascii="Times New Roman" w:hAnsi="Times New Roman" w:eastAsia="Times New Roman" w:cs="Times New Roman"/>
            <w:b w:val="1"/>
            <w:bCs w:val="1"/>
            <w:i w:val="0"/>
            <w:iCs w:val="0"/>
            <w:noProof w:val="0"/>
            <w:sz w:val="24"/>
            <w:szCs w:val="24"/>
            <w:lang w:val="pt-BR"/>
            <w:rPrChange w:author="GUSTAVO DE OLIVEIRA REGO MORAIS" w:date="2025-08-08T21:28:42.666Z" w:id="275635278">
              <w:rPr>
                <w:rFonts w:ascii="Times New Roman" w:hAnsi="Times New Roman" w:eastAsia="Times New Roman" w:cs="Times New Roman"/>
                <w:b w:val="1"/>
                <w:bCs w:val="1"/>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7Z" w:id="344674386">
              <w:rPr>
                <w:rFonts w:ascii="Times New Roman" w:hAnsi="Times New Roman" w:eastAsia="Times New Roman" w:cs="Times New Roman"/>
                <w:noProof w:val="0"/>
                <w:sz w:val="24"/>
                <w:szCs w:val="24"/>
                <w:lang w:val="pt-BR"/>
              </w:rPr>
            </w:rPrChange>
          </w:rPr>
          <w:t xml:space="preserve"> Os tipos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7Z" w:id="131843848">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7Z" w:id="662132118">
              <w:rPr>
                <w:rFonts w:ascii="Consolas" w:hAnsi="Consolas" w:eastAsia="Consolas" w:cs="Consolas"/>
                <w:noProof w:val="0"/>
                <w:sz w:val="24"/>
                <w:szCs w:val="24"/>
                <w:lang w:val="pt-BR"/>
              </w:rPr>
            </w:rPrChange>
          </w:rPr>
          <w:t>TpoComponente</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7Z" w:id="1074276561">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8Z" w:id="1488914953">
              <w:rPr>
                <w:rFonts w:ascii="Times New Roman" w:hAnsi="Times New Roman" w:eastAsia="Times New Roman" w:cs="Times New Roman"/>
                <w:noProof w:val="0"/>
                <w:sz w:val="24"/>
                <w:szCs w:val="24"/>
                <w:lang w:val="pt-BR"/>
              </w:rPr>
            </w:rPrChange>
          </w:rPr>
          <w:t xml:space="preserve"> 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9Z" w:id="1493058012">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9Z" w:id="610239510">
              <w:rPr>
                <w:rFonts w:ascii="Consolas" w:hAnsi="Consolas" w:eastAsia="Consolas" w:cs="Consolas"/>
                <w:noProof w:val="0"/>
                <w:sz w:val="24"/>
                <w:szCs w:val="24"/>
                <w:lang w:val="pt-BR"/>
              </w:rPr>
            </w:rPrChange>
          </w:rPr>
          <w:t>PerfilPC</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69Z" w:id="2082210543">
              <w:rPr>
                <w:rFonts w:ascii="Consolas" w:hAnsi="Consolas" w:eastAsia="Consolas" w:cs="Consolas"/>
                <w:noProof w:val="0"/>
                <w:sz w:val="24"/>
                <w:szCs w:val="24"/>
                <w:lang w:val="pt-BR"/>
              </w:rPr>
            </w:rPrChange>
          </w:rPr>
          <w:t>"</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7Z" w:id="1306517527">
              <w:rPr>
                <w:rFonts w:ascii="Times New Roman" w:hAnsi="Times New Roman" w:eastAsia="Times New Roman" w:cs="Times New Roman"/>
                <w:noProof w:val="0"/>
                <w:sz w:val="24"/>
                <w:szCs w:val="24"/>
                <w:lang w:val="pt-BR"/>
              </w:rPr>
            </w:rPrChange>
          </w:rPr>
          <w:t xml:space="preserve"> são modelados como enumerações. Isso garante que os valores para o tipo de componente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7Z" w:id="530811441">
              <w:rPr>
                <w:rFonts w:ascii="Times New Roman" w:hAnsi="Times New Roman" w:eastAsia="Times New Roman" w:cs="Times New Roman"/>
                <w:noProof w:val="0"/>
                <w:sz w:val="24"/>
                <w:szCs w:val="24"/>
                <w:lang w:val="pt-BR"/>
              </w:rPr>
            </w:rPrChange>
          </w:rPr>
          <w:t>ex</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7Z" w:id="1549080595">
              <w:rPr>
                <w:rFonts w:ascii="Times New Roman" w:hAnsi="Times New Roman" w:eastAsia="Times New Roman" w:cs="Times New Roman"/>
                <w:noProof w:val="0"/>
                <w:sz w:val="24"/>
                <w:szCs w:val="24"/>
                <w:lang w:val="pt-BR"/>
              </w:rPr>
            </w:rPrChange>
          </w:rPr>
          <w:t>: "CPU", "GPU", "RAM") e o perfil de uso (</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7Z" w:id="1300081121">
              <w:rPr>
                <w:rFonts w:ascii="Times New Roman" w:hAnsi="Times New Roman" w:eastAsia="Times New Roman" w:cs="Times New Roman"/>
                <w:noProof w:val="0"/>
                <w:sz w:val="24"/>
                <w:szCs w:val="24"/>
                <w:lang w:val="pt-BR"/>
              </w:rPr>
            </w:rPrChange>
          </w:rPr>
          <w:t>ex</w:t>
        </w:r>
        <w:r w:rsidRPr="60453AAE" w:rsidR="72F43150">
          <w:rPr>
            <w:rFonts w:ascii="Times New Roman" w:hAnsi="Times New Roman" w:eastAsia="Times New Roman" w:cs="Times New Roman"/>
            <w:i w:val="0"/>
            <w:iCs w:val="0"/>
            <w:noProof w:val="0"/>
            <w:sz w:val="24"/>
            <w:szCs w:val="24"/>
            <w:lang w:val="pt-BR"/>
            <w:rPrChange w:author="GUSTAVO DE OLIVEIRA REGO MORAIS" w:date="2025-08-08T21:28:42.67Z" w:id="1652183882">
              <w:rPr>
                <w:rFonts w:ascii="Times New Roman" w:hAnsi="Times New Roman" w:eastAsia="Times New Roman" w:cs="Times New Roman"/>
                <w:noProof w:val="0"/>
                <w:sz w:val="24"/>
                <w:szCs w:val="24"/>
                <w:lang w:val="pt-BR"/>
              </w:rPr>
            </w:rPrChange>
          </w:rPr>
          <w:t>: "GAMER", "EDITOR_VIDEO") sejam consistentes em todo o sistema.</w:t>
        </w:r>
      </w:ins>
    </w:p>
    <w:p w:rsidR="31B27576" w:rsidP="60453AAE" w:rsidRDefault="31B27576" w14:paraId="5EC770EC" w14:textId="2E71AC5E">
      <w:pPr>
        <w:bidi w:val="0"/>
        <w:spacing w:line="360" w:lineRule="auto"/>
        <w:ind w:firstLine="708"/>
        <w:jc w:val="both"/>
        <w:rPr>
          <w:rFonts w:ascii="Times New Roman" w:hAnsi="Times New Roman" w:eastAsia="Times New Roman" w:cs="Times New Roman"/>
          <w:noProof w:val="0"/>
          <w:sz w:val="24"/>
          <w:szCs w:val="24"/>
          <w:lang w:val="pt-BR"/>
        </w:rPr>
        <w:pPrChange w:author="GUSTAVO DE OLIVEIRA REGO MORAIS" w:date="2025-08-08T21:29:54.338Z">
          <w:pPr>
            <w:bidi w:val="0"/>
          </w:pPr>
        </w:pPrChange>
      </w:pPr>
      <w:ins w:author="GUSTAVO DE OLIVEIRA REGO MORAIS" w:date="2025-08-08T21:29:40.437Z" w:id="1039502730">
        <w:r w:rsidRPr="60453AAE" w:rsidR="31B27576">
          <w:rPr>
            <w:rFonts w:ascii="Times New Roman" w:hAnsi="Times New Roman" w:eastAsia="Times New Roman" w:cs="Times New Roman"/>
            <w:noProof w:val="0"/>
            <w:sz w:val="24"/>
            <w:szCs w:val="24"/>
            <w:lang w:val="pt-BR"/>
          </w:rPr>
          <w:t xml:space="preserve">A análise detalhada do diagrama de classes conclui a modelagem da estrutura estática do sistema. Este diagrama serve como o principal </w:t>
        </w:r>
        <w:r w:rsidRPr="60453AAE" w:rsidR="31B27576">
          <w:rPr>
            <w:rFonts w:ascii="Times New Roman" w:hAnsi="Times New Roman" w:eastAsia="Times New Roman" w:cs="Times New Roman"/>
            <w:noProof w:val="0"/>
            <w:sz w:val="24"/>
            <w:szCs w:val="24"/>
            <w:lang w:val="pt-BR"/>
          </w:rPr>
          <w:t>blueprint</w:t>
        </w:r>
        <w:r w:rsidRPr="60453AAE" w:rsidR="31B27576">
          <w:rPr>
            <w:rFonts w:ascii="Times New Roman" w:hAnsi="Times New Roman" w:eastAsia="Times New Roman" w:cs="Times New Roman"/>
            <w:noProof w:val="0"/>
            <w:sz w:val="24"/>
            <w:szCs w:val="24"/>
            <w:lang w:val="pt-BR"/>
          </w:rPr>
          <w:t xml:space="preserve"> para a fase de implementação, definindo as classes, atributos, métodos e os relacionamentos que formam o esqueleto do software. Ele é a base para o desenvolvimento orientado a objetos, garantindo a modularidade, a organização e a consistência do código-fonte do projeto.</w:t>
        </w:r>
      </w:ins>
    </w:p>
    <w:p w:rsidR="7E933464" w:rsidP="60453AAE" w:rsidRDefault="7E933464" w14:paraId="36E10054" w14:textId="5A23BFFF">
      <w:pPr>
        <w:pStyle w:val="Heading1"/>
        <w:spacing w:line="360" w:lineRule="auto"/>
        <w:rPr>
          <w:rFonts w:ascii="Times New Roman" w:hAnsi="Times New Roman" w:eastAsia="Times New Roman" w:cs="Times New Roman"/>
          <w:b w:val="1"/>
          <w:bCs w:val="1"/>
          <w:sz w:val="24"/>
          <w:szCs w:val="24"/>
        </w:rPr>
      </w:pPr>
      <w:bookmarkStart w:name="_Toc1353415486" w:id="735880834"/>
      <w:r w:rsidRPr="60453AAE" w:rsidR="6265BE77">
        <w:rPr>
          <w:rFonts w:ascii="Times New Roman" w:hAnsi="Times New Roman" w:eastAsia="Times New Roman" w:cs="Times New Roman"/>
          <w:b w:val="1"/>
          <w:bCs w:val="1"/>
          <w:sz w:val="24"/>
          <w:szCs w:val="24"/>
        </w:rPr>
        <w:t>9</w:t>
      </w:r>
      <w:r w:rsidRPr="60453AAE" w:rsidR="1C8DCD83">
        <w:rPr>
          <w:rFonts w:ascii="Times New Roman" w:hAnsi="Times New Roman" w:eastAsia="Times New Roman" w:cs="Times New Roman"/>
          <w:b w:val="1"/>
          <w:bCs w:val="1"/>
          <w:sz w:val="24"/>
          <w:szCs w:val="24"/>
        </w:rPr>
        <w:t>.</w:t>
      </w:r>
      <w:r w:rsidRPr="60453AAE" w:rsidR="6265BE77">
        <w:rPr>
          <w:rFonts w:ascii="Times New Roman" w:hAnsi="Times New Roman" w:eastAsia="Times New Roman" w:cs="Times New Roman"/>
          <w:b w:val="1"/>
          <w:bCs w:val="1"/>
          <w:sz w:val="24"/>
          <w:szCs w:val="24"/>
        </w:rPr>
        <w:t xml:space="preserve"> TECNOLOGIAS</w:t>
      </w:r>
      <w:bookmarkEnd w:id="735880834"/>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60453AAE" w:rsidRDefault="7E933464" w14:paraId="7A15D14E" w14:textId="3CCEF96D">
      <w:pPr>
        <w:pStyle w:val="Heading1"/>
        <w:spacing w:line="360" w:lineRule="auto"/>
        <w:rPr>
          <w:rFonts w:ascii="Times New Roman" w:hAnsi="Times New Roman" w:eastAsia="Times New Roman" w:cs="Times New Roman"/>
          <w:b w:val="1"/>
          <w:bCs w:val="1"/>
          <w:sz w:val="24"/>
          <w:szCs w:val="24"/>
        </w:rPr>
      </w:pPr>
      <w:bookmarkStart w:name="_Toc1548019278" w:id="254628338"/>
      <w:r w:rsidRPr="60453AAE" w:rsidR="6265BE77">
        <w:rPr>
          <w:rFonts w:ascii="Times New Roman" w:hAnsi="Times New Roman" w:eastAsia="Times New Roman" w:cs="Times New Roman"/>
          <w:b w:val="1"/>
          <w:bCs w:val="1"/>
          <w:sz w:val="24"/>
          <w:szCs w:val="24"/>
        </w:rPr>
        <w:t>10</w:t>
      </w:r>
      <w:r w:rsidRPr="60453AAE" w:rsidR="56736870">
        <w:rPr>
          <w:rFonts w:ascii="Times New Roman" w:hAnsi="Times New Roman" w:eastAsia="Times New Roman" w:cs="Times New Roman"/>
          <w:b w:val="1"/>
          <w:bCs w:val="1"/>
          <w:sz w:val="24"/>
          <w:szCs w:val="24"/>
        </w:rPr>
        <w:t>.</w:t>
      </w:r>
      <w:r w:rsidRPr="60453AAE" w:rsidR="6265BE77">
        <w:rPr>
          <w:rFonts w:ascii="Times New Roman" w:hAnsi="Times New Roman" w:eastAsia="Times New Roman" w:cs="Times New Roman"/>
          <w:b w:val="1"/>
          <w:bCs w:val="1"/>
          <w:sz w:val="24"/>
          <w:szCs w:val="24"/>
        </w:rPr>
        <w:t xml:space="preserve"> ESCOPO DA PROTOTIPAÇÃO</w:t>
      </w:r>
      <w:bookmarkEnd w:id="254628338"/>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60453AAE"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pt-BR"/>
        </w:rPr>
      </w:pPr>
      <w:r w:rsidRPr="60453AAE" w:rsidR="15447F7C">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60453AAE" w:rsidRDefault="7E933464" w14:paraId="01B1AEF0" w14:textId="1DCB3B62">
      <w:pPr>
        <w:pStyle w:val="Heading1"/>
        <w:rPr>
          <w:b w:val="1"/>
          <w:bCs w:val="1"/>
          <w:sz w:val="24"/>
          <w:szCs w:val="24"/>
        </w:rPr>
      </w:pPr>
      <w:bookmarkStart w:name="_Toc469727889" w:id="1904010187"/>
      <w:r w:rsidRPr="60453AAE" w:rsidR="6265BE77">
        <w:rPr>
          <w:b w:val="1"/>
          <w:bCs w:val="1"/>
          <w:sz w:val="24"/>
          <w:szCs w:val="24"/>
        </w:rPr>
        <w:t>11</w:t>
      </w:r>
      <w:r w:rsidRPr="60453AAE" w:rsidR="7BA28918">
        <w:rPr>
          <w:b w:val="1"/>
          <w:bCs w:val="1"/>
          <w:sz w:val="24"/>
          <w:szCs w:val="24"/>
        </w:rPr>
        <w:t>.</w:t>
      </w:r>
      <w:r w:rsidRPr="60453AAE" w:rsidR="6265BE77">
        <w:rPr>
          <w:b w:val="1"/>
          <w:bCs w:val="1"/>
          <w:sz w:val="24"/>
          <w:szCs w:val="24"/>
        </w:rPr>
        <w:t xml:space="preserve"> CONCLUSÃO</w:t>
      </w:r>
      <w:bookmarkEnd w:id="1904010187"/>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56F07C0D" w:rsidP="4B48383A" w:rsidRDefault="56F07C0D" w14:paraId="35B3F044" w14:textId="6528BDB1">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60453AAE" w:rsidR="26A7DB9F">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60453AAE" w:rsidP="60453AAE" w:rsidRDefault="60453AAE" w14:paraId="2A524D9D" w14:textId="1C469492">
      <w:pPr>
        <w:pStyle w:val="Normal"/>
      </w:pPr>
    </w:p>
    <w:p w:rsidR="60453AAE" w:rsidRDefault="60453AAE" w14:paraId="396436C9" w14:textId="23744C0B">
      <w:r>
        <w:br w:type="page"/>
      </w:r>
    </w:p>
    <w:p w:rsidR="7E933464" w:rsidP="60453AAE" w:rsidRDefault="7E933464" w14:paraId="142E8B40" w14:textId="5BF8845A">
      <w:pPr>
        <w:pStyle w:val="Heading1"/>
        <w:rPr>
          <w:rFonts w:ascii="Times New Roman" w:hAnsi="Times New Roman" w:eastAsia="Times New Roman" w:cs="Times New Roman"/>
          <w:b w:val="1"/>
          <w:bCs w:val="1"/>
          <w:sz w:val="24"/>
          <w:szCs w:val="24"/>
        </w:rPr>
      </w:pPr>
      <w:bookmarkStart w:name="_Toc67925982" w:id="854373007"/>
      <w:r w:rsidRPr="60453AAE" w:rsidR="6265BE77">
        <w:rPr>
          <w:b w:val="1"/>
          <w:bCs w:val="1"/>
          <w:sz w:val="24"/>
          <w:szCs w:val="24"/>
        </w:rPr>
        <w:t>12 REFERENCIAS</w:t>
      </w:r>
      <w:bookmarkEnd w:id="854373007"/>
    </w:p>
    <w:p w:rsidR="1AF509E4" w:rsidP="1AF509E4" w:rsidRDefault="1AF509E4" w14:paraId="08B15201" w14:textId="74B293B8">
      <w:pPr>
        <w:pStyle w:val="Normal"/>
      </w:pPr>
    </w:p>
    <w:p w:rsidR="7C468BC7" w:rsidP="1AF509E4" w:rsidRDefault="7C468BC7" w14:paraId="30CAA2DA" w14:textId="3489FA12">
      <w:pPr>
        <w:pStyle w:val="Normal"/>
      </w:pPr>
      <w:r w:rsidR="7C468BC7">
        <w:rPr/>
        <w:t xml:space="preserve">[1] PRESSMAN, R. S.; MAXIM, B. Engenharia de software: uma abordagem profissional. 8. ed. Porto Alegre: AMGH, 2016. </w:t>
      </w:r>
    </w:p>
    <w:p w:rsidR="7C468BC7" w:rsidP="1AF509E4" w:rsidRDefault="7C468BC7" w14:paraId="2B59206E" w14:textId="0C38E932">
      <w:pPr>
        <w:pStyle w:val="Normal"/>
      </w:pPr>
      <w:r w:rsidR="7C468BC7">
        <w:rPr/>
        <w:t xml:space="preserve"> </w:t>
      </w:r>
    </w:p>
    <w:p w:rsidR="7C468BC7" w:rsidP="1AF509E4" w:rsidRDefault="7C468BC7" w14:paraId="00F2B070" w14:textId="26FF0049">
      <w:pPr>
        <w:pStyle w:val="Normal"/>
      </w:pPr>
      <w:r w:rsidR="7C468BC7">
        <w:rPr/>
        <w:t xml:space="preserve">[2] JORNAL DA USP. A expansão do mercado de games brasileiro se deve a mudanças no modo tradicional do trabalho. São Paulo, 2023. Disponível em: </w:t>
      </w:r>
      <w:ins w:author="ARLISON GASPAR DE OLIVEIRA" w:date="2025-06-14T01:05:21.98Z" w:id="2135760361">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1606028101">
        <w:r>
          <w:fldChar w:fldCharType="begin"/>
        </w:r>
        <w:r>
          <w:instrText xml:space="preserve">HYPERLINK "https://jornal.usp.br/radio-usp/a-expansao-do-mercado-de-games-brasileiro-se-deve-a-mudancas-no-modo-tradicional-do-trabalho/" </w:instrText>
        </w:r>
        <w:r>
          <w:fldChar w:fldCharType="separate"/>
        </w:r>
        <w:r/>
      </w:ins>
      <w:r w:rsidR="7C468BC7">
        <w:rPr/>
        <w:t>https://jornal.usp.br/radio-usp/a-expansao-do-mercado-de-games-brasileiro-se-deve-a-mudancas-no-modo-tradicional-do-trabalho/</w:t>
      </w:r>
      <w:ins w:author="ARLISON GASPAR DE OLIVEIRA" w:date="2025-06-14T01:05:21.95Z" w:id="1466795710">
        <w:r>
          <w:fldChar w:fldCharType="end"/>
        </w:r>
      </w:ins>
      <w:ins w:author="ARLISON GASPAR DE OLIVEIRA" w:date="2025-06-14T01:05:21.98Z" w:id="1720111463">
        <w:r>
          <w:fldChar w:fldCharType="end"/>
        </w:r>
      </w:ins>
      <w:r w:rsidR="7C468BC7">
        <w:rPr/>
        <w:t xml:space="preserve">. Acesso em: 02 jun. 2025. </w:t>
      </w:r>
    </w:p>
    <w:p w:rsidR="7C468BC7" w:rsidP="1AF509E4" w:rsidRDefault="7C468BC7" w14:paraId="45293A65" w14:textId="08DC0CDE">
      <w:pPr>
        <w:pStyle w:val="Normal"/>
      </w:pPr>
      <w:r w:rsidR="7C468BC7">
        <w:rPr/>
        <w:t xml:space="preserve"> </w:t>
      </w:r>
    </w:p>
    <w:p w:rsidR="7C468BC7" w:rsidP="1AF509E4" w:rsidRDefault="7C468BC7" w14:paraId="635FD5FA" w14:textId="091DCDA3">
      <w:pPr>
        <w:pStyle w:val="Normal"/>
      </w:pPr>
      <w:r w:rsidR="7C468BC7">
        <w:rPr/>
        <w:t>[</w:t>
      </w:r>
      <w:r w:rsidR="7C468BC7">
        <w:rPr/>
        <w:t>3]KINGSTON</w:t>
      </w:r>
      <w:r w:rsidR="7C468BC7">
        <w:rPr/>
        <w:t xml:space="preserve">. Os 10 principais erros que os iniciantes cometem ao montar um PC. 2023. Disponível em: </w:t>
      </w:r>
      <w:ins w:author="ARLISON GASPAR DE OLIVEIRA" w:date="2025-06-14T01:05:21.98Z" w:id="1604116960">
        <w:r>
          <w:fldChar w:fldCharType="begin"/>
        </w:r>
        <w:r>
          <w:instrText xml:space="preserve">HYPERLINK "https://www.kingston.com/br/blog/gaming/top-10-pc-build-mistakes-beginners-make" </w:instrText>
        </w:r>
        <w:r>
          <w:fldChar w:fldCharType="separate"/>
        </w:r>
        <w:r/>
      </w:ins>
      <w:ins w:author="ARLISON GASPAR DE OLIVEIRA" w:date="2025-06-14T01:05:21.954Z" w:id="321949687">
        <w:r>
          <w:fldChar w:fldCharType="begin"/>
        </w:r>
        <w:r>
          <w:instrText xml:space="preserve">HYPERLINK "https://www.kingston.com/br/blog/gaming/top-10-pc-build-mistakes-beginners-make" </w:instrText>
        </w:r>
        <w:r>
          <w:fldChar w:fldCharType="separate"/>
        </w:r>
        <w:r/>
      </w:ins>
      <w:r w:rsidR="7C468BC7">
        <w:rPr/>
        <w:t>https://www.kingston.com/br/blog/gaming/top-10-pc-build-mistakes-beginners-make</w:t>
      </w:r>
      <w:ins w:author="ARLISON GASPAR DE OLIVEIRA" w:date="2025-06-14T01:05:21.954Z" w:id="152808080">
        <w:r>
          <w:fldChar w:fldCharType="end"/>
        </w:r>
      </w:ins>
      <w:ins w:author="ARLISON GASPAR DE OLIVEIRA" w:date="2025-06-14T01:05:21.98Z" w:id="931834369">
        <w:r>
          <w:fldChar w:fldCharType="end"/>
        </w:r>
      </w:ins>
      <w:r w:rsidR="7C468BC7">
        <w:rPr/>
        <w:t xml:space="preserve">. Acesso em: 30 mai. 2025. </w:t>
      </w:r>
    </w:p>
    <w:p w:rsidR="7C468BC7" w:rsidP="1AF509E4" w:rsidRDefault="7C468BC7" w14:paraId="6D9644BF" w14:textId="130180AB">
      <w:pPr>
        <w:pStyle w:val="Normal"/>
      </w:pPr>
      <w:r w:rsidR="7C468BC7">
        <w:rPr/>
        <w:t xml:space="preserve"> </w:t>
      </w:r>
    </w:p>
    <w:p w:rsidR="7C468BC7" w:rsidP="1AF509E4" w:rsidRDefault="7C468BC7" w14:paraId="18E18ECF" w14:textId="7BB9B4D8">
      <w:pPr>
        <w:pStyle w:val="Normal"/>
      </w:pPr>
      <w:r w:rsidR="7C468BC7">
        <w:rPr/>
        <w:t xml:space="preserve">[4] SOMMERVILLE, I. Engenharia de Software. 9. ed. São Paulo: Pearson Addison Wesley, 2011. </w:t>
      </w:r>
    </w:p>
    <w:p w:rsidR="7C468BC7" w:rsidP="1AF509E4" w:rsidRDefault="7C468BC7" w14:paraId="14648D9F" w14:textId="46EC1004">
      <w:pPr>
        <w:pStyle w:val="Normal"/>
      </w:pPr>
      <w:r w:rsidR="7C468BC7">
        <w:rPr/>
        <w:t xml:space="preserve"> </w:t>
      </w:r>
    </w:p>
    <w:p w:rsidR="7C468BC7" w:rsidP="1AF509E4" w:rsidRDefault="7C468BC7" w14:paraId="08F3192C" w14:textId="4ACD0F68">
      <w:pPr>
        <w:pStyle w:val="Normal"/>
      </w:pPr>
      <w:r w:rsidR="7C468BC7">
        <w:rPr/>
        <w:t xml:space="preserve">[5] BOOCH, G.; RUMBAUGH, J.; JACOBSON, I. UML: guia do usuário. 2. ed. Rio de Janeiro: Campus, 2006. </w:t>
      </w:r>
    </w:p>
    <w:p w:rsidR="7C468BC7" w:rsidP="1AF509E4" w:rsidRDefault="7C468BC7" w14:paraId="00CBA556" w14:textId="39189313">
      <w:pPr>
        <w:pStyle w:val="Normal"/>
      </w:pPr>
      <w:r w:rsidR="7C468BC7">
        <w:rPr/>
        <w:t xml:space="preserve"> </w:t>
      </w:r>
    </w:p>
    <w:p w:rsidR="7C468BC7" w:rsidP="1AF509E4" w:rsidRDefault="7C468BC7" w14:paraId="000A9904" w14:textId="7DE66BFA">
      <w:pPr>
        <w:pStyle w:val="Normal"/>
      </w:pPr>
      <w:r w:rsidR="7C468BC7">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7C468BC7">
        <w:rPr/>
        <w:t xml:space="preserve"> </w:t>
      </w:r>
    </w:p>
    <w:p w:rsidR="7C468BC7" w:rsidP="1AF509E4" w:rsidRDefault="7C468BC7" w14:paraId="7B630202" w14:textId="0FC2CDEE">
      <w:pPr>
        <w:pStyle w:val="Normal"/>
      </w:pPr>
      <w:r w:rsidR="7C468BC7">
        <w:rPr/>
        <w:t xml:space="preserve">[7] </w:t>
      </w:r>
      <w:r w:rsidR="7C468BC7">
        <w:rPr/>
        <w:t>Object</w:t>
      </w:r>
      <w:r w:rsidR="7C468BC7">
        <w:rPr/>
        <w:t xml:space="preserve"> Management </w:t>
      </w:r>
      <w:r w:rsidR="7C468BC7">
        <w:rPr/>
        <w:t>Group</w:t>
      </w:r>
      <w:r w:rsidR="7C468BC7">
        <w:rPr/>
        <w:t xml:space="preserve"> (OMG). OMG </w:t>
      </w:r>
      <w:r w:rsidR="7C468BC7">
        <w:rPr/>
        <w:t>Unified</w:t>
      </w:r>
      <w:r w:rsidR="7C468BC7">
        <w:rPr/>
        <w:t xml:space="preserve"> </w:t>
      </w:r>
      <w:r w:rsidR="7C468BC7">
        <w:rPr/>
        <w:t>Modeling</w:t>
      </w:r>
      <w:r w:rsidR="7C468BC7">
        <w:rPr/>
        <w:t xml:space="preserve"> </w:t>
      </w:r>
      <w:r w:rsidR="7C468BC7">
        <w:rPr/>
        <w:t>Language</w:t>
      </w:r>
      <w:r w:rsidR="7C468BC7">
        <w:rPr/>
        <w:t xml:space="preserve"> (OMG UML), </w:t>
      </w:r>
      <w:r w:rsidR="7C468BC7">
        <w:rPr/>
        <w:t>Superstructure</w:t>
      </w:r>
      <w:r w:rsidR="7C468BC7">
        <w:rPr/>
        <w:t xml:space="preserve">, V2.5.1. Disponível em: </w:t>
      </w:r>
      <w:ins w:author="ARLISON GASPAR DE OLIVEIRA" w:date="2025-06-14T01:05:21.981Z" w:id="1188135285">
        <w:r>
          <w:fldChar w:fldCharType="begin"/>
        </w:r>
        <w:r>
          <w:instrText xml:space="preserve">HYPERLINK "https://www.omg.org/spec/UML/" </w:instrText>
        </w:r>
        <w:r>
          <w:fldChar w:fldCharType="separate"/>
        </w:r>
        <w:r/>
      </w:ins>
      <w:ins w:author="ARLISON GASPAR DE OLIVEIRA" w:date="2025-06-14T01:05:21.969Z" w:id="1455131222">
        <w:r>
          <w:fldChar w:fldCharType="begin"/>
        </w:r>
        <w:r>
          <w:instrText xml:space="preserve">HYPERLINK "https://www.omg.org/spec/UML/" </w:instrText>
        </w:r>
        <w:r>
          <w:fldChar w:fldCharType="separate"/>
        </w:r>
        <w:r/>
      </w:ins>
      <w:r w:rsidR="7C468BC7">
        <w:rPr/>
        <w:t>https://www.omg.org/spec/UML/</w:t>
      </w:r>
      <w:ins w:author="ARLISON GASPAR DE OLIVEIRA" w:date="2025-06-14T01:05:21.969Z" w:id="1855257943">
        <w:r>
          <w:fldChar w:fldCharType="end"/>
        </w:r>
      </w:ins>
      <w:ins w:author="ARLISON GASPAR DE OLIVEIRA" w:date="2025-06-14T01:05:21.981Z" w:id="1190295181">
        <w:r>
          <w:fldChar w:fldCharType="end"/>
        </w:r>
      </w:ins>
      <w:r w:rsidR="7C468BC7">
        <w:rPr/>
        <w:t xml:space="preserve">. Acesso em: 05 jun. 2025. </w:t>
      </w:r>
    </w:p>
    <w:p w:rsidR="7C468BC7" w:rsidP="1AF509E4" w:rsidRDefault="7C468BC7" w14:paraId="2E29A437" w14:textId="0E84E391">
      <w:pPr>
        <w:pStyle w:val="Normal"/>
      </w:pPr>
      <w:r w:rsidR="7C468BC7">
        <w:rPr/>
        <w:t xml:space="preserve"> </w:t>
      </w:r>
    </w:p>
    <w:p w:rsidR="7C468BC7" w:rsidP="1AF509E4" w:rsidRDefault="7C468BC7" w14:paraId="726C91A8" w14:textId="70D5B8A2">
      <w:pPr>
        <w:pStyle w:val="Normal"/>
      </w:pPr>
      <w:r w:rsidR="7C468BC7">
        <w:rPr/>
        <w:t xml:space="preserve">[8] ADRENALINE. Guia rápido de montagem de PC! 2021. Disponível em: </w:t>
      </w:r>
      <w:ins w:author="ARLISON GASPAR DE OLIVEIRA" w:date="2025-06-14T01:05:21.982Z" w:id="1704041080">
        <w:r>
          <w:fldChar w:fldCharType="begin"/>
        </w:r>
        <w:r>
          <w:instrText xml:space="preserve">HYPERLINK "https://www.adrenaline.com.br/hardware/guia-rapido-de-montagem-de-pc/" </w:instrText>
        </w:r>
        <w:r>
          <w:fldChar w:fldCharType="separate"/>
        </w:r>
        <w:r/>
      </w:ins>
      <w:ins w:author="ARLISON GASPAR DE OLIVEIRA" w:date="2025-06-14T01:05:21.973Z" w:id="719402185">
        <w:r>
          <w:fldChar w:fldCharType="begin"/>
        </w:r>
        <w:r>
          <w:instrText xml:space="preserve">HYPERLINK "https://www.adrenaline.com.br/hardware/guia-rapido-de-montagem-de-pc/" </w:instrText>
        </w:r>
        <w:r>
          <w:fldChar w:fldCharType="separate"/>
        </w:r>
        <w:r/>
      </w:ins>
      <w:r w:rsidR="7C468BC7">
        <w:rPr/>
        <w:t>https://www.adrenaline.com.br/hardware/guia-rapido-de-montagem-de-pc/</w:t>
      </w:r>
      <w:ins w:author="ARLISON GASPAR DE OLIVEIRA" w:date="2025-06-14T01:05:21.973Z" w:id="654019642">
        <w:r>
          <w:fldChar w:fldCharType="end"/>
        </w:r>
      </w:ins>
      <w:ins w:author="ARLISON GASPAR DE OLIVEIRA" w:date="2025-06-14T01:05:21.982Z" w:id="948777954">
        <w:r>
          <w:fldChar w:fldCharType="end"/>
        </w:r>
      </w:ins>
      <w:r w:rsidR="7C468BC7">
        <w:rPr/>
        <w:t xml:space="preserve">. Acesso em: 12 mai. 2025. </w:t>
      </w:r>
    </w:p>
    <w:p w:rsidR="7C468BC7" w:rsidP="1AF509E4" w:rsidRDefault="7C468BC7" w14:paraId="060D9158" w14:textId="07FE50CA">
      <w:pPr>
        <w:pStyle w:val="Normal"/>
      </w:pPr>
      <w:r w:rsidR="7C468BC7">
        <w:rPr/>
        <w:t xml:space="preserve"> </w:t>
      </w:r>
    </w:p>
    <w:p w:rsidR="7C468BC7" w:rsidP="1AF509E4" w:rsidRDefault="7C468BC7" w14:paraId="7F9B6050" w14:textId="49217DFD">
      <w:pPr>
        <w:pStyle w:val="Normal"/>
        <w:rPr>
          <w:ins w:author="GUSTAVO DE OLIVEIRA REGO MORAIS" w:date="2025-07-01T23:20:16.308Z" w16du:dateUtc="2025-07-01T23:20:16.308Z" w:id="1721105583"/>
        </w:rPr>
      </w:pPr>
      <w:r w:rsidR="7C468BC7">
        <w:rPr/>
        <w:t>[9] PICHAU ARENA. Como Montar um PC Gamer: Guia Completo para 2025. 2025. Disponível em: https://www.pichauarena.com.br/</w:t>
      </w:r>
      <w:r w:rsidR="7C468BC7">
        <w:rPr/>
        <w:t>pichau</w:t>
      </w:r>
      <w:r w:rsidR="7C468BC7">
        <w:rPr/>
        <w:t>-arena/como-montar-</w:t>
      </w:r>
      <w:r w:rsidR="7C468BC7">
        <w:rPr/>
        <w:t>pc</w:t>
      </w:r>
      <w:r w:rsidR="7C468BC7">
        <w:rPr/>
        <w:t>-gamer/. Acesso em: 12 mai. 2025.</w:t>
      </w:r>
    </w:p>
    <w:p w:rsidR="32419297" w:rsidRDefault="32419297" w14:paraId="45AB84E5" w14:textId="1AC103CE">
      <w:r>
        <w:br w:type="page"/>
      </w:r>
    </w:p>
    <w:p w:rsidR="372BCCBF" w:rsidP="32419297" w:rsidRDefault="372BCCBF" w14:paraId="337BEA43" w14:textId="012CFA23">
      <w:pPr>
        <w:jc w:val="both"/>
        <w:rPr>
          <w:ins w:author="GUSTAVO DE OLIVEIRA REGO MORAIS" w:date="2025-07-02T00:26:37.71Z" w16du:dateUtc="2025-07-02T00:26:37.71Z" w:id="1023791701"/>
        </w:rPr>
        <w:pPrChange w:author="GUSTAVO DE OLIVEIRA REGO MORAIS" w:date="2025-07-01T23:35:41.922Z">
          <w:pPr/>
        </w:pPrChange>
      </w:pPr>
      <w:ins w:author="GUSTAVO DE OLIVEIRA REGO MORAIS" w:date="2025-07-01T23:35:32.495Z" w:id="1634727971">
        <w:r w:rsidRPr="32419297" w:rsidR="372BCCBF">
          <w:rPr>
            <w:rFonts w:ascii="Aptos" w:hAnsi="Aptos" w:eastAsia="Aptos" w:cs="Aptos"/>
            <w:noProof w:val="0"/>
            <w:sz w:val="24"/>
            <w:szCs w:val="24"/>
            <w:lang w:val="pt-BR"/>
          </w:rPr>
          <w:t>Este projeto visa facilitar a montagem de PCs personalizados com o uso de IA.</w:t>
        </w:r>
        <w:r w:rsidRPr="32419297" w:rsidR="372BCCBF">
          <w:rPr>
            <w:rFonts w:ascii="Aptos" w:hAnsi="Aptos" w:eastAsia="Aptos" w:cs="Aptos"/>
            <w:noProof w:val="0"/>
            <w:sz w:val="24"/>
            <w:szCs w:val="24"/>
            <w:lang w:val="pt-BR"/>
          </w:rPr>
          <w:t xml:space="preserve"> O problema é a dificuldade dos usuários em escolher peças compatíveis e otimizadas.</w:t>
        </w:r>
        <w:r w:rsidRPr="32419297" w:rsidR="372BCCBF">
          <w:rPr>
            <w:rFonts w:ascii="Aptos" w:hAnsi="Aptos" w:eastAsia="Aptos" w:cs="Aptos"/>
            <w:noProof w:val="0"/>
            <w:sz w:val="24"/>
            <w:szCs w:val="24"/>
            <w:lang w:val="pt-BR"/>
          </w:rPr>
          <w:t xml:space="preserve"> A solução é um site com IA que coleta preferências e gera builds automaticamente.</w:t>
        </w:r>
        <w:r w:rsidRPr="32419297" w:rsidR="372BCCBF">
          <w:rPr>
            <w:rFonts w:ascii="Aptos" w:hAnsi="Aptos" w:eastAsia="Aptos" w:cs="Aptos"/>
            <w:noProof w:val="0"/>
            <w:sz w:val="24"/>
            <w:szCs w:val="24"/>
            <w:lang w:val="pt-BR"/>
          </w:rPr>
          <w:t xml:space="preserve"> Foi desenvolvido com </w:t>
        </w:r>
        <w:r w:rsidRPr="32419297" w:rsidR="372BCCBF">
          <w:rPr>
            <w:rFonts w:ascii="Aptos" w:hAnsi="Aptos" w:eastAsia="Aptos" w:cs="Aptos"/>
            <w:noProof w:val="0"/>
            <w:sz w:val="24"/>
            <w:szCs w:val="24"/>
            <w:lang w:val="pt-BR"/>
          </w:rPr>
          <w:t>TypeScript</w:t>
        </w:r>
        <w:r w:rsidRPr="32419297" w:rsidR="372BCCBF">
          <w:rPr>
            <w:rFonts w:ascii="Aptos" w:hAnsi="Aptos" w:eastAsia="Aptos" w:cs="Aptos"/>
            <w:noProof w:val="0"/>
            <w:sz w:val="24"/>
            <w:szCs w:val="24"/>
            <w:lang w:val="pt-BR"/>
          </w:rPr>
          <w:t>, Node.js e Gemini AI.</w:t>
        </w:r>
      </w:ins>
    </w:p>
    <w:p w:rsidR="32419297" w:rsidP="32419297" w:rsidRDefault="32419297" w14:paraId="7C87A078" w14:textId="7A2FE326">
      <w:pPr>
        <w:jc w:val="both"/>
        <w:rPr>
          <w:ins w:author="GUSTAVO DE OLIVEIRA REGO MORAIS" w:date="2025-07-01T23:36:11.776Z" w16du:dateUtc="2025-07-01T23:36:11.776Z" w:id="1049226549"/>
          <w:rFonts w:ascii="Aptos" w:hAnsi="Aptos" w:eastAsia="Aptos" w:cs="Aptos"/>
          <w:noProof w:val="0"/>
          <w:sz w:val="24"/>
          <w:szCs w:val="24"/>
          <w:lang w:val="pt-BR"/>
        </w:rPr>
      </w:pPr>
    </w:p>
    <w:p w:rsidR="3D3A4D95" w:rsidP="32419297" w:rsidRDefault="3D3A4D95" w14:paraId="445E52EB" w14:textId="136BF405">
      <w:pPr>
        <w:pStyle w:val="Normal"/>
        <w:jc w:val="both"/>
        <w:rPr>
          <w:ins w:author="GUSTAVO DE OLIVEIRA REGO MORAIS" w:date="2025-07-02T00:23:02.839Z" w16du:dateUtc="2025-07-02T00:23:02.839Z" w:id="867126592"/>
          <w:noProof w:val="0"/>
          <w:sz w:val="24"/>
          <w:szCs w:val="24"/>
          <w:lang w:val="pt-BR"/>
        </w:rPr>
      </w:pPr>
      <w:ins w:author="GUSTAVO DE OLIVEIRA REGO MORAIS" w:date="2025-07-02T00:22:49.577Z" w:id="1387238133">
        <w:r w:rsidRPr="32419297" w:rsidR="3D3A4D95">
          <w:rPr>
            <w:noProof w:val="0"/>
            <w:lang w:val="pt-BR"/>
          </w:rPr>
          <w:t xml:space="preserve">Para executar o projeto localmente, é necessário ter o Node.js instalado e uma chave de API do Gemini. O processo começa acessando a pasta raiz do projeto com o comando </w:t>
        </w:r>
        <w:r w:rsidRPr="32419297" w:rsidR="3D3A4D95">
          <w:rPr>
            <w:noProof w:val="0"/>
            <w:lang w:val="pt-BR"/>
          </w:rPr>
          <w:t>cd</w:t>
        </w:r>
        <w:r w:rsidRPr="32419297" w:rsidR="3D3A4D95">
          <w:rPr>
            <w:noProof w:val="0"/>
            <w:lang w:val="pt-BR"/>
          </w:rPr>
          <w:t xml:space="preserve"> </w:t>
        </w:r>
        <w:r w:rsidRPr="32419297" w:rsidR="3D3A4D95">
          <w:rPr>
            <w:noProof w:val="0"/>
            <w:lang w:val="pt-BR"/>
          </w:rPr>
          <w:t>codigo</w:t>
        </w:r>
        <w:r w:rsidRPr="32419297" w:rsidR="3D3A4D95">
          <w:rPr>
            <w:noProof w:val="0"/>
            <w:lang w:val="pt-BR"/>
          </w:rPr>
          <w:t xml:space="preserve">/MONTAGEM_DE_PC. Em seguida, é preciso instalar as dependências utilizando os seguintes comandos no terminal: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@types/react @types/react-dom,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vite</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jspdf</w:t>
        </w:r>
        <w:r w:rsidRPr="32419297" w:rsidR="3D3A4D95">
          <w:rPr>
            <w:noProof w:val="0"/>
            <w:lang w:val="pt-BR"/>
          </w:rPr>
          <w:t>.</w:t>
        </w:r>
      </w:ins>
    </w:p>
    <w:p w:rsidR="3D3A4D95" w:rsidP="32419297" w:rsidRDefault="3D3A4D95" w14:paraId="24D62A05" w14:textId="3EFD36B3">
      <w:pPr>
        <w:pStyle w:val="Normal"/>
        <w:jc w:val="both"/>
        <w:rPr>
          <w:ins w:author="GUSTAVO DE OLIVEIRA REGO MORAIS" w:date="2025-07-02T00:22:49.577Z" w16du:dateUtc="2025-07-02T00:22:49.577Z" w:id="1846106814"/>
          <w:noProof w:val="0"/>
          <w:sz w:val="24"/>
          <w:szCs w:val="24"/>
          <w:lang w:val="pt-BR"/>
        </w:rPr>
      </w:pPr>
      <w:ins w:author="GUSTAVO DE OLIVEIRA REGO MORAIS" w:date="2025-07-02T00:22:49.577Z" w:id="239753642">
        <w:r w:rsidRPr="32419297" w:rsidR="3D3A4D95">
          <w:rPr>
            <w:noProof w:val="0"/>
            <w:lang w:val="pt-BR"/>
          </w:rPr>
          <w:t xml:space="preserve">Como etapa opcional, recomenda-se rodar </w:t>
        </w:r>
        <w:r w:rsidRPr="32419297" w:rsidR="3D3A4D95">
          <w:rPr>
            <w:noProof w:val="0"/>
            <w:lang w:val="pt-BR"/>
          </w:rPr>
          <w:t>npm</w:t>
        </w:r>
        <w:r w:rsidRPr="32419297" w:rsidR="3D3A4D95">
          <w:rPr>
            <w:noProof w:val="0"/>
            <w:lang w:val="pt-BR"/>
          </w:rPr>
          <w:t xml:space="preserve"> </w:t>
        </w:r>
        <w:r w:rsidRPr="32419297" w:rsidR="3D3A4D95">
          <w:rPr>
            <w:noProof w:val="0"/>
            <w:lang w:val="pt-BR"/>
          </w:rPr>
          <w:t>audit</w:t>
        </w:r>
        <w:r w:rsidRPr="32419297" w:rsidR="3D3A4D95">
          <w:rPr>
            <w:noProof w:val="0"/>
            <w:lang w:val="pt-BR"/>
          </w:rPr>
          <w:t xml:space="preserve"> </w:t>
        </w:r>
        <w:r w:rsidRPr="32419297" w:rsidR="3D3A4D95">
          <w:rPr>
            <w:noProof w:val="0"/>
            <w:lang w:val="pt-BR"/>
          </w:rPr>
          <w:t>fix</w:t>
        </w:r>
        <w:r w:rsidRPr="32419297" w:rsidR="3D3A4D95">
          <w:rPr>
            <w:noProof w:val="0"/>
            <w:lang w:val="pt-BR"/>
          </w:rPr>
          <w:t xml:space="preserve"> --force para corrigir automaticamente vulnerabilidades encontradas nas dependências.</w:t>
        </w:r>
      </w:ins>
    </w:p>
    <w:p w:rsidR="3D3A4D95" w:rsidP="32419297" w:rsidRDefault="3D3A4D95" w14:paraId="3144B0C4" w14:textId="6A9CF856">
      <w:pPr>
        <w:pStyle w:val="Normal"/>
        <w:spacing w:before="240" w:beforeAutospacing="off" w:after="240" w:afterAutospacing="off"/>
        <w:ind w:left="0"/>
        <w:rPr>
          <w:ins w:author="GUSTAVO DE OLIVEIRA REGO MORAIS" w:date="2025-07-02T00:23:10.071Z" w16du:dateUtc="2025-07-02T00:23:10.071Z" w:id="1845726470"/>
          <w:noProof w:val="0"/>
          <w:sz w:val="24"/>
          <w:szCs w:val="24"/>
          <w:lang w:val="pt-BR"/>
        </w:rPr>
        <w:pPrChange w:author="GUSTAVO DE OLIVEIRA REGO MORAIS" w:date="2025-07-02T00:23:06.543Z">
          <w:pPr/>
        </w:pPrChange>
      </w:pPr>
      <w:ins w:author="GUSTAVO DE OLIVEIRA REGO MORAIS" w:date="2025-07-02T00:22:49.577Z" w:id="141877384">
        <w:r w:rsidRPr="32419297" w:rsidR="3D3A4D95">
          <w:rPr>
            <w:noProof w:val="0"/>
            <w:lang w:val="pt-BR"/>
          </w:rPr>
          <w:t>Após isso, deve-se configurar a chave da API Gemini. Para isso, crie um arquivo chamado .</w:t>
        </w:r>
        <w:r w:rsidRPr="32419297" w:rsidR="3D3A4D95">
          <w:rPr>
            <w:noProof w:val="0"/>
            <w:lang w:val="pt-BR"/>
          </w:rPr>
          <w:t>env.local</w:t>
        </w:r>
        <w:r w:rsidRPr="32419297" w:rsidR="3D3A4D95">
          <w:rPr>
            <w:noProof w:val="0"/>
            <w:lang w:val="pt-BR"/>
          </w:rPr>
          <w:t xml:space="preserve"> na raiz do projeto e adicione a variável GEMINI_API_KEY com sua respectiva chave.</w:t>
        </w:r>
      </w:ins>
    </w:p>
    <w:p w:rsidR="3D3A4D95" w:rsidP="32419297" w:rsidRDefault="3D3A4D95" w14:paraId="37F8CB89" w14:textId="5DAB186A">
      <w:pPr>
        <w:pStyle w:val="Normal"/>
        <w:spacing w:before="240" w:beforeAutospacing="off" w:after="240" w:afterAutospacing="off"/>
        <w:ind w:left="0"/>
        <w:rPr>
          <w:ins w:author="GUSTAVO DE OLIVEIRA REGO MORAIS" w:date="2025-07-02T00:26:33.467Z" w16du:dateUtc="2025-07-02T00:26:33.467Z" w:id="1890561403"/>
          <w:noProof w:val="0"/>
          <w:sz w:val="24"/>
          <w:szCs w:val="24"/>
          <w:lang w:val="pt-BR"/>
        </w:rPr>
      </w:pPr>
      <w:ins w:author="GUSTAVO DE OLIVEIRA REGO MORAIS" w:date="2025-07-02T00:22:49.577Z" w:id="786634404">
        <w:r w:rsidRPr="32419297" w:rsidR="3D3A4D95">
          <w:rPr>
            <w:noProof w:val="0"/>
            <w:lang w:val="pt-BR"/>
          </w:rPr>
          <w:t xml:space="preserve">Com tudo pronto, basta iniciar o projeto localmente executando o comando </w:t>
        </w:r>
        <w:r w:rsidRPr="32419297" w:rsidR="3D3A4D95">
          <w:rPr>
            <w:noProof w:val="0"/>
            <w:lang w:val="pt-BR"/>
          </w:rPr>
          <w:t>npm</w:t>
        </w:r>
        <w:r w:rsidRPr="32419297" w:rsidR="3D3A4D95">
          <w:rPr>
            <w:noProof w:val="0"/>
            <w:lang w:val="pt-BR"/>
          </w:rPr>
          <w:t xml:space="preserve"> </w:t>
        </w:r>
        <w:r w:rsidRPr="32419297" w:rsidR="3D3A4D95">
          <w:rPr>
            <w:noProof w:val="0"/>
            <w:lang w:val="pt-BR"/>
          </w:rPr>
          <w:t>run</w:t>
        </w:r>
        <w:r w:rsidRPr="32419297" w:rsidR="3D3A4D95">
          <w:rPr>
            <w:noProof w:val="0"/>
            <w:lang w:val="pt-BR"/>
          </w:rPr>
          <w:t xml:space="preserve"> dev.</w:t>
        </w:r>
      </w:ins>
    </w:p>
    <w:p w:rsidR="32419297" w:rsidP="32419297" w:rsidRDefault="32419297" w14:paraId="617414F4" w14:textId="2C7BDCBA">
      <w:pPr>
        <w:pStyle w:val="Normal"/>
        <w:spacing w:before="240" w:beforeAutospacing="off" w:after="240" w:afterAutospacing="off"/>
        <w:ind w:left="0"/>
        <w:rPr>
          <w:ins w:author="GUSTAVO DE OLIVEIRA REGO MORAIS" w:date="2025-07-02T00:19:45.553Z" w16du:dateUtc="2025-07-02T00:19:45.553Z" w:id="823609222"/>
          <w:noProof w:val="0"/>
          <w:lang w:val="pt-BR"/>
        </w:rPr>
      </w:pPr>
    </w:p>
    <w:p w:rsidR="76D3895A" w:rsidP="32419297" w:rsidRDefault="76D3895A" w14:paraId="6F6F38FB" w14:textId="0832222C">
      <w:pPr>
        <w:spacing w:before="240" w:beforeAutospacing="off" w:after="240" w:afterAutospacing="off"/>
        <w:jc w:val="both"/>
        <w:rPr>
          <w:ins w:author="GUSTAVO DE OLIVEIRA REGO MORAIS" w:date="2025-07-02T00:25:07.433Z" w16du:dateUtc="2025-07-02T00:25:07.433Z" w:id="233276897"/>
          <w:rFonts w:ascii="Aptos" w:hAnsi="Aptos" w:eastAsia="Aptos" w:cs="Aptos"/>
          <w:noProof w:val="0"/>
          <w:sz w:val="24"/>
          <w:szCs w:val="24"/>
          <w:lang w:val="pt-BR"/>
        </w:rPr>
        <w:pPrChange w:author="GUSTAVO DE OLIVEIRA REGO MORAIS" w:date="2025-07-02T00:20:03.205Z">
          <w:pPr/>
        </w:pPrChange>
      </w:pPr>
      <w:ins w:author="GUSTAVO DE OLIVEIRA REGO MORAIS" w:date="2025-07-02T00:20:03.241Z" w:id="1695434899">
        <w:r w:rsidRPr="32419297" w:rsidR="76D3895A">
          <w:rPr>
            <w:rFonts w:ascii="Aptos" w:hAnsi="Aptos" w:eastAsia="Aptos" w:cs="Aptos"/>
            <w:b w:val="1"/>
            <w:bCs w:val="1"/>
            <w:noProof w:val="0"/>
            <w:sz w:val="24"/>
            <w:szCs w:val="24"/>
            <w:lang w:val="pt-BR"/>
          </w:rPr>
          <w:t>autor:</w:t>
        </w:r>
        <w:r w:rsidRPr="32419297" w:rsidR="76D3895A">
          <w:rPr>
            <w:rFonts w:ascii="Aptos" w:hAnsi="Aptos" w:eastAsia="Aptos" w:cs="Aptos"/>
            <w:noProof w:val="0"/>
            <w:sz w:val="24"/>
            <w:szCs w:val="24"/>
            <w:lang w:val="pt-BR"/>
          </w:rPr>
          <w:t xml:space="preserve"> </w:t>
        </w:r>
        <w:r w:rsidRPr="32419297" w:rsidR="76D3895A">
          <w:rPr>
            <w:rFonts w:ascii="Aptos" w:hAnsi="Aptos" w:eastAsia="Aptos" w:cs="Aptos"/>
            <w:noProof w:val="0"/>
            <w:sz w:val="24"/>
            <w:szCs w:val="24"/>
            <w:lang w:val="pt-BR"/>
          </w:rPr>
          <w:t>Arlison</w:t>
        </w:r>
        <w:r w:rsidRPr="32419297" w:rsidR="76D3895A">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32419297" w:rsidR="76D3895A">
          <w:rPr>
            <w:rFonts w:ascii="Aptos" w:hAnsi="Aptos" w:eastAsia="Aptos" w:cs="Aptos"/>
            <w:b w:val="1"/>
            <w:bCs w:val="1"/>
            <w:noProof w:val="0"/>
            <w:sz w:val="24"/>
            <w:szCs w:val="24"/>
            <w:lang w:val="pt-BR"/>
          </w:rPr>
          <w:t>contato:</w:t>
        </w:r>
        <w:r w:rsidRPr="32419297" w:rsidR="76D3895A">
          <w:rPr>
            <w:rFonts w:ascii="Aptos" w:hAnsi="Aptos" w:eastAsia="Aptos" w:cs="Aptos"/>
            <w:noProof w:val="0"/>
            <w:sz w:val="24"/>
            <w:szCs w:val="24"/>
            <w:lang w:val="pt-BR"/>
          </w:rPr>
          <w:t xml:space="preserve"> </w:t>
        </w:r>
      </w:ins>
      <w:ins w:author="GUSTAVO DE OLIVEIRA REGO MORAIS" w:date="2025-07-02T00:20:03.24Z" w:id="1755634865">
        <w:r>
          <w:fldChar w:fldCharType="begin"/>
        </w:r>
        <w:r>
          <w:instrText xml:space="preserve">HYPERLINK "mailto:Arlison.go@discente.ufma.br" </w:instrText>
        </w:r>
        <w:r>
          <w:fldChar w:fldCharType="separate"/>
        </w:r>
      </w:ins>
      <w:ins w:author="GUSTAVO DE OLIVEIRA REGO MORAIS" w:date="2025-07-02T00:20:03.241Z" w:id="1032623654">
        <w:r w:rsidRPr="32419297" w:rsidR="76D3895A">
          <w:rPr>
            <w:rStyle w:val="Hyperlink"/>
            <w:rFonts w:ascii="Aptos" w:hAnsi="Aptos" w:eastAsia="Aptos" w:cs="Aptos"/>
            <w:noProof w:val="0"/>
            <w:sz w:val="24"/>
            <w:szCs w:val="24"/>
            <w:lang w:val="pt-BR"/>
          </w:rPr>
          <w:t>Arlison.go@discente.ufma.br</w:t>
        </w:r>
      </w:ins>
      <w:ins w:author="GUSTAVO DE OLIVEIRA REGO MORAIS" w:date="2025-07-02T00:20:03.24Z" w:id="1712639343">
        <w:r>
          <w:fldChar w:fldCharType="end"/>
        </w:r>
      </w:ins>
      <w:ins w:author="GUSTAVO DE OLIVEIRA REGO MORAIS" w:date="2025-07-02T00:20:03.241Z" w:id="779576893">
        <w:r w:rsidRPr="32419297" w:rsidR="76D3895A">
          <w:rPr>
            <w:rFonts w:ascii="Aptos" w:hAnsi="Aptos" w:eastAsia="Aptos" w:cs="Aptos"/>
            <w:noProof w:val="0"/>
            <w:sz w:val="24"/>
            <w:szCs w:val="24"/>
            <w:lang w:val="pt-BR"/>
          </w:rPr>
          <w:t xml:space="preserve"> </w:t>
        </w:r>
      </w:ins>
    </w:p>
    <w:p w:rsidR="76D3895A" w:rsidP="32419297" w:rsidRDefault="76D3895A" w14:paraId="740EAD51" w14:textId="2CE1172C">
      <w:pPr>
        <w:spacing w:before="240" w:beforeAutospacing="off" w:after="240" w:afterAutospacing="off"/>
        <w:jc w:val="both"/>
        <w:rPr>
          <w:ins w:author="GUSTAVO DE OLIVEIRA REGO MORAIS" w:date="2025-07-02T00:25:14.097Z" w16du:dateUtc="2025-07-02T00:25:14.097Z" w:id="2071344480"/>
          <w:rFonts w:ascii="Aptos" w:hAnsi="Aptos" w:eastAsia="Aptos" w:cs="Aptos"/>
          <w:noProof w:val="0"/>
          <w:sz w:val="24"/>
          <w:szCs w:val="24"/>
          <w:lang w:val="pt-BR"/>
        </w:rPr>
      </w:pPr>
      <w:ins w:author="GUSTAVO DE OLIVEIRA REGO MORAIS" w:date="2025-07-02T00:20:03.241Z" w:id="1907167328">
        <w:r w:rsidRPr="60453AAE" w:rsidR="2A59481A">
          <w:rPr>
            <w:rFonts w:ascii="Aptos" w:hAnsi="Aptos" w:eastAsia="Aptos" w:cs="Aptos"/>
            <w:b w:val="1"/>
            <w:bCs w:val="1"/>
            <w:noProof w:val="0"/>
            <w:sz w:val="24"/>
            <w:szCs w:val="24"/>
            <w:lang w:val="pt-BR"/>
          </w:rPr>
          <w:t>data última versão:</w:t>
        </w:r>
        <w:r w:rsidRPr="60453AAE" w:rsidR="2A59481A">
          <w:rPr>
            <w:rFonts w:ascii="Aptos" w:hAnsi="Aptos" w:eastAsia="Aptos" w:cs="Aptos"/>
            <w:noProof w:val="0"/>
            <w:sz w:val="24"/>
            <w:szCs w:val="24"/>
            <w:lang w:val="pt-BR"/>
          </w:rPr>
          <w:t xml:space="preserve"> </w:t>
        </w:r>
      </w:ins>
      <w:r w:rsidRPr="60453AAE" w:rsidR="46799B13">
        <w:rPr>
          <w:rFonts w:ascii="Aptos" w:hAnsi="Aptos" w:eastAsia="Aptos" w:cs="Aptos"/>
          <w:noProof w:val="0"/>
          <w:sz w:val="24"/>
          <w:szCs w:val="24"/>
          <w:lang w:val="pt-BR"/>
        </w:rPr>
        <w:t>18</w:t>
      </w:r>
      <w:ins w:author="GUSTAVO DE OLIVEIRA REGO MORAIS" w:date="2025-07-02T00:20:03.241Z" w:id="1680402275">
        <w:r w:rsidRPr="60453AAE" w:rsidR="2A59481A">
          <w:rPr>
            <w:rFonts w:ascii="Aptos" w:hAnsi="Aptos" w:eastAsia="Aptos" w:cs="Aptos"/>
            <w:noProof w:val="0"/>
            <w:sz w:val="24"/>
            <w:szCs w:val="24"/>
            <w:lang w:val="pt-BR"/>
          </w:rPr>
          <w:t>/0</w:t>
        </w:r>
      </w:ins>
      <w:ins w:author="GUSTAVO DE OLIVEIRA REGO MORAIS" w:date="2025-07-02T00:24:51.657Z" w:id="365726307">
        <w:r w:rsidRPr="60453AAE" w:rsidR="47A276B7">
          <w:rPr>
            <w:rFonts w:ascii="Aptos" w:hAnsi="Aptos" w:eastAsia="Aptos" w:cs="Aptos"/>
            <w:noProof w:val="0"/>
            <w:sz w:val="24"/>
            <w:szCs w:val="24"/>
            <w:lang w:val="pt-BR"/>
          </w:rPr>
          <w:t>7</w:t>
        </w:r>
      </w:ins>
      <w:ins w:author="GUSTAVO DE OLIVEIRA REGO MORAIS" w:date="2025-07-02T00:20:03.241Z" w:id="764239342">
        <w:r w:rsidRPr="60453AAE" w:rsidR="2A59481A">
          <w:rPr>
            <w:rFonts w:ascii="Aptos" w:hAnsi="Aptos" w:eastAsia="Aptos" w:cs="Aptos"/>
            <w:noProof w:val="0"/>
            <w:sz w:val="24"/>
            <w:szCs w:val="24"/>
            <w:lang w:val="pt-BR"/>
          </w:rPr>
          <w:t xml:space="preserve">/2025 </w:t>
        </w:r>
      </w:ins>
    </w:p>
    <w:p w:rsidR="76D3895A" w:rsidP="32419297" w:rsidRDefault="76D3895A" w14:paraId="14870D86" w14:textId="00F008BD">
      <w:pPr>
        <w:spacing w:before="240" w:beforeAutospacing="off" w:after="240" w:afterAutospacing="off"/>
        <w:jc w:val="both"/>
        <w:rPr>
          <w:ins w:author="GUSTAVO DE OLIVEIRA REGO MORAIS" w:date="2025-07-02T00:25:19.545Z" w16du:dateUtc="2025-07-02T00:25:19.545Z" w:id="1790815798"/>
          <w:rFonts w:ascii="Aptos" w:hAnsi="Aptos" w:eastAsia="Aptos" w:cs="Aptos"/>
          <w:noProof w:val="0"/>
          <w:sz w:val="24"/>
          <w:szCs w:val="24"/>
          <w:lang w:val="pt-BR"/>
        </w:rPr>
      </w:pPr>
      <w:ins w:author="GUSTAVO DE OLIVEIRA REGO MORAIS" w:date="2025-07-02T00:20:03.241Z" w:id="1388505038">
        <w:r w:rsidRPr="60453AAE" w:rsidR="2A59481A">
          <w:rPr>
            <w:rFonts w:ascii="Aptos" w:hAnsi="Aptos" w:eastAsia="Aptos" w:cs="Aptos"/>
            <w:b w:val="1"/>
            <w:bCs w:val="1"/>
            <w:noProof w:val="0"/>
            <w:sz w:val="24"/>
            <w:szCs w:val="24"/>
            <w:lang w:val="pt-BR"/>
          </w:rPr>
          <w:t>versão:</w:t>
        </w:r>
        <w:r w:rsidRPr="60453AAE" w:rsidR="2A59481A">
          <w:rPr>
            <w:rFonts w:ascii="Aptos" w:hAnsi="Aptos" w:eastAsia="Aptos" w:cs="Aptos"/>
            <w:noProof w:val="0"/>
            <w:sz w:val="24"/>
            <w:szCs w:val="24"/>
            <w:lang w:val="pt-BR"/>
          </w:rPr>
          <w:t xml:space="preserve"> </w:t>
        </w:r>
      </w:ins>
      <w:ins w:author="GUSTAVO DE OLIVEIRA REGO MORAIS" w:date="2025-07-02T00:25:16.758Z" w:id="532257990">
        <w:r w:rsidRPr="60453AAE" w:rsidR="5C2663E0">
          <w:rPr>
            <w:rFonts w:ascii="Aptos" w:hAnsi="Aptos" w:eastAsia="Aptos" w:cs="Aptos"/>
            <w:noProof w:val="0"/>
            <w:sz w:val="24"/>
            <w:szCs w:val="24"/>
            <w:lang w:val="pt-BR"/>
          </w:rPr>
          <w:t>6</w:t>
        </w:r>
      </w:ins>
      <w:ins w:author="GUSTAVO DE OLIVEIRA REGO MORAIS" w:date="2025-07-02T00:20:03.241Z" w:id="1437423145">
        <w:r w:rsidRPr="60453AAE" w:rsidR="2A59481A">
          <w:rPr>
            <w:rFonts w:ascii="Aptos" w:hAnsi="Aptos" w:eastAsia="Aptos" w:cs="Aptos"/>
            <w:noProof w:val="0"/>
            <w:sz w:val="24"/>
            <w:szCs w:val="24"/>
            <w:lang w:val="pt-BR"/>
          </w:rPr>
          <w:t>.</w:t>
        </w:r>
      </w:ins>
      <w:r w:rsidRPr="60453AAE" w:rsidR="6D33BEFC">
        <w:rPr>
          <w:rFonts w:ascii="Aptos" w:hAnsi="Aptos" w:eastAsia="Aptos" w:cs="Aptos"/>
          <w:noProof w:val="0"/>
          <w:sz w:val="24"/>
          <w:szCs w:val="24"/>
          <w:lang w:val="pt-BR"/>
        </w:rPr>
        <w:t>4</w:t>
      </w:r>
    </w:p>
    <w:p w:rsidR="76D3895A" w:rsidP="32419297" w:rsidRDefault="76D3895A" w14:paraId="68B94F6F" w14:textId="2B4ED358">
      <w:pPr>
        <w:spacing w:before="240" w:beforeAutospacing="off" w:after="240" w:afterAutospacing="off"/>
        <w:jc w:val="both"/>
        <w:rPr>
          <w:ins w:author="GUSTAVO DE OLIVEIRA REGO MORAIS" w:date="2025-07-02T00:25:10.496Z" w16du:dateUtc="2025-07-02T00:25:10.496Z" w:id="972119392"/>
          <w:rFonts w:ascii="Aptos" w:hAnsi="Aptos" w:eastAsia="Aptos" w:cs="Aptos"/>
          <w:noProof w:val="0"/>
          <w:sz w:val="24"/>
          <w:szCs w:val="24"/>
          <w:lang w:val="pt-BR"/>
        </w:rPr>
      </w:pPr>
      <w:ins w:author="GUSTAVO DE OLIVEIRA REGO MORAIS" w:date="2025-07-02T00:20:03.241Z" w:id="302286256">
        <w:r w:rsidRPr="32419297" w:rsidR="76D3895A">
          <w:rPr>
            <w:rFonts w:ascii="Aptos" w:hAnsi="Aptos" w:eastAsia="Aptos" w:cs="Aptos"/>
            <w:noProof w:val="0"/>
            <w:sz w:val="24"/>
            <w:szCs w:val="24"/>
            <w:lang w:val="pt-BR"/>
          </w:rPr>
          <w:t xml:space="preserve"> </w:t>
        </w:r>
        <w:r w:rsidRPr="32419297" w:rsidR="76D3895A">
          <w:rPr>
            <w:rFonts w:ascii="Aptos" w:hAnsi="Aptos" w:eastAsia="Aptos" w:cs="Aptos"/>
            <w:b w:val="1"/>
            <w:bCs w:val="1"/>
            <w:noProof w:val="0"/>
            <w:sz w:val="24"/>
            <w:szCs w:val="24"/>
            <w:lang w:val="pt-BR"/>
          </w:rPr>
          <w:t>outros repositórios:</w:t>
        </w:r>
        <w:r w:rsidRPr="32419297" w:rsidR="76D3895A">
          <w:rPr>
            <w:rFonts w:ascii="Aptos" w:hAnsi="Aptos" w:eastAsia="Aptos" w:cs="Aptos"/>
            <w:noProof w:val="0"/>
            <w:sz w:val="24"/>
            <w:szCs w:val="24"/>
            <w:lang w:val="pt-BR"/>
          </w:rPr>
          <w:t xml:space="preserve"> </w:t>
        </w:r>
      </w:ins>
      <w:ins w:author="GUSTAVO DE OLIVEIRA REGO MORAIS" w:date="2025-07-02T00:25:54.904Z" w:id="191435125">
        <w:r w:rsidRPr="32419297" w:rsidR="1784D8B5">
          <w:rPr>
            <w:rFonts w:ascii="Aptos" w:hAnsi="Aptos" w:eastAsia="Aptos" w:cs="Aptos"/>
            <w:noProof w:val="0"/>
            <w:sz w:val="24"/>
            <w:szCs w:val="24"/>
            <w:lang w:val="pt-BR"/>
          </w:rPr>
          <w:t>https://github.com/gustvo-olive</w:t>
        </w:r>
      </w:ins>
    </w:p>
    <w:p w:rsidR="76D3895A" w:rsidP="32419297" w:rsidRDefault="76D3895A" w14:paraId="398B2D16" w14:textId="22EFA314">
      <w:pPr>
        <w:spacing w:before="240" w:beforeAutospacing="off" w:after="240" w:afterAutospacing="off"/>
        <w:jc w:val="both"/>
        <w:rPr>
          <w:ins w:author="GUSTAVO DE OLIVEIRA REGO MORAIS" w:date="2025-07-02T00:20:03.241Z" w16du:dateUtc="2025-07-02T00:20:03.241Z" w:id="585217756"/>
          <w:rFonts w:ascii="Aptos" w:hAnsi="Aptos" w:eastAsia="Aptos" w:cs="Aptos"/>
          <w:noProof w:val="0"/>
          <w:sz w:val="24"/>
          <w:szCs w:val="24"/>
          <w:lang w:val="pt-BR"/>
        </w:rPr>
      </w:pPr>
      <w:ins w:author="GUSTAVO DE OLIVEIRA REGO MORAIS" w:date="2025-07-02T00:20:03.241Z" w:id="51720684">
        <w:r w:rsidRPr="32419297" w:rsidR="76D3895A">
          <w:rPr>
            <w:rFonts w:ascii="Aptos" w:hAnsi="Aptos" w:eastAsia="Aptos" w:cs="Aptos"/>
            <w:b w:val="1"/>
            <w:bCs w:val="1"/>
            <w:noProof w:val="0"/>
            <w:sz w:val="24"/>
            <w:szCs w:val="24"/>
            <w:lang w:val="pt-BR"/>
          </w:rPr>
          <w:t>Agradecimentos:</w:t>
        </w:r>
        <w:r w:rsidRPr="32419297" w:rsidR="76D3895A">
          <w:rPr>
            <w:rFonts w:ascii="Aptos" w:hAnsi="Aptos" w:eastAsia="Aptos" w:cs="Aptos"/>
            <w:noProof w:val="0"/>
            <w:sz w:val="24"/>
            <w:szCs w:val="24"/>
            <w:lang w:val="pt-BR"/>
          </w:rPr>
          <w:t xml:space="preserve"> Universidade Federal do Maranhão (UFMA), Professor Doutor Thales Levi Azevedo Valente, e colegas de curso.</w:t>
        </w:r>
      </w:ins>
    </w:p>
    <w:p w:rsidR="76D3895A" w:rsidP="32419297" w:rsidRDefault="76D3895A" w14:paraId="59B04D3E" w14:textId="72EFCD56">
      <w:pPr>
        <w:spacing w:before="240" w:beforeAutospacing="off" w:after="240" w:afterAutospacing="off"/>
        <w:jc w:val="both"/>
        <w:rPr>
          <w:ins w:author="GUSTAVO DE OLIVEIRA REGO MORAIS" w:date="2025-07-02T00:20:03.241Z" w16du:dateUtc="2025-07-02T00:20:03.241Z" w:id="691050582"/>
          <w:rFonts w:ascii="Aptos" w:hAnsi="Aptos" w:eastAsia="Aptos" w:cs="Aptos"/>
          <w:noProof w:val="0"/>
          <w:sz w:val="24"/>
          <w:szCs w:val="24"/>
          <w:lang w:val="pt-BR"/>
        </w:rPr>
        <w:pPrChange w:author="GUSTAVO DE OLIVEIRA REGO MORAIS" w:date="2025-07-02T00:20:03.222Z">
          <w:pPr/>
        </w:pPrChange>
      </w:pPr>
      <w:ins w:author="GUSTAVO DE OLIVEIRA REGO MORAIS" w:date="2025-07-02T00:20:03.241Z" w:id="361419433">
        <w:r w:rsidRPr="32419297" w:rsidR="76D3895A">
          <w:rPr>
            <w:rFonts w:ascii="Aptos" w:hAnsi="Aptos" w:eastAsia="Aptos" w:cs="Aptos"/>
            <w:noProof w:val="0"/>
            <w:sz w:val="24"/>
            <w:szCs w:val="24"/>
            <w:lang w:val="pt-BR"/>
          </w:rPr>
          <w:t>Copyright/License</w:t>
        </w:r>
      </w:ins>
    </w:p>
    <w:p w:rsidR="76D3895A" w:rsidP="32419297" w:rsidRDefault="76D3895A" w14:paraId="4CE32C3C" w14:textId="74C22E89">
      <w:pPr>
        <w:spacing w:before="240" w:beforeAutospacing="off" w:after="240" w:afterAutospacing="off"/>
        <w:jc w:val="both"/>
        <w:rPr>
          <w:ins w:author="GUSTAVO DE OLIVEIRA REGO MORAIS" w:date="2025-07-02T00:20:03.241Z" w16du:dateUtc="2025-07-02T00:20:03.241Z" w:id="872038046"/>
          <w:rFonts w:ascii="Aptos" w:hAnsi="Aptos" w:eastAsia="Aptos" w:cs="Aptos"/>
          <w:noProof w:val="0"/>
          <w:sz w:val="24"/>
          <w:szCs w:val="24"/>
          <w:lang w:val="pt-BR"/>
        </w:rPr>
        <w:pPrChange w:author="GUSTAVO DE OLIVEIRA REGO MORAIS" w:date="2025-07-02T00:20:03.224Z">
          <w:pPr/>
        </w:pPrChange>
      </w:pPr>
      <w:ins w:author="GUSTAVO DE OLIVEIRA REGO MORAIS" w:date="2025-07-02T00:20:03.241Z" w:id="1308439374">
        <w:r w:rsidRPr="32419297" w:rsidR="76D3895A">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ins>
    </w:p>
    <w:p w:rsidR="76D3895A" w:rsidP="32419297" w:rsidRDefault="76D3895A" w14:paraId="5193A528" w14:textId="1E45B885">
      <w:pPr>
        <w:spacing w:before="240" w:beforeAutospacing="off" w:after="240" w:afterAutospacing="off"/>
        <w:jc w:val="both"/>
        <w:rPr>
          <w:ins w:author="GUSTAVO DE OLIVEIRA REGO MORAIS" w:date="2025-07-02T00:20:03.241Z" w16du:dateUtc="2025-07-02T00:20:03.241Z" w:id="1561463307"/>
          <w:rFonts w:ascii="Aptos" w:hAnsi="Aptos" w:eastAsia="Aptos" w:cs="Aptos"/>
          <w:noProof w:val="0"/>
          <w:sz w:val="24"/>
          <w:szCs w:val="24"/>
          <w:lang w:val="pt-BR"/>
        </w:rPr>
        <w:pPrChange w:author="GUSTAVO DE OLIVEIRA REGO MORAIS" w:date="2025-07-02T00:20:03.227Z">
          <w:pPr/>
        </w:pPrChange>
      </w:pPr>
      <w:ins w:author="GUSTAVO DE OLIVEIRA REGO MORAIS" w:date="2025-07-02T00:20:03.241Z" w:id="812801674">
        <w:r w:rsidRPr="32419297" w:rsidR="76D3895A">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rsidR="76D3895A" w:rsidP="32419297" w:rsidRDefault="76D3895A" w14:paraId="0C7392AC" w14:textId="1A12B960">
      <w:pPr>
        <w:spacing w:before="240" w:beforeAutospacing="off" w:after="240" w:afterAutospacing="off"/>
        <w:jc w:val="both"/>
        <w:rPr>
          <w:ins w:author="GUSTAVO DE OLIVEIRA REGO MORAIS" w:date="2025-07-02T00:20:03.242Z" w16du:dateUtc="2025-07-02T00:20:03.242Z" w:id="363300101"/>
          <w:rFonts w:ascii="Aptos" w:hAnsi="Aptos" w:eastAsia="Aptos" w:cs="Aptos"/>
          <w:noProof w:val="0"/>
          <w:sz w:val="24"/>
          <w:szCs w:val="24"/>
          <w:lang w:val="pt-BR"/>
        </w:rPr>
        <w:pPrChange w:author="GUSTAVO DE OLIVEIRA REGO MORAIS" w:date="2025-07-02T00:20:03.23Z">
          <w:pPr/>
        </w:pPrChange>
      </w:pPr>
      <w:ins w:author="GUSTAVO DE OLIVEIRA REGO MORAIS" w:date="2025-07-02T00:20:03.242Z" w:id="1338181631">
        <w:r w:rsidRPr="32419297" w:rsidR="76D3895A">
          <w:rPr>
            <w:rFonts w:ascii="Aptos" w:hAnsi="Aptos" w:eastAsia="Aptos" w:cs="Aptos"/>
            <w:noProof w:val="0"/>
            <w:sz w:val="24"/>
            <w:szCs w:val="24"/>
            <w:lang w:val="pt-BR"/>
          </w:rPr>
          <w:t>Este aviso de direitos autorais e este aviso de permissão devem ser incluídos em todas as cópias ou partes substanciais do Software.</w:t>
        </w:r>
      </w:ins>
    </w:p>
    <w:p w:rsidR="76D3895A" w:rsidP="32419297" w:rsidRDefault="76D3895A" w14:paraId="1FCA12C1" w14:textId="5538FC1D">
      <w:pPr>
        <w:spacing w:before="240" w:beforeAutospacing="off" w:after="240" w:afterAutospacing="off"/>
        <w:jc w:val="both"/>
        <w:rPr>
          <w:ins w:author="GUSTAVO DE OLIVEIRA REGO MORAIS" w:date="2025-07-02T00:20:03.242Z" w16du:dateUtc="2025-07-02T00:20:03.242Z" w:id="1161543914"/>
          <w:rFonts w:ascii="Aptos" w:hAnsi="Aptos" w:eastAsia="Aptos" w:cs="Aptos"/>
          <w:noProof w:val="0"/>
          <w:sz w:val="24"/>
          <w:szCs w:val="24"/>
          <w:lang w:val="pt-BR"/>
        </w:rPr>
        <w:pPrChange w:author="GUSTAVO DE OLIVEIRA REGO MORAIS" w:date="2025-07-02T00:20:03.233Z">
          <w:pPr/>
        </w:pPrChange>
      </w:pPr>
      <w:ins w:author="GUSTAVO DE OLIVEIRA REGO MORAIS" w:date="2025-07-02T00:20:03.242Z" w:id="2090792435">
        <w:r w:rsidRPr="32419297" w:rsidR="76D3895A">
          <w:rPr>
            <w:rFonts w:ascii="Aptos" w:hAnsi="Aptos" w:eastAsia="Aptos" w:cs="Aptos"/>
            <w:noProof w:val="0"/>
            <w:sz w:val="24"/>
            <w:szCs w:val="24"/>
            <w:lang w:val="pt-BR"/>
          </w:rPr>
          <w:t>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rsidR="76D3895A" w:rsidP="32419297" w:rsidRDefault="76D3895A" w14:paraId="2C1B103C" w14:textId="5A750C55">
      <w:pPr>
        <w:spacing w:before="240" w:beforeAutospacing="off" w:after="240" w:afterAutospacing="off"/>
        <w:jc w:val="both"/>
        <w:rPr>
          <w:ins w:author="GUSTAVO DE OLIVEIRA REGO MORAIS" w:date="2025-07-02T00:20:03.243Z" w16du:dateUtc="2025-07-02T00:20:03.243Z" w:id="1832855553"/>
          <w:rStyle w:val="Hyperlink"/>
          <w:rFonts w:ascii="Aptos" w:hAnsi="Aptos" w:eastAsia="Aptos" w:cs="Aptos"/>
          <w:noProof w:val="0"/>
          <w:sz w:val="24"/>
          <w:szCs w:val="24"/>
          <w:lang w:val="pt-BR"/>
        </w:rPr>
        <w:pPrChange w:author="GUSTAVO DE OLIVEIRA REGO MORAIS" w:date="2025-07-02T00:20:03.235Z">
          <w:pPr/>
        </w:pPrChange>
      </w:pPr>
      <w:ins w:author="GUSTAVO DE OLIVEIRA REGO MORAIS" w:date="2025-07-02T00:20:03.243Z" w:id="1628999957">
        <w:r w:rsidRPr="32419297" w:rsidR="76D3895A">
          <w:rPr>
            <w:rFonts w:ascii="Aptos" w:hAnsi="Aptos" w:eastAsia="Aptos" w:cs="Aptos"/>
            <w:noProof w:val="0"/>
            <w:sz w:val="24"/>
            <w:szCs w:val="24"/>
            <w:lang w:val="pt-BR"/>
          </w:rPr>
          <w:t xml:space="preserve">Para mais informações sobre a Licença MIT: </w:t>
        </w:r>
      </w:ins>
      <w:ins w:author="GUSTAVO DE OLIVEIRA REGO MORAIS" w:date="2025-07-02T00:20:03.242Z" w:id="740314263">
        <w:r>
          <w:fldChar w:fldCharType="begin"/>
        </w:r>
        <w:r>
          <w:instrText xml:space="preserve">HYPERLINK "https://opensource.org/licenses/MIT" </w:instrText>
        </w:r>
        <w:r>
          <w:fldChar w:fldCharType="separate"/>
        </w:r>
      </w:ins>
      <w:ins w:author="GUSTAVO DE OLIVEIRA REGO MORAIS" w:date="2025-07-02T00:20:03.243Z" w:id="1581091093">
        <w:r w:rsidRPr="32419297" w:rsidR="76D3895A">
          <w:rPr>
            <w:rStyle w:val="Hyperlink"/>
            <w:rFonts w:ascii="Aptos" w:hAnsi="Aptos" w:eastAsia="Aptos" w:cs="Aptos"/>
            <w:noProof w:val="0"/>
            <w:sz w:val="24"/>
            <w:szCs w:val="24"/>
            <w:lang w:val="pt-BR"/>
          </w:rPr>
          <w:t>https://opensource.org/licenses/MIT</w:t>
        </w:r>
      </w:ins>
      <w:ins w:author="GUSTAVO DE OLIVEIRA REGO MORAIS" w:date="2025-07-02T00:20:03.242Z" w:id="1881561680">
        <w:r>
          <w:fldChar w:fldCharType="end"/>
        </w:r>
      </w:ins>
    </w:p>
    <w:p w:rsidR="32419297" w:rsidP="32419297" w:rsidRDefault="32419297" w14:paraId="357605E1" w14:textId="47784963">
      <w:pPr>
        <w:pStyle w:val="Normal"/>
        <w:jc w:val="both"/>
        <w:rPr>
          <w:del w:author="GUSTAVO DE OLIVEIRA REGO MORAIS" w:date="2025-07-01T23:20:15.399Z" w16du:dateUtc="2025-07-01T23:20:15.399Z" w:id="638482001"/>
          <w:rFonts w:ascii="Aptos" w:hAnsi="Aptos" w:eastAsia="Aptos" w:cs="Aptos"/>
          <w:noProof w:val="0"/>
          <w:sz w:val="24"/>
          <w:szCs w:val="24"/>
          <w:lang w:val="pt-BR"/>
        </w:rPr>
      </w:pPr>
    </w:p>
    <w:p w:rsidR="3282A037" w:rsidP="3282A037" w:rsidRDefault="3282A037" w14:paraId="0A624487" w14:textId="5D9C9C21">
      <w:pPr>
        <w:pStyle w:val="Normal"/>
        <w:rPr>
          <w:del w:author="GUSTAVO DE OLIVEIRA REGO MORAIS" w:date="2025-07-01T23:20:15.159Z" w16du:dateUtc="2025-07-01T23:20:15.159Z" w:id="274220017"/>
        </w:rPr>
      </w:pPr>
    </w:p>
    <w:p w:rsidR="32419297" w:rsidP="32419297" w:rsidRDefault="32419297" w14:paraId="2567CDA4" w14:textId="3C0F0CAF">
      <w:pPr>
        <w:pStyle w:val="Normal"/>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intelligence2.xml><?xml version="1.0" encoding="utf-8"?>
<int2:intelligence xmlns:int2="http://schemas.microsoft.com/office/intelligence/2020/intelligence">
  <int2:observations>
    <int2:textHash int2:hashCode="RzmeT56auxc+EX" int2:id="4jw6gXTk">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36">
    <w:nsid w:val="23786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f78c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24b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ff4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8cd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8a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6bdd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e32d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1f486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65df4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d687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513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61e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5c78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08ad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2f9c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7d34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301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094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b082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002a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251f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45e6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cb2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88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80b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70c2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c6b9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770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5686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c7cc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10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278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0df2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f16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b4c3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d4e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84c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81b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cbf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0c13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8744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b2b4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f02e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c08a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f33c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c31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9da1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311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20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7b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4e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c185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5780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8f47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bc95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a6b7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d45a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911b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b26f4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58e6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d76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91a9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c39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72dc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8546C2"/>
    <w:rsid w:val="008BB6C2"/>
    <w:rsid w:val="00C6CC5A"/>
    <w:rsid w:val="00F21340"/>
    <w:rsid w:val="01367BD8"/>
    <w:rsid w:val="017750A6"/>
    <w:rsid w:val="01F747D5"/>
    <w:rsid w:val="0232EB70"/>
    <w:rsid w:val="0237E4EA"/>
    <w:rsid w:val="026C586B"/>
    <w:rsid w:val="0279AAD3"/>
    <w:rsid w:val="0287EB14"/>
    <w:rsid w:val="028F1DC3"/>
    <w:rsid w:val="02F8F1A8"/>
    <w:rsid w:val="031F1F5C"/>
    <w:rsid w:val="03229EAB"/>
    <w:rsid w:val="03356071"/>
    <w:rsid w:val="0367AA0D"/>
    <w:rsid w:val="0377F693"/>
    <w:rsid w:val="0380C49A"/>
    <w:rsid w:val="03DC537D"/>
    <w:rsid w:val="03F07933"/>
    <w:rsid w:val="03F51D11"/>
    <w:rsid w:val="04021014"/>
    <w:rsid w:val="0418DF21"/>
    <w:rsid w:val="0419CDF0"/>
    <w:rsid w:val="046D298F"/>
    <w:rsid w:val="047A8481"/>
    <w:rsid w:val="0481C81C"/>
    <w:rsid w:val="04B4BE3B"/>
    <w:rsid w:val="0507C687"/>
    <w:rsid w:val="057E07A6"/>
    <w:rsid w:val="058C1A67"/>
    <w:rsid w:val="058DF9C0"/>
    <w:rsid w:val="05B34733"/>
    <w:rsid w:val="05EF7C96"/>
    <w:rsid w:val="05F070FA"/>
    <w:rsid w:val="05FD644E"/>
    <w:rsid w:val="063D5507"/>
    <w:rsid w:val="065E2892"/>
    <w:rsid w:val="0676D898"/>
    <w:rsid w:val="0725C96A"/>
    <w:rsid w:val="072EA027"/>
    <w:rsid w:val="07A2EC64"/>
    <w:rsid w:val="07BB058C"/>
    <w:rsid w:val="07DA2BE5"/>
    <w:rsid w:val="07DE211F"/>
    <w:rsid w:val="0824B923"/>
    <w:rsid w:val="0883BB3E"/>
    <w:rsid w:val="0889ADDF"/>
    <w:rsid w:val="088FB395"/>
    <w:rsid w:val="0891D608"/>
    <w:rsid w:val="08A34A8F"/>
    <w:rsid w:val="09438A6C"/>
    <w:rsid w:val="09678F87"/>
    <w:rsid w:val="099D6BB1"/>
    <w:rsid w:val="09B09777"/>
    <w:rsid w:val="09DF9DCA"/>
    <w:rsid w:val="0A1FF95F"/>
    <w:rsid w:val="0A2EC7AB"/>
    <w:rsid w:val="0A41ED6F"/>
    <w:rsid w:val="0A6913DC"/>
    <w:rsid w:val="0AC7EB92"/>
    <w:rsid w:val="0AD4A9B6"/>
    <w:rsid w:val="0AEB114E"/>
    <w:rsid w:val="0B28058A"/>
    <w:rsid w:val="0B2C42A7"/>
    <w:rsid w:val="0B38574C"/>
    <w:rsid w:val="0B486965"/>
    <w:rsid w:val="0B52D3BA"/>
    <w:rsid w:val="0B8B1990"/>
    <w:rsid w:val="0BAD9C65"/>
    <w:rsid w:val="0C0487C6"/>
    <w:rsid w:val="0C12F207"/>
    <w:rsid w:val="0C14C856"/>
    <w:rsid w:val="0C26C6F6"/>
    <w:rsid w:val="0C74CF10"/>
    <w:rsid w:val="0CA05B41"/>
    <w:rsid w:val="0CB0292C"/>
    <w:rsid w:val="0CC9CD51"/>
    <w:rsid w:val="0CD4A0C5"/>
    <w:rsid w:val="0CF79AF8"/>
    <w:rsid w:val="0D02B77B"/>
    <w:rsid w:val="0D0F268D"/>
    <w:rsid w:val="0D0F60F7"/>
    <w:rsid w:val="0D2830CB"/>
    <w:rsid w:val="0D460300"/>
    <w:rsid w:val="0D8B019E"/>
    <w:rsid w:val="0E5C31C8"/>
    <w:rsid w:val="0E8049BD"/>
    <w:rsid w:val="0E86A61D"/>
    <w:rsid w:val="0EFDAC91"/>
    <w:rsid w:val="0F1217C9"/>
    <w:rsid w:val="0F127F69"/>
    <w:rsid w:val="0F2515F7"/>
    <w:rsid w:val="0F5EACEF"/>
    <w:rsid w:val="0F6FE6DF"/>
    <w:rsid w:val="101134BB"/>
    <w:rsid w:val="1047A59F"/>
    <w:rsid w:val="109AA3E6"/>
    <w:rsid w:val="10A70ABF"/>
    <w:rsid w:val="10C87C43"/>
    <w:rsid w:val="112FE1FA"/>
    <w:rsid w:val="116B177D"/>
    <w:rsid w:val="11F62015"/>
    <w:rsid w:val="123970B3"/>
    <w:rsid w:val="12402645"/>
    <w:rsid w:val="12BF7945"/>
    <w:rsid w:val="12CAF234"/>
    <w:rsid w:val="12CFBF0F"/>
    <w:rsid w:val="1313CD82"/>
    <w:rsid w:val="131FBF48"/>
    <w:rsid w:val="13B9064F"/>
    <w:rsid w:val="13E68C91"/>
    <w:rsid w:val="13FBEFD6"/>
    <w:rsid w:val="142FE79F"/>
    <w:rsid w:val="143C3152"/>
    <w:rsid w:val="144FED57"/>
    <w:rsid w:val="149C60D9"/>
    <w:rsid w:val="1500AB0E"/>
    <w:rsid w:val="152248E7"/>
    <w:rsid w:val="152F56F0"/>
    <w:rsid w:val="15447F7C"/>
    <w:rsid w:val="15D523F9"/>
    <w:rsid w:val="15D6A9F0"/>
    <w:rsid w:val="16073F95"/>
    <w:rsid w:val="1617E01B"/>
    <w:rsid w:val="1649A10D"/>
    <w:rsid w:val="16825F77"/>
    <w:rsid w:val="16A549D8"/>
    <w:rsid w:val="16FBE4E0"/>
    <w:rsid w:val="1703DFCE"/>
    <w:rsid w:val="1716E5D7"/>
    <w:rsid w:val="1730D2BB"/>
    <w:rsid w:val="1748BAD7"/>
    <w:rsid w:val="1784D8B5"/>
    <w:rsid w:val="178CE91B"/>
    <w:rsid w:val="1825CE6E"/>
    <w:rsid w:val="18D5BD21"/>
    <w:rsid w:val="18E511FE"/>
    <w:rsid w:val="19243EAD"/>
    <w:rsid w:val="19614AB7"/>
    <w:rsid w:val="1988C772"/>
    <w:rsid w:val="19E919AD"/>
    <w:rsid w:val="1A013100"/>
    <w:rsid w:val="1A2F5A79"/>
    <w:rsid w:val="1A605697"/>
    <w:rsid w:val="1A6C6D4F"/>
    <w:rsid w:val="1A7A3AC7"/>
    <w:rsid w:val="1ABBE137"/>
    <w:rsid w:val="1ABDA037"/>
    <w:rsid w:val="1AE40E09"/>
    <w:rsid w:val="1AF30C99"/>
    <w:rsid w:val="1AF509E4"/>
    <w:rsid w:val="1B2E985E"/>
    <w:rsid w:val="1B43F9FD"/>
    <w:rsid w:val="1B44815C"/>
    <w:rsid w:val="1B81979B"/>
    <w:rsid w:val="1BA2B771"/>
    <w:rsid w:val="1BBB9835"/>
    <w:rsid w:val="1BBFB3C4"/>
    <w:rsid w:val="1BC417C9"/>
    <w:rsid w:val="1C0739CF"/>
    <w:rsid w:val="1C0A15D6"/>
    <w:rsid w:val="1C174B2E"/>
    <w:rsid w:val="1C3965C1"/>
    <w:rsid w:val="1C510477"/>
    <w:rsid w:val="1C540A7A"/>
    <w:rsid w:val="1C8DCD83"/>
    <w:rsid w:val="1CA88F39"/>
    <w:rsid w:val="1CB08D68"/>
    <w:rsid w:val="1D2BF22E"/>
    <w:rsid w:val="1DE9CD24"/>
    <w:rsid w:val="1E1AE9E0"/>
    <w:rsid w:val="1E80DC9B"/>
    <w:rsid w:val="1EC0F5FC"/>
    <w:rsid w:val="1F032939"/>
    <w:rsid w:val="1F102625"/>
    <w:rsid w:val="1F26E4A0"/>
    <w:rsid w:val="1F323CF8"/>
    <w:rsid w:val="1F5858C0"/>
    <w:rsid w:val="1F81E5BB"/>
    <w:rsid w:val="1FC36E0E"/>
    <w:rsid w:val="1FF5B591"/>
    <w:rsid w:val="201FAFE5"/>
    <w:rsid w:val="20BAC28F"/>
    <w:rsid w:val="20C26975"/>
    <w:rsid w:val="20D264D7"/>
    <w:rsid w:val="20EF8EB3"/>
    <w:rsid w:val="20FF93EA"/>
    <w:rsid w:val="217859B9"/>
    <w:rsid w:val="21A44A81"/>
    <w:rsid w:val="21DD563B"/>
    <w:rsid w:val="2223E6AA"/>
    <w:rsid w:val="222E8F70"/>
    <w:rsid w:val="224616F7"/>
    <w:rsid w:val="2256ABE0"/>
    <w:rsid w:val="225C63FF"/>
    <w:rsid w:val="229F114E"/>
    <w:rsid w:val="22AF7C19"/>
    <w:rsid w:val="22BA8420"/>
    <w:rsid w:val="22C9FA97"/>
    <w:rsid w:val="22D2689A"/>
    <w:rsid w:val="22E1FEFA"/>
    <w:rsid w:val="22F167DE"/>
    <w:rsid w:val="234A8086"/>
    <w:rsid w:val="2380CED5"/>
    <w:rsid w:val="2387C5C9"/>
    <w:rsid w:val="23A47219"/>
    <w:rsid w:val="23ABC21A"/>
    <w:rsid w:val="23AEE12E"/>
    <w:rsid w:val="23C2FD94"/>
    <w:rsid w:val="23C3CAC8"/>
    <w:rsid w:val="23E67B0B"/>
    <w:rsid w:val="24015FA5"/>
    <w:rsid w:val="240BEA5E"/>
    <w:rsid w:val="2466919D"/>
    <w:rsid w:val="256402C1"/>
    <w:rsid w:val="256FD642"/>
    <w:rsid w:val="25870040"/>
    <w:rsid w:val="25A51AF4"/>
    <w:rsid w:val="26A7DB9F"/>
    <w:rsid w:val="26D47D8E"/>
    <w:rsid w:val="272B3676"/>
    <w:rsid w:val="278CED9D"/>
    <w:rsid w:val="27FAE938"/>
    <w:rsid w:val="27FE145E"/>
    <w:rsid w:val="28128D6F"/>
    <w:rsid w:val="281EFA5E"/>
    <w:rsid w:val="2869FA08"/>
    <w:rsid w:val="2878F0D4"/>
    <w:rsid w:val="28DB447A"/>
    <w:rsid w:val="28DC9222"/>
    <w:rsid w:val="28E67C63"/>
    <w:rsid w:val="28EE2AF6"/>
    <w:rsid w:val="29751890"/>
    <w:rsid w:val="2995A78D"/>
    <w:rsid w:val="2A15C500"/>
    <w:rsid w:val="2A476F47"/>
    <w:rsid w:val="2A59481A"/>
    <w:rsid w:val="2A922BF2"/>
    <w:rsid w:val="2AB3E22F"/>
    <w:rsid w:val="2AFB1A72"/>
    <w:rsid w:val="2B0953F0"/>
    <w:rsid w:val="2B124596"/>
    <w:rsid w:val="2B2E2868"/>
    <w:rsid w:val="2B320238"/>
    <w:rsid w:val="2B8C5647"/>
    <w:rsid w:val="2B985C33"/>
    <w:rsid w:val="2C01C487"/>
    <w:rsid w:val="2C31B494"/>
    <w:rsid w:val="2C48C486"/>
    <w:rsid w:val="2C4F35A3"/>
    <w:rsid w:val="2C5805F6"/>
    <w:rsid w:val="2C7E0B1A"/>
    <w:rsid w:val="2CBC03C1"/>
    <w:rsid w:val="2CC12318"/>
    <w:rsid w:val="2CD87827"/>
    <w:rsid w:val="2D1B868E"/>
    <w:rsid w:val="2D34FE98"/>
    <w:rsid w:val="2D5FBE38"/>
    <w:rsid w:val="2D7034C6"/>
    <w:rsid w:val="2D807241"/>
    <w:rsid w:val="2E0CC180"/>
    <w:rsid w:val="2E44DB87"/>
    <w:rsid w:val="2E57CC5F"/>
    <w:rsid w:val="2E960DA5"/>
    <w:rsid w:val="2F03CD89"/>
    <w:rsid w:val="2F42DD58"/>
    <w:rsid w:val="2F51E7D9"/>
    <w:rsid w:val="2F6C993E"/>
    <w:rsid w:val="2FAD37B3"/>
    <w:rsid w:val="2FD94570"/>
    <w:rsid w:val="2FDBFFAE"/>
    <w:rsid w:val="3011728D"/>
    <w:rsid w:val="3083FC42"/>
    <w:rsid w:val="30935343"/>
    <w:rsid w:val="30E444B6"/>
    <w:rsid w:val="3137816B"/>
    <w:rsid w:val="31655583"/>
    <w:rsid w:val="31B27576"/>
    <w:rsid w:val="31BF8960"/>
    <w:rsid w:val="31FEC6FA"/>
    <w:rsid w:val="32184B46"/>
    <w:rsid w:val="3237CD1C"/>
    <w:rsid w:val="32419297"/>
    <w:rsid w:val="324CC696"/>
    <w:rsid w:val="32703039"/>
    <w:rsid w:val="32785803"/>
    <w:rsid w:val="327D1F63"/>
    <w:rsid w:val="3282A037"/>
    <w:rsid w:val="3287EFD7"/>
    <w:rsid w:val="329886CD"/>
    <w:rsid w:val="329CB96A"/>
    <w:rsid w:val="32C21B1B"/>
    <w:rsid w:val="32C3083B"/>
    <w:rsid w:val="32DF10D7"/>
    <w:rsid w:val="32E4A650"/>
    <w:rsid w:val="3328066E"/>
    <w:rsid w:val="332BCC08"/>
    <w:rsid w:val="333E5440"/>
    <w:rsid w:val="334D16A0"/>
    <w:rsid w:val="336029DE"/>
    <w:rsid w:val="33C975A1"/>
    <w:rsid w:val="3408C1C1"/>
    <w:rsid w:val="343B45C5"/>
    <w:rsid w:val="34613F8C"/>
    <w:rsid w:val="3489CF41"/>
    <w:rsid w:val="349AEFA1"/>
    <w:rsid w:val="34A63365"/>
    <w:rsid w:val="34C27134"/>
    <w:rsid w:val="34CD9F17"/>
    <w:rsid w:val="3514E471"/>
    <w:rsid w:val="354285C1"/>
    <w:rsid w:val="354CD29A"/>
    <w:rsid w:val="355BF2EA"/>
    <w:rsid w:val="357760C5"/>
    <w:rsid w:val="35AB0B37"/>
    <w:rsid w:val="364658F8"/>
    <w:rsid w:val="3659A3BD"/>
    <w:rsid w:val="366E2EA7"/>
    <w:rsid w:val="3698BF2C"/>
    <w:rsid w:val="369D4A02"/>
    <w:rsid w:val="36D0E2DE"/>
    <w:rsid w:val="36F1AE0A"/>
    <w:rsid w:val="370DF624"/>
    <w:rsid w:val="3724F4FE"/>
    <w:rsid w:val="372BCCBF"/>
    <w:rsid w:val="372F61DF"/>
    <w:rsid w:val="375464CA"/>
    <w:rsid w:val="375E45BB"/>
    <w:rsid w:val="37682456"/>
    <w:rsid w:val="37BE4955"/>
    <w:rsid w:val="37D1C207"/>
    <w:rsid w:val="37D3F5BF"/>
    <w:rsid w:val="382BC661"/>
    <w:rsid w:val="382F51BD"/>
    <w:rsid w:val="38418FE8"/>
    <w:rsid w:val="38526DAF"/>
    <w:rsid w:val="3887584E"/>
    <w:rsid w:val="389A8C4F"/>
    <w:rsid w:val="38D82157"/>
    <w:rsid w:val="39253997"/>
    <w:rsid w:val="3956DA79"/>
    <w:rsid w:val="39804768"/>
    <w:rsid w:val="399F4045"/>
    <w:rsid w:val="39E1AA0B"/>
    <w:rsid w:val="39F7B867"/>
    <w:rsid w:val="3A076A0B"/>
    <w:rsid w:val="3A65DB7F"/>
    <w:rsid w:val="3A7F90B3"/>
    <w:rsid w:val="3ABA5B1A"/>
    <w:rsid w:val="3AE0D05C"/>
    <w:rsid w:val="3AFAC587"/>
    <w:rsid w:val="3B4F74E1"/>
    <w:rsid w:val="3B53BA41"/>
    <w:rsid w:val="3B643279"/>
    <w:rsid w:val="3B92153C"/>
    <w:rsid w:val="3BABBF0C"/>
    <w:rsid w:val="3BB24C0F"/>
    <w:rsid w:val="3BF514E6"/>
    <w:rsid w:val="3C01F9DD"/>
    <w:rsid w:val="3C1AA988"/>
    <w:rsid w:val="3C36D184"/>
    <w:rsid w:val="3C81C7E5"/>
    <w:rsid w:val="3C9BCD4B"/>
    <w:rsid w:val="3CB6269C"/>
    <w:rsid w:val="3D3A4D95"/>
    <w:rsid w:val="3D9558E3"/>
    <w:rsid w:val="3DE200C2"/>
    <w:rsid w:val="3E09114F"/>
    <w:rsid w:val="3E4D00A8"/>
    <w:rsid w:val="3E5823A6"/>
    <w:rsid w:val="3E6F9595"/>
    <w:rsid w:val="3E70268B"/>
    <w:rsid w:val="3E846AFA"/>
    <w:rsid w:val="3E854BEC"/>
    <w:rsid w:val="3F2D23A2"/>
    <w:rsid w:val="3F4F2989"/>
    <w:rsid w:val="3F54100C"/>
    <w:rsid w:val="3F5717C2"/>
    <w:rsid w:val="3F5B80AE"/>
    <w:rsid w:val="3FA914CD"/>
    <w:rsid w:val="3FF57B94"/>
    <w:rsid w:val="3FFCDD0D"/>
    <w:rsid w:val="401E29AF"/>
    <w:rsid w:val="403A2868"/>
    <w:rsid w:val="4069DA88"/>
    <w:rsid w:val="407CF3A4"/>
    <w:rsid w:val="40A10C53"/>
    <w:rsid w:val="4133195A"/>
    <w:rsid w:val="417EA490"/>
    <w:rsid w:val="41A3680C"/>
    <w:rsid w:val="41E32219"/>
    <w:rsid w:val="4204E789"/>
    <w:rsid w:val="42A14F63"/>
    <w:rsid w:val="42A97F96"/>
    <w:rsid w:val="42C58684"/>
    <w:rsid w:val="434CEC97"/>
    <w:rsid w:val="43687E1B"/>
    <w:rsid w:val="436D44E3"/>
    <w:rsid w:val="4375199C"/>
    <w:rsid w:val="43B2332E"/>
    <w:rsid w:val="43D409C4"/>
    <w:rsid w:val="43F7CF23"/>
    <w:rsid w:val="43F9717F"/>
    <w:rsid w:val="440055AC"/>
    <w:rsid w:val="44418BCE"/>
    <w:rsid w:val="4449C6CB"/>
    <w:rsid w:val="44525820"/>
    <w:rsid w:val="4462C84A"/>
    <w:rsid w:val="44651164"/>
    <w:rsid w:val="44C0EE94"/>
    <w:rsid w:val="44D8A69F"/>
    <w:rsid w:val="45025939"/>
    <w:rsid w:val="4510F38A"/>
    <w:rsid w:val="451AB82A"/>
    <w:rsid w:val="45226729"/>
    <w:rsid w:val="45A84B3B"/>
    <w:rsid w:val="45AA62F7"/>
    <w:rsid w:val="45FCC530"/>
    <w:rsid w:val="46709E09"/>
    <w:rsid w:val="46799B13"/>
    <w:rsid w:val="467F43AD"/>
    <w:rsid w:val="46F5D5A5"/>
    <w:rsid w:val="471C7C20"/>
    <w:rsid w:val="473BBB3A"/>
    <w:rsid w:val="474143A6"/>
    <w:rsid w:val="479A9291"/>
    <w:rsid w:val="479AB74C"/>
    <w:rsid w:val="47A276B7"/>
    <w:rsid w:val="47B43A4C"/>
    <w:rsid w:val="47C8A868"/>
    <w:rsid w:val="47FE0327"/>
    <w:rsid w:val="4831D9A4"/>
    <w:rsid w:val="48345E86"/>
    <w:rsid w:val="484BF714"/>
    <w:rsid w:val="484DF8C7"/>
    <w:rsid w:val="485A9716"/>
    <w:rsid w:val="4860B595"/>
    <w:rsid w:val="486A39D3"/>
    <w:rsid w:val="487E0AB1"/>
    <w:rsid w:val="48E395FB"/>
    <w:rsid w:val="491CDA42"/>
    <w:rsid w:val="493183BC"/>
    <w:rsid w:val="495F0F21"/>
    <w:rsid w:val="498D210D"/>
    <w:rsid w:val="49936395"/>
    <w:rsid w:val="499ECAAB"/>
    <w:rsid w:val="49B439F4"/>
    <w:rsid w:val="49BCF329"/>
    <w:rsid w:val="49BFA228"/>
    <w:rsid w:val="49F45232"/>
    <w:rsid w:val="49F66391"/>
    <w:rsid w:val="4A185841"/>
    <w:rsid w:val="4A320744"/>
    <w:rsid w:val="4A356EAF"/>
    <w:rsid w:val="4A62BD4C"/>
    <w:rsid w:val="4A642030"/>
    <w:rsid w:val="4ADDA91E"/>
    <w:rsid w:val="4B0DACD0"/>
    <w:rsid w:val="4B48383A"/>
    <w:rsid w:val="4B768D65"/>
    <w:rsid w:val="4BE57BB0"/>
    <w:rsid w:val="4BE94D39"/>
    <w:rsid w:val="4C44E0C9"/>
    <w:rsid w:val="4C7F9275"/>
    <w:rsid w:val="4CCCF9E5"/>
    <w:rsid w:val="4CD3E8CE"/>
    <w:rsid w:val="4D1A60E4"/>
    <w:rsid w:val="4D1FCCA3"/>
    <w:rsid w:val="4DA58BD8"/>
    <w:rsid w:val="4DDAC4C8"/>
    <w:rsid w:val="4DFFDC3B"/>
    <w:rsid w:val="4E0BD1D0"/>
    <w:rsid w:val="4E2807AF"/>
    <w:rsid w:val="4E6E832C"/>
    <w:rsid w:val="4E790AC0"/>
    <w:rsid w:val="4EA3C203"/>
    <w:rsid w:val="4F1818DF"/>
    <w:rsid w:val="4F193138"/>
    <w:rsid w:val="4F3DEC67"/>
    <w:rsid w:val="4F5E1AA8"/>
    <w:rsid w:val="4F61E19F"/>
    <w:rsid w:val="4F9172E1"/>
    <w:rsid w:val="4FA8B088"/>
    <w:rsid w:val="4FDCF4CF"/>
    <w:rsid w:val="4FE631EC"/>
    <w:rsid w:val="50217C80"/>
    <w:rsid w:val="504DAB0E"/>
    <w:rsid w:val="505CE080"/>
    <w:rsid w:val="50E6DB23"/>
    <w:rsid w:val="50FE8CFF"/>
    <w:rsid w:val="50FF865E"/>
    <w:rsid w:val="5177D048"/>
    <w:rsid w:val="51BF73C3"/>
    <w:rsid w:val="51CCB58A"/>
    <w:rsid w:val="529B0CBC"/>
    <w:rsid w:val="52A9DC27"/>
    <w:rsid w:val="52EA9B9B"/>
    <w:rsid w:val="5312C61E"/>
    <w:rsid w:val="5314E42D"/>
    <w:rsid w:val="532988E6"/>
    <w:rsid w:val="532B0CBD"/>
    <w:rsid w:val="53546417"/>
    <w:rsid w:val="536911FE"/>
    <w:rsid w:val="5376EADF"/>
    <w:rsid w:val="538D51BB"/>
    <w:rsid w:val="53BF0EE3"/>
    <w:rsid w:val="53BF769C"/>
    <w:rsid w:val="53E40729"/>
    <w:rsid w:val="541C5A65"/>
    <w:rsid w:val="5451BF26"/>
    <w:rsid w:val="54576491"/>
    <w:rsid w:val="54763126"/>
    <w:rsid w:val="549A9247"/>
    <w:rsid w:val="549E3824"/>
    <w:rsid w:val="54AE4C5B"/>
    <w:rsid w:val="55167272"/>
    <w:rsid w:val="5516F0DE"/>
    <w:rsid w:val="552BB3CE"/>
    <w:rsid w:val="5588E7B1"/>
    <w:rsid w:val="55A478F1"/>
    <w:rsid w:val="55A9E429"/>
    <w:rsid w:val="55E4286B"/>
    <w:rsid w:val="56141C86"/>
    <w:rsid w:val="5643805F"/>
    <w:rsid w:val="5656CE40"/>
    <w:rsid w:val="56736870"/>
    <w:rsid w:val="567A55BE"/>
    <w:rsid w:val="56F07C0D"/>
    <w:rsid w:val="5736D5C7"/>
    <w:rsid w:val="57860689"/>
    <w:rsid w:val="5811C938"/>
    <w:rsid w:val="5833A0FA"/>
    <w:rsid w:val="58E923C8"/>
    <w:rsid w:val="58EB9708"/>
    <w:rsid w:val="5923816A"/>
    <w:rsid w:val="593D66F4"/>
    <w:rsid w:val="593EB62A"/>
    <w:rsid w:val="5955F22D"/>
    <w:rsid w:val="598F8F16"/>
    <w:rsid w:val="5A262510"/>
    <w:rsid w:val="5AC1E0E3"/>
    <w:rsid w:val="5AE346B4"/>
    <w:rsid w:val="5B1B2614"/>
    <w:rsid w:val="5B3F22CF"/>
    <w:rsid w:val="5B746BF1"/>
    <w:rsid w:val="5B76CD6C"/>
    <w:rsid w:val="5B8F60F2"/>
    <w:rsid w:val="5C08CA91"/>
    <w:rsid w:val="5C2663E0"/>
    <w:rsid w:val="5C645917"/>
    <w:rsid w:val="5C768A4F"/>
    <w:rsid w:val="5C78A5FD"/>
    <w:rsid w:val="5D5CAA80"/>
    <w:rsid w:val="5D74D540"/>
    <w:rsid w:val="5DF09BA3"/>
    <w:rsid w:val="5E7B1FE1"/>
    <w:rsid w:val="5E8BE053"/>
    <w:rsid w:val="5F07CBF3"/>
    <w:rsid w:val="5F23A1E3"/>
    <w:rsid w:val="5F833CF2"/>
    <w:rsid w:val="5F852296"/>
    <w:rsid w:val="5F8628A6"/>
    <w:rsid w:val="5FA1047B"/>
    <w:rsid w:val="5FB6F2CB"/>
    <w:rsid w:val="5FBB445F"/>
    <w:rsid w:val="5FCCD60E"/>
    <w:rsid w:val="5FCD2505"/>
    <w:rsid w:val="6039F586"/>
    <w:rsid w:val="60453AAE"/>
    <w:rsid w:val="60559CB2"/>
    <w:rsid w:val="6062DB08"/>
    <w:rsid w:val="607D16E2"/>
    <w:rsid w:val="6094F904"/>
    <w:rsid w:val="60B8BA27"/>
    <w:rsid w:val="60F1D80C"/>
    <w:rsid w:val="60FF2A11"/>
    <w:rsid w:val="61297FD4"/>
    <w:rsid w:val="613AEE44"/>
    <w:rsid w:val="616EE37C"/>
    <w:rsid w:val="61ACC092"/>
    <w:rsid w:val="61BFC41F"/>
    <w:rsid w:val="61C65F47"/>
    <w:rsid w:val="61F483A4"/>
    <w:rsid w:val="6204C93F"/>
    <w:rsid w:val="620E999D"/>
    <w:rsid w:val="625C3D45"/>
    <w:rsid w:val="6262F84C"/>
    <w:rsid w:val="6265BE77"/>
    <w:rsid w:val="6295E9AE"/>
    <w:rsid w:val="62EA29C1"/>
    <w:rsid w:val="631F28E2"/>
    <w:rsid w:val="635B75A5"/>
    <w:rsid w:val="63972BA1"/>
    <w:rsid w:val="63A05DB4"/>
    <w:rsid w:val="64265270"/>
    <w:rsid w:val="64329801"/>
    <w:rsid w:val="64403759"/>
    <w:rsid w:val="647AF667"/>
    <w:rsid w:val="64BA9C25"/>
    <w:rsid w:val="64C222D9"/>
    <w:rsid w:val="64D736ED"/>
    <w:rsid w:val="6501E477"/>
    <w:rsid w:val="651F872B"/>
    <w:rsid w:val="656789DF"/>
    <w:rsid w:val="659C9E77"/>
    <w:rsid w:val="65CDDF65"/>
    <w:rsid w:val="65DAF83E"/>
    <w:rsid w:val="65E31923"/>
    <w:rsid w:val="65FF6975"/>
    <w:rsid w:val="661B422C"/>
    <w:rsid w:val="662018CA"/>
    <w:rsid w:val="66423728"/>
    <w:rsid w:val="6645C8B1"/>
    <w:rsid w:val="664B5A33"/>
    <w:rsid w:val="666DAB37"/>
    <w:rsid w:val="66889302"/>
    <w:rsid w:val="66BFA950"/>
    <w:rsid w:val="66E5AE54"/>
    <w:rsid w:val="66F6B52D"/>
    <w:rsid w:val="66FCE5AE"/>
    <w:rsid w:val="6706C5A6"/>
    <w:rsid w:val="67694C2C"/>
    <w:rsid w:val="67CB1837"/>
    <w:rsid w:val="67DDB32E"/>
    <w:rsid w:val="67E96EA8"/>
    <w:rsid w:val="681EE21E"/>
    <w:rsid w:val="6824F88D"/>
    <w:rsid w:val="683793A5"/>
    <w:rsid w:val="68775990"/>
    <w:rsid w:val="68893E8A"/>
    <w:rsid w:val="68A2B600"/>
    <w:rsid w:val="68C77A29"/>
    <w:rsid w:val="68EEA068"/>
    <w:rsid w:val="6919580E"/>
    <w:rsid w:val="69815F9B"/>
    <w:rsid w:val="6986CD34"/>
    <w:rsid w:val="69B35B4E"/>
    <w:rsid w:val="69CE2C33"/>
    <w:rsid w:val="69E7E951"/>
    <w:rsid w:val="6A1D922C"/>
    <w:rsid w:val="6A676A46"/>
    <w:rsid w:val="6A81EA72"/>
    <w:rsid w:val="6A849C10"/>
    <w:rsid w:val="6A91BE86"/>
    <w:rsid w:val="6AA4A243"/>
    <w:rsid w:val="6AB51171"/>
    <w:rsid w:val="6B055675"/>
    <w:rsid w:val="6B290B5E"/>
    <w:rsid w:val="6BE7E8C7"/>
    <w:rsid w:val="6BE83DC0"/>
    <w:rsid w:val="6C63577F"/>
    <w:rsid w:val="6C88A827"/>
    <w:rsid w:val="6C93CFA6"/>
    <w:rsid w:val="6C9ACC43"/>
    <w:rsid w:val="6CA5A3F4"/>
    <w:rsid w:val="6CBAA720"/>
    <w:rsid w:val="6CD08D51"/>
    <w:rsid w:val="6CED73D9"/>
    <w:rsid w:val="6D2F07E2"/>
    <w:rsid w:val="6D33BEFC"/>
    <w:rsid w:val="6D33E395"/>
    <w:rsid w:val="6D37AAD4"/>
    <w:rsid w:val="6D5605A2"/>
    <w:rsid w:val="6D6B3FB5"/>
    <w:rsid w:val="6DA41865"/>
    <w:rsid w:val="6DAD6637"/>
    <w:rsid w:val="6E0C5A56"/>
    <w:rsid w:val="6E114D0A"/>
    <w:rsid w:val="6E47F708"/>
    <w:rsid w:val="6E8ACB4A"/>
    <w:rsid w:val="6F28E9AC"/>
    <w:rsid w:val="6F7FCECB"/>
    <w:rsid w:val="6F96826E"/>
    <w:rsid w:val="6FAE1503"/>
    <w:rsid w:val="7016678F"/>
    <w:rsid w:val="7018929E"/>
    <w:rsid w:val="702BDF33"/>
    <w:rsid w:val="705A9A5C"/>
    <w:rsid w:val="70A752DE"/>
    <w:rsid w:val="70D15CB9"/>
    <w:rsid w:val="70DB0E54"/>
    <w:rsid w:val="71341B3C"/>
    <w:rsid w:val="715CC035"/>
    <w:rsid w:val="71775870"/>
    <w:rsid w:val="71B56B7F"/>
    <w:rsid w:val="71D59992"/>
    <w:rsid w:val="71DF03B2"/>
    <w:rsid w:val="7208680C"/>
    <w:rsid w:val="725F30B9"/>
    <w:rsid w:val="7262204D"/>
    <w:rsid w:val="72A5FA18"/>
    <w:rsid w:val="72ACB60C"/>
    <w:rsid w:val="72E4C250"/>
    <w:rsid w:val="72EE9160"/>
    <w:rsid w:val="72F43150"/>
    <w:rsid w:val="733F0A50"/>
    <w:rsid w:val="733FF05E"/>
    <w:rsid w:val="7358B05B"/>
    <w:rsid w:val="7361DE05"/>
    <w:rsid w:val="73636C62"/>
    <w:rsid w:val="73C916BE"/>
    <w:rsid w:val="73C916BE"/>
    <w:rsid w:val="74193F71"/>
    <w:rsid w:val="74468449"/>
    <w:rsid w:val="74587C59"/>
    <w:rsid w:val="745D45B9"/>
    <w:rsid w:val="747031D8"/>
    <w:rsid w:val="74A059DF"/>
    <w:rsid w:val="74BCB81C"/>
    <w:rsid w:val="74E2B6DA"/>
    <w:rsid w:val="74E5624E"/>
    <w:rsid w:val="74E9DE1E"/>
    <w:rsid w:val="75278C0A"/>
    <w:rsid w:val="753DCBFA"/>
    <w:rsid w:val="75F63A9D"/>
    <w:rsid w:val="75FDD0B0"/>
    <w:rsid w:val="76519083"/>
    <w:rsid w:val="7676C058"/>
    <w:rsid w:val="76B81150"/>
    <w:rsid w:val="76C84164"/>
    <w:rsid w:val="76D3895A"/>
    <w:rsid w:val="76FB907A"/>
    <w:rsid w:val="7723DA8D"/>
    <w:rsid w:val="772FE7CA"/>
    <w:rsid w:val="779D1049"/>
    <w:rsid w:val="77D41E24"/>
    <w:rsid w:val="78095E50"/>
    <w:rsid w:val="7865553F"/>
    <w:rsid w:val="78D6FDFF"/>
    <w:rsid w:val="78F9924F"/>
    <w:rsid w:val="790E30DC"/>
    <w:rsid w:val="791A59EC"/>
    <w:rsid w:val="7980D63A"/>
    <w:rsid w:val="79D7A98F"/>
    <w:rsid w:val="79E54C48"/>
    <w:rsid w:val="79F00694"/>
    <w:rsid w:val="7A0F09BB"/>
    <w:rsid w:val="7A25CD4B"/>
    <w:rsid w:val="7A50A276"/>
    <w:rsid w:val="7B2FDB45"/>
    <w:rsid w:val="7B429EFB"/>
    <w:rsid w:val="7B7BE54E"/>
    <w:rsid w:val="7B8A1733"/>
    <w:rsid w:val="7BA28918"/>
    <w:rsid w:val="7BF5CB04"/>
    <w:rsid w:val="7C0758DD"/>
    <w:rsid w:val="7C0FB25E"/>
    <w:rsid w:val="7C1D99AC"/>
    <w:rsid w:val="7C468BC7"/>
    <w:rsid w:val="7C515FA9"/>
    <w:rsid w:val="7C5E9DE7"/>
    <w:rsid w:val="7C9C340C"/>
    <w:rsid w:val="7CCA4CC9"/>
    <w:rsid w:val="7CD78CEB"/>
    <w:rsid w:val="7CE26C2B"/>
    <w:rsid w:val="7CECF339"/>
    <w:rsid w:val="7D58D9E0"/>
    <w:rsid w:val="7DC02D2F"/>
    <w:rsid w:val="7DE5D0E2"/>
    <w:rsid w:val="7DEBD4CA"/>
    <w:rsid w:val="7E3D2A66"/>
    <w:rsid w:val="7E933464"/>
    <w:rsid w:val="7EB9FA48"/>
    <w:rsid w:val="7EDB0CEE"/>
    <w:rsid w:val="7EFEC5D2"/>
    <w:rsid w:val="7F2EEF1B"/>
    <w:rsid w:val="7F45773A"/>
    <w:rsid w:val="7F596E2C"/>
    <w:rsid w:val="7FCFBB24"/>
    <w:rsid w:val="7FE393E2"/>
    <w:rsid w:val="7FF054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B48383A"/>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4B48383A"/>
    <w:rPr>
      <w:rFonts w:ascii="Times New Roman" w:hAnsi="Times New Roman" w:eastAsia="Times New Roman" w:cs="Times New Roman"/>
    </w:rPr>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4B48383A"/>
    <w:pPr>
      <w:spacing/>
      <w:ind w:left="720"/>
      <w:contextualSpacing/>
    </w:pPr>
  </w:style>
  <w:style w:type="paragraph" w:styleId="Heading2">
    <w:uiPriority w:val="9"/>
    <w:name w:val="heading 2"/>
    <w:basedOn w:val="Normal"/>
    <w:next w:val="Normal"/>
    <w:unhideWhenUsed/>
    <w:qFormat/>
    <w:rsid w:val="4B48383A"/>
    <w:rPr>
      <w:rFonts w:ascii="Aptos Display" w:hAnsi="Aptos Display" w:eastAsia="Aptos Display" w:asciiTheme="majorAscii" w:hAnsiTheme="maj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link w:val="Heading3Char"/>
    <w:qFormat/>
    <w:rsid w:val="4B48383A"/>
    <w:rPr>
      <w:rFonts w:eastAsia="Aptos Display" w:cstheme="majorEastAsia"/>
      <w:color w:val="0F4761" w:themeColor="accent1" w:themeTint="FF" w:themeShade="BF"/>
      <w:sz w:val="28"/>
      <w:szCs w:val="28"/>
    </w:rPr>
    <w:pPr>
      <w:keepNext w:val="1"/>
      <w:keepLines w:val="1"/>
      <w:spacing w:before="160" w:after="80"/>
      <w:outlineLvl w:val="2"/>
    </w:pPr>
  </w:style>
  <w:style w:type="paragraph" w:styleId="Heading1">
    <w:uiPriority w:val="9"/>
    <w:name w:val="heading 1"/>
    <w:basedOn w:val="Normal"/>
    <w:next w:val="Normal"/>
    <w:qFormat/>
    <w:rsid w:val="4B48383A"/>
    <w:rPr>
      <w:rFonts w:ascii="Aptos Display" w:hAnsi="Aptos Display" w:eastAsia="Aptos Display" w:asciiTheme="majorAscii" w:hAnsiTheme="majorAscii" w:cstheme="majorEastAsia"/>
      <w:color w:val="0F4761" w:themeColor="accent1" w:themeTint="FF" w:themeShade="BF"/>
      <w:sz w:val="40"/>
      <w:szCs w:val="40"/>
    </w:rPr>
    <w:pPr>
      <w:keepNext w:val="1"/>
      <w:keepLines w:val="1"/>
      <w:spacing w:before="360" w:after="80"/>
      <w:outlineLvl w:val="0"/>
    </w:pPr>
  </w:style>
  <w:style w:type="character" w:styleId="Heading3Char" w:customStyle="true">
    <w:uiPriority w:val="9"/>
    <w:name w:val="Heading 3 Char"/>
    <w:basedOn w:val="DefaultParagraphFont"/>
    <w:link w:val="Heading3"/>
    <w:rsid w:val="4B48383A"/>
    <w:rPr>
      <w:rFonts w:eastAsia="Aptos Display" w:cs="" w:eastAsiaTheme="minorAscii" w:cstheme="majorEastAsia"/>
      <w:color w:val="0F4761" w:themeColor="accent1" w:themeTint="FF" w:themeShade="BF"/>
      <w:sz w:val="28"/>
      <w:szCs w:val="28"/>
    </w:rPr>
  </w:style>
  <w:style w:type="paragraph" w:styleId="TOC1">
    <w:uiPriority w:val="39"/>
    <w:name w:val="toc 1"/>
    <w:basedOn w:val="Normal"/>
    <w:next w:val="Normal"/>
    <w:unhideWhenUsed/>
    <w:rsid w:val="4B48383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4B48383A"/>
    <w:pPr>
      <w:spacing w:after="100"/>
      <w:ind w:left="220"/>
    </w:pPr>
  </w:style>
  <w:style w:type="paragraph" w:styleId="TOC3">
    <w:uiPriority w:val="39"/>
    <w:name w:val="toc 3"/>
    <w:basedOn w:val="Normal"/>
    <w:next w:val="Normal"/>
    <w:unhideWhenUsed/>
    <w:rsid w:val="4B48383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1AF509E4"/>
    <w:pPr>
      <w:tabs>
        <w:tab w:val="center" w:leader="none" w:pos="4680"/>
        <w:tab w:val="right" w:leader="none" w:pos="9360"/>
      </w:tabs>
      <w:spacing w:after="0" w:line="240" w:lineRule="auto"/>
    </w:pPr>
  </w:style>
  <w:style w:type="paragraph" w:styleId="Footer">
    <w:uiPriority w:val="99"/>
    <w:name w:val="footer"/>
    <w:basedOn w:val="Normal"/>
    <w:unhideWhenUsed/>
    <w:rsid w:val="1AF509E4"/>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eastAsiaTheme="majorEastAsia" w:cstheme="majorBidi"/>
      <w:i/>
      <w:iCs/>
      <w:color w:val="0F4761"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80" w:after="40"/>
      <w:outlineLvl xmlns:w="http://schemas.openxmlformats.org/wordprocessingml/2006/main" w:val="3"/>
    </w:pPr>
    <w:rPr xmlns:w="http://schemas.openxmlformats.org/wordprocessingml/2006/main">
      <w:rFonts w:eastAsiaTheme="majorEastAsia" w:cstheme="majorBidi"/>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 Type="http://schemas.microsoft.com/office/2020/10/relationships/intelligence" Target="intelligence2.xml" Id="R99df3dae59104aa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2025-08-08T21:30:19.4015328Z</dcterms:modified>
  <dc:creator>ARLISON GASPAR DE OLIVEIRA</dc:creator>
  <lastModifiedBy>GUSTAVO DE OLIVEIRA REGO MORAIS</lastModifiedBy>
</coreProperties>
</file>