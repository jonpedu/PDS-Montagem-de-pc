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xmlns:w16du="http://schemas.microsoft.com/office/word/2023/wordml/word16du" mc:Ignorable="w14 w15 wp14 w16se w16cid w16 w16cex w16sdtdh w16sdtfl">
  <w:body>
    <w:p xmlns:wp14="http://schemas.microsoft.com/office/word/2010/wordml" w:rsidP="4B48383A" wp14:paraId="1E207724" wp14:textId="7AD5BDED">
      <w:pPr>
        <w:spacing w:line="360" w:lineRule="auto"/>
        <w:jc w:val="center"/>
        <w:rPr>
          <w:rFonts w:ascii="Times New Roman" w:hAnsi="Times New Roman" w:eastAsia="Times New Roman" w:cs="Times New Roman"/>
        </w:rPr>
      </w:pPr>
      <w:r w:rsidR="1BA2B771">
        <w:drawing>
          <wp:inline xmlns:wp14="http://schemas.microsoft.com/office/word/2010/wordprocessingDrawing" wp14:editId="4FC131CF" wp14:anchorId="4294242B">
            <wp:extent cx="885825" cy="885825"/>
            <wp:effectExtent l="0" t="0" r="0" b="0"/>
            <wp:docPr id="476261471" name="" descr="image2.png, Imagem" title=""/>
            <wp:cNvGraphicFramePr>
              <a:graphicFrameLocks noChangeAspect="1"/>
            </wp:cNvGraphicFramePr>
            <a:graphic>
              <a:graphicData uri="http://schemas.openxmlformats.org/drawingml/2006/picture">
                <pic:pic>
                  <pic:nvPicPr>
                    <pic:cNvPr id="0" name=""/>
                    <pic:cNvPicPr/>
                  </pic:nvPicPr>
                  <pic:blipFill>
                    <a:blip r:embed="Re2b2b5ad4a1e486c">
                      <a:extLst>
                        <a:ext xmlns:a="http://schemas.openxmlformats.org/drawingml/2006/main" uri="{28A0092B-C50C-407E-A947-70E740481C1C}">
                          <a14:useLocalDpi val="0"/>
                        </a:ext>
                      </a:extLst>
                    </a:blip>
                    <a:stretch>
                      <a:fillRect/>
                    </a:stretch>
                  </pic:blipFill>
                  <pic:spPr>
                    <a:xfrm>
                      <a:off x="0" y="0"/>
                      <a:ext cx="885825" cy="885825"/>
                    </a:xfrm>
                    <a:prstGeom prst="rect">
                      <a:avLst/>
                    </a:prstGeom>
                  </pic:spPr>
                </pic:pic>
              </a:graphicData>
            </a:graphic>
          </wp:inline>
        </w:drawing>
      </w:r>
    </w:p>
    <w:p w:rsidR="1BA2B771" w:rsidP="4B48383A" w:rsidRDefault="1BA2B771" w14:paraId="11F208F0" w14:textId="59DB0583">
      <w:pPr>
        <w:pStyle w:val="Normal1"/>
        <w:widowControl w:val="0"/>
        <w:spacing w:before="90" w:after="0" w:line="360" w:lineRule="auto"/>
        <w:ind w:left="1972" w:right="1989" w:hanging="5"/>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UNIVERSIDADE FEDERAL DO MARANHÃO </w:t>
      </w:r>
    </w:p>
    <w:p w:rsidR="1BA2B771" w:rsidP="4B48383A" w:rsidRDefault="1BA2B771" w14:paraId="280A03F7" w14:textId="53B77DE6">
      <w:pPr>
        <w:pStyle w:val="Normal1"/>
        <w:widowControl w:val="0"/>
        <w:spacing w:before="0" w:after="0" w:line="360" w:lineRule="auto"/>
        <w:ind w:left="708" w:right="973" w:firstLine="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BACHARELADO INTERDISCIPLINAR EM CIÊNCIA E TECNOLOGIA</w:t>
      </w:r>
    </w:p>
    <w:p w:rsidR="1BA2B771" w:rsidP="4B48383A" w:rsidRDefault="1BA2B771" w14:paraId="10628B33" w14:textId="70695743">
      <w:pPr>
        <w:pStyle w:val="Normal1"/>
        <w:widowControl w:val="0"/>
        <w:spacing w:before="0" w:after="0" w:line="360" w:lineRule="auto"/>
        <w:ind w:left="708" w:right="973"/>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EECP0011 - PROJETO E DESENVOLVIMENTO DE SOFTWARE</w:t>
      </w:r>
    </w:p>
    <w:p w:rsidR="4B48383A" w:rsidP="4B48383A" w:rsidRDefault="4B48383A" w14:paraId="7A9F621F" w14:textId="314EB3E9">
      <w:pPr>
        <w:spacing w:line="360" w:lineRule="auto"/>
        <w:jc w:val="center"/>
        <w:rPr>
          <w:rFonts w:ascii="Times New Roman" w:hAnsi="Times New Roman" w:eastAsia="Times New Roman" w:cs="Times New Roman"/>
        </w:rPr>
      </w:pPr>
    </w:p>
    <w:p w:rsidR="4B48383A" w:rsidP="4B48383A" w:rsidRDefault="4B48383A" w14:paraId="5EED7014" w14:textId="59105553">
      <w:pPr>
        <w:spacing w:line="360" w:lineRule="auto"/>
        <w:jc w:val="center"/>
        <w:rPr>
          <w:rFonts w:ascii="Times New Roman" w:hAnsi="Times New Roman" w:eastAsia="Times New Roman" w:cs="Times New Roman"/>
        </w:rPr>
      </w:pPr>
    </w:p>
    <w:p w:rsidR="4B48383A" w:rsidP="4B48383A" w:rsidRDefault="4B48383A" w14:paraId="391F5B0C" w14:textId="79CF1624">
      <w:pPr>
        <w:spacing w:line="360" w:lineRule="auto"/>
        <w:jc w:val="center"/>
        <w:rPr>
          <w:rFonts w:ascii="Times New Roman" w:hAnsi="Times New Roman" w:eastAsia="Times New Roman" w:cs="Times New Roman"/>
        </w:rPr>
      </w:pPr>
    </w:p>
    <w:p w:rsidR="4B48383A" w:rsidP="4B48383A" w:rsidRDefault="4B48383A" w14:paraId="4F21A931" w14:textId="75C44E54">
      <w:pPr>
        <w:spacing w:line="360" w:lineRule="auto"/>
        <w:jc w:val="center"/>
        <w:rPr>
          <w:rFonts w:ascii="Times New Roman" w:hAnsi="Times New Roman" w:eastAsia="Times New Roman" w:cs="Times New Roman"/>
        </w:rPr>
      </w:pPr>
    </w:p>
    <w:p w:rsidR="1BA2B771" w:rsidP="4B48383A" w:rsidRDefault="1BA2B771" w14:paraId="2C55E8E4" w14:textId="664A05B5">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Arlison</w:t>
      </w:r>
      <w:r w:rsidRPr="4B48383A" w:rsidR="1BA2B771">
        <w:rPr>
          <w:rFonts w:ascii="Times New Roman" w:hAnsi="Times New Roman" w:eastAsia="Times New Roman" w:cs="Times New Roman"/>
        </w:rPr>
        <w:t xml:space="preserve"> Gaspar de Oliveira</w:t>
      </w:r>
    </w:p>
    <w:p w:rsidR="1BA2B771" w:rsidP="4B48383A" w:rsidRDefault="1BA2B771" w14:paraId="7A6BF30E" w14:textId="47FC0CF6">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Ítalo Francisco Almeida de Oliveira</w:t>
      </w:r>
    </w:p>
    <w:p w:rsidR="1BA2B771" w:rsidP="4B48383A" w:rsidRDefault="1BA2B771" w14:paraId="59233152" w14:textId="7794FC4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Gustavo de Oliveira Rego Morais</w:t>
      </w:r>
    </w:p>
    <w:p w:rsidR="1BA2B771" w:rsidP="4B48383A" w:rsidRDefault="1BA2B771" w14:paraId="403646A5" w14:textId="7BB00233">
      <w:pPr>
        <w:spacing w:line="360" w:lineRule="auto"/>
        <w:jc w:val="center"/>
        <w:rPr>
          <w:rFonts w:ascii="Times New Roman" w:hAnsi="Times New Roman" w:eastAsia="Times New Roman" w:cs="Times New Roman"/>
        </w:rPr>
      </w:pPr>
      <w:r w:rsidRPr="4B48383A" w:rsidR="1BA2B771">
        <w:rPr>
          <w:rFonts w:ascii="Times New Roman" w:hAnsi="Times New Roman" w:eastAsia="Times New Roman" w:cs="Times New Roman"/>
        </w:rPr>
        <w:t>Joao Pedro Miranda Sousa</w:t>
      </w:r>
    </w:p>
    <w:p w:rsidR="3C36D184" w:rsidP="4B48383A" w:rsidRDefault="3C36D184" w14:paraId="49D69131" w14:textId="1359529D">
      <w:pPr>
        <w:spacing w:line="360" w:lineRule="auto"/>
        <w:jc w:val="center"/>
        <w:rPr>
          <w:rFonts w:ascii="Times New Roman" w:hAnsi="Times New Roman" w:eastAsia="Times New Roman" w:cs="Times New Roman"/>
        </w:rPr>
      </w:pPr>
      <w:r w:rsidRPr="4B48383A" w:rsidR="3C36D184">
        <w:rPr>
          <w:rFonts w:ascii="Times New Roman" w:hAnsi="Times New Roman" w:eastAsia="Times New Roman" w:cs="Times New Roman"/>
        </w:rPr>
        <w:t>Cauã</w:t>
      </w:r>
      <w:r w:rsidRPr="4B48383A" w:rsidR="1BA2B771">
        <w:rPr>
          <w:rFonts w:ascii="Times New Roman" w:hAnsi="Times New Roman" w:eastAsia="Times New Roman" w:cs="Times New Roman"/>
        </w:rPr>
        <w:t xml:space="preserve"> Gabriel Santos Barros</w:t>
      </w:r>
    </w:p>
    <w:p w:rsidR="4B48383A" w:rsidP="4B48383A" w:rsidRDefault="4B48383A" w14:paraId="6CCCBA55" w14:textId="6766F230">
      <w:pPr>
        <w:spacing w:line="360" w:lineRule="auto"/>
        <w:jc w:val="center"/>
        <w:rPr>
          <w:rFonts w:ascii="Times New Roman" w:hAnsi="Times New Roman" w:eastAsia="Times New Roman" w:cs="Times New Roman"/>
        </w:rPr>
      </w:pPr>
    </w:p>
    <w:p w:rsidR="4B48383A" w:rsidP="4B48383A" w:rsidRDefault="4B48383A" w14:paraId="681C2BA9" w14:textId="6F0C4256">
      <w:pPr>
        <w:spacing w:line="360" w:lineRule="auto"/>
        <w:jc w:val="center"/>
        <w:rPr>
          <w:rFonts w:ascii="Times New Roman" w:hAnsi="Times New Roman" w:eastAsia="Times New Roman" w:cs="Times New Roman"/>
        </w:rPr>
      </w:pPr>
    </w:p>
    <w:p w:rsidR="1BA2B771" w:rsidP="4B48383A" w:rsidRDefault="1BA2B771" w14:paraId="77C5595A" w14:textId="7B197DE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1BA2B77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GRUPO 6 – </w:t>
      </w:r>
      <w:r w:rsidRPr="4B48383A" w:rsidR="1BA2B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Montagem de PC Online</w:t>
      </w:r>
    </w:p>
    <w:p w:rsidR="4B48383A" w:rsidP="4B48383A" w:rsidRDefault="4B48383A" w14:paraId="62053978" w14:textId="14E15E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9D9822B" w14:textId="1EB2518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233A7BB5" w14:textId="16AAC17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4E02A2B" w14:textId="1B757D0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3EFAA89" w14:textId="05F1995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6986CD34" w:rsidP="4B48383A" w:rsidRDefault="6986CD34" w14:paraId="7F32804C" w14:textId="6843160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w:t>
      </w: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MA</w:t>
      </w:r>
    </w:p>
    <w:p w:rsidR="6986CD34" w:rsidP="4B48383A" w:rsidRDefault="6986CD34" w14:paraId="46053488"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6986CD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21A44A81" w:rsidP="4B48383A" w:rsidRDefault="21A44A81" w14:paraId="4B942798" w14:textId="2B3ED193">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Arlison</w:t>
      </w:r>
      <w:r w:rsidRPr="1AF509E4" w:rsidR="5C78A5FD">
        <w:rPr>
          <w:rFonts w:ascii="Times New Roman" w:hAnsi="Times New Roman" w:eastAsia="Times New Roman" w:cs="Times New Roman"/>
        </w:rPr>
        <w:t xml:space="preserve"> Gaspar de </w:t>
      </w:r>
      <w:r w:rsidRPr="1AF509E4" w:rsidR="5C78A5FD">
        <w:rPr>
          <w:rFonts w:ascii="Times New Roman" w:hAnsi="Times New Roman" w:eastAsia="Times New Roman" w:cs="Times New Roman"/>
        </w:rPr>
        <w:t>Oliveira</w:t>
      </w:r>
      <w:r w:rsidRPr="1AF509E4" w:rsidR="2C5805F6">
        <w:rPr>
          <w:rFonts w:ascii="Times New Roman" w:hAnsi="Times New Roman" w:eastAsia="Times New Roman" w:cs="Times New Roman"/>
        </w:rPr>
        <w:t>(</w:t>
      </w:r>
      <w:r w:rsidRPr="1AF509E4" w:rsidR="2C5805F6">
        <w:rPr>
          <w:rFonts w:ascii="Times New Roman" w:hAnsi="Times New Roman" w:eastAsia="Times New Roman" w:cs="Times New Roman"/>
        </w:rPr>
        <w:t>2022017213)</w:t>
      </w:r>
    </w:p>
    <w:p w:rsidR="21A44A81" w:rsidP="4B48383A" w:rsidRDefault="21A44A81" w14:paraId="56A05224" w14:textId="3514F7B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Ítalo Francisco Almeida de </w:t>
      </w:r>
      <w:r w:rsidRPr="1AF509E4" w:rsidR="5C78A5FD">
        <w:rPr>
          <w:rFonts w:ascii="Times New Roman" w:hAnsi="Times New Roman" w:eastAsia="Times New Roman" w:cs="Times New Roman"/>
        </w:rPr>
        <w:t>Oliveira</w:t>
      </w:r>
      <w:r w:rsidRPr="1AF509E4" w:rsidR="072EA027">
        <w:rPr>
          <w:rFonts w:ascii="Times New Roman" w:hAnsi="Times New Roman" w:eastAsia="Times New Roman" w:cs="Times New Roman"/>
        </w:rPr>
        <w:t>(</w:t>
      </w:r>
      <w:r w:rsidRPr="1AF509E4" w:rsidR="072EA027">
        <w:rPr>
          <w:rFonts w:ascii="Times New Roman" w:hAnsi="Times New Roman" w:eastAsia="Times New Roman" w:cs="Times New Roman"/>
        </w:rPr>
        <w:t>2022017750)</w:t>
      </w:r>
    </w:p>
    <w:p w:rsidR="21A44A81" w:rsidP="4B48383A" w:rsidRDefault="21A44A81" w14:paraId="54439C91" w14:textId="331487E4">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Gustavo de Oliveira Rego </w:t>
      </w:r>
      <w:r w:rsidRPr="1AF509E4" w:rsidR="5C78A5FD">
        <w:rPr>
          <w:rFonts w:ascii="Times New Roman" w:hAnsi="Times New Roman" w:eastAsia="Times New Roman" w:cs="Times New Roman"/>
        </w:rPr>
        <w:t>Morais</w:t>
      </w:r>
      <w:r w:rsidRPr="1AF509E4" w:rsidR="3287EFD7">
        <w:rPr>
          <w:rFonts w:ascii="Times New Roman" w:hAnsi="Times New Roman" w:eastAsia="Times New Roman" w:cs="Times New Roman"/>
        </w:rPr>
        <w:t>(</w:t>
      </w:r>
      <w:r w:rsidRPr="1AF509E4" w:rsidR="3287EFD7">
        <w:rPr>
          <w:rFonts w:ascii="Times New Roman" w:hAnsi="Times New Roman" w:eastAsia="Times New Roman" w:cs="Times New Roman"/>
        </w:rPr>
        <w:t>2021053091)</w:t>
      </w:r>
    </w:p>
    <w:p w:rsidR="21A44A81" w:rsidP="4B48383A" w:rsidRDefault="21A44A81" w14:paraId="29E249E5" w14:textId="3CA37F2C">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Joao Pedro Miranda </w:t>
      </w:r>
      <w:r w:rsidRPr="1AF509E4" w:rsidR="5C78A5FD">
        <w:rPr>
          <w:rFonts w:ascii="Times New Roman" w:hAnsi="Times New Roman" w:eastAsia="Times New Roman" w:cs="Times New Roman"/>
        </w:rPr>
        <w:t>Sousa</w:t>
      </w:r>
      <w:r w:rsidRPr="1AF509E4" w:rsidR="0F1217C9">
        <w:rPr>
          <w:rFonts w:ascii="Times New Roman" w:hAnsi="Times New Roman" w:eastAsia="Times New Roman" w:cs="Times New Roman"/>
        </w:rPr>
        <w:t>(</w:t>
      </w:r>
      <w:r w:rsidRPr="1AF509E4" w:rsidR="0F1217C9">
        <w:rPr>
          <w:rFonts w:ascii="Times New Roman" w:hAnsi="Times New Roman" w:eastAsia="Times New Roman" w:cs="Times New Roman"/>
        </w:rPr>
        <w:t>2022011087)</w:t>
      </w:r>
    </w:p>
    <w:p w:rsidR="21A44A81" w:rsidP="4B48383A" w:rsidRDefault="21A44A81" w14:paraId="7EDD221D" w14:textId="4B27A578">
      <w:pPr>
        <w:spacing w:line="360" w:lineRule="auto"/>
        <w:jc w:val="center"/>
        <w:rPr>
          <w:rFonts w:ascii="Times New Roman" w:hAnsi="Times New Roman" w:eastAsia="Times New Roman" w:cs="Times New Roman"/>
        </w:rPr>
      </w:pPr>
      <w:r w:rsidRPr="1AF509E4" w:rsidR="5C78A5FD">
        <w:rPr>
          <w:rFonts w:ascii="Times New Roman" w:hAnsi="Times New Roman" w:eastAsia="Times New Roman" w:cs="Times New Roman"/>
        </w:rPr>
        <w:t xml:space="preserve">Cauã Gabriel Santos </w:t>
      </w:r>
      <w:r w:rsidRPr="1AF509E4" w:rsidR="5C78A5FD">
        <w:rPr>
          <w:rFonts w:ascii="Times New Roman" w:hAnsi="Times New Roman" w:eastAsia="Times New Roman" w:cs="Times New Roman"/>
        </w:rPr>
        <w:t>Barros</w:t>
      </w:r>
      <w:r w:rsidRPr="1AF509E4" w:rsidR="6295E9AE">
        <w:rPr>
          <w:rFonts w:ascii="Times New Roman" w:hAnsi="Times New Roman" w:eastAsia="Times New Roman" w:cs="Times New Roman"/>
        </w:rPr>
        <w:t>(</w:t>
      </w:r>
      <w:r w:rsidRPr="1AF509E4" w:rsidR="6295E9AE">
        <w:rPr>
          <w:rFonts w:ascii="Times New Roman" w:hAnsi="Times New Roman" w:eastAsia="Times New Roman" w:cs="Times New Roman" w:asciiTheme="minorAscii" w:hAnsiTheme="minorAscii" w:eastAsiaTheme="minorAscii" w:cstheme="minorBidi"/>
          <w:noProof w:val="0"/>
          <w:color w:val="auto"/>
          <w:sz w:val="24"/>
          <w:szCs w:val="24"/>
          <w:lang w:val="pt-BR" w:eastAsia="en-US" w:bidi="ar-SA"/>
        </w:rPr>
        <w:t>20240045292</w:t>
      </w:r>
      <w:r w:rsidRPr="1AF509E4" w:rsidR="6295E9AE">
        <w:rPr>
          <w:rFonts w:ascii="Times New Roman" w:hAnsi="Times New Roman" w:eastAsia="Times New Roman" w:cs="Times New Roman"/>
        </w:rPr>
        <w:t>)</w:t>
      </w:r>
    </w:p>
    <w:p w:rsidR="4B48383A" w:rsidP="4B48383A" w:rsidRDefault="4B48383A" w14:paraId="72AA8CBD" w14:textId="6E03A844">
      <w:pPr>
        <w:pStyle w:val="Normal1"/>
        <w:spacing w:line="360"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0396F7F" w14:textId="70F647C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0FCDB39A" w14:textId="673E613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7CD9F427" w14:textId="3750F97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DOCUMENTAÇÃO - SISTEMA DE MONTAGEM DE PC ONLINE</w:t>
      </w:r>
    </w:p>
    <w:p w:rsidR="4B48383A" w:rsidP="4B48383A" w:rsidRDefault="4B48383A" w14:paraId="011FF428" w14:textId="1DEA348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EB46B3E" w14:textId="44923EF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9DDB556" w14:textId="424DD09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1A44A81" w:rsidP="4B48383A" w:rsidRDefault="21A44A81" w14:paraId="3F869878" w14:textId="3393157A">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Documento apresentado como requisito parcial de avaliação da disciplina Projeto e Desenvolvimento de Software - Turma 01, no curso Bacharelado Interdisciplinar em Ciência e Tecnologia da Universidade Federal do Maranhão. </w:t>
      </w:r>
    </w:p>
    <w:p w:rsidR="4B48383A" w:rsidP="4B48383A" w:rsidRDefault="4B48383A" w14:paraId="5402BA72" w14:textId="4289C4D5">
      <w:pPr>
        <w:spacing w:line="360" w:lineRule="auto"/>
        <w:ind w:left="4230"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21A44A81" w:rsidP="4B48383A" w:rsidRDefault="21A44A81" w14:paraId="13D10E4E" w14:textId="6D691B69">
      <w:pPr>
        <w:pStyle w:val="Normal1"/>
        <w:spacing w:line="360" w:lineRule="auto"/>
        <w:ind w:left="4230"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1A44A8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Orientador: Prof. Dr. Thales Levi Azevedo Valente.  </w:t>
      </w:r>
    </w:p>
    <w:p w:rsidR="4B48383A" w:rsidP="4B48383A" w:rsidRDefault="4B48383A" w14:paraId="0524E026" w14:textId="0A465EA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AD62563" w14:textId="021D3CD3">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A45C4F2" w14:textId="7F8E568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733F0A50" w:rsidP="4B48383A" w:rsidRDefault="733F0A50" w14:paraId="1B176F1D" w14:textId="0D8F11F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São </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Luis</w:t>
      </w: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 xml:space="preserve"> – MA</w:t>
      </w:r>
    </w:p>
    <w:p w:rsidR="733F0A50" w:rsidP="4B48383A" w:rsidRDefault="733F0A50" w14:paraId="368D7D56" w14:textId="6769D557">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Junho/2025</w:t>
      </w:r>
    </w:p>
    <w:p w:rsidR="733F0A50" w:rsidP="4B48383A" w:rsidRDefault="733F0A50" w14:paraId="29537C24" w14:textId="515B1860">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r w:rsidRPr="4B48383A" w:rsidR="733F0A5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t>RESUMO</w:t>
      </w:r>
    </w:p>
    <w:p w:rsidR="4B48383A" w:rsidP="4B48383A" w:rsidRDefault="4B48383A" w14:paraId="3A69C5C6" w14:textId="6CC3CEE4">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229F114E" w:rsidP="4B48383A" w:rsidRDefault="229F114E" w14:paraId="5C6330C5" w14:textId="7A9F737C">
      <w:pPr>
        <w:spacing w:before="240" w:beforeAutospacing="off" w:after="240" w:afterAutospacing="off" w:line="360" w:lineRule="auto"/>
        <w:jc w:val="both"/>
        <w:rPr>
          <w:rFonts w:ascii="Times New Roman" w:hAnsi="Times New Roman" w:eastAsia="Times New Roman" w:cs="Times New Roman"/>
          <w:noProof w:val="0"/>
          <w:lang w:val="pt-BR"/>
        </w:rPr>
      </w:pPr>
      <w:r w:rsidRPr="4B48383A" w:rsidR="229F114E">
        <w:rPr>
          <w:rFonts w:ascii="Times New Roman" w:hAnsi="Times New Roman" w:eastAsia="Times New Roman" w:cs="Times New Roman"/>
          <w:noProof w:val="0"/>
          <w:lang w:val="pt-BR"/>
        </w:rPr>
        <w:t xml:space="preserve">Este projeto tem como objetivo desenvolver uma plataforma online inteligente para montagem de PCs, utilizando integração com APIs de IA para oferecer recomendações personalizadas de hardware. O sistema analisa orçamento, finalidade de uso (games, edição, trabalho) e localização do usuário para sugerir configurações otimizadas, considerando desempenho, custo-benefício e disponibilidade regional de peças. Além disso, realiza verificações automáticas de compatibilidade entre componentes (CPU, </w:t>
      </w:r>
      <w:r w:rsidRPr="4B48383A" w:rsidR="229F114E">
        <w:rPr>
          <w:rFonts w:ascii="Times New Roman" w:hAnsi="Times New Roman" w:eastAsia="Times New Roman" w:cs="Times New Roman"/>
          <w:noProof w:val="0"/>
          <w:lang w:val="pt-BR"/>
        </w:rPr>
        <w:t>placa-mãe</w:t>
      </w:r>
      <w:r w:rsidRPr="4B48383A" w:rsidR="229F114E">
        <w:rPr>
          <w:rFonts w:ascii="Times New Roman" w:hAnsi="Times New Roman" w:eastAsia="Times New Roman" w:cs="Times New Roman"/>
          <w:noProof w:val="0"/>
          <w:lang w:val="pt-BR"/>
        </w:rPr>
        <w:t xml:space="preserve">, RAM, GPU), calcula o TDP total e a demanda térmica do sistema, garantindo um equilíbrio entre potência e refrigeração. A plataforma oferece tanto montagem assistida por IA quanto modo manual com alertas em tempo real, tornando o processo acessível para iniciantes enquanto mantém flexibilidade para usuários avançados. </w:t>
      </w:r>
    </w:p>
    <w:p w:rsidR="229F114E" w:rsidP="4B48383A" w:rsidRDefault="229F114E" w14:paraId="4EDA620B" w14:textId="1A29C48B">
      <w:pPr>
        <w:spacing w:before="240" w:beforeAutospacing="off" w:after="240" w:afterAutospacing="off" w:line="360" w:lineRule="auto"/>
        <w:rPr>
          <w:rFonts w:ascii="Times New Roman" w:hAnsi="Times New Roman" w:eastAsia="Times New Roman" w:cs="Times New Roman"/>
          <w:i w:val="0"/>
          <w:iCs w:val="0"/>
          <w:noProof w:val="0"/>
          <w:lang w:val="pt-BR"/>
        </w:rPr>
      </w:pPr>
      <w:r w:rsidRPr="4B48383A" w:rsidR="229F114E">
        <w:rPr>
          <w:rFonts w:ascii="Times New Roman" w:hAnsi="Times New Roman" w:eastAsia="Times New Roman" w:cs="Times New Roman"/>
          <w:b w:val="1"/>
          <w:bCs w:val="1"/>
          <w:i w:val="0"/>
          <w:iCs w:val="0"/>
          <w:noProof w:val="0"/>
          <w:lang w:val="pt-BR"/>
        </w:rPr>
        <w:t>Palavras-chave:</w:t>
      </w:r>
      <w:r w:rsidRPr="4B48383A" w:rsidR="229F114E">
        <w:rPr>
          <w:rFonts w:ascii="Times New Roman" w:hAnsi="Times New Roman" w:eastAsia="Times New Roman" w:cs="Times New Roman"/>
          <w:i w:val="1"/>
          <w:iCs w:val="1"/>
          <w:noProof w:val="0"/>
          <w:lang w:val="pt-BR"/>
        </w:rPr>
        <w:t xml:space="preserve"> </w:t>
      </w:r>
      <w:r w:rsidRPr="4B48383A" w:rsidR="229F114E">
        <w:rPr>
          <w:rFonts w:ascii="Times New Roman" w:hAnsi="Times New Roman" w:eastAsia="Times New Roman" w:cs="Times New Roman"/>
          <w:i w:val="0"/>
          <w:iCs w:val="0"/>
          <w:noProof w:val="0"/>
          <w:lang w:val="pt-BR"/>
        </w:rPr>
        <w:t>montagem de PC, IA, compatibilidade, TDP, demanda térmica, orçamento, configuração otimizada, plataforma online, hardware</w:t>
      </w:r>
    </w:p>
    <w:p w:rsidR="4B48383A" w:rsidP="4B48383A" w:rsidRDefault="4B48383A" w14:paraId="324EDC76" w14:textId="47BF6F2D">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1829A655" w14:textId="42173D72">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7BAFC58" w14:textId="46C92656">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2FA5490" w14:textId="7BB6265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C823E91" w14:textId="6695D7BF">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6D431B3E" w14:textId="695CBDDA">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7E0E6819" w14:textId="773963B8">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DCFC7E4" w14:textId="49774DF1">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F92FD34" w14:textId="099D907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4B043ED" w14:textId="3F0EA51E">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564C5F5F" w14:textId="7B72C339">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B48383A" w:rsidP="4B48383A" w:rsidRDefault="4B48383A" w14:paraId="38176686" w14:textId="7E5565DC">
      <w:pPr>
        <w:pStyle w:val="Normal1"/>
        <w:spacing w:line="36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pt-BR"/>
        </w:rPr>
      </w:pPr>
    </w:p>
    <w:p w:rsidR="401E29AF" w:rsidP="320543F7" w:rsidRDefault="401E29AF" w14:paraId="1CD4FA05" w14:textId="017D27A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320543F7"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SUM</w:t>
      </w:r>
      <w:r w:rsidRPr="320543F7" w:rsidR="008BB6C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Á</w:t>
      </w:r>
      <w:r w:rsidRPr="320543F7" w:rsidR="00C6CC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RIO</w:t>
      </w:r>
    </w:p>
    <w:sdt>
      <w:sdtPr>
        <w:id w:val="1570990368"/>
        <w:docPartObj>
          <w:docPartGallery w:val="Table of Contents"/>
          <w:docPartUnique/>
        </w:docPartObj>
      </w:sdtPr>
      <w:sdtContent>
        <w:p w:rsidR="4B48383A" w:rsidP="4B48383A" w:rsidRDefault="4B48383A" w14:paraId="4B010C00" w14:textId="6218CC29">
          <w:pPr>
            <w:pStyle w:val="TOC1"/>
            <w:tabs>
              <w:tab w:val="right" w:leader="hyphen" w:pos="9015"/>
            </w:tabs>
            <w:bidi w:val="0"/>
            <w:rPr>
              <w:rStyle w:val="Hyperlink"/>
            </w:rPr>
          </w:pPr>
          <w:r>
            <w:fldChar w:fldCharType="begin"/>
          </w:r>
          <w:r>
            <w:instrText xml:space="preserve">TOC \o "1-9" \z \u \h</w:instrText>
          </w:r>
          <w:r>
            <w:fldChar w:fldCharType="separate"/>
          </w:r>
          <w:hyperlink w:anchor="_Toc1784316612">
            <w:r w:rsidRPr="1AF509E4" w:rsidR="1AF509E4">
              <w:rPr>
                <w:rStyle w:val="Hyperlink"/>
              </w:rPr>
              <w:t>1 INTRODUÇÃO</w:t>
            </w:r>
            <w:r>
              <w:tab/>
            </w:r>
            <w:r>
              <w:fldChar w:fldCharType="begin"/>
            </w:r>
            <w:r>
              <w:instrText xml:space="preserve">PAGEREF _Toc1784316612 \h</w:instrText>
            </w:r>
            <w:r>
              <w:fldChar w:fldCharType="separate"/>
            </w:r>
            <w:r w:rsidRPr="1AF509E4" w:rsidR="1AF509E4">
              <w:rPr>
                <w:rStyle w:val="Hyperlink"/>
              </w:rPr>
              <w:t>4</w:t>
            </w:r>
            <w:r>
              <w:fldChar w:fldCharType="end"/>
            </w:r>
          </w:hyperlink>
        </w:p>
        <w:p w:rsidR="4B48383A" w:rsidP="4B48383A" w:rsidRDefault="4B48383A" w14:paraId="08219BC4" w14:textId="4C43C7B5">
          <w:pPr>
            <w:pStyle w:val="TOC2"/>
            <w:tabs>
              <w:tab w:val="right" w:leader="hyphen" w:pos="9015"/>
            </w:tabs>
            <w:bidi w:val="0"/>
            <w:rPr>
              <w:rStyle w:val="Hyperlink"/>
            </w:rPr>
          </w:pPr>
          <w:hyperlink w:anchor="_Toc523198494">
            <w:r w:rsidRPr="1AF509E4" w:rsidR="1AF509E4">
              <w:rPr>
                <w:rStyle w:val="Hyperlink"/>
              </w:rPr>
              <w:t>1.1 Visão geral do Documento</w:t>
            </w:r>
            <w:r>
              <w:tab/>
            </w:r>
            <w:r>
              <w:fldChar w:fldCharType="begin"/>
            </w:r>
            <w:r>
              <w:instrText xml:space="preserve">PAGEREF _Toc523198494 \h</w:instrText>
            </w:r>
            <w:r>
              <w:fldChar w:fldCharType="separate"/>
            </w:r>
            <w:r w:rsidRPr="1AF509E4" w:rsidR="1AF509E4">
              <w:rPr>
                <w:rStyle w:val="Hyperlink"/>
              </w:rPr>
              <w:t>4</w:t>
            </w:r>
            <w:r>
              <w:fldChar w:fldCharType="end"/>
            </w:r>
          </w:hyperlink>
        </w:p>
        <w:p w:rsidR="4B48383A" w:rsidP="4B48383A" w:rsidRDefault="4B48383A" w14:paraId="03193643" w14:textId="3E2514C6">
          <w:pPr>
            <w:pStyle w:val="TOC2"/>
            <w:tabs>
              <w:tab w:val="right" w:leader="hyphen" w:pos="9015"/>
            </w:tabs>
            <w:bidi w:val="0"/>
            <w:rPr>
              <w:rStyle w:val="Hyperlink"/>
            </w:rPr>
          </w:pPr>
          <w:hyperlink w:anchor="_Toc1858494587">
            <w:r w:rsidRPr="1AF509E4" w:rsidR="1AF509E4">
              <w:rPr>
                <w:rStyle w:val="Hyperlink"/>
              </w:rPr>
              <w:t>1.2 Escopo do projeto</w:t>
            </w:r>
            <w:r>
              <w:tab/>
            </w:r>
            <w:r>
              <w:fldChar w:fldCharType="begin"/>
            </w:r>
            <w:r>
              <w:instrText xml:space="preserve">PAGEREF _Toc1858494587 \h</w:instrText>
            </w:r>
            <w:r>
              <w:fldChar w:fldCharType="separate"/>
            </w:r>
            <w:r w:rsidRPr="1AF509E4" w:rsidR="1AF509E4">
              <w:rPr>
                <w:rStyle w:val="Hyperlink"/>
              </w:rPr>
              <w:t>5</w:t>
            </w:r>
            <w:r>
              <w:fldChar w:fldCharType="end"/>
            </w:r>
          </w:hyperlink>
        </w:p>
        <w:p w:rsidR="4B48383A" w:rsidP="4B48383A" w:rsidRDefault="4B48383A" w14:paraId="2D7DD14C" w14:textId="252ED393">
          <w:pPr>
            <w:pStyle w:val="TOC2"/>
            <w:tabs>
              <w:tab w:val="right" w:leader="hyphen" w:pos="9015"/>
            </w:tabs>
            <w:bidi w:val="0"/>
            <w:rPr>
              <w:rStyle w:val="Hyperlink"/>
            </w:rPr>
          </w:pPr>
          <w:hyperlink w:anchor="_Toc2095806567">
            <w:r w:rsidRPr="1AF509E4" w:rsidR="1AF509E4">
              <w:rPr>
                <w:rStyle w:val="Hyperlink"/>
              </w:rPr>
              <w:t>1.2.1Problema</w:t>
            </w:r>
            <w:r>
              <w:tab/>
            </w:r>
            <w:r>
              <w:fldChar w:fldCharType="begin"/>
            </w:r>
            <w:r>
              <w:instrText xml:space="preserve">PAGEREF _Toc2095806567 \h</w:instrText>
            </w:r>
            <w:r>
              <w:fldChar w:fldCharType="separate"/>
            </w:r>
            <w:r w:rsidRPr="1AF509E4" w:rsidR="1AF509E4">
              <w:rPr>
                <w:rStyle w:val="Hyperlink"/>
              </w:rPr>
              <w:t>5</w:t>
            </w:r>
            <w:r>
              <w:fldChar w:fldCharType="end"/>
            </w:r>
          </w:hyperlink>
        </w:p>
        <w:p w:rsidR="4B48383A" w:rsidP="4B48383A" w:rsidRDefault="4B48383A" w14:paraId="797AE5DE" w14:textId="36C80AAD">
          <w:pPr>
            <w:pStyle w:val="TOC2"/>
            <w:tabs>
              <w:tab w:val="right" w:leader="hyphen" w:pos="9015"/>
            </w:tabs>
            <w:bidi w:val="0"/>
            <w:rPr>
              <w:rStyle w:val="Hyperlink"/>
            </w:rPr>
          </w:pPr>
          <w:hyperlink w:anchor="_Toc2121830908">
            <w:r w:rsidRPr="1AF509E4" w:rsidR="1AF509E4">
              <w:rPr>
                <w:rStyle w:val="Hyperlink"/>
              </w:rPr>
              <w:t>1.2.2 Justificativa</w:t>
            </w:r>
            <w:r>
              <w:tab/>
            </w:r>
            <w:r>
              <w:fldChar w:fldCharType="begin"/>
            </w:r>
            <w:r>
              <w:instrText xml:space="preserve">PAGEREF _Toc2121830908 \h</w:instrText>
            </w:r>
            <w:r>
              <w:fldChar w:fldCharType="separate"/>
            </w:r>
            <w:r w:rsidRPr="1AF509E4" w:rsidR="1AF509E4">
              <w:rPr>
                <w:rStyle w:val="Hyperlink"/>
              </w:rPr>
              <w:t>6</w:t>
            </w:r>
            <w:r>
              <w:fldChar w:fldCharType="end"/>
            </w:r>
          </w:hyperlink>
        </w:p>
        <w:p w:rsidR="4B48383A" w:rsidP="4B48383A" w:rsidRDefault="4B48383A" w14:paraId="70648DAB" w14:textId="4F06AFA1">
          <w:pPr>
            <w:pStyle w:val="TOC2"/>
            <w:tabs>
              <w:tab w:val="right" w:leader="hyphen" w:pos="9015"/>
            </w:tabs>
            <w:bidi w:val="0"/>
            <w:rPr>
              <w:rStyle w:val="Hyperlink"/>
            </w:rPr>
          </w:pPr>
          <w:hyperlink w:anchor="_Toc1196561251">
            <w:r w:rsidRPr="1AF509E4" w:rsidR="1AF509E4">
              <w:rPr>
                <w:rStyle w:val="Hyperlink"/>
              </w:rPr>
              <w:t>1.3 Concepção do Sistema</w:t>
            </w:r>
            <w:r>
              <w:tab/>
            </w:r>
            <w:r>
              <w:fldChar w:fldCharType="begin"/>
            </w:r>
            <w:r>
              <w:instrText xml:space="preserve">PAGEREF _Toc1196561251 \h</w:instrText>
            </w:r>
            <w:r>
              <w:fldChar w:fldCharType="separate"/>
            </w:r>
            <w:r w:rsidRPr="1AF509E4" w:rsidR="1AF509E4">
              <w:rPr>
                <w:rStyle w:val="Hyperlink"/>
              </w:rPr>
              <w:t>6</w:t>
            </w:r>
            <w:r>
              <w:fldChar w:fldCharType="end"/>
            </w:r>
          </w:hyperlink>
        </w:p>
        <w:p w:rsidR="4B48383A" w:rsidP="4B48383A" w:rsidRDefault="4B48383A" w14:paraId="6EE94358" w14:textId="072ACB5F">
          <w:pPr>
            <w:pStyle w:val="TOC3"/>
            <w:tabs>
              <w:tab w:val="right" w:leader="hyphen" w:pos="9015"/>
            </w:tabs>
            <w:bidi w:val="0"/>
            <w:rPr>
              <w:rStyle w:val="Hyperlink"/>
            </w:rPr>
          </w:pPr>
          <w:hyperlink w:anchor="_Toc1344950737">
            <w:r w:rsidRPr="1AF509E4" w:rsidR="1AF509E4">
              <w:rPr>
                <w:rStyle w:val="Hyperlink"/>
              </w:rPr>
              <w:t>1.3.1 Entrevista</w:t>
            </w:r>
            <w:r>
              <w:tab/>
            </w:r>
            <w:r>
              <w:fldChar w:fldCharType="begin"/>
            </w:r>
            <w:r>
              <w:instrText xml:space="preserve">PAGEREF _Toc1344950737 \h</w:instrText>
            </w:r>
            <w:r>
              <w:fldChar w:fldCharType="separate"/>
            </w:r>
            <w:r w:rsidRPr="1AF509E4" w:rsidR="1AF509E4">
              <w:rPr>
                <w:rStyle w:val="Hyperlink"/>
              </w:rPr>
              <w:t>6</w:t>
            </w:r>
            <w:r>
              <w:fldChar w:fldCharType="end"/>
            </w:r>
          </w:hyperlink>
        </w:p>
        <w:p w:rsidR="4B48383A" w:rsidP="4B48383A" w:rsidRDefault="4B48383A" w14:paraId="7C0FE9C5" w14:textId="1ECEB601">
          <w:pPr>
            <w:pStyle w:val="TOC3"/>
            <w:tabs>
              <w:tab w:val="right" w:leader="hyphen" w:pos="9015"/>
            </w:tabs>
            <w:bidi w:val="0"/>
            <w:rPr>
              <w:rStyle w:val="Hyperlink"/>
            </w:rPr>
          </w:pPr>
          <w:hyperlink w:anchor="_Toc645752596">
            <w:r w:rsidRPr="1AF509E4" w:rsidR="1AF509E4">
              <w:rPr>
                <w:rStyle w:val="Hyperlink"/>
              </w:rPr>
              <w:t>1.3.2 Análise de mercado</w:t>
            </w:r>
            <w:r>
              <w:tab/>
            </w:r>
            <w:r>
              <w:fldChar w:fldCharType="begin"/>
            </w:r>
            <w:r>
              <w:instrText xml:space="preserve">PAGEREF _Toc645752596 \h</w:instrText>
            </w:r>
            <w:r>
              <w:fldChar w:fldCharType="separate"/>
            </w:r>
            <w:r w:rsidRPr="1AF509E4" w:rsidR="1AF509E4">
              <w:rPr>
                <w:rStyle w:val="Hyperlink"/>
              </w:rPr>
              <w:t>7</w:t>
            </w:r>
            <w:r>
              <w:fldChar w:fldCharType="end"/>
            </w:r>
          </w:hyperlink>
        </w:p>
        <w:p w:rsidR="4B48383A" w:rsidP="4B48383A" w:rsidRDefault="4B48383A" w14:paraId="3DC9F1E6" w14:textId="164A85B2">
          <w:pPr>
            <w:pStyle w:val="TOC3"/>
            <w:tabs>
              <w:tab w:val="right" w:leader="hyphen" w:pos="9015"/>
            </w:tabs>
            <w:bidi w:val="0"/>
            <w:rPr>
              <w:rStyle w:val="Hyperlink"/>
            </w:rPr>
          </w:pPr>
          <w:hyperlink w:anchor="_Toc1504175024">
            <w:r w:rsidRPr="1AF509E4" w:rsidR="1AF509E4">
              <w:rPr>
                <w:rStyle w:val="Hyperlink"/>
              </w:rPr>
              <w:t>1.3.3 Requisitos</w:t>
            </w:r>
            <w:r>
              <w:tab/>
            </w:r>
            <w:r>
              <w:fldChar w:fldCharType="begin"/>
            </w:r>
            <w:r>
              <w:instrText xml:space="preserve">PAGEREF _Toc1504175024 \h</w:instrText>
            </w:r>
            <w:r>
              <w:fldChar w:fldCharType="separate"/>
            </w:r>
            <w:r w:rsidRPr="1AF509E4" w:rsidR="1AF509E4">
              <w:rPr>
                <w:rStyle w:val="Hyperlink"/>
              </w:rPr>
              <w:t>7</w:t>
            </w:r>
            <w:r>
              <w:fldChar w:fldCharType="end"/>
            </w:r>
          </w:hyperlink>
        </w:p>
        <w:p w:rsidR="4B48383A" w:rsidP="4B48383A" w:rsidRDefault="4B48383A" w14:paraId="27B6D766" w14:textId="05B3B7A7">
          <w:pPr>
            <w:pStyle w:val="TOC1"/>
            <w:tabs>
              <w:tab w:val="right" w:leader="hyphen" w:pos="9015"/>
            </w:tabs>
            <w:bidi w:val="0"/>
            <w:rPr>
              <w:rStyle w:val="Hyperlink"/>
            </w:rPr>
          </w:pPr>
          <w:hyperlink w:anchor="_Toc851829780">
            <w:r w:rsidRPr="1AF509E4" w:rsidR="1AF509E4">
              <w:rPr>
                <w:rStyle w:val="Hyperlink"/>
              </w:rPr>
              <w:t>2 OBJETIVO</w:t>
            </w:r>
            <w:r>
              <w:tab/>
            </w:r>
            <w:r>
              <w:fldChar w:fldCharType="begin"/>
            </w:r>
            <w:r>
              <w:instrText xml:space="preserve">PAGEREF _Toc851829780 \h</w:instrText>
            </w:r>
            <w:r>
              <w:fldChar w:fldCharType="separate"/>
            </w:r>
            <w:r w:rsidRPr="1AF509E4" w:rsidR="1AF509E4">
              <w:rPr>
                <w:rStyle w:val="Hyperlink"/>
              </w:rPr>
              <w:t>7</w:t>
            </w:r>
            <w:r>
              <w:fldChar w:fldCharType="end"/>
            </w:r>
          </w:hyperlink>
        </w:p>
        <w:p w:rsidR="4B48383A" w:rsidP="4B48383A" w:rsidRDefault="4B48383A" w14:paraId="47CDB9E2" w14:textId="23EBFC4E">
          <w:pPr>
            <w:pStyle w:val="TOC1"/>
            <w:tabs>
              <w:tab w:val="right" w:leader="hyphen" w:pos="9015"/>
            </w:tabs>
            <w:bidi w:val="0"/>
            <w:rPr>
              <w:rStyle w:val="Hyperlink"/>
            </w:rPr>
          </w:pPr>
          <w:hyperlink w:anchor="_Toc509578584">
            <w:r w:rsidRPr="1AF509E4" w:rsidR="1AF509E4">
              <w:rPr>
                <w:rStyle w:val="Hyperlink"/>
              </w:rPr>
              <w:t>3 ELICITAÇÃO DE REQUISITOS</w:t>
            </w:r>
            <w:r>
              <w:tab/>
            </w:r>
            <w:r>
              <w:fldChar w:fldCharType="begin"/>
            </w:r>
            <w:r>
              <w:instrText xml:space="preserve">PAGEREF _Toc509578584 \h</w:instrText>
            </w:r>
            <w:r>
              <w:fldChar w:fldCharType="separate"/>
            </w:r>
            <w:r w:rsidRPr="1AF509E4" w:rsidR="1AF509E4">
              <w:rPr>
                <w:rStyle w:val="Hyperlink"/>
              </w:rPr>
              <w:t>8</w:t>
            </w:r>
            <w:r>
              <w:fldChar w:fldCharType="end"/>
            </w:r>
          </w:hyperlink>
        </w:p>
        <w:p w:rsidR="4B48383A" w:rsidP="4B48383A" w:rsidRDefault="4B48383A" w14:paraId="4F3743E9" w14:textId="79F36BF8">
          <w:pPr>
            <w:pStyle w:val="TOC2"/>
            <w:tabs>
              <w:tab w:val="right" w:leader="hyphen" w:pos="9015"/>
            </w:tabs>
            <w:bidi w:val="0"/>
            <w:rPr>
              <w:rStyle w:val="Hyperlink"/>
            </w:rPr>
          </w:pPr>
          <w:hyperlink w:anchor="_Toc54384276">
            <w:r w:rsidRPr="1AF509E4" w:rsidR="1AF509E4">
              <w:rPr>
                <w:rStyle w:val="Hyperlink"/>
              </w:rPr>
              <w:t>3.1 Requisitos Funcionais (RF)</w:t>
            </w:r>
            <w:r>
              <w:tab/>
            </w:r>
            <w:r>
              <w:fldChar w:fldCharType="begin"/>
            </w:r>
            <w:r>
              <w:instrText xml:space="preserve">PAGEREF _Toc54384276 \h</w:instrText>
            </w:r>
            <w:r>
              <w:fldChar w:fldCharType="separate"/>
            </w:r>
            <w:r w:rsidRPr="1AF509E4" w:rsidR="1AF509E4">
              <w:rPr>
                <w:rStyle w:val="Hyperlink"/>
              </w:rPr>
              <w:t>8</w:t>
            </w:r>
            <w:r>
              <w:fldChar w:fldCharType="end"/>
            </w:r>
          </w:hyperlink>
        </w:p>
        <w:p w:rsidR="4B48383A" w:rsidP="4B48383A" w:rsidRDefault="4B48383A" w14:paraId="4345EE9F" w14:textId="2EFA90B5">
          <w:pPr>
            <w:pStyle w:val="TOC2"/>
            <w:tabs>
              <w:tab w:val="right" w:leader="hyphen" w:pos="9015"/>
            </w:tabs>
            <w:bidi w:val="0"/>
            <w:rPr>
              <w:rStyle w:val="Hyperlink"/>
            </w:rPr>
          </w:pPr>
          <w:hyperlink w:anchor="_Toc1699754452">
            <w:r w:rsidRPr="1AF509E4" w:rsidR="1AF509E4">
              <w:rPr>
                <w:rStyle w:val="Hyperlink"/>
              </w:rPr>
              <w:t>3.2Requisitos Não Funcionais (RNF)</w:t>
            </w:r>
            <w:r>
              <w:tab/>
            </w:r>
            <w:r>
              <w:fldChar w:fldCharType="begin"/>
            </w:r>
            <w:r>
              <w:instrText xml:space="preserve">PAGEREF _Toc1699754452 \h</w:instrText>
            </w:r>
            <w:r>
              <w:fldChar w:fldCharType="separate"/>
            </w:r>
            <w:r w:rsidRPr="1AF509E4" w:rsidR="1AF509E4">
              <w:rPr>
                <w:rStyle w:val="Hyperlink"/>
              </w:rPr>
              <w:t>10</w:t>
            </w:r>
            <w:r>
              <w:fldChar w:fldCharType="end"/>
            </w:r>
          </w:hyperlink>
        </w:p>
        <w:p w:rsidR="4B48383A" w:rsidP="4B48383A" w:rsidRDefault="4B48383A" w14:paraId="3618F82E" w14:textId="05DF91B0">
          <w:pPr>
            <w:pStyle w:val="TOC1"/>
            <w:tabs>
              <w:tab w:val="right" w:leader="hyphen" w:pos="9015"/>
            </w:tabs>
            <w:bidi w:val="0"/>
            <w:rPr>
              <w:rStyle w:val="Hyperlink"/>
            </w:rPr>
          </w:pPr>
          <w:hyperlink w:anchor="_Toc1835702643">
            <w:r w:rsidRPr="1AF509E4" w:rsidR="1AF509E4">
              <w:rPr>
                <w:rStyle w:val="Hyperlink"/>
              </w:rPr>
              <w:t>4 DIAGRAMS DE CASO DE USO</w:t>
            </w:r>
            <w:r>
              <w:tab/>
            </w:r>
            <w:r>
              <w:fldChar w:fldCharType="begin"/>
            </w:r>
            <w:r>
              <w:instrText xml:space="preserve">PAGEREF _Toc1835702643 \h</w:instrText>
            </w:r>
            <w:r>
              <w:fldChar w:fldCharType="separate"/>
            </w:r>
            <w:r w:rsidRPr="1AF509E4" w:rsidR="1AF509E4">
              <w:rPr>
                <w:rStyle w:val="Hyperlink"/>
              </w:rPr>
              <w:t>11</w:t>
            </w:r>
            <w:r>
              <w:fldChar w:fldCharType="end"/>
            </w:r>
          </w:hyperlink>
        </w:p>
        <w:p w:rsidR="4B48383A" w:rsidP="4B48383A" w:rsidRDefault="4B48383A" w14:paraId="6D23DD26" w14:textId="20AD9BC7">
          <w:pPr>
            <w:pStyle w:val="TOC2"/>
            <w:tabs>
              <w:tab w:val="right" w:leader="hyphen" w:pos="9015"/>
            </w:tabs>
            <w:bidi w:val="0"/>
            <w:rPr>
              <w:rStyle w:val="Hyperlink"/>
            </w:rPr>
          </w:pPr>
          <w:hyperlink w:anchor="_Toc371604994">
            <w:r w:rsidRPr="1AF509E4" w:rsidR="1AF509E4">
              <w:rPr>
                <w:rStyle w:val="Hyperlink"/>
              </w:rPr>
              <w:t>4.1 Diagramação</w:t>
            </w:r>
            <w:r>
              <w:tab/>
            </w:r>
            <w:r>
              <w:fldChar w:fldCharType="begin"/>
            </w:r>
            <w:r>
              <w:instrText xml:space="preserve">PAGEREF _Toc371604994 \h</w:instrText>
            </w:r>
            <w:r>
              <w:fldChar w:fldCharType="separate"/>
            </w:r>
            <w:r w:rsidRPr="1AF509E4" w:rsidR="1AF509E4">
              <w:rPr>
                <w:rStyle w:val="Hyperlink"/>
              </w:rPr>
              <w:t>11</w:t>
            </w:r>
            <w:r>
              <w:fldChar w:fldCharType="end"/>
            </w:r>
          </w:hyperlink>
        </w:p>
        <w:p w:rsidR="4B48383A" w:rsidP="4B48383A" w:rsidRDefault="4B48383A" w14:paraId="7CBB7BB3" w14:textId="26DF0BC9">
          <w:pPr>
            <w:pStyle w:val="TOC2"/>
            <w:tabs>
              <w:tab w:val="right" w:leader="hyphen" w:pos="9015"/>
            </w:tabs>
            <w:bidi w:val="0"/>
            <w:rPr>
              <w:rStyle w:val="Hyperlink"/>
            </w:rPr>
          </w:pPr>
          <w:hyperlink w:anchor="_Toc1152335375">
            <w:r w:rsidRPr="1AF509E4" w:rsidR="1AF509E4">
              <w:rPr>
                <w:rStyle w:val="Hyperlink"/>
              </w:rPr>
              <w:t>4.2 Descrição dos casos de uso</w:t>
            </w:r>
            <w:r>
              <w:tab/>
            </w:r>
            <w:r>
              <w:fldChar w:fldCharType="begin"/>
            </w:r>
            <w:r>
              <w:instrText xml:space="preserve">PAGEREF _Toc1152335375 \h</w:instrText>
            </w:r>
            <w:r>
              <w:fldChar w:fldCharType="separate"/>
            </w:r>
            <w:r w:rsidRPr="1AF509E4" w:rsidR="1AF509E4">
              <w:rPr>
                <w:rStyle w:val="Hyperlink"/>
              </w:rPr>
              <w:t>16</w:t>
            </w:r>
            <w:r>
              <w:fldChar w:fldCharType="end"/>
            </w:r>
          </w:hyperlink>
        </w:p>
        <w:p w:rsidR="4B48383A" w:rsidP="4B48383A" w:rsidRDefault="4B48383A" w14:paraId="25E680B1" w14:textId="74328E2F">
          <w:pPr>
            <w:pStyle w:val="TOC3"/>
            <w:tabs>
              <w:tab w:val="right" w:leader="hyphen" w:pos="9015"/>
            </w:tabs>
            <w:bidi w:val="0"/>
            <w:rPr>
              <w:rStyle w:val="Hyperlink"/>
            </w:rPr>
          </w:pPr>
          <w:hyperlink w:anchor="_Toc41333824">
            <w:r w:rsidRPr="1AF509E4" w:rsidR="1AF509E4">
              <w:rPr>
                <w:rStyle w:val="Hyperlink"/>
              </w:rPr>
              <w:t>4.2.1 Criar e Gerenciar Perfil de Usuário</w:t>
            </w:r>
            <w:r>
              <w:tab/>
            </w:r>
            <w:r>
              <w:fldChar w:fldCharType="begin"/>
            </w:r>
            <w:r>
              <w:instrText xml:space="preserve">PAGEREF _Toc41333824 \h</w:instrText>
            </w:r>
            <w:r>
              <w:fldChar w:fldCharType="separate"/>
            </w:r>
            <w:r w:rsidRPr="1AF509E4" w:rsidR="1AF509E4">
              <w:rPr>
                <w:rStyle w:val="Hyperlink"/>
              </w:rPr>
              <w:t>16</w:t>
            </w:r>
            <w:r>
              <w:fldChar w:fldCharType="end"/>
            </w:r>
          </w:hyperlink>
        </w:p>
        <w:p w:rsidR="4B48383A" w:rsidP="4B48383A" w:rsidRDefault="4B48383A" w14:paraId="54E3B36E" w14:textId="223E3D27">
          <w:pPr>
            <w:pStyle w:val="TOC3"/>
            <w:tabs>
              <w:tab w:val="right" w:leader="hyphen" w:pos="9015"/>
            </w:tabs>
            <w:bidi w:val="0"/>
            <w:rPr>
              <w:rStyle w:val="Hyperlink"/>
            </w:rPr>
          </w:pPr>
          <w:hyperlink w:anchor="_Toc225193852">
            <w:r w:rsidRPr="1AF509E4" w:rsidR="1AF509E4">
              <w:rPr>
                <w:rStyle w:val="Hyperlink"/>
              </w:rPr>
              <w:t>4.2.2Coletar Requisitos e Preferências do Usuário</w:t>
            </w:r>
            <w:r>
              <w:tab/>
            </w:r>
            <w:r>
              <w:fldChar w:fldCharType="begin"/>
            </w:r>
            <w:r>
              <w:instrText xml:space="preserve">PAGEREF _Toc225193852 \h</w:instrText>
            </w:r>
            <w:r>
              <w:fldChar w:fldCharType="separate"/>
            </w:r>
            <w:r w:rsidRPr="1AF509E4" w:rsidR="1AF509E4">
              <w:rPr>
                <w:rStyle w:val="Hyperlink"/>
              </w:rPr>
              <w:t>18</w:t>
            </w:r>
            <w:r>
              <w:fldChar w:fldCharType="end"/>
            </w:r>
          </w:hyperlink>
        </w:p>
        <w:p w:rsidR="4B48383A" w:rsidP="4B48383A" w:rsidRDefault="4B48383A" w14:paraId="0423585B" w14:textId="0323D66B">
          <w:pPr>
            <w:pStyle w:val="TOC3"/>
            <w:tabs>
              <w:tab w:val="right" w:leader="hyphen" w:pos="9015"/>
            </w:tabs>
            <w:bidi w:val="0"/>
            <w:rPr>
              <w:rStyle w:val="Hyperlink"/>
            </w:rPr>
          </w:pPr>
          <w:hyperlink w:anchor="_Toc229662336">
            <w:r w:rsidRPr="1AF509E4" w:rsidR="1AF509E4">
              <w:rPr>
                <w:rStyle w:val="Hyperlink"/>
              </w:rPr>
              <w:t>4.2.3 Gerar Configuração Automatizada de PC</w:t>
            </w:r>
            <w:r>
              <w:tab/>
            </w:r>
            <w:r>
              <w:fldChar w:fldCharType="begin"/>
            </w:r>
            <w:r>
              <w:instrText xml:space="preserve">PAGEREF _Toc229662336 \h</w:instrText>
            </w:r>
            <w:r>
              <w:fldChar w:fldCharType="separate"/>
            </w:r>
            <w:r w:rsidRPr="1AF509E4" w:rsidR="1AF509E4">
              <w:rPr>
                <w:rStyle w:val="Hyperlink"/>
              </w:rPr>
              <w:t>21</w:t>
            </w:r>
            <w:r>
              <w:fldChar w:fldCharType="end"/>
            </w:r>
          </w:hyperlink>
        </w:p>
        <w:p w:rsidR="4B48383A" w:rsidP="1AF509E4" w:rsidRDefault="4B48383A" w14:paraId="7B663DB8" w14:textId="18E64C7D">
          <w:pPr>
            <w:pStyle w:val="TOC3"/>
            <w:tabs>
              <w:tab w:val="right" w:leader="hyphen" w:pos="9015"/>
            </w:tabs>
            <w:bidi w:val="0"/>
            <w:rPr>
              <w:rStyle w:val="Hyperlink"/>
            </w:rPr>
          </w:pPr>
          <w:hyperlink w:anchor="_Toc292536019">
            <w:r w:rsidRPr="1AF509E4" w:rsidR="1AF509E4">
              <w:rPr>
                <w:rStyle w:val="Hyperlink"/>
              </w:rPr>
              <w:t>4.2.5 Recomendação de Sistema de Refrigeração Inteligente</w:t>
            </w:r>
            <w:r>
              <w:tab/>
            </w:r>
            <w:r>
              <w:fldChar w:fldCharType="begin"/>
            </w:r>
            <w:r>
              <w:instrText xml:space="preserve">PAGEREF _Toc292536019 \h</w:instrText>
            </w:r>
            <w:r>
              <w:fldChar w:fldCharType="separate"/>
            </w:r>
            <w:r w:rsidRPr="1AF509E4" w:rsidR="1AF509E4">
              <w:rPr>
                <w:rStyle w:val="Hyperlink"/>
              </w:rPr>
              <w:t>25</w:t>
            </w:r>
            <w:r>
              <w:fldChar w:fldCharType="end"/>
            </w:r>
          </w:hyperlink>
        </w:p>
        <w:p w:rsidR="4B48383A" w:rsidP="4B48383A" w:rsidRDefault="4B48383A" w14:paraId="3C43B4EE" w14:textId="7075BB71">
          <w:pPr>
            <w:pStyle w:val="TOC1"/>
            <w:tabs>
              <w:tab w:val="right" w:leader="hyphen" w:pos="9015"/>
            </w:tabs>
            <w:bidi w:val="0"/>
            <w:rPr>
              <w:rStyle w:val="Hyperlink"/>
            </w:rPr>
          </w:pPr>
          <w:hyperlink w:anchor="_Toc1051995352">
            <w:r w:rsidRPr="1AF509E4" w:rsidR="1AF509E4">
              <w:rPr>
                <w:rStyle w:val="Hyperlink"/>
              </w:rPr>
              <w:t>5 DIAGRAMA DE ATIVIDADE</w:t>
            </w:r>
            <w:r>
              <w:tab/>
            </w:r>
            <w:r>
              <w:fldChar w:fldCharType="begin"/>
            </w:r>
            <w:r>
              <w:instrText xml:space="preserve">PAGEREF _Toc1051995352 \h</w:instrText>
            </w:r>
            <w:r>
              <w:fldChar w:fldCharType="separate"/>
            </w:r>
            <w:r w:rsidRPr="1AF509E4" w:rsidR="1AF509E4">
              <w:rPr>
                <w:rStyle w:val="Hyperlink"/>
              </w:rPr>
              <w:t>28</w:t>
            </w:r>
            <w:r>
              <w:fldChar w:fldCharType="end"/>
            </w:r>
          </w:hyperlink>
        </w:p>
        <w:p w:rsidR="4B48383A" w:rsidP="4B48383A" w:rsidRDefault="4B48383A" w14:paraId="5B749AAB" w14:textId="4B0AD86E">
          <w:pPr>
            <w:pStyle w:val="TOC1"/>
            <w:tabs>
              <w:tab w:val="right" w:leader="hyphen" w:pos="9015"/>
            </w:tabs>
            <w:bidi w:val="0"/>
            <w:rPr>
              <w:rStyle w:val="Hyperlink"/>
            </w:rPr>
          </w:pPr>
          <w:hyperlink w:anchor="_Toc1361035702">
            <w:r w:rsidRPr="1AF509E4" w:rsidR="1AF509E4">
              <w:rPr>
                <w:rStyle w:val="Hyperlink"/>
              </w:rPr>
              <w:t>6 DIAGRAMA DE ESTADOS</w:t>
            </w:r>
            <w:r>
              <w:tab/>
            </w:r>
            <w:r>
              <w:fldChar w:fldCharType="begin"/>
            </w:r>
            <w:r>
              <w:instrText xml:space="preserve">PAGEREF _Toc1361035702 \h</w:instrText>
            </w:r>
            <w:r>
              <w:fldChar w:fldCharType="separate"/>
            </w:r>
            <w:r w:rsidRPr="1AF509E4" w:rsidR="1AF509E4">
              <w:rPr>
                <w:rStyle w:val="Hyperlink"/>
              </w:rPr>
              <w:t>33</w:t>
            </w:r>
            <w:r>
              <w:fldChar w:fldCharType="end"/>
            </w:r>
          </w:hyperlink>
        </w:p>
        <w:p w:rsidR="4B48383A" w:rsidP="4B48383A" w:rsidRDefault="4B48383A" w14:paraId="7E4F6CDE" w14:textId="42F70A5E">
          <w:pPr>
            <w:pStyle w:val="TOC1"/>
            <w:tabs>
              <w:tab w:val="right" w:leader="hyphen" w:pos="9015"/>
            </w:tabs>
            <w:bidi w:val="0"/>
            <w:rPr>
              <w:rStyle w:val="Hyperlink"/>
            </w:rPr>
          </w:pPr>
          <w:hyperlink w:anchor="_Toc2124839688">
            <w:r w:rsidRPr="1AF509E4" w:rsidR="1AF509E4">
              <w:rPr>
                <w:rStyle w:val="Hyperlink"/>
              </w:rPr>
              <w:t>7 DIAGRMA DE SEQUENCIA</w:t>
            </w:r>
            <w:r>
              <w:tab/>
            </w:r>
            <w:r>
              <w:fldChar w:fldCharType="begin"/>
            </w:r>
            <w:r>
              <w:instrText xml:space="preserve">PAGEREF _Toc2124839688 \h</w:instrText>
            </w:r>
            <w:r>
              <w:fldChar w:fldCharType="separate"/>
            </w:r>
            <w:r w:rsidRPr="1AF509E4" w:rsidR="1AF509E4">
              <w:rPr>
                <w:rStyle w:val="Hyperlink"/>
              </w:rPr>
              <w:t>39</w:t>
            </w:r>
            <w:r>
              <w:fldChar w:fldCharType="end"/>
            </w:r>
          </w:hyperlink>
        </w:p>
        <w:p w:rsidR="4B48383A" w:rsidP="4B48383A" w:rsidRDefault="4B48383A" w14:paraId="45ACCDC8" w14:textId="32CD289B">
          <w:pPr>
            <w:pStyle w:val="TOC1"/>
            <w:tabs>
              <w:tab w:val="right" w:leader="hyphen" w:pos="9015"/>
            </w:tabs>
            <w:bidi w:val="0"/>
            <w:rPr>
              <w:rStyle w:val="Hyperlink"/>
            </w:rPr>
          </w:pPr>
          <w:hyperlink w:anchor="_Toc1946904050">
            <w:r w:rsidRPr="1AF509E4" w:rsidR="1AF509E4">
              <w:rPr>
                <w:rStyle w:val="Hyperlink"/>
              </w:rPr>
              <w:t>8 DIAGRMA DE CLASSES</w:t>
            </w:r>
            <w:r>
              <w:tab/>
            </w:r>
            <w:r>
              <w:fldChar w:fldCharType="begin"/>
            </w:r>
            <w:r>
              <w:instrText xml:space="preserve">PAGEREF _Toc1946904050 \h</w:instrText>
            </w:r>
            <w:r>
              <w:fldChar w:fldCharType="separate"/>
            </w:r>
            <w:r w:rsidRPr="1AF509E4" w:rsidR="1AF509E4">
              <w:rPr>
                <w:rStyle w:val="Hyperlink"/>
              </w:rPr>
              <w:t>46</w:t>
            </w:r>
            <w:r>
              <w:fldChar w:fldCharType="end"/>
            </w:r>
          </w:hyperlink>
        </w:p>
        <w:p w:rsidR="4B48383A" w:rsidP="4B48383A" w:rsidRDefault="4B48383A" w14:paraId="4BE6B52F" w14:textId="21C650DB">
          <w:pPr>
            <w:pStyle w:val="TOC1"/>
            <w:tabs>
              <w:tab w:val="right" w:leader="hyphen" w:pos="9015"/>
            </w:tabs>
            <w:bidi w:val="0"/>
            <w:rPr>
              <w:rStyle w:val="Hyperlink"/>
            </w:rPr>
          </w:pPr>
          <w:hyperlink w:anchor="_Toc1353415486">
            <w:r w:rsidRPr="1AF509E4" w:rsidR="1AF509E4">
              <w:rPr>
                <w:rStyle w:val="Hyperlink"/>
              </w:rPr>
              <w:t>9 TECNOLOGIAS</w:t>
            </w:r>
            <w:r>
              <w:tab/>
            </w:r>
            <w:r>
              <w:fldChar w:fldCharType="begin"/>
            </w:r>
            <w:r>
              <w:instrText xml:space="preserve">PAGEREF _Toc1353415486 \h</w:instrText>
            </w:r>
            <w:r>
              <w:fldChar w:fldCharType="separate"/>
            </w:r>
            <w:r w:rsidRPr="1AF509E4" w:rsidR="1AF509E4">
              <w:rPr>
                <w:rStyle w:val="Hyperlink"/>
              </w:rPr>
              <w:t>48</w:t>
            </w:r>
            <w:r>
              <w:fldChar w:fldCharType="end"/>
            </w:r>
          </w:hyperlink>
        </w:p>
        <w:p w:rsidR="4B48383A" w:rsidP="4B48383A" w:rsidRDefault="4B48383A" w14:paraId="7280E320" w14:textId="12A23F42">
          <w:pPr>
            <w:pStyle w:val="TOC1"/>
            <w:tabs>
              <w:tab w:val="right" w:leader="hyphen" w:pos="9015"/>
            </w:tabs>
            <w:bidi w:val="0"/>
            <w:rPr>
              <w:rStyle w:val="Hyperlink"/>
            </w:rPr>
          </w:pPr>
          <w:hyperlink w:anchor="_Toc1548019278">
            <w:r w:rsidRPr="1AF509E4" w:rsidR="1AF509E4">
              <w:rPr>
                <w:rStyle w:val="Hyperlink"/>
              </w:rPr>
              <w:t>10 ESCOPO DA PROTOTIPAÇÃO</w:t>
            </w:r>
            <w:r>
              <w:tab/>
            </w:r>
            <w:r>
              <w:fldChar w:fldCharType="begin"/>
            </w:r>
            <w:r>
              <w:instrText xml:space="preserve">PAGEREF _Toc1548019278 \h</w:instrText>
            </w:r>
            <w:r>
              <w:fldChar w:fldCharType="separate"/>
            </w:r>
            <w:r w:rsidRPr="1AF509E4" w:rsidR="1AF509E4">
              <w:rPr>
                <w:rStyle w:val="Hyperlink"/>
              </w:rPr>
              <w:t>49</w:t>
            </w:r>
            <w:r>
              <w:fldChar w:fldCharType="end"/>
            </w:r>
          </w:hyperlink>
        </w:p>
        <w:p w:rsidR="4B48383A" w:rsidP="4B48383A" w:rsidRDefault="4B48383A" w14:paraId="6511DDBB" w14:textId="5A761AD7">
          <w:pPr>
            <w:pStyle w:val="TOC1"/>
            <w:tabs>
              <w:tab w:val="right" w:leader="hyphen" w:pos="9015"/>
            </w:tabs>
            <w:bidi w:val="0"/>
            <w:rPr>
              <w:rStyle w:val="Hyperlink"/>
            </w:rPr>
          </w:pPr>
          <w:hyperlink w:anchor="_Toc469727889">
            <w:r w:rsidRPr="1AF509E4" w:rsidR="1AF509E4">
              <w:rPr>
                <w:rStyle w:val="Hyperlink"/>
              </w:rPr>
              <w:t>11 CONCLUSÃO</w:t>
            </w:r>
            <w:r>
              <w:tab/>
            </w:r>
            <w:r>
              <w:fldChar w:fldCharType="begin"/>
            </w:r>
            <w:r>
              <w:instrText xml:space="preserve">PAGEREF _Toc469727889 \h</w:instrText>
            </w:r>
            <w:r>
              <w:fldChar w:fldCharType="separate"/>
            </w:r>
            <w:r w:rsidRPr="1AF509E4" w:rsidR="1AF509E4">
              <w:rPr>
                <w:rStyle w:val="Hyperlink"/>
              </w:rPr>
              <w:t>51</w:t>
            </w:r>
            <w:r>
              <w:fldChar w:fldCharType="end"/>
            </w:r>
          </w:hyperlink>
        </w:p>
        <w:p w:rsidR="1AF509E4" w:rsidP="1AF509E4" w:rsidRDefault="1AF509E4" w14:paraId="09174E6D" w14:textId="242C3AF3">
          <w:pPr>
            <w:pStyle w:val="TOC1"/>
            <w:tabs>
              <w:tab w:val="right" w:leader="hyphen" w:pos="9015"/>
            </w:tabs>
            <w:bidi w:val="0"/>
            <w:rPr>
              <w:rStyle w:val="Hyperlink"/>
            </w:rPr>
          </w:pPr>
          <w:hyperlink w:anchor="_Toc67925982">
            <w:r w:rsidRPr="1AF509E4" w:rsidR="1AF509E4">
              <w:rPr>
                <w:rStyle w:val="Hyperlink"/>
              </w:rPr>
              <w:t>12 REFERENCIAS</w:t>
            </w:r>
            <w:r>
              <w:tab/>
            </w:r>
            <w:r>
              <w:fldChar w:fldCharType="begin"/>
            </w:r>
            <w:r>
              <w:instrText xml:space="preserve">PAGEREF _Toc67925982 \h</w:instrText>
            </w:r>
            <w:r>
              <w:fldChar w:fldCharType="separate"/>
            </w:r>
            <w:r w:rsidRPr="1AF509E4" w:rsidR="1AF509E4">
              <w:rPr>
                <w:rStyle w:val="Hyperlink"/>
              </w:rPr>
              <w:t>51</w:t>
            </w:r>
            <w:r>
              <w:fldChar w:fldCharType="end"/>
            </w:r>
          </w:hyperlink>
          <w:r>
            <w:fldChar w:fldCharType="end"/>
          </w:r>
        </w:p>
      </w:sdtContent>
    </w:sdt>
    <w:p w:rsidR="4B48383A" w:rsidP="4B48383A" w:rsidRDefault="4B48383A" w14:paraId="5AA579FC" w14:textId="37447A03">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pt-BR"/>
        </w:rPr>
      </w:pPr>
    </w:p>
    <w:p w:rsidR="4B48383A" w:rsidP="4B48383A" w:rsidRDefault="4B48383A" w14:paraId="20C645D3" w14:textId="60E4DCBA">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80ADAE8" w14:textId="69E13B55">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531FAC5D" w14:textId="6E20D0B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BA5C130" w14:textId="51618E4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7DE01962" w14:textId="1A22175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B611609" w14:textId="47B5A13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C96F1C1" w14:textId="37EAEF8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6175C0D" w14:textId="32980057">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1CC94" w14:textId="64E861D8">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CDE203" w14:textId="33D9578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588F34C" w14:textId="1B2C1716">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33BD6633" w14:textId="10BFD93B">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43214D8" w14:textId="23FB1E6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7C77788" w14:textId="13E6C8A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EDD9E8" w14:textId="4A87191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DC3F746" w14:textId="285CB68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F1F83F0" w14:textId="7A7CC47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9AE0768" w14:textId="7D348E52">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42397672" w14:textId="1CB1F06E">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6A37AB1F" w14:textId="28F1142D">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1C9066E5" w14:textId="00D5250F">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4B48383A" w:rsidRDefault="4B48383A" w14:paraId="211E365A" w14:textId="78C84444">
      <w:pPr>
        <w:pStyle w:val="Normal1"/>
        <w:spacing w:line="36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4AE4C5B" w:rsidP="4B48383A" w:rsidRDefault="54AE4C5B" w14:paraId="07E9DB5D" w14:textId="684360CB">
      <w:pPr>
        <w:pStyle w:val="Heading1"/>
        <w:spacing w:line="360" w:lineRule="auto"/>
        <w:jc w:val="left"/>
        <w:rPr>
          <w:rFonts w:ascii="Times New Roman" w:hAnsi="Times New Roman" w:eastAsia="Times New Roman" w:cs="Times New Roman"/>
          <w:b w:val="1"/>
          <w:bCs w:val="1"/>
          <w:noProof w:val="0"/>
          <w:sz w:val="16"/>
          <w:szCs w:val="16"/>
          <w:lang w:val="pt-BR"/>
        </w:rPr>
      </w:pPr>
      <w:bookmarkStart w:name="_Toc1784316612" w:id="2075278521"/>
      <w:r w:rsidRPr="320543F7" w:rsidR="74E5624E">
        <w:rPr>
          <w:rFonts w:ascii="Times New Roman" w:hAnsi="Times New Roman" w:eastAsia="Times New Roman" w:cs="Times New Roman"/>
          <w:b w:val="1"/>
          <w:bCs w:val="1"/>
          <w:noProof w:val="0"/>
          <w:sz w:val="24"/>
          <w:szCs w:val="24"/>
          <w:lang w:val="pt-BR"/>
        </w:rPr>
        <w:t>1</w:t>
      </w:r>
      <w:r w:rsidRPr="320543F7" w:rsidR="0A1FF95F">
        <w:rPr>
          <w:rFonts w:ascii="Times New Roman" w:hAnsi="Times New Roman" w:eastAsia="Times New Roman" w:cs="Times New Roman"/>
          <w:b w:val="1"/>
          <w:bCs w:val="1"/>
          <w:noProof w:val="0"/>
          <w:sz w:val="24"/>
          <w:szCs w:val="24"/>
          <w:lang w:val="pt-BR"/>
        </w:rPr>
        <w:t>.</w:t>
      </w:r>
      <w:r w:rsidRPr="320543F7" w:rsidR="74E5624E">
        <w:rPr>
          <w:rFonts w:ascii="Times New Roman" w:hAnsi="Times New Roman" w:eastAsia="Times New Roman" w:cs="Times New Roman"/>
          <w:b w:val="1"/>
          <w:bCs w:val="1"/>
          <w:noProof w:val="0"/>
          <w:sz w:val="24"/>
          <w:szCs w:val="24"/>
          <w:lang w:val="pt-BR"/>
        </w:rPr>
        <w:t xml:space="preserve"> INTRODUÇÃO</w:t>
      </w:r>
      <w:bookmarkEnd w:id="2075278521"/>
    </w:p>
    <w:p w:rsidR="79D7A98F" w:rsidP="4B48383A" w:rsidRDefault="79D7A98F" w14:paraId="26FB265D" w14:textId="3E244FED">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523198494" w:id="1283351122"/>
      <w:r w:rsidRPr="1AF509E4" w:rsidR="790E30DC">
        <w:rPr>
          <w:rFonts w:ascii="Times New Roman" w:hAnsi="Times New Roman" w:eastAsia="Times New Roman" w:cs="Times New Roman"/>
          <w:b w:val="1"/>
          <w:bCs w:val="1"/>
          <w:noProof w:val="0"/>
          <w:sz w:val="24"/>
          <w:szCs w:val="24"/>
          <w:lang w:val="pt-BR"/>
        </w:rPr>
        <w:t>1.1 Visão geral do Documento</w:t>
      </w:r>
      <w:bookmarkEnd w:id="1283351122"/>
    </w:p>
    <w:p w:rsidR="79D7A98F" w:rsidP="4B48383A" w:rsidRDefault="79D7A98F" w14:paraId="27070D24" w14:textId="46DD6F99">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Este documento tem como objetivo apresentar de forma clara e estruturada os aspectos fundamentais do projeto Montador de PC Online, idealizado a partir de uma entrevista com o </w:t>
      </w:r>
      <w:r w:rsidRPr="4B48383A" w:rsidR="79D7A98F">
        <w:rPr>
          <w:rFonts w:ascii="Times New Roman" w:hAnsi="Times New Roman" w:eastAsia="Times New Roman" w:cs="Times New Roman"/>
          <w:noProof w:val="0"/>
          <w:sz w:val="24"/>
          <w:szCs w:val="24"/>
          <w:lang w:val="pt-BR"/>
        </w:rPr>
        <w:t>Product</w:t>
      </w:r>
      <w:r w:rsidRPr="4B48383A" w:rsidR="79D7A98F">
        <w:rPr>
          <w:rFonts w:ascii="Times New Roman" w:hAnsi="Times New Roman" w:eastAsia="Times New Roman" w:cs="Times New Roman"/>
          <w:noProof w:val="0"/>
          <w:sz w:val="24"/>
          <w:szCs w:val="24"/>
          <w:lang w:val="pt-BR"/>
        </w:rPr>
        <w:t xml:space="preserve"> </w:t>
      </w:r>
      <w:r w:rsidRPr="4B48383A" w:rsidR="79D7A98F">
        <w:rPr>
          <w:rFonts w:ascii="Times New Roman" w:hAnsi="Times New Roman" w:eastAsia="Times New Roman" w:cs="Times New Roman"/>
          <w:noProof w:val="0"/>
          <w:sz w:val="24"/>
          <w:szCs w:val="24"/>
          <w:lang w:val="pt-BR"/>
        </w:rPr>
        <w:t>Owner</w:t>
      </w:r>
      <w:r w:rsidRPr="4B48383A" w:rsidR="79D7A98F">
        <w:rPr>
          <w:rFonts w:ascii="Times New Roman" w:hAnsi="Times New Roman" w:eastAsia="Times New Roman" w:cs="Times New Roman"/>
          <w:noProof w:val="0"/>
          <w:sz w:val="24"/>
          <w:szCs w:val="24"/>
          <w:lang w:val="pt-BR"/>
        </w:rPr>
        <w:t>. São descritos o escopo, o problema abordado, a justificativa da proposta, a concepção inicial do sistema, a análise de mercado e os principais requisitos funcionais e não funcionais. Essa documentação servirá como base para o desenvolvimento técnico, comunicação entre stakeholders e acompanhamento do progresso do projeto.</w:t>
      </w:r>
    </w:p>
    <w:p w:rsidR="4B48383A" w:rsidP="4B48383A" w:rsidRDefault="4B48383A" w14:paraId="6B0AF7CB" w14:textId="28025F62">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10D916D2" w14:textId="22C7663C">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858494587" w:id="563446535"/>
      <w:r w:rsidRPr="1AF509E4" w:rsidR="790E30DC">
        <w:rPr>
          <w:rFonts w:ascii="Times New Roman" w:hAnsi="Times New Roman" w:eastAsia="Times New Roman" w:cs="Times New Roman"/>
          <w:b w:val="1"/>
          <w:bCs w:val="1"/>
          <w:noProof w:val="0"/>
          <w:sz w:val="24"/>
          <w:szCs w:val="24"/>
          <w:lang w:val="pt-BR"/>
        </w:rPr>
        <w:t>1.2 Escopo do projeto</w:t>
      </w:r>
      <w:bookmarkEnd w:id="563446535"/>
    </w:p>
    <w:p w:rsidR="79D7A98F" w:rsidP="4B48383A" w:rsidRDefault="79D7A98F" w14:paraId="3C28FD15" w14:textId="5077AE80">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O projeto visa desenvolver uma plataforma web interativa para recomendação, personalização e exportação de configurações de computadores, com base no orçamento, perfil de uso e ambiente físico do usuário. A plataforma contará com recursos de inteligência artificial, coleta de requisitos via </w:t>
      </w:r>
      <w:r w:rsidRPr="4B48383A" w:rsidR="79D7A98F">
        <w:rPr>
          <w:rFonts w:ascii="Times New Roman" w:hAnsi="Times New Roman" w:eastAsia="Times New Roman" w:cs="Times New Roman"/>
          <w:noProof w:val="0"/>
          <w:sz w:val="24"/>
          <w:szCs w:val="24"/>
          <w:lang w:val="pt-BR"/>
        </w:rPr>
        <w:t>chatbot</w:t>
      </w:r>
      <w:r w:rsidRPr="4B48383A" w:rsidR="79D7A98F">
        <w:rPr>
          <w:rFonts w:ascii="Times New Roman" w:hAnsi="Times New Roman" w:eastAsia="Times New Roman" w:cs="Times New Roman"/>
          <w:noProof w:val="0"/>
          <w:sz w:val="24"/>
          <w:szCs w:val="24"/>
          <w:lang w:val="pt-BR"/>
        </w:rPr>
        <w:t>, análise de compatibilidade entre componentes e sugestão de builds otimizadas, incluindo links diretos para compra.</w:t>
      </w:r>
    </w:p>
    <w:p w:rsidR="4B48383A" w:rsidP="4B48383A" w:rsidRDefault="4B48383A" w14:paraId="1691678E" w14:textId="12CF81BE">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23CF6C93" w14:textId="32D2BC33">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095806567" w:id="2092705347"/>
      <w:r w:rsidRPr="1AF509E4" w:rsidR="790E30DC">
        <w:rPr>
          <w:rFonts w:ascii="Times New Roman" w:hAnsi="Times New Roman" w:eastAsia="Times New Roman" w:cs="Times New Roman"/>
          <w:b w:val="1"/>
          <w:bCs w:val="1"/>
          <w:noProof w:val="0"/>
          <w:sz w:val="24"/>
          <w:szCs w:val="24"/>
          <w:lang w:val="pt-BR"/>
        </w:rPr>
        <w:t>1.2.1Problema</w:t>
      </w:r>
      <w:bookmarkEnd w:id="2092705347"/>
    </w:p>
    <w:p w:rsidR="79D7A98F" w:rsidP="4B48383A" w:rsidRDefault="79D7A98F" w14:paraId="659AD6A5" w14:textId="1014562E">
      <w:pPr>
        <w:spacing w:line="360" w:lineRule="auto"/>
        <w:ind w:left="0" w:firstLine="708"/>
        <w:jc w:val="both"/>
        <w:rPr>
          <w:rFonts w:ascii="Times New Roman" w:hAnsi="Times New Roman" w:eastAsia="Times New Roman" w:cs="Times New Roman"/>
          <w:noProof w:val="0"/>
          <w:sz w:val="24"/>
          <w:szCs w:val="24"/>
          <w:lang w:val="pt-BR"/>
        </w:rPr>
      </w:pPr>
      <w:r w:rsidRPr="4B48383A" w:rsidR="79D7A98F">
        <w:rPr>
          <w:rFonts w:ascii="Times New Roman" w:hAnsi="Times New Roman" w:eastAsia="Times New Roman" w:cs="Times New Roman"/>
          <w:noProof w:val="0"/>
          <w:sz w:val="24"/>
          <w:szCs w:val="24"/>
          <w:lang w:val="pt-BR"/>
        </w:rPr>
        <w:t xml:space="preserve">Atualmente, a montagem de computadores é um processo complexo para usuários comuns e até mesmo para empresas, exigindo tempo, conhecimento técnico e comparação entre inúmeras variáveis. A dificuldade em encontrar peças compatíveis e otimizadas para diferentes perfis de uso (jogos, escritório, </w:t>
      </w:r>
      <w:r w:rsidRPr="4B48383A" w:rsidR="79D7A98F">
        <w:rPr>
          <w:rFonts w:ascii="Times New Roman" w:hAnsi="Times New Roman" w:eastAsia="Times New Roman" w:cs="Times New Roman"/>
          <w:noProof w:val="0"/>
          <w:sz w:val="24"/>
          <w:szCs w:val="24"/>
          <w:lang w:val="pt-BR"/>
        </w:rPr>
        <w:t>servidores, etc.</w:t>
      </w:r>
      <w:r w:rsidRPr="4B48383A" w:rsidR="79D7A98F">
        <w:rPr>
          <w:rFonts w:ascii="Times New Roman" w:hAnsi="Times New Roman" w:eastAsia="Times New Roman" w:cs="Times New Roman"/>
          <w:noProof w:val="0"/>
          <w:sz w:val="24"/>
          <w:szCs w:val="24"/>
          <w:lang w:val="pt-BR"/>
        </w:rPr>
        <w:t>) dentro de um orçamento limitado representa um entrave significativo para muitos consumidores.</w:t>
      </w:r>
    </w:p>
    <w:p w:rsidR="4B48383A" w:rsidP="4B48383A" w:rsidRDefault="4B48383A" w14:paraId="455ADC74" w14:textId="71855081">
      <w:pPr>
        <w:spacing w:line="360" w:lineRule="auto"/>
        <w:ind w:left="0" w:firstLine="708"/>
        <w:jc w:val="both"/>
        <w:rPr>
          <w:rFonts w:ascii="Times New Roman" w:hAnsi="Times New Roman" w:eastAsia="Times New Roman" w:cs="Times New Roman"/>
          <w:noProof w:val="0"/>
          <w:sz w:val="24"/>
          <w:szCs w:val="24"/>
          <w:lang w:val="pt-BR"/>
        </w:rPr>
      </w:pPr>
    </w:p>
    <w:p w:rsidR="5B1B2614" w:rsidP="4B48383A" w:rsidRDefault="5B1B2614" w14:paraId="0E83ED6D" w14:textId="1785FB48">
      <w:pPr>
        <w:spacing w:line="360" w:lineRule="auto"/>
        <w:ind w:left="0" w:firstLine="708"/>
        <w:jc w:val="center"/>
        <w:rPr>
          <w:rFonts w:ascii="Times New Roman" w:hAnsi="Times New Roman" w:eastAsia="Times New Roman" w:cs="Times New Roman"/>
          <w:noProof w:val="0"/>
          <w:sz w:val="24"/>
          <w:szCs w:val="24"/>
          <w:lang w:val="pt-BR"/>
        </w:rPr>
      </w:pPr>
      <w:r w:rsidRPr="4B48383A" w:rsidR="5B1B2614">
        <w:rPr>
          <w:rFonts w:ascii="Times New Roman" w:hAnsi="Times New Roman" w:eastAsia="Times New Roman" w:cs="Times New Roman"/>
          <w:b w:val="1"/>
          <w:bCs w:val="1"/>
          <w:noProof w:val="0"/>
          <w:sz w:val="24"/>
          <w:szCs w:val="24"/>
          <w:lang w:val="pt-BR"/>
        </w:rPr>
        <w:t>Tabela 1</w:t>
      </w:r>
      <w:r w:rsidRPr="4B48383A" w:rsidR="5B1B2614">
        <w:rPr>
          <w:rFonts w:ascii="Times New Roman" w:hAnsi="Times New Roman" w:eastAsia="Times New Roman" w:cs="Times New Roman"/>
          <w:noProof w:val="0"/>
          <w:sz w:val="24"/>
          <w:szCs w:val="24"/>
          <w:lang w:val="pt-BR"/>
        </w:rPr>
        <w:t xml:space="preserve"> – Problemas </w:t>
      </w:r>
      <w:r w:rsidRPr="4B48383A" w:rsidR="5B1B2614">
        <w:rPr>
          <w:rFonts w:ascii="Times New Roman" w:hAnsi="Times New Roman" w:eastAsia="Times New Roman" w:cs="Times New Roman"/>
          <w:noProof w:val="0"/>
          <w:sz w:val="24"/>
          <w:szCs w:val="24"/>
          <w:lang w:val="pt-BR"/>
        </w:rPr>
        <w:t>indentificados</w:t>
      </w:r>
    </w:p>
    <w:tbl>
      <w:tblPr>
        <w:tblStyle w:val="TableNormal"/>
        <w:bidiVisual w:val="0"/>
        <w:tblW w:w="0" w:type="auto"/>
        <w:tblBorders>
          <w:bottom w:val="single" w:color="000000" w:themeColor="text1" w:sz="12"/>
        </w:tblBorders>
        <w:tblLayout w:type="fixed"/>
        <w:tblLook w:val="06A0" w:firstRow="1" w:lastRow="0" w:firstColumn="1" w:lastColumn="0" w:noHBand="1" w:noVBand="1"/>
      </w:tblPr>
      <w:tblGrid>
        <w:gridCol w:w="3056"/>
        <w:gridCol w:w="5824"/>
      </w:tblGrid>
      <w:tr w:rsidR="4B48383A" w:rsidTr="4B48383A" w14:paraId="257FDF58">
        <w:trPr>
          <w:trHeight w:val="300"/>
        </w:trPr>
        <w:tc>
          <w:tcPr>
            <w:tcW w:w="3056" w:type="dxa"/>
            <w:tcBorders>
              <w:top w:val="single" w:color="000000" w:themeColor="text1" w:sz="12"/>
              <w:bottom w:val="single" w:color="000000" w:themeColor="text1" w:sz="12"/>
            </w:tcBorders>
            <w:tcMar/>
            <w:vAlign w:val="center"/>
          </w:tcPr>
          <w:p w:rsidR="4B48383A" w:rsidP="4B48383A" w:rsidRDefault="4B48383A" w14:paraId="5D646B3A" w14:textId="7F1147DC">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Problema Identificado</w:t>
            </w:r>
          </w:p>
        </w:tc>
        <w:tc>
          <w:tcPr>
            <w:tcW w:w="5824" w:type="dxa"/>
            <w:tcBorders>
              <w:top w:val="single" w:color="000000" w:themeColor="text1" w:sz="12"/>
              <w:bottom w:val="single" w:color="000000" w:themeColor="text1" w:sz="12"/>
            </w:tcBorders>
            <w:tcMar/>
            <w:vAlign w:val="center"/>
          </w:tcPr>
          <w:p w:rsidR="4B48383A" w:rsidP="4B48383A" w:rsidRDefault="4B48383A" w14:paraId="4F956D29" w14:textId="650B9C9B">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F34A693">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5CD870DB" w14:textId="394D659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na escolha de componentes compatíveis</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623CAC02" w14:textId="7EAB92B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sem conhecimento técnico enfrentam desafios para montar PCs com peças que funcionem bem entre si.</w:t>
            </w:r>
          </w:p>
        </w:tc>
      </w:tr>
      <w:tr w:rsidR="4B48383A" w:rsidTr="4B48383A" w14:paraId="4E99252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77E6CA61" w14:textId="27B5FAC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otimização com base no perfil de uso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39BFACBD" w14:textId="0D1972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adaptam sugestões de hardware a diferentes perfis (gamer, escritório, edição de vídeo etc.).</w:t>
            </w:r>
          </w:p>
        </w:tc>
      </w:tr>
      <w:tr w:rsidR="4B48383A" w:rsidTr="4B48383A" w14:paraId="5CA22BDA">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405EF7E8" w14:textId="333CCA2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Montagens fora do orçamento</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573E5CAD" w14:textId="43CF034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muitas vezes recebem sugestões que ultrapassam o valor que podem gastar, sem alternativas viáveis.</w:t>
            </w:r>
          </w:p>
        </w:tc>
      </w:tr>
      <w:tr w:rsidR="4B48383A" w:rsidTr="4B48383A" w14:paraId="486EFDB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565A3A43" w14:textId="24313B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Ausência de consideração de fatores ambientais</w:t>
            </w:r>
          </w:p>
        </w:tc>
        <w:tc>
          <w:tcPr>
            <w:tcW w:w="5824" w:type="dxa"/>
            <w:tcBorders>
              <w:top w:val="single" w:color="000000" w:themeColor="text1" w:sz="12"/>
              <w:left w:val="single" w:color="000000" w:themeColor="text1" w:sz="12"/>
            </w:tcBorders>
            <w:tcMar/>
            <w:vAlign w:val="center"/>
          </w:tcPr>
          <w:p w:rsidR="4B48383A" w:rsidP="4B48383A" w:rsidRDefault="4B48383A" w14:paraId="77E4C9DB" w14:textId="614200D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Nenhum sistema comum considera temperatura, poeira ou ventilação do ambiente onde o PC será usado.</w:t>
            </w:r>
          </w:p>
        </w:tc>
      </w:tr>
      <w:tr w:rsidR="4B48383A" w:rsidTr="4B48383A" w14:paraId="6EB66FF5">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28887B54" w14:textId="6FDEEEE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Processo de escolha demorado e confuso</w:t>
            </w:r>
          </w:p>
        </w:tc>
        <w:tc>
          <w:tcPr>
            <w:tcW w:w="5824" w:type="dxa"/>
            <w:tcBorders>
              <w:left w:val="single" w:color="000000" w:themeColor="text1" w:sz="12"/>
              <w:bottom w:val="single" w:color="000000" w:themeColor="text1" w:sz="12"/>
            </w:tcBorders>
            <w:tcMar/>
            <w:vAlign w:val="center"/>
          </w:tcPr>
          <w:p w:rsidR="4B48383A" w:rsidP="4B48383A" w:rsidRDefault="4B48383A" w14:paraId="4412F327" w14:textId="485F5BC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busca manual por peças e comparação de preços é cansativa, especialmente para leigos.</w:t>
            </w:r>
          </w:p>
        </w:tc>
      </w:tr>
      <w:tr w:rsidR="4B48383A" w:rsidTr="4B48383A" w14:paraId="65FBC886">
        <w:trPr>
          <w:trHeight w:val="300"/>
        </w:trPr>
        <w:tc>
          <w:tcPr>
            <w:tcW w:w="3056" w:type="dxa"/>
            <w:tcBorders>
              <w:top w:val="single" w:color="000000" w:themeColor="text1" w:sz="12"/>
              <w:bottom w:val="single" w:color="000000" w:themeColor="text1" w:sz="12"/>
              <w:right w:val="single" w:color="000000" w:themeColor="text1" w:sz="12"/>
            </w:tcBorders>
            <w:tcMar/>
            <w:vAlign w:val="center"/>
          </w:tcPr>
          <w:p w:rsidR="4B48383A" w:rsidP="4B48383A" w:rsidRDefault="4B48383A" w14:paraId="2A27D3DF" w14:textId="36C7160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orientação e suporte durante a montagem</w:t>
            </w:r>
          </w:p>
        </w:tc>
        <w:tc>
          <w:tcPr>
            <w:tcW w:w="5824" w:type="dxa"/>
            <w:tcBorders>
              <w:top w:val="single" w:color="000000" w:themeColor="text1" w:sz="12"/>
              <w:left w:val="single" w:color="000000" w:themeColor="text1" w:sz="12"/>
              <w:bottom w:val="single" w:color="000000" w:themeColor="text1" w:sz="12"/>
            </w:tcBorders>
            <w:tcMar/>
            <w:vAlign w:val="center"/>
          </w:tcPr>
          <w:p w:rsidR="4B48383A" w:rsidP="4B48383A" w:rsidRDefault="4B48383A" w14:paraId="2070D2FC" w14:textId="080985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não recebem alertas ou instruções claras sobre erros ou incompatibilidades ao montar o PC.</w:t>
            </w:r>
          </w:p>
        </w:tc>
      </w:tr>
      <w:tr w:rsidR="4B48383A" w:rsidTr="4B48383A" w14:paraId="69CB52C5">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7D5A67B9" w14:textId="42917C2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Dificuldade em encontrar os melhores preços</w:t>
            </w:r>
          </w:p>
        </w:tc>
        <w:tc>
          <w:tcPr>
            <w:tcW w:w="5824" w:type="dxa"/>
            <w:tcBorders>
              <w:top w:val="single" w:color="000000" w:themeColor="text1" w:sz="12"/>
              <w:left w:val="single" w:color="000000" w:themeColor="text1" w:sz="12"/>
            </w:tcBorders>
            <w:tcMar/>
            <w:vAlign w:val="center"/>
          </w:tcPr>
          <w:p w:rsidR="4B48383A" w:rsidP="4B48383A" w:rsidRDefault="4B48383A" w14:paraId="22B218F0" w14:textId="6E0AD9F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Não há integração direta com lojas para encontrar as ofertas mais vantajosas em tempo real.</w:t>
            </w:r>
          </w:p>
        </w:tc>
      </w:tr>
      <w:tr w:rsidR="4B48383A" w:rsidTr="4B48383A" w14:paraId="72D93FFD">
        <w:trPr>
          <w:trHeight w:val="300"/>
        </w:trPr>
        <w:tc>
          <w:tcPr>
            <w:tcW w:w="3056" w:type="dxa"/>
            <w:tcBorders>
              <w:bottom w:val="single" w:color="000000" w:themeColor="text1" w:sz="12"/>
              <w:right w:val="single" w:color="000000" w:themeColor="text1" w:sz="12"/>
            </w:tcBorders>
            <w:tcMar/>
            <w:vAlign w:val="center"/>
          </w:tcPr>
          <w:p w:rsidR="4B48383A" w:rsidP="4B48383A" w:rsidRDefault="4B48383A" w14:paraId="182A08C7" w14:textId="6D5628C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Necessidade de conhecimento técnico prévio</w:t>
            </w:r>
          </w:p>
        </w:tc>
        <w:tc>
          <w:tcPr>
            <w:tcW w:w="5824" w:type="dxa"/>
            <w:tcBorders>
              <w:left w:val="single" w:color="000000" w:themeColor="text1" w:sz="12"/>
              <w:bottom w:val="single" w:color="000000" w:themeColor="text1" w:sz="12"/>
            </w:tcBorders>
            <w:tcMar/>
            <w:vAlign w:val="center"/>
          </w:tcPr>
          <w:p w:rsidR="4B48383A" w:rsidP="4B48383A" w:rsidRDefault="4B48383A" w14:paraId="5780823C" w14:textId="277FE8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Usuários iniciantes não conseguem montar configurações sem aprender conceitos avançados de hardware.</w:t>
            </w:r>
          </w:p>
        </w:tc>
      </w:tr>
      <w:tr w:rsidR="4B48383A" w:rsidTr="4B48383A" w14:paraId="432E7FB0">
        <w:trPr>
          <w:trHeight w:val="300"/>
        </w:trPr>
        <w:tc>
          <w:tcPr>
            <w:tcW w:w="3056" w:type="dxa"/>
            <w:tcBorders>
              <w:top w:val="single" w:color="000000" w:themeColor="text1" w:sz="12"/>
              <w:right w:val="single" w:color="000000" w:themeColor="text1" w:sz="12"/>
            </w:tcBorders>
            <w:tcMar/>
            <w:vAlign w:val="center"/>
          </w:tcPr>
          <w:p w:rsidR="4B48383A" w:rsidP="4B48383A" w:rsidRDefault="4B48383A" w14:paraId="0F50B05E" w14:textId="4D4CB35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Impossibilidade de salvar ou exportar a configuração criada</w:t>
            </w:r>
          </w:p>
        </w:tc>
        <w:tc>
          <w:tcPr>
            <w:tcW w:w="5824" w:type="dxa"/>
            <w:tcBorders>
              <w:top w:val="single" w:color="000000" w:themeColor="text1" w:sz="12"/>
              <w:left w:val="single" w:color="000000" w:themeColor="text1" w:sz="12"/>
            </w:tcBorders>
            <w:tcMar/>
            <w:vAlign w:val="center"/>
          </w:tcPr>
          <w:p w:rsidR="4B48383A" w:rsidP="4B48383A" w:rsidRDefault="4B48383A" w14:paraId="2EC5A475" w14:textId="6AA50AE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Plataformas atuais não permitem salvar, compartilhar ou exportar builds de forma conveniente.</w:t>
            </w:r>
          </w:p>
        </w:tc>
      </w:tr>
      <w:tr w:rsidR="4B48383A" w:rsidTr="4B48383A" w14:paraId="10C20243">
        <w:trPr>
          <w:trHeight w:val="300"/>
        </w:trPr>
        <w:tc>
          <w:tcPr>
            <w:tcW w:w="3056" w:type="dxa"/>
            <w:tcBorders>
              <w:right w:val="single" w:color="000000" w:themeColor="text1" w:sz="12"/>
            </w:tcBorders>
            <w:tcMar/>
            <w:vAlign w:val="center"/>
          </w:tcPr>
          <w:p w:rsidR="4B48383A" w:rsidP="4B48383A" w:rsidRDefault="4B48383A" w14:paraId="7D691A7C" w14:textId="0A90D32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Falta de automação na coleta de requisitos</w:t>
            </w:r>
          </w:p>
        </w:tc>
        <w:tc>
          <w:tcPr>
            <w:tcW w:w="5824" w:type="dxa"/>
            <w:tcBorders>
              <w:left w:val="single" w:color="000000" w:themeColor="text1" w:sz="12"/>
            </w:tcBorders>
            <w:tcMar/>
            <w:vAlign w:val="center"/>
          </w:tcPr>
          <w:p w:rsidR="4B48383A" w:rsidP="4B48383A" w:rsidRDefault="4B48383A" w14:paraId="54B481F5" w14:textId="0158FFA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 definição das necessidades do usuário costuma ser manual, sem um processo guiado ou inteligente.</w:t>
            </w:r>
          </w:p>
        </w:tc>
      </w:tr>
    </w:tbl>
    <w:p w:rsidR="327D1F63" w:rsidP="4B48383A" w:rsidRDefault="327D1F63" w14:paraId="100401CA" w14:textId="52C95E7E">
      <w:pPr>
        <w:spacing w:line="360" w:lineRule="auto"/>
        <w:ind w:left="0" w:firstLine="708"/>
        <w:jc w:val="center"/>
        <w:rPr>
          <w:rFonts w:ascii="Times New Roman" w:hAnsi="Times New Roman" w:eastAsia="Times New Roman" w:cs="Times New Roman"/>
          <w:b w:val="0"/>
          <w:bCs w:val="0"/>
          <w:noProof w:val="0"/>
          <w:sz w:val="24"/>
          <w:szCs w:val="24"/>
          <w:lang w:val="pt-BR"/>
        </w:rPr>
      </w:pPr>
      <w:r w:rsidRPr="4B48383A" w:rsidR="327D1F63">
        <w:rPr>
          <w:rFonts w:ascii="Times New Roman" w:hAnsi="Times New Roman" w:eastAsia="Times New Roman" w:cs="Times New Roman"/>
          <w:b w:val="1"/>
          <w:bCs w:val="1"/>
          <w:noProof w:val="0"/>
          <w:sz w:val="24"/>
          <w:szCs w:val="24"/>
          <w:lang w:val="pt-BR"/>
        </w:rPr>
        <w:t>Fonte</w:t>
      </w:r>
      <w:r w:rsidRPr="4B48383A" w:rsidR="327D1F63">
        <w:rPr>
          <w:rFonts w:ascii="Times New Roman" w:hAnsi="Times New Roman" w:eastAsia="Times New Roman" w:cs="Times New Roman"/>
          <w:b w:val="0"/>
          <w:bCs w:val="0"/>
          <w:noProof w:val="0"/>
          <w:sz w:val="24"/>
          <w:szCs w:val="24"/>
          <w:lang w:val="pt-BR"/>
        </w:rPr>
        <w:t>: Autoria propria,2025</w:t>
      </w:r>
    </w:p>
    <w:p w:rsidR="4B48383A" w:rsidP="4B48383A" w:rsidRDefault="4B48383A" w14:paraId="78845D67" w14:textId="4F007BC1">
      <w:pPr>
        <w:spacing w:line="360" w:lineRule="auto"/>
        <w:ind w:left="0" w:firstLine="708"/>
        <w:jc w:val="both"/>
        <w:rPr>
          <w:rFonts w:ascii="Times New Roman" w:hAnsi="Times New Roman" w:eastAsia="Times New Roman" w:cs="Times New Roman"/>
          <w:noProof w:val="0"/>
          <w:sz w:val="24"/>
          <w:szCs w:val="24"/>
          <w:lang w:val="pt-BR"/>
        </w:rPr>
      </w:pPr>
    </w:p>
    <w:p w:rsidR="79D7A98F" w:rsidP="4B48383A" w:rsidRDefault="79D7A98F" w14:paraId="7434A656" w14:textId="10AEA947">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2121830908" w:id="142813205"/>
      <w:r w:rsidRPr="1AF509E4" w:rsidR="790E30DC">
        <w:rPr>
          <w:rFonts w:ascii="Times New Roman" w:hAnsi="Times New Roman" w:eastAsia="Times New Roman" w:cs="Times New Roman"/>
          <w:b w:val="1"/>
          <w:bCs w:val="1"/>
          <w:noProof w:val="0"/>
          <w:sz w:val="24"/>
          <w:szCs w:val="24"/>
          <w:lang w:val="pt-BR"/>
        </w:rPr>
        <w:t>1.2.2 Justifica</w:t>
      </w:r>
      <w:r w:rsidRPr="1AF509E4" w:rsidR="7C0758DD">
        <w:rPr>
          <w:rFonts w:ascii="Times New Roman" w:hAnsi="Times New Roman" w:eastAsia="Times New Roman" w:cs="Times New Roman"/>
          <w:b w:val="1"/>
          <w:bCs w:val="1"/>
          <w:noProof w:val="0"/>
          <w:sz w:val="24"/>
          <w:szCs w:val="24"/>
          <w:lang w:val="pt-BR"/>
        </w:rPr>
        <w:t>tiva</w:t>
      </w:r>
      <w:bookmarkEnd w:id="142813205"/>
    </w:p>
    <w:p w:rsidR="72EE9160" w:rsidP="4B48383A" w:rsidRDefault="72EE9160" w14:paraId="31E71EAA" w14:textId="7E4C6729">
      <w:pPr>
        <w:spacing w:line="360" w:lineRule="auto"/>
        <w:ind w:left="0" w:firstLine="708"/>
        <w:jc w:val="both"/>
        <w:rPr>
          <w:rFonts w:ascii="Times New Roman" w:hAnsi="Times New Roman" w:eastAsia="Times New Roman" w:cs="Times New Roman"/>
          <w:noProof w:val="0"/>
          <w:sz w:val="24"/>
          <w:szCs w:val="24"/>
          <w:lang w:val="pt-BR"/>
        </w:rPr>
      </w:pPr>
      <w:r w:rsidRPr="4B48383A" w:rsidR="72EE9160">
        <w:rPr>
          <w:rFonts w:ascii="Times New Roman" w:hAnsi="Times New Roman" w:eastAsia="Times New Roman" w:cs="Times New Roman"/>
          <w:noProof w:val="0"/>
          <w:sz w:val="24"/>
          <w:szCs w:val="24"/>
          <w:lang w:val="pt-BR"/>
        </w:rPr>
        <w:t>O projeto busca democratizar o acesso à tecnologia e otimizar o processo de montagem de PCs personalizados, oferecendo sugestões inteligentes com base em IA. A solução se destaca por considerar não apenas fatores como orçamento e desempenho, mas também aspectos físicos do ambiente, como temperatura e fluxo de ar, diferencial ausente em concorrentes. Essa abordagem visa atrair tanto usuários finais quanto empresas que desejam eficiência na aquisição de hardware.</w:t>
      </w:r>
    </w:p>
    <w:p w:rsidR="72EE9160" w:rsidP="4B48383A" w:rsidRDefault="72EE9160" w14:paraId="58028961" w14:textId="046E5567">
      <w:pPr>
        <w:pStyle w:val="Heading2"/>
        <w:spacing w:line="360" w:lineRule="auto"/>
        <w:ind w:firstLine="708"/>
        <w:rPr>
          <w:rFonts w:ascii="Times New Roman" w:hAnsi="Times New Roman" w:eastAsia="Times New Roman" w:cs="Times New Roman"/>
          <w:b w:val="1"/>
          <w:bCs w:val="1"/>
          <w:noProof w:val="0"/>
          <w:sz w:val="20"/>
          <w:szCs w:val="20"/>
          <w:lang w:val="pt-BR"/>
        </w:rPr>
      </w:pPr>
      <w:bookmarkStart w:name="_Toc1196561251" w:id="2131096161"/>
      <w:r w:rsidRPr="1AF509E4" w:rsidR="7C0758DD">
        <w:rPr>
          <w:rFonts w:ascii="Times New Roman" w:hAnsi="Times New Roman" w:eastAsia="Times New Roman" w:cs="Times New Roman"/>
          <w:b w:val="1"/>
          <w:bCs w:val="1"/>
          <w:noProof w:val="0"/>
          <w:sz w:val="24"/>
          <w:szCs w:val="24"/>
          <w:lang w:val="pt-BR"/>
        </w:rPr>
        <w:t xml:space="preserve">1.3 Concepção do </w:t>
      </w:r>
      <w:r w:rsidRPr="1AF509E4" w:rsidR="23E67B0B">
        <w:rPr>
          <w:rFonts w:ascii="Times New Roman" w:hAnsi="Times New Roman" w:eastAsia="Times New Roman" w:cs="Times New Roman"/>
          <w:b w:val="1"/>
          <w:bCs w:val="1"/>
          <w:noProof w:val="0"/>
          <w:sz w:val="24"/>
          <w:szCs w:val="24"/>
          <w:lang w:val="pt-BR"/>
        </w:rPr>
        <w:t>Sistema</w:t>
      </w:r>
      <w:bookmarkEnd w:id="2131096161"/>
    </w:p>
    <w:p w:rsidR="39F7B867" w:rsidP="4B48383A" w:rsidRDefault="39F7B867" w14:paraId="059CCB08" w14:textId="0FD1D535">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O sistema será desenvolvido como uma aplicação web responsiva, com um fluxo de uso guiado (</w:t>
      </w:r>
      <w:r w:rsidRPr="4B48383A" w:rsidR="39F7B867">
        <w:rPr>
          <w:rFonts w:ascii="Times New Roman" w:hAnsi="Times New Roman" w:eastAsia="Times New Roman" w:cs="Times New Roman"/>
          <w:noProof w:val="0"/>
          <w:sz w:val="24"/>
          <w:szCs w:val="24"/>
          <w:lang w:val="pt-BR"/>
        </w:rPr>
        <w:t>wizard</w:t>
      </w:r>
      <w:r w:rsidRPr="4B48383A" w:rsidR="39F7B867">
        <w:rPr>
          <w:rFonts w:ascii="Times New Roman" w:hAnsi="Times New Roman" w:eastAsia="Times New Roman" w:cs="Times New Roman"/>
          <w:noProof w:val="0"/>
          <w:sz w:val="24"/>
          <w:szCs w:val="24"/>
          <w:lang w:val="pt-BR"/>
        </w:rPr>
        <w:t xml:space="preserve">). Inicialmente, o usuário poderá escolher entre duas abordagens: recomendação automática com base em requisitos fornecidos ou montagem manual. A plataforma permitirá salvar e exportar builds, e utilizará integração com APIs externas e técnicas de web </w:t>
      </w:r>
      <w:r w:rsidRPr="4B48383A" w:rsidR="39F7B867">
        <w:rPr>
          <w:rFonts w:ascii="Times New Roman" w:hAnsi="Times New Roman" w:eastAsia="Times New Roman" w:cs="Times New Roman"/>
          <w:noProof w:val="0"/>
          <w:sz w:val="24"/>
          <w:szCs w:val="24"/>
          <w:lang w:val="pt-BR"/>
        </w:rPr>
        <w:t>scraping</w:t>
      </w:r>
      <w:r w:rsidRPr="4B48383A" w:rsidR="39F7B867">
        <w:rPr>
          <w:rFonts w:ascii="Times New Roman" w:hAnsi="Times New Roman" w:eastAsia="Times New Roman" w:cs="Times New Roman"/>
          <w:noProof w:val="0"/>
          <w:sz w:val="24"/>
          <w:szCs w:val="24"/>
          <w:lang w:val="pt-BR"/>
        </w:rPr>
        <w:t xml:space="preserve"> para exibir os preços atualizados dos componentes.</w:t>
      </w:r>
    </w:p>
    <w:p w:rsidR="39F7B867" w:rsidP="4B48383A" w:rsidRDefault="39F7B867" w14:paraId="05AFFD76" w14:textId="4344519B">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344950737" w:id="2141753505"/>
      <w:r w:rsidRPr="1AF509E4" w:rsidR="0C26C6F6">
        <w:rPr>
          <w:rFonts w:ascii="Times New Roman" w:hAnsi="Times New Roman" w:eastAsia="Times New Roman" w:cs="Times New Roman"/>
          <w:b w:val="1"/>
          <w:bCs w:val="1"/>
          <w:noProof w:val="0"/>
          <w:sz w:val="24"/>
          <w:szCs w:val="24"/>
          <w:lang w:val="pt-BR"/>
        </w:rPr>
        <w:t>1.3.1 Entrevista</w:t>
      </w:r>
      <w:bookmarkEnd w:id="2141753505"/>
    </w:p>
    <w:p w:rsidR="39F7B867" w:rsidP="4B48383A" w:rsidRDefault="39F7B867" w14:paraId="631E20AB" w14:textId="7EDE6F6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 xml:space="preserve">A entrevista realizada com o </w:t>
      </w:r>
      <w:r w:rsidRPr="4B48383A" w:rsidR="39F7B867">
        <w:rPr>
          <w:rFonts w:ascii="Times New Roman" w:hAnsi="Times New Roman" w:eastAsia="Times New Roman" w:cs="Times New Roman"/>
          <w:noProof w:val="0"/>
          <w:sz w:val="24"/>
          <w:szCs w:val="24"/>
          <w:lang w:val="pt-BR"/>
        </w:rPr>
        <w:t>Product</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Owner</w:t>
      </w:r>
      <w:r w:rsidRPr="4B48383A" w:rsidR="39F7B867">
        <w:rPr>
          <w:rFonts w:ascii="Times New Roman" w:hAnsi="Times New Roman" w:eastAsia="Times New Roman" w:cs="Times New Roman"/>
          <w:noProof w:val="0"/>
          <w:sz w:val="24"/>
          <w:szCs w:val="24"/>
          <w:lang w:val="pt-BR"/>
        </w:rPr>
        <w:t xml:space="preserve"> </w:t>
      </w:r>
      <w:r w:rsidRPr="4B48383A" w:rsidR="39F7B867">
        <w:rPr>
          <w:rFonts w:ascii="Times New Roman" w:hAnsi="Times New Roman" w:eastAsia="Times New Roman" w:cs="Times New Roman"/>
          <w:noProof w:val="0"/>
          <w:sz w:val="24"/>
          <w:szCs w:val="24"/>
          <w:lang w:val="pt-BR"/>
        </w:rPr>
        <w:t>Arlison</w:t>
      </w:r>
      <w:r w:rsidRPr="4B48383A" w:rsidR="39F7B867">
        <w:rPr>
          <w:rFonts w:ascii="Times New Roman" w:hAnsi="Times New Roman" w:eastAsia="Times New Roman" w:cs="Times New Roman"/>
          <w:noProof w:val="0"/>
          <w:sz w:val="24"/>
          <w:szCs w:val="24"/>
          <w:lang w:val="pt-BR"/>
        </w:rPr>
        <w:t xml:space="preserve"> Gaspar evidenciou a necessidade de um sistema que una praticidade, inteligência e precisão na montagem de PCs. Foram identificadas funcionalidades essenciais para o MVP, como coleta de requisitos via </w:t>
      </w:r>
      <w:r w:rsidRPr="4B48383A" w:rsidR="39F7B867">
        <w:rPr>
          <w:rFonts w:ascii="Times New Roman" w:hAnsi="Times New Roman" w:eastAsia="Times New Roman" w:cs="Times New Roman"/>
          <w:noProof w:val="0"/>
          <w:sz w:val="24"/>
          <w:szCs w:val="24"/>
          <w:lang w:val="pt-BR"/>
        </w:rPr>
        <w:t>chatbot</w:t>
      </w:r>
      <w:r w:rsidRPr="4B48383A" w:rsidR="39F7B867">
        <w:rPr>
          <w:rFonts w:ascii="Times New Roman" w:hAnsi="Times New Roman" w:eastAsia="Times New Roman" w:cs="Times New Roman"/>
          <w:noProof w:val="0"/>
          <w:sz w:val="24"/>
          <w:szCs w:val="24"/>
          <w:lang w:val="pt-BR"/>
        </w:rPr>
        <w:t>, avaliação de compatibilidade, sugestão de builds e exportação em formatos populares (PDF, XLSX). Além disso, definiu-se que o cadastro será opcional, mas necessário para o salvamento das configurações.</w:t>
      </w:r>
    </w:p>
    <w:p w:rsidR="39F7B867" w:rsidP="4B48383A" w:rsidRDefault="39F7B867" w14:paraId="0F8D6A26" w14:textId="5B8C241E">
      <w:pPr>
        <w:spacing w:before="240" w:beforeAutospacing="off" w:after="240" w:afterAutospacing="off" w:line="360" w:lineRule="auto"/>
        <w:ind w:firstLine="708"/>
        <w:jc w:val="both"/>
        <w:rPr>
          <w:rFonts w:ascii="Times New Roman" w:hAnsi="Times New Roman" w:eastAsia="Times New Roman" w:cs="Times New Roman"/>
          <w:b w:val="1"/>
          <w:bCs w:val="1"/>
          <w:noProof w:val="0"/>
          <w:sz w:val="22"/>
          <w:szCs w:val="22"/>
          <w:lang w:val="pt-BR"/>
        </w:rPr>
      </w:pPr>
      <w:bookmarkStart w:name="_Toc645752596" w:id="668145404"/>
      <w:r w:rsidRPr="1AF509E4" w:rsidR="0C26C6F6">
        <w:rPr>
          <w:rStyle w:val="Heading3Char"/>
          <w:rFonts w:ascii="Times New Roman" w:hAnsi="Times New Roman" w:eastAsia="Times New Roman" w:cs="Times New Roman"/>
          <w:b w:val="1"/>
          <w:bCs w:val="1"/>
          <w:noProof w:val="0"/>
          <w:sz w:val="24"/>
          <w:szCs w:val="24"/>
          <w:lang w:val="pt-BR"/>
        </w:rPr>
        <w:t>1.3.2 Análise de mercado</w:t>
      </w:r>
      <w:bookmarkEnd w:id="668145404"/>
    </w:p>
    <w:p w:rsidR="39F7B867" w:rsidP="4B48383A" w:rsidRDefault="39F7B867" w14:paraId="49D3F62A" w14:textId="5956BD4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A proposta se diferencia de outras soluções existentes no mercado por incluir variáveis ambientais na recomendação das configurações, aplicar regras de negócio adaptáveis a diferentes perfis de usuário e oferecer atualizações periódicas de preços. O sistema não pretende competir diretamente com lojas virtuais, mas sim atuar como um intermediador inteligente que facilita o processo de escolha e aquisição dos componentes.</w:t>
      </w:r>
    </w:p>
    <w:p w:rsidR="39F7B867" w:rsidP="4B48383A" w:rsidRDefault="39F7B867" w14:paraId="25A1FD39" w14:textId="1C3D81AE">
      <w:pPr>
        <w:pStyle w:val="Heading3"/>
        <w:spacing w:line="360" w:lineRule="auto"/>
        <w:ind w:left="708"/>
        <w:rPr>
          <w:rFonts w:ascii="Times New Roman" w:hAnsi="Times New Roman" w:eastAsia="Times New Roman" w:cs="Times New Roman"/>
          <w:b w:val="1"/>
          <w:bCs w:val="1"/>
          <w:noProof w:val="0"/>
          <w:sz w:val="22"/>
          <w:szCs w:val="22"/>
          <w:lang w:val="pt-BR"/>
        </w:rPr>
      </w:pPr>
      <w:bookmarkStart w:name="_Toc1504175024" w:id="1633939774"/>
      <w:r w:rsidRPr="1AF509E4" w:rsidR="0C26C6F6">
        <w:rPr>
          <w:rFonts w:ascii="Times New Roman" w:hAnsi="Times New Roman" w:eastAsia="Times New Roman" w:cs="Times New Roman"/>
          <w:b w:val="1"/>
          <w:bCs w:val="1"/>
          <w:noProof w:val="0"/>
          <w:sz w:val="24"/>
          <w:szCs w:val="24"/>
          <w:lang w:val="pt-BR"/>
        </w:rPr>
        <w:t>1.3.3 Requisitos</w:t>
      </w:r>
      <w:bookmarkEnd w:id="1633939774"/>
    </w:p>
    <w:p w:rsidR="39F7B867" w:rsidP="4B48383A" w:rsidRDefault="39F7B867" w14:paraId="7720F91F" w14:textId="37018F08">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39F7B867">
        <w:rPr>
          <w:rFonts w:ascii="Times New Roman" w:hAnsi="Times New Roman" w:eastAsia="Times New Roman" w:cs="Times New Roman"/>
          <w:noProof w:val="0"/>
          <w:sz w:val="24"/>
          <w:szCs w:val="24"/>
          <w:lang w:val="pt-BR"/>
        </w:rPr>
        <w:t>Foram definidos requisitos funcionais como cadastro de usuário, recomendação automatizada de peças, montagem manual, avaliação de compatibilidade e sugestão de upgrades orçamentários. Entre os requisitos não funcionais, destacam-se: suporte a IA, responsividade, sincronização semanal de dados, tempo de resposta inferior a 6 segundos, segurança conforme LGPD e alta disponibilidade. A modelagem térmica e a integração com dados climáticos também são aspectos inovadores incorporados ao projeto.</w:t>
      </w:r>
    </w:p>
    <w:p w:rsidR="4B48383A" w:rsidP="4B48383A" w:rsidRDefault="4B48383A" w14:paraId="1BF2B0CD" w14:textId="0F3F4303">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2AFB1A72" w:rsidP="4B48383A" w:rsidRDefault="2AFB1A72" w14:paraId="6A681AE4" w14:textId="278B78E1">
      <w:pPr>
        <w:pStyle w:val="Heading1"/>
        <w:spacing w:line="360" w:lineRule="auto"/>
        <w:ind w:left="708"/>
        <w:rPr>
          <w:rFonts w:ascii="Times New Roman" w:hAnsi="Times New Roman" w:eastAsia="Times New Roman" w:cs="Times New Roman"/>
          <w:b w:val="1"/>
          <w:bCs w:val="1"/>
          <w:noProof w:val="0"/>
          <w:sz w:val="22"/>
          <w:szCs w:val="22"/>
          <w:lang w:val="pt-BR"/>
        </w:rPr>
      </w:pPr>
      <w:bookmarkStart w:name="_Toc851829780" w:id="123587754"/>
      <w:r w:rsidRPr="320543F7" w:rsidR="625C3D45">
        <w:rPr>
          <w:rFonts w:ascii="Times New Roman" w:hAnsi="Times New Roman" w:eastAsia="Times New Roman" w:cs="Times New Roman"/>
          <w:b w:val="1"/>
          <w:bCs w:val="1"/>
          <w:noProof w:val="0"/>
          <w:sz w:val="24"/>
          <w:szCs w:val="24"/>
          <w:lang w:val="pt-BR"/>
        </w:rPr>
        <w:t>2</w:t>
      </w:r>
      <w:r w:rsidRPr="320543F7" w:rsidR="0BAD9C65">
        <w:rPr>
          <w:rFonts w:ascii="Times New Roman" w:hAnsi="Times New Roman" w:eastAsia="Times New Roman" w:cs="Times New Roman"/>
          <w:b w:val="1"/>
          <w:bCs w:val="1"/>
          <w:noProof w:val="0"/>
          <w:sz w:val="24"/>
          <w:szCs w:val="24"/>
          <w:lang w:val="pt-BR"/>
        </w:rPr>
        <w:t>.</w:t>
      </w:r>
      <w:r w:rsidRPr="320543F7" w:rsidR="0824B923">
        <w:rPr>
          <w:rFonts w:ascii="Times New Roman" w:hAnsi="Times New Roman" w:eastAsia="Times New Roman" w:cs="Times New Roman"/>
          <w:b w:val="1"/>
          <w:bCs w:val="1"/>
          <w:noProof w:val="0"/>
          <w:sz w:val="24"/>
          <w:szCs w:val="24"/>
          <w:lang w:val="pt-BR"/>
        </w:rPr>
        <w:t xml:space="preserve"> </w:t>
      </w:r>
      <w:r w:rsidRPr="320543F7" w:rsidR="625C3D45">
        <w:rPr>
          <w:rFonts w:ascii="Times New Roman" w:hAnsi="Times New Roman" w:eastAsia="Times New Roman" w:cs="Times New Roman"/>
          <w:b w:val="1"/>
          <w:bCs w:val="1"/>
          <w:noProof w:val="0"/>
          <w:sz w:val="24"/>
          <w:szCs w:val="24"/>
          <w:lang w:val="pt-BR"/>
        </w:rPr>
        <w:t>OBJETIVO</w:t>
      </w:r>
      <w:bookmarkEnd w:id="123587754"/>
    </w:p>
    <w:p w:rsidR="1748BAD7" w:rsidP="4B48383A" w:rsidRDefault="1748BAD7" w14:paraId="51090E91" w14:textId="3BEB3D76">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1748BAD7">
        <w:rPr>
          <w:rFonts w:ascii="Times New Roman" w:hAnsi="Times New Roman" w:eastAsia="Times New Roman" w:cs="Times New Roman"/>
          <w:noProof w:val="0"/>
          <w:sz w:val="24"/>
          <w:szCs w:val="24"/>
          <w:lang w:val="pt-BR"/>
        </w:rPr>
        <w:t>O projeto Montador de PC Online tem como finalidade principal oferecer uma solução prática, inteligente e acessível para montagem personalizada de computadores, atendendo diferentes perfis de uso e respeitando as limitações orçamentárias e ambientais dos usuários. A seguir, são listados os objetivos principais do sistema:</w:t>
      </w:r>
    </w:p>
    <w:p w:rsidR="0D0F60F7" w:rsidP="4B48383A" w:rsidRDefault="0D0F60F7" w14:paraId="5DC8D24D" w14:textId="359156D9">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es-ES"/>
        </w:rPr>
      </w:pPr>
      <w:r w:rsidRPr="4B48383A" w:rsidR="0D0F60F7">
        <w:rPr>
          <w:rFonts w:ascii="Times New Roman" w:hAnsi="Times New Roman" w:eastAsia="Times New Roman" w:cs="Times New Roman"/>
          <w:b w:val="1"/>
          <w:bCs w:val="1"/>
          <w:noProof w:val="0"/>
          <w:sz w:val="24"/>
          <w:szCs w:val="24"/>
          <w:lang w:val="es-ES"/>
        </w:rPr>
        <w:t>Tabela</w:t>
      </w:r>
      <w:r w:rsidRPr="4B48383A" w:rsidR="0D0F60F7">
        <w:rPr>
          <w:rFonts w:ascii="Times New Roman" w:hAnsi="Times New Roman" w:eastAsia="Times New Roman" w:cs="Times New Roman"/>
          <w:b w:val="1"/>
          <w:bCs w:val="1"/>
          <w:noProof w:val="0"/>
          <w:sz w:val="24"/>
          <w:szCs w:val="24"/>
          <w:lang w:val="es-ES"/>
        </w:rPr>
        <w:t xml:space="preserve"> 2 – </w:t>
      </w:r>
      <w:r w:rsidRPr="4B48383A" w:rsidR="0D0F60F7">
        <w:rPr>
          <w:rFonts w:ascii="Times New Roman" w:hAnsi="Times New Roman" w:eastAsia="Times New Roman" w:cs="Times New Roman"/>
          <w:b w:val="0"/>
          <w:bCs w:val="0"/>
          <w:noProof w:val="0"/>
          <w:sz w:val="24"/>
          <w:szCs w:val="24"/>
          <w:lang w:val="es-ES"/>
        </w:rPr>
        <w:t>Objetivos específicos</w:t>
      </w:r>
    </w:p>
    <w:tbl>
      <w:tblPr>
        <w:tblStyle w:val="TableNormal"/>
        <w:bidiVisual w:val="0"/>
        <w:tblW w:w="0" w:type="auto"/>
        <w:tblInd w:w="-450" w:type="dxa"/>
        <w:tblLayout w:type="fixed"/>
        <w:tblLook w:val="06A0" w:firstRow="1" w:lastRow="0" w:firstColumn="1" w:lastColumn="0" w:noHBand="1" w:noVBand="1"/>
      </w:tblPr>
      <w:tblGrid>
        <w:gridCol w:w="675"/>
        <w:gridCol w:w="9504"/>
      </w:tblGrid>
      <w:tr w:rsidR="4B48383A" w:rsidTr="4B48383A" w14:paraId="4F974238">
        <w:trPr>
          <w:trHeight w:val="525"/>
        </w:trPr>
        <w:tc>
          <w:tcPr>
            <w:tcW w:w="675" w:type="dxa"/>
            <w:tcBorders>
              <w:top w:val="single" w:color="000000" w:themeColor="text1" w:sz="12"/>
              <w:left w:val="none" w:color="000000" w:themeColor="text1" w:sz="12"/>
              <w:bottom w:val="single" w:color="000000" w:themeColor="text1" w:sz="12"/>
              <w:right w:val="single" w:color="000000" w:themeColor="text1" w:sz="12"/>
            </w:tcBorders>
            <w:tcMar/>
            <w:vAlign w:val="top"/>
          </w:tcPr>
          <w:p w:rsidR="4B48383A" w:rsidP="4B48383A" w:rsidRDefault="4B48383A" w14:paraId="6DE67686" w14:textId="7B658A67">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Nº</w:t>
            </w:r>
            <w:r w:rsidRPr="4B48383A" w:rsidR="1C510477">
              <w:rPr>
                <w:rFonts w:ascii="Times New Roman" w:hAnsi="Times New Roman" w:eastAsia="Times New Roman" w:cs="Times New Roman"/>
                <w:b w:val="1"/>
                <w:bCs w:val="1"/>
              </w:rPr>
              <w:t xml:space="preserve"> </w:t>
            </w:r>
          </w:p>
        </w:tc>
        <w:tc>
          <w:tcPr>
            <w:tcW w:w="9504" w:type="dxa"/>
            <w:tcBorders>
              <w:top w:val="single" w:color="000000" w:themeColor="text1" w:sz="12"/>
              <w:left w:val="single" w:color="000000" w:themeColor="text1" w:sz="12"/>
              <w:bottom w:val="single" w:color="000000" w:themeColor="text1" w:sz="12"/>
              <w:right w:val="none" w:color="000000" w:themeColor="text1" w:sz="12"/>
            </w:tcBorders>
            <w:tcMar/>
            <w:vAlign w:val="top"/>
          </w:tcPr>
          <w:p w:rsidR="4B48383A" w:rsidP="4B48383A" w:rsidRDefault="4B48383A" w14:paraId="763B963D" w14:textId="30F78385">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Objetivo Específico</w:t>
            </w:r>
          </w:p>
        </w:tc>
      </w:tr>
      <w:tr w:rsidR="4B48383A" w:rsidTr="4B48383A" w14:paraId="4389437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DB7F754" w14:textId="7F1F527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3EAE9CD" w14:textId="528A9283">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requisitos do usuário de forma simples e intuitiva, utilizando uma interface de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w:t>
            </w:r>
          </w:p>
        </w:tc>
      </w:tr>
      <w:tr w:rsidR="4B48383A" w:rsidTr="4B48383A" w14:paraId="2B4EFC4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54D36EC" w14:textId="5461C9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2</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6D092F41" w14:textId="270C005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 xml:space="preserve">Sugerir configurações completas de PC baseadas em </w:t>
            </w:r>
            <w:r w:rsidRPr="4B48383A" w:rsidR="4B48383A">
              <w:rPr>
                <w:rFonts w:ascii="Times New Roman" w:hAnsi="Times New Roman" w:eastAsia="Times New Roman" w:cs="Times New Roman"/>
              </w:rPr>
              <w:t>IA, respeitando</w:t>
            </w:r>
            <w:r w:rsidRPr="4B48383A" w:rsidR="4B48383A">
              <w:rPr>
                <w:rFonts w:ascii="Times New Roman" w:hAnsi="Times New Roman" w:eastAsia="Times New Roman" w:cs="Times New Roman"/>
              </w:rPr>
              <w:t xml:space="preserve"> o orçamento e as preferências do usuário.</w:t>
            </w:r>
          </w:p>
        </w:tc>
      </w:tr>
      <w:tr w:rsidR="4B48383A" w:rsidTr="4B48383A" w14:paraId="7D74E4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64EA3DE" w14:textId="25D3B74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3</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5F54D44D" w14:textId="727C2C28">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Avaliar, em tempo real, a compatibilidade entre os componentes selecionados automaticamente ou manualmente.</w:t>
            </w:r>
          </w:p>
        </w:tc>
      </w:tr>
      <w:tr w:rsidR="4B48383A" w:rsidTr="4B48383A" w14:paraId="65B84267">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781344EC" w14:textId="0B2BC7E6">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4</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385A2084" w14:textId="4141A11C">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Permitir a substituição manual das peças sugeridas, mantendo alertas de compatibilidade.</w:t>
            </w:r>
          </w:p>
        </w:tc>
      </w:tr>
      <w:tr w:rsidR="4B48383A" w:rsidTr="4B48383A" w14:paraId="775390DF">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2A774574" w14:textId="29B1710E">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5</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19ED6971" w14:textId="0C45E34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Apresentar alternativas quando o orçamento for insuficiente, sugerindo upgrades de verba ou builds reduzidas.</w:t>
            </w:r>
          </w:p>
        </w:tc>
      </w:tr>
      <w:tr w:rsidR="4B48383A" w:rsidTr="4B48383A" w14:paraId="011A9628">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19EC75B1" w14:textId="0E174C3B">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6</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399B363" w14:textId="4D7F34C9">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Ajustar sugestões conforme o ambiente físico (temperatura, ventilação, poeira) onde o PC será instalado.</w:t>
            </w:r>
          </w:p>
        </w:tc>
      </w:tr>
      <w:tr w:rsidR="4B48383A" w:rsidTr="4B48383A" w14:paraId="7762CF02">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3320A90A" w14:textId="217DEB2D">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7</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2620EC8E" w14:textId="630F67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Oferecer links de compra atualizados, priorizando preço e confiabilidade das lojas.</w:t>
            </w:r>
          </w:p>
        </w:tc>
      </w:tr>
      <w:tr w:rsidR="4B48383A" w:rsidTr="4B48383A" w14:paraId="1B33A5D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5543C90F" w14:textId="21FB9C5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8</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DB20B66" w14:textId="0EF56031">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Disponibilizar recursos para salvar e exportar builds em formatos como PDF e XLSX.</w:t>
            </w:r>
          </w:p>
        </w:tc>
      </w:tr>
      <w:tr w:rsidR="4B48383A" w:rsidTr="4B48383A" w14:paraId="1EBA40E6">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0A131AE5" w14:textId="069D7A14">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9</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4F430002" w14:textId="28B01DD6">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Garantir uma experiência de navegação fluida e responsiva em dispositivos móveis e desktop.</w:t>
            </w:r>
          </w:p>
        </w:tc>
      </w:tr>
      <w:tr w:rsidR="4B48383A" w:rsidTr="4B48383A" w14:paraId="109E0B2B">
        <w:trPr>
          <w:trHeight w:val="300"/>
        </w:trPr>
        <w:tc>
          <w:tcPr>
            <w:tcW w:w="675" w:type="dxa"/>
            <w:tcBorders>
              <w:top w:val="single" w:color="000000" w:themeColor="text1" w:sz="12"/>
              <w:bottom w:val="single" w:color="000000" w:themeColor="text1" w:sz="12"/>
              <w:right w:val="single" w:color="000000" w:themeColor="text1" w:sz="12"/>
            </w:tcBorders>
            <w:tcMar/>
            <w:vAlign w:val="top"/>
          </w:tcPr>
          <w:p w:rsidR="4B48383A" w:rsidP="4B48383A" w:rsidRDefault="4B48383A" w14:paraId="42665168" w14:textId="2294BCEA">
            <w:pPr>
              <w:spacing w:before="0" w:beforeAutospacing="off" w:after="0" w:afterAutospacing="off" w:line="360" w:lineRule="auto"/>
              <w:jc w:val="center"/>
              <w:rPr>
                <w:rFonts w:ascii="Times New Roman" w:hAnsi="Times New Roman" w:eastAsia="Times New Roman" w:cs="Times New Roman"/>
              </w:rPr>
            </w:pPr>
            <w:r w:rsidRPr="4B48383A" w:rsidR="4B48383A">
              <w:rPr>
                <w:rFonts w:ascii="Times New Roman" w:hAnsi="Times New Roman" w:eastAsia="Times New Roman" w:cs="Times New Roman"/>
              </w:rPr>
              <w:t>10</w:t>
            </w:r>
          </w:p>
        </w:tc>
        <w:tc>
          <w:tcPr>
            <w:tcW w:w="9504" w:type="dxa"/>
            <w:tcBorders>
              <w:top w:val="single" w:color="000000" w:themeColor="text1" w:sz="12"/>
              <w:left w:val="single" w:color="000000" w:themeColor="text1" w:sz="12"/>
              <w:bottom w:val="single" w:color="000000" w:themeColor="text1" w:sz="12"/>
            </w:tcBorders>
            <w:tcMar/>
            <w:vAlign w:val="top"/>
          </w:tcPr>
          <w:p w:rsidR="4B48383A" w:rsidP="4B48383A" w:rsidRDefault="4B48383A" w14:paraId="0767F185" w14:textId="502D2114">
            <w:pPr>
              <w:spacing w:before="0" w:beforeAutospacing="off" w:after="0" w:afterAutospacing="off" w:line="360" w:lineRule="auto"/>
              <w:jc w:val="both"/>
              <w:rPr>
                <w:rFonts w:ascii="Times New Roman" w:hAnsi="Times New Roman" w:eastAsia="Times New Roman" w:cs="Times New Roman"/>
              </w:rPr>
            </w:pPr>
            <w:r w:rsidRPr="4B48383A" w:rsidR="4B48383A">
              <w:rPr>
                <w:rFonts w:ascii="Times New Roman" w:hAnsi="Times New Roman" w:eastAsia="Times New Roman" w:cs="Times New Roman"/>
              </w:rPr>
              <w:t>Assegurar a privacidade e segurança dos dados dos usuários, em conformidade com a LGPD.</w:t>
            </w:r>
          </w:p>
        </w:tc>
      </w:tr>
    </w:tbl>
    <w:p w:rsidR="1649A10D" w:rsidP="4B48383A" w:rsidRDefault="1649A10D" w14:paraId="56DCBEFB" w14:textId="47BC263C">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1649A10D">
        <w:rPr>
          <w:rFonts w:ascii="Times New Roman" w:hAnsi="Times New Roman" w:eastAsia="Times New Roman" w:cs="Times New Roman"/>
          <w:b w:val="1"/>
          <w:bCs w:val="1"/>
          <w:noProof w:val="0"/>
          <w:sz w:val="24"/>
          <w:szCs w:val="24"/>
          <w:lang w:val="pt-BR"/>
        </w:rPr>
        <w:t xml:space="preserve">Fonte: </w:t>
      </w:r>
      <w:r w:rsidRPr="4B48383A" w:rsidR="1649A10D">
        <w:rPr>
          <w:rFonts w:ascii="Times New Roman" w:hAnsi="Times New Roman" w:eastAsia="Times New Roman" w:cs="Times New Roman"/>
          <w:b w:val="0"/>
          <w:bCs w:val="0"/>
          <w:noProof w:val="0"/>
          <w:sz w:val="24"/>
          <w:szCs w:val="24"/>
          <w:lang w:val="pt-BR"/>
        </w:rPr>
        <w:t>Autoria propria,2025</w:t>
      </w:r>
    </w:p>
    <w:p w:rsidR="4B48383A" w:rsidP="4B48383A" w:rsidRDefault="4B48383A" w14:paraId="7C42E4E5" w14:textId="68EF25EC">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p>
    <w:p w:rsidR="76C84164" w:rsidP="4B48383A" w:rsidRDefault="76C84164" w14:paraId="06A1153C" w14:textId="1C8088B9">
      <w:pPr>
        <w:pStyle w:val="Heading1"/>
        <w:spacing w:line="360" w:lineRule="auto"/>
        <w:rPr>
          <w:rFonts w:ascii="Times New Roman" w:hAnsi="Times New Roman" w:eastAsia="Times New Roman" w:cs="Times New Roman"/>
          <w:b w:val="1"/>
          <w:bCs w:val="1"/>
          <w:noProof w:val="0"/>
          <w:sz w:val="24"/>
          <w:szCs w:val="24"/>
          <w:lang w:val="es-ES"/>
        </w:rPr>
      </w:pPr>
      <w:bookmarkStart w:name="_Toc509578584" w:id="1422282139"/>
      <w:r w:rsidRPr="320543F7" w:rsidR="4E0BD1D0">
        <w:rPr>
          <w:rFonts w:ascii="Times New Roman" w:hAnsi="Times New Roman" w:eastAsia="Times New Roman" w:cs="Times New Roman"/>
          <w:b w:val="1"/>
          <w:bCs w:val="1"/>
          <w:noProof w:val="0"/>
          <w:sz w:val="24"/>
          <w:szCs w:val="24"/>
          <w:lang w:val="es-ES"/>
        </w:rPr>
        <w:t>3</w:t>
      </w:r>
      <w:r w:rsidRPr="320543F7" w:rsidR="42C58684">
        <w:rPr>
          <w:rFonts w:ascii="Times New Roman" w:hAnsi="Times New Roman" w:eastAsia="Times New Roman" w:cs="Times New Roman"/>
          <w:b w:val="1"/>
          <w:bCs w:val="1"/>
          <w:noProof w:val="0"/>
          <w:sz w:val="24"/>
          <w:szCs w:val="24"/>
          <w:lang w:val="es-ES"/>
        </w:rPr>
        <w:t>.</w:t>
      </w:r>
      <w:r w:rsidRPr="320543F7" w:rsidR="4E0BD1D0">
        <w:rPr>
          <w:rFonts w:ascii="Times New Roman" w:hAnsi="Times New Roman" w:eastAsia="Times New Roman" w:cs="Times New Roman"/>
          <w:b w:val="1"/>
          <w:bCs w:val="1"/>
          <w:noProof w:val="0"/>
          <w:sz w:val="24"/>
          <w:szCs w:val="24"/>
          <w:lang w:val="es-ES"/>
        </w:rPr>
        <w:t xml:space="preserve"> </w:t>
      </w:r>
      <w:r w:rsidRPr="320543F7" w:rsidR="1C540A7A">
        <w:rPr>
          <w:rFonts w:ascii="Times New Roman" w:hAnsi="Times New Roman" w:eastAsia="Times New Roman" w:cs="Times New Roman"/>
          <w:b w:val="1"/>
          <w:bCs w:val="1"/>
          <w:noProof w:val="0"/>
          <w:sz w:val="24"/>
          <w:szCs w:val="24"/>
          <w:lang w:val="es-ES"/>
        </w:rPr>
        <w:t>ELICITAÇÃO DE REQUISITOS</w:t>
      </w:r>
      <w:bookmarkEnd w:id="1422282139"/>
      <w:r w:rsidRPr="320543F7" w:rsidR="4E0BD1D0">
        <w:rPr>
          <w:rFonts w:ascii="Times New Roman" w:hAnsi="Times New Roman" w:eastAsia="Times New Roman" w:cs="Times New Roman"/>
          <w:b w:val="1"/>
          <w:bCs w:val="1"/>
          <w:noProof w:val="0"/>
          <w:sz w:val="24"/>
          <w:szCs w:val="24"/>
          <w:lang w:val="es-ES"/>
        </w:rPr>
        <w:t xml:space="preserve"> </w:t>
      </w:r>
    </w:p>
    <w:p w:rsidR="76C84164" w:rsidP="4B48383A" w:rsidRDefault="76C84164" w14:paraId="4F417D5E" w14:textId="65D0DEF0">
      <w:p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 xml:space="preserve">Nesta seção são apresentados os requisitos essenciais levantados durante o processo de entrevista com o </w:t>
      </w:r>
      <w:r w:rsidRPr="4B48383A" w:rsidR="76C84164">
        <w:rPr>
          <w:rFonts w:ascii="Times New Roman" w:hAnsi="Times New Roman" w:eastAsia="Times New Roman" w:cs="Times New Roman"/>
          <w:noProof w:val="0"/>
          <w:sz w:val="24"/>
          <w:szCs w:val="24"/>
          <w:lang w:val="pt-BR"/>
        </w:rPr>
        <w:t>Product</w:t>
      </w:r>
      <w:r w:rsidRPr="4B48383A" w:rsidR="76C84164">
        <w:rPr>
          <w:rFonts w:ascii="Times New Roman" w:hAnsi="Times New Roman" w:eastAsia="Times New Roman" w:cs="Times New Roman"/>
          <w:noProof w:val="0"/>
          <w:sz w:val="24"/>
          <w:szCs w:val="24"/>
          <w:lang w:val="pt-BR"/>
        </w:rPr>
        <w:t xml:space="preserve"> </w:t>
      </w:r>
      <w:r w:rsidRPr="4B48383A" w:rsidR="76C84164">
        <w:rPr>
          <w:rFonts w:ascii="Times New Roman" w:hAnsi="Times New Roman" w:eastAsia="Times New Roman" w:cs="Times New Roman"/>
          <w:noProof w:val="0"/>
          <w:sz w:val="24"/>
          <w:szCs w:val="24"/>
          <w:lang w:val="pt-BR"/>
        </w:rPr>
        <w:t>Owner</w:t>
      </w:r>
      <w:r w:rsidRPr="4B48383A" w:rsidR="76C84164">
        <w:rPr>
          <w:rFonts w:ascii="Times New Roman" w:hAnsi="Times New Roman" w:eastAsia="Times New Roman" w:cs="Times New Roman"/>
          <w:noProof w:val="0"/>
          <w:sz w:val="24"/>
          <w:szCs w:val="24"/>
          <w:lang w:val="pt-BR"/>
        </w:rPr>
        <w:t xml:space="preserve"> (PO). Eles estão organizados em </w:t>
      </w:r>
      <w:r w:rsidRPr="4B48383A" w:rsidR="76C84164">
        <w:rPr>
          <w:rFonts w:ascii="Times New Roman" w:hAnsi="Times New Roman" w:eastAsia="Times New Roman" w:cs="Times New Roman"/>
          <w:b w:val="1"/>
          <w:bCs w:val="1"/>
          <w:noProof w:val="0"/>
          <w:sz w:val="24"/>
          <w:szCs w:val="24"/>
          <w:lang w:val="pt-BR"/>
        </w:rPr>
        <w:t>Requisitos Funcionais (RF)</w:t>
      </w:r>
      <w:r w:rsidRPr="4B48383A" w:rsidR="76C84164">
        <w:rPr>
          <w:rFonts w:ascii="Times New Roman" w:hAnsi="Times New Roman" w:eastAsia="Times New Roman" w:cs="Times New Roman"/>
          <w:noProof w:val="0"/>
          <w:sz w:val="24"/>
          <w:szCs w:val="24"/>
          <w:lang w:val="pt-BR"/>
        </w:rPr>
        <w:t xml:space="preserve"> e </w:t>
      </w:r>
      <w:r w:rsidRPr="4B48383A" w:rsidR="76C84164">
        <w:rPr>
          <w:rFonts w:ascii="Times New Roman" w:hAnsi="Times New Roman" w:eastAsia="Times New Roman" w:cs="Times New Roman"/>
          <w:b w:val="1"/>
          <w:bCs w:val="1"/>
          <w:noProof w:val="0"/>
          <w:sz w:val="24"/>
          <w:szCs w:val="24"/>
          <w:lang w:val="pt-BR"/>
        </w:rPr>
        <w:t>Requisitos Não Funcionais (RNF)</w:t>
      </w:r>
      <w:r w:rsidRPr="4B48383A" w:rsidR="76C84164">
        <w:rPr>
          <w:rFonts w:ascii="Times New Roman" w:hAnsi="Times New Roman" w:eastAsia="Times New Roman" w:cs="Times New Roman"/>
          <w:noProof w:val="0"/>
          <w:sz w:val="24"/>
          <w:szCs w:val="24"/>
          <w:lang w:val="pt-BR"/>
        </w:rPr>
        <w:t>, representando respectivamente as funcionalidades esperadas do sistema e as qualidades que ele deve apresentar.</w:t>
      </w:r>
    </w:p>
    <w:p w:rsidR="76C84164" w:rsidP="4B48383A" w:rsidRDefault="76C84164" w14:paraId="62E9B63F" w14:textId="6D490350">
      <w:pPr>
        <w:pStyle w:val="Heading2"/>
        <w:spacing w:line="360" w:lineRule="auto"/>
        <w:ind w:left="708"/>
        <w:rPr>
          <w:rFonts w:ascii="Times New Roman" w:hAnsi="Times New Roman" w:eastAsia="Times New Roman" w:cs="Times New Roman"/>
          <w:b w:val="1"/>
          <w:bCs w:val="1"/>
          <w:noProof w:val="0"/>
          <w:sz w:val="20"/>
          <w:szCs w:val="20"/>
          <w:lang w:val="pt-BR"/>
        </w:rPr>
      </w:pPr>
      <w:bookmarkStart w:name="_Toc54384276" w:id="204424376"/>
      <w:r w:rsidRPr="1AF509E4" w:rsidR="74468449">
        <w:rPr>
          <w:rFonts w:ascii="Times New Roman" w:hAnsi="Times New Roman" w:eastAsia="Times New Roman" w:cs="Times New Roman"/>
          <w:b w:val="1"/>
          <w:bCs w:val="1"/>
          <w:noProof w:val="0"/>
          <w:sz w:val="24"/>
          <w:szCs w:val="24"/>
          <w:lang w:val="pt-BR"/>
        </w:rPr>
        <w:t>3.1 Requisitos Funcionais (RF)</w:t>
      </w:r>
      <w:bookmarkEnd w:id="204424376"/>
    </w:p>
    <w:p w:rsidR="76C84164" w:rsidP="4B48383A" w:rsidRDefault="76C84164" w14:paraId="319C9411" w14:textId="1B6092FC">
      <w:pPr>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76C84164">
        <w:rPr>
          <w:rFonts w:ascii="Times New Roman" w:hAnsi="Times New Roman" w:eastAsia="Times New Roman" w:cs="Times New Roman"/>
          <w:noProof w:val="0"/>
          <w:sz w:val="24"/>
          <w:szCs w:val="24"/>
          <w:lang w:val="pt-BR"/>
        </w:rPr>
        <w:t>Os Requisitos Funcionais descrevem os comportamentos e funções específicas que o sistema deverá executar:</w:t>
      </w:r>
    </w:p>
    <w:p w:rsidR="47B43A4C" w:rsidP="4B48383A" w:rsidRDefault="47B43A4C" w14:paraId="176E1A96" w14:textId="536D4707">
      <w:pPr>
        <w:spacing w:before="240" w:beforeAutospacing="off" w:after="240" w:afterAutospacing="off" w:line="360" w:lineRule="auto"/>
        <w:ind w:firstLine="708"/>
        <w:jc w:val="center"/>
        <w:rPr>
          <w:rFonts w:ascii="Times New Roman" w:hAnsi="Times New Roman" w:eastAsia="Times New Roman" w:cs="Times New Roman"/>
          <w:b w:val="0"/>
          <w:bCs w:val="0"/>
          <w:noProof w:val="0"/>
          <w:sz w:val="24"/>
          <w:szCs w:val="24"/>
          <w:lang w:val="pt-BR"/>
        </w:rPr>
      </w:pPr>
      <w:r w:rsidRPr="4B48383A" w:rsidR="47B43A4C">
        <w:rPr>
          <w:rFonts w:ascii="Times New Roman" w:hAnsi="Times New Roman" w:eastAsia="Times New Roman" w:cs="Times New Roman"/>
          <w:b w:val="1"/>
          <w:bCs w:val="1"/>
          <w:noProof w:val="0"/>
          <w:sz w:val="24"/>
          <w:szCs w:val="24"/>
          <w:lang w:val="pt-BR"/>
        </w:rPr>
        <w:t xml:space="preserve">Tabela 3 – </w:t>
      </w:r>
      <w:r w:rsidRPr="4B48383A" w:rsidR="47B43A4C">
        <w:rPr>
          <w:rFonts w:ascii="Times New Roman" w:hAnsi="Times New Roman" w:eastAsia="Times New Roman" w:cs="Times New Roman"/>
          <w:b w:val="0"/>
          <w:bCs w:val="0"/>
          <w:noProof w:val="0"/>
          <w:sz w:val="24"/>
          <w:szCs w:val="24"/>
          <w:lang w:val="pt-BR"/>
        </w:rPr>
        <w:t>Requisitos funcionais</w:t>
      </w:r>
    </w:p>
    <w:tbl>
      <w:tblPr>
        <w:tblStyle w:val="TableNormal"/>
        <w:bidiVisual w:val="0"/>
        <w:tblW w:w="0" w:type="auto"/>
        <w:tblLayout w:type="fixed"/>
        <w:tblLook w:val="06A0" w:firstRow="1" w:lastRow="0" w:firstColumn="1" w:lastColumn="0" w:noHBand="1" w:noVBand="1"/>
      </w:tblPr>
      <w:tblGrid>
        <w:gridCol w:w="960"/>
        <w:gridCol w:w="1501"/>
        <w:gridCol w:w="6554"/>
      </w:tblGrid>
      <w:tr w:rsidR="4B48383A" w:rsidTr="4B48383A" w14:paraId="123637F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6D736C3" w14:textId="39EADA1A">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501" w:type="dxa"/>
            <w:tcBorders>
              <w:top w:val="single" w:color="000000" w:themeColor="text1" w:sz="12"/>
              <w:bottom w:val="single" w:color="000000" w:themeColor="text1" w:sz="12"/>
            </w:tcBorders>
            <w:tcMar/>
            <w:vAlign w:val="center"/>
          </w:tcPr>
          <w:p w:rsidR="4B48383A" w:rsidP="4B48383A" w:rsidRDefault="4B48383A" w14:paraId="36CEE479" w14:textId="48CC2748">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554" w:type="dxa"/>
            <w:tcBorders>
              <w:top w:val="single" w:color="000000" w:themeColor="text1" w:sz="12"/>
              <w:bottom w:val="single" w:color="000000" w:themeColor="text1" w:sz="12"/>
            </w:tcBorders>
            <w:tcMar/>
            <w:vAlign w:val="center"/>
          </w:tcPr>
          <w:p w:rsidR="4B48383A" w:rsidP="4B48383A" w:rsidRDefault="4B48383A" w14:paraId="5FF28AF4" w14:textId="2A3CC04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18F19F24">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CDA7A9" w14:textId="6DE4CC4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RF-01</w:t>
            </w:r>
          </w:p>
        </w:tc>
        <w:tc>
          <w:tcPr>
            <w:tcW w:w="1501" w:type="dxa"/>
            <w:tcBorders>
              <w:top w:val="single" w:color="000000" w:themeColor="text1" w:sz="12"/>
              <w:bottom w:val="single" w:color="000000" w:themeColor="text1" w:sz="12"/>
            </w:tcBorders>
            <w:tcMar/>
            <w:vAlign w:val="center"/>
          </w:tcPr>
          <w:p w:rsidR="4B48383A" w:rsidP="4B48383A" w:rsidRDefault="4B48383A" w14:paraId="77A2F875" w14:textId="2D8A133A">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Cadastro de Usuário</w:t>
            </w:r>
          </w:p>
        </w:tc>
        <w:tc>
          <w:tcPr>
            <w:tcW w:w="6554" w:type="dxa"/>
            <w:tcBorders>
              <w:top w:val="single" w:color="000000" w:themeColor="text1" w:sz="12"/>
              <w:bottom w:val="single" w:color="000000" w:themeColor="text1" w:sz="12"/>
            </w:tcBorders>
            <w:tcMar/>
            <w:vAlign w:val="center"/>
          </w:tcPr>
          <w:p w:rsidR="4B48383A" w:rsidP="4B48383A" w:rsidRDefault="4B48383A" w14:paraId="1FD966BC" w14:textId="534E942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se registre (de forma opcional) para salvar builds e receber promoções.</w:t>
            </w:r>
          </w:p>
        </w:tc>
      </w:tr>
      <w:tr w:rsidR="4B48383A" w:rsidTr="4B48383A" w14:paraId="64F878D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AF68237" w14:textId="2052183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RF-02</w:t>
            </w:r>
          </w:p>
        </w:tc>
        <w:tc>
          <w:tcPr>
            <w:tcW w:w="1501" w:type="dxa"/>
            <w:tcBorders>
              <w:top w:val="single" w:color="000000" w:themeColor="text1" w:sz="12"/>
              <w:bottom w:val="single" w:color="000000" w:themeColor="text1" w:sz="12"/>
            </w:tcBorders>
            <w:tcMar/>
            <w:vAlign w:val="center"/>
          </w:tcPr>
          <w:p w:rsidR="4B48383A" w:rsidP="4B48383A" w:rsidRDefault="4B48383A" w14:paraId="38183355" w14:textId="3EAC37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Definição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21335331" w14:textId="2470666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Coletar o valor máximo que o usuário deseja gastar na montagem do computador.</w:t>
            </w:r>
          </w:p>
        </w:tc>
      </w:tr>
      <w:tr w:rsidR="4B48383A" w:rsidTr="4B48383A" w14:paraId="29F365AC">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C3BDB7B" w14:textId="4878E88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RF-03</w:t>
            </w:r>
          </w:p>
        </w:tc>
        <w:tc>
          <w:tcPr>
            <w:tcW w:w="1501" w:type="dxa"/>
            <w:tcBorders>
              <w:top w:val="single" w:color="000000" w:themeColor="text1" w:sz="12"/>
              <w:bottom w:val="single" w:color="000000" w:themeColor="text1" w:sz="12"/>
            </w:tcBorders>
            <w:tcMar/>
            <w:vAlign w:val="center"/>
          </w:tcPr>
          <w:p w:rsidR="4B48383A" w:rsidP="4B48383A" w:rsidRDefault="4B48383A" w14:paraId="18FD1762" w14:textId="0D5C49E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Automatizada</w:t>
            </w:r>
          </w:p>
        </w:tc>
        <w:tc>
          <w:tcPr>
            <w:tcW w:w="6554" w:type="dxa"/>
            <w:tcBorders>
              <w:top w:val="single" w:color="000000" w:themeColor="text1" w:sz="12"/>
              <w:bottom w:val="single" w:color="000000" w:themeColor="text1" w:sz="12"/>
            </w:tcBorders>
            <w:tcMar/>
            <w:vAlign w:val="center"/>
          </w:tcPr>
          <w:p w:rsidR="4B48383A" w:rsidP="4B48383A" w:rsidRDefault="4B48383A" w14:paraId="0C226954" w14:textId="185B4035">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sugestões de peças com base nos requisitos e no orçamento informados.</w:t>
            </w:r>
          </w:p>
        </w:tc>
      </w:tr>
      <w:tr w:rsidR="4B48383A" w:rsidTr="4B48383A" w14:paraId="7882C06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7364552" w14:textId="10045C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RF-04</w:t>
            </w:r>
          </w:p>
        </w:tc>
        <w:tc>
          <w:tcPr>
            <w:tcW w:w="1501" w:type="dxa"/>
            <w:tcBorders>
              <w:top w:val="single" w:color="000000" w:themeColor="text1" w:sz="12"/>
              <w:bottom w:val="single" w:color="000000" w:themeColor="text1" w:sz="12"/>
            </w:tcBorders>
            <w:tcMar/>
            <w:vAlign w:val="center"/>
          </w:tcPr>
          <w:p w:rsidR="4B48383A" w:rsidP="4B48383A" w:rsidRDefault="4B48383A" w14:paraId="79B49FDF" w14:textId="4C2FB55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Montagem Manual</w:t>
            </w:r>
          </w:p>
        </w:tc>
        <w:tc>
          <w:tcPr>
            <w:tcW w:w="6554" w:type="dxa"/>
            <w:tcBorders>
              <w:top w:val="single" w:color="000000" w:themeColor="text1" w:sz="12"/>
              <w:bottom w:val="single" w:color="000000" w:themeColor="text1" w:sz="12"/>
            </w:tcBorders>
            <w:tcMar/>
            <w:vAlign w:val="center"/>
          </w:tcPr>
          <w:p w:rsidR="4B48383A" w:rsidP="4B48383A" w:rsidRDefault="4B48383A" w14:paraId="2D8F6804" w14:textId="516E060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que o usuário edite ou substitua peças manualmente após a sugestão inicial.</w:t>
            </w:r>
          </w:p>
        </w:tc>
      </w:tr>
      <w:tr w:rsidR="4B48383A" w:rsidTr="4B48383A" w14:paraId="49E64B31">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7EBF8B73" w14:textId="4C1E656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RF-05</w:t>
            </w:r>
          </w:p>
        </w:tc>
        <w:tc>
          <w:tcPr>
            <w:tcW w:w="1501" w:type="dxa"/>
            <w:tcBorders>
              <w:top w:val="single" w:color="000000" w:themeColor="text1" w:sz="12"/>
              <w:bottom w:val="single" w:color="000000" w:themeColor="text1" w:sz="12"/>
            </w:tcBorders>
            <w:tcMar/>
            <w:vAlign w:val="center"/>
          </w:tcPr>
          <w:p w:rsidR="4B48383A" w:rsidP="4B48383A" w:rsidRDefault="4B48383A" w14:paraId="26B51F82" w14:textId="2E920D5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Avaliação de Compatibilidade</w:t>
            </w:r>
          </w:p>
        </w:tc>
        <w:tc>
          <w:tcPr>
            <w:tcW w:w="6554" w:type="dxa"/>
            <w:tcBorders>
              <w:top w:val="single" w:color="000000" w:themeColor="text1" w:sz="12"/>
              <w:bottom w:val="single" w:color="000000" w:themeColor="text1" w:sz="12"/>
            </w:tcBorders>
            <w:tcMar/>
            <w:vAlign w:val="center"/>
          </w:tcPr>
          <w:p w:rsidR="4B48383A" w:rsidP="4B48383A" w:rsidRDefault="4B48383A" w14:paraId="70C30F1F" w14:textId="587DF8B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Verificar, em tempo real, se as peças selecionadas são compatíveis entre si.</w:t>
            </w:r>
          </w:p>
        </w:tc>
      </w:tr>
      <w:tr w:rsidR="4B48383A" w:rsidTr="4B48383A" w14:paraId="5CD979DB">
        <w:trPr>
          <w:trHeight w:val="300"/>
        </w:trPr>
        <w:tc>
          <w:tcPr>
            <w:tcW w:w="960" w:type="dxa"/>
            <w:tcBorders>
              <w:top w:val="single" w:color="000000" w:themeColor="text1" w:sz="12"/>
            </w:tcBorders>
            <w:tcMar/>
            <w:vAlign w:val="center"/>
          </w:tcPr>
          <w:p w:rsidR="4B48383A" w:rsidP="4B48383A" w:rsidRDefault="4B48383A" w14:paraId="499DDB7A" w14:textId="025119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RF-06</w:t>
            </w:r>
          </w:p>
        </w:tc>
        <w:tc>
          <w:tcPr>
            <w:tcW w:w="1501" w:type="dxa"/>
            <w:tcBorders>
              <w:top w:val="single" w:color="000000" w:themeColor="text1" w:sz="12"/>
            </w:tcBorders>
            <w:tcMar/>
            <w:vAlign w:val="center"/>
          </w:tcPr>
          <w:p w:rsidR="4B48383A" w:rsidP="4B48383A" w:rsidRDefault="4B48383A" w14:paraId="4D283E0A" w14:textId="67C51C3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Salvar Build</w:t>
            </w:r>
          </w:p>
        </w:tc>
        <w:tc>
          <w:tcPr>
            <w:tcW w:w="6554" w:type="dxa"/>
            <w:tcBorders>
              <w:top w:val="single" w:color="000000" w:themeColor="text1" w:sz="12"/>
            </w:tcBorders>
            <w:tcMar/>
            <w:vAlign w:val="center"/>
          </w:tcPr>
          <w:p w:rsidR="4B48383A" w:rsidP="4B48383A" w:rsidRDefault="4B48383A" w14:paraId="793FA6DD" w14:textId="6264886F">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salvar a configuração de PC no perfil do usuário.</w:t>
            </w:r>
          </w:p>
        </w:tc>
      </w:tr>
      <w:tr w:rsidR="4B48383A" w:rsidTr="4B48383A" w14:paraId="5D1D0390">
        <w:trPr>
          <w:trHeight w:val="300"/>
        </w:trPr>
        <w:tc>
          <w:tcPr>
            <w:tcW w:w="960" w:type="dxa"/>
            <w:tcBorders>
              <w:bottom w:val="single" w:color="000000" w:themeColor="text1" w:sz="12"/>
            </w:tcBorders>
            <w:tcMar/>
            <w:vAlign w:val="center"/>
          </w:tcPr>
          <w:p w:rsidR="4B48383A" w:rsidP="4B48383A" w:rsidRDefault="4B48383A" w14:paraId="1D0544DD" w14:textId="30D6F18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RF-07</w:t>
            </w:r>
          </w:p>
        </w:tc>
        <w:tc>
          <w:tcPr>
            <w:tcW w:w="1501" w:type="dxa"/>
            <w:tcBorders>
              <w:bottom w:val="single" w:color="000000" w:themeColor="text1" w:sz="12"/>
            </w:tcBorders>
            <w:tcMar/>
            <w:vAlign w:val="center"/>
          </w:tcPr>
          <w:p w:rsidR="4B48383A" w:rsidP="4B48383A" w:rsidRDefault="4B48383A" w14:paraId="06961CC6" w14:textId="573DF39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Exportar Build</w:t>
            </w:r>
          </w:p>
        </w:tc>
        <w:tc>
          <w:tcPr>
            <w:tcW w:w="6554" w:type="dxa"/>
            <w:tcBorders>
              <w:bottom w:val="single" w:color="000000" w:themeColor="text1" w:sz="12"/>
            </w:tcBorders>
            <w:tcMar/>
            <w:vAlign w:val="center"/>
          </w:tcPr>
          <w:p w:rsidR="4B48383A" w:rsidP="4B48383A" w:rsidRDefault="4B48383A" w14:paraId="28B3306F" w14:textId="4510264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Gerar arquivos PDF ou XLSX com as peças, preços e links de compra.</w:t>
            </w:r>
          </w:p>
        </w:tc>
      </w:tr>
      <w:tr w:rsidR="4B48383A" w:rsidTr="4B48383A" w14:paraId="46B3A48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6A30B9F" w14:textId="42158B5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RF-08</w:t>
            </w:r>
          </w:p>
        </w:tc>
        <w:tc>
          <w:tcPr>
            <w:tcW w:w="1501" w:type="dxa"/>
            <w:tcBorders>
              <w:top w:val="single" w:color="000000" w:themeColor="text1" w:sz="12"/>
              <w:bottom w:val="single" w:color="000000" w:themeColor="text1" w:sz="12"/>
            </w:tcBorders>
            <w:tcMar/>
            <w:vAlign w:val="center"/>
          </w:tcPr>
          <w:p w:rsidR="4B48383A" w:rsidP="4B48383A" w:rsidRDefault="4B48383A" w14:paraId="0F4E51CD" w14:textId="14F6B9D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Upgrade de Orçamento</w:t>
            </w:r>
          </w:p>
        </w:tc>
        <w:tc>
          <w:tcPr>
            <w:tcW w:w="6554" w:type="dxa"/>
            <w:tcBorders>
              <w:top w:val="single" w:color="000000" w:themeColor="text1" w:sz="12"/>
              <w:bottom w:val="single" w:color="000000" w:themeColor="text1" w:sz="12"/>
            </w:tcBorders>
            <w:tcMar/>
            <w:vAlign w:val="center"/>
          </w:tcPr>
          <w:p w:rsidR="4B48383A" w:rsidP="4B48383A" w:rsidRDefault="4B48383A" w14:paraId="7F059B69" w14:textId="20C453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Sugerir aumento de orçamento médio quando a configuração ultrapassar o valor definido.</w:t>
            </w:r>
          </w:p>
        </w:tc>
      </w:tr>
      <w:tr w:rsidR="4B48383A" w:rsidTr="4B48383A" w14:paraId="54288D9F">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9AA46A7" w14:textId="3B2E5998">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RF-09</w:t>
            </w:r>
          </w:p>
        </w:tc>
        <w:tc>
          <w:tcPr>
            <w:tcW w:w="1501" w:type="dxa"/>
            <w:tcBorders>
              <w:top w:val="single" w:color="000000" w:themeColor="text1" w:sz="12"/>
              <w:bottom w:val="single" w:color="000000" w:themeColor="text1" w:sz="12"/>
            </w:tcBorders>
            <w:tcMar/>
            <w:vAlign w:val="center"/>
          </w:tcPr>
          <w:p w:rsidR="4B48383A" w:rsidP="4B48383A" w:rsidRDefault="4B48383A" w14:paraId="7C5FBA95" w14:textId="1A364EA6">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Build Alternativa Inferior</w:t>
            </w:r>
          </w:p>
        </w:tc>
        <w:tc>
          <w:tcPr>
            <w:tcW w:w="6554" w:type="dxa"/>
            <w:tcBorders>
              <w:top w:val="single" w:color="000000" w:themeColor="text1" w:sz="12"/>
              <w:bottom w:val="single" w:color="000000" w:themeColor="text1" w:sz="12"/>
            </w:tcBorders>
            <w:tcMar/>
            <w:vAlign w:val="center"/>
          </w:tcPr>
          <w:p w:rsidR="4B48383A" w:rsidP="4B48383A" w:rsidRDefault="4B48383A" w14:paraId="7ADE08AC" w14:textId="60EDFB7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Oferecer alternativa com menor desempenho caso o orçamento seja insuficiente.</w:t>
            </w:r>
          </w:p>
        </w:tc>
      </w:tr>
      <w:tr w:rsidR="4B48383A" w:rsidTr="4B48383A" w14:paraId="7B13BAD3">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172792E9" w14:textId="122E07C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RF-10</w:t>
            </w:r>
          </w:p>
        </w:tc>
        <w:tc>
          <w:tcPr>
            <w:tcW w:w="1501" w:type="dxa"/>
            <w:tcBorders>
              <w:top w:val="single" w:color="000000" w:themeColor="text1" w:sz="12"/>
              <w:bottom w:val="single" w:color="000000" w:themeColor="text1" w:sz="12"/>
            </w:tcBorders>
            <w:tcMar/>
            <w:vAlign w:val="center"/>
          </w:tcPr>
          <w:p w:rsidR="4B48383A" w:rsidP="4B48383A" w:rsidRDefault="4B48383A" w14:paraId="1D04D568" w14:textId="04EB90E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Links de Compra</w:t>
            </w:r>
          </w:p>
        </w:tc>
        <w:tc>
          <w:tcPr>
            <w:tcW w:w="6554" w:type="dxa"/>
            <w:tcBorders>
              <w:top w:val="single" w:color="000000" w:themeColor="text1" w:sz="12"/>
              <w:bottom w:val="single" w:color="000000" w:themeColor="text1" w:sz="12"/>
            </w:tcBorders>
            <w:tcMar/>
            <w:vAlign w:val="center"/>
          </w:tcPr>
          <w:p w:rsidR="4B48383A" w:rsidP="4B48383A" w:rsidRDefault="4B48383A" w14:paraId="28848E3A" w14:textId="40DC207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Apresentar links atualizados com as melhores ofertas para os componentes sugeridos.</w:t>
            </w:r>
          </w:p>
        </w:tc>
      </w:tr>
      <w:tr w:rsidR="4B48383A" w:rsidTr="4B48383A" w14:paraId="620BF99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1923C" w14:textId="43E6F21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RF-11</w:t>
            </w:r>
          </w:p>
        </w:tc>
        <w:tc>
          <w:tcPr>
            <w:tcW w:w="1501" w:type="dxa"/>
            <w:tcBorders>
              <w:top w:val="single" w:color="000000" w:themeColor="text1" w:sz="12"/>
              <w:bottom w:val="single" w:color="000000" w:themeColor="text1" w:sz="12"/>
            </w:tcBorders>
            <w:tcMar/>
            <w:vAlign w:val="center"/>
          </w:tcPr>
          <w:p w:rsidR="4B48383A" w:rsidP="4B48383A" w:rsidRDefault="4B48383A" w14:paraId="168CDF66" w14:textId="5C82D00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Perfil de Uso</w:t>
            </w:r>
          </w:p>
        </w:tc>
        <w:tc>
          <w:tcPr>
            <w:tcW w:w="6554" w:type="dxa"/>
            <w:tcBorders>
              <w:top w:val="single" w:color="000000" w:themeColor="text1" w:sz="12"/>
              <w:bottom w:val="single" w:color="000000" w:themeColor="text1" w:sz="12"/>
            </w:tcBorders>
            <w:tcMar/>
            <w:vAlign w:val="center"/>
          </w:tcPr>
          <w:p w:rsidR="4B48383A" w:rsidP="4B48383A" w:rsidRDefault="4B48383A" w14:paraId="3C694512" w14:textId="7B5FDCD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Coletar ou inferir o perfil do usuário (gamer, </w:t>
            </w:r>
            <w:r w:rsidRPr="4B48383A" w:rsidR="4B48383A">
              <w:rPr>
                <w:rFonts w:ascii="Times New Roman" w:hAnsi="Times New Roman" w:eastAsia="Times New Roman" w:cs="Times New Roman"/>
              </w:rPr>
              <w:t>escritório, etc.</w:t>
            </w:r>
            <w:r w:rsidRPr="4B48383A" w:rsidR="4B48383A">
              <w:rPr>
                <w:rFonts w:ascii="Times New Roman" w:hAnsi="Times New Roman" w:eastAsia="Times New Roman" w:cs="Times New Roman"/>
              </w:rPr>
              <w:t>) para ajustar recomendações.</w:t>
            </w:r>
          </w:p>
        </w:tc>
      </w:tr>
      <w:tr w:rsidR="4B48383A" w:rsidTr="4B48383A" w14:paraId="33462455">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541E348" w14:textId="4A41142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RF-12</w:t>
            </w:r>
          </w:p>
        </w:tc>
        <w:tc>
          <w:tcPr>
            <w:tcW w:w="1501" w:type="dxa"/>
            <w:tcBorders>
              <w:top w:val="single" w:color="000000" w:themeColor="text1" w:sz="12"/>
              <w:bottom w:val="single" w:color="000000" w:themeColor="text1" w:sz="12"/>
            </w:tcBorders>
            <w:tcMar/>
            <w:vAlign w:val="center"/>
          </w:tcPr>
          <w:p w:rsidR="4B48383A" w:rsidP="4B48383A" w:rsidRDefault="4B48383A" w14:paraId="2AA9A7F3" w14:textId="3604A8A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Sugestão por Ambiente</w:t>
            </w:r>
          </w:p>
        </w:tc>
        <w:tc>
          <w:tcPr>
            <w:tcW w:w="6554" w:type="dxa"/>
            <w:tcBorders>
              <w:top w:val="single" w:color="000000" w:themeColor="text1" w:sz="12"/>
              <w:bottom w:val="single" w:color="000000" w:themeColor="text1" w:sz="12"/>
            </w:tcBorders>
            <w:tcMar/>
            <w:vAlign w:val="center"/>
          </w:tcPr>
          <w:p w:rsidR="4B48383A" w:rsidP="4B48383A" w:rsidRDefault="4B48383A" w14:paraId="4A672779" w14:textId="2C3B912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Adaptar recomendações com base em dados ambientais (temperatura, poeira, ventilação).</w:t>
            </w:r>
          </w:p>
        </w:tc>
      </w:tr>
      <w:tr w:rsidR="4B48383A" w:rsidTr="4B48383A" w14:paraId="56965A1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2BA59893" w14:textId="349A8F0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RF-13</w:t>
            </w:r>
          </w:p>
        </w:tc>
        <w:tc>
          <w:tcPr>
            <w:tcW w:w="1501" w:type="dxa"/>
            <w:tcBorders>
              <w:top w:val="single" w:color="000000" w:themeColor="text1" w:sz="12"/>
              <w:bottom w:val="single" w:color="000000" w:themeColor="text1" w:sz="12"/>
            </w:tcBorders>
            <w:tcMar/>
            <w:vAlign w:val="center"/>
          </w:tcPr>
          <w:p w:rsidR="4B48383A" w:rsidP="4B48383A" w:rsidRDefault="4B48383A" w14:paraId="1ED26E7F" w14:textId="02590063">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Chatbot</w:t>
            </w:r>
          </w:p>
        </w:tc>
        <w:tc>
          <w:tcPr>
            <w:tcW w:w="6554" w:type="dxa"/>
            <w:tcBorders>
              <w:top w:val="single" w:color="000000" w:themeColor="text1" w:sz="12"/>
              <w:bottom w:val="single" w:color="000000" w:themeColor="text1" w:sz="12"/>
            </w:tcBorders>
            <w:tcMar/>
            <w:vAlign w:val="center"/>
          </w:tcPr>
          <w:p w:rsidR="4B48383A" w:rsidP="4B48383A" w:rsidRDefault="4B48383A" w14:paraId="0AD76B5D" w14:textId="3E61C09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Utilizar um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para guiar a coleta de requisitos de forma intuitiva e interativa.</w:t>
            </w:r>
          </w:p>
        </w:tc>
      </w:tr>
      <w:tr w:rsidR="4B48383A" w:rsidTr="4B48383A" w14:paraId="3672AAA7">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46C24014" w14:textId="271498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RF-14</w:t>
            </w:r>
          </w:p>
        </w:tc>
        <w:tc>
          <w:tcPr>
            <w:tcW w:w="1501" w:type="dxa"/>
            <w:tcBorders>
              <w:top w:val="single" w:color="000000" w:themeColor="text1" w:sz="12"/>
              <w:bottom w:val="single" w:color="000000" w:themeColor="text1" w:sz="12"/>
            </w:tcBorders>
            <w:tcMar/>
            <w:vAlign w:val="center"/>
          </w:tcPr>
          <w:p w:rsidR="4B48383A" w:rsidP="4B48383A" w:rsidRDefault="4B48383A" w14:paraId="7AA4D452" w14:textId="3827B61B">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Detecção de Localização (IP)</w:t>
            </w:r>
          </w:p>
        </w:tc>
        <w:tc>
          <w:tcPr>
            <w:tcW w:w="6554" w:type="dxa"/>
            <w:tcBorders>
              <w:top w:val="single" w:color="000000" w:themeColor="text1" w:sz="12"/>
              <w:bottom w:val="single" w:color="000000" w:themeColor="text1" w:sz="12"/>
            </w:tcBorders>
            <w:tcMar/>
            <w:vAlign w:val="center"/>
          </w:tcPr>
          <w:p w:rsidR="4B48383A" w:rsidP="4B48383A" w:rsidRDefault="4B48383A" w14:paraId="5878CBA8" w14:textId="078CDC20">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Estimar a cidade do usuário via </w:t>
            </w:r>
            <w:r w:rsidRPr="4B48383A" w:rsidR="4B48383A">
              <w:rPr>
                <w:rFonts w:ascii="Times New Roman" w:hAnsi="Times New Roman" w:eastAsia="Times New Roman" w:cs="Times New Roman"/>
              </w:rPr>
              <w:t>GeoIP</w:t>
            </w:r>
            <w:r w:rsidRPr="4B48383A" w:rsidR="4B48383A">
              <w:rPr>
                <w:rFonts w:ascii="Times New Roman" w:hAnsi="Times New Roman" w:eastAsia="Times New Roman" w:cs="Times New Roman"/>
              </w:rPr>
              <w:t xml:space="preserve"> para fins de sugestão térmica, com consentimento.</w:t>
            </w:r>
          </w:p>
        </w:tc>
      </w:tr>
      <w:tr w:rsidR="4B48383A" w:rsidTr="4B48383A" w14:paraId="759B892B">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35A59665" w14:textId="11DE42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RF-15</w:t>
            </w:r>
          </w:p>
        </w:tc>
        <w:tc>
          <w:tcPr>
            <w:tcW w:w="1501" w:type="dxa"/>
            <w:tcBorders>
              <w:top w:val="single" w:color="000000" w:themeColor="text1" w:sz="12"/>
              <w:bottom w:val="single" w:color="000000" w:themeColor="text1" w:sz="12"/>
            </w:tcBorders>
            <w:tcMar/>
            <w:vAlign w:val="center"/>
          </w:tcPr>
          <w:p w:rsidR="4B48383A" w:rsidP="4B48383A" w:rsidRDefault="4B48383A" w14:paraId="72E26716" w14:textId="6C2CE61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Coleta de Dados Ambientais</w:t>
            </w:r>
          </w:p>
        </w:tc>
        <w:tc>
          <w:tcPr>
            <w:tcW w:w="6554" w:type="dxa"/>
            <w:tcBorders>
              <w:top w:val="single" w:color="000000" w:themeColor="text1" w:sz="12"/>
              <w:bottom w:val="single" w:color="000000" w:themeColor="text1" w:sz="12"/>
            </w:tcBorders>
            <w:tcMar/>
            <w:vAlign w:val="center"/>
          </w:tcPr>
          <w:p w:rsidR="4B48383A" w:rsidP="4B48383A" w:rsidRDefault="4B48383A" w14:paraId="578916AC" w14:textId="35945FC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Perguntar se o ambiente do PC é climatizado, fechado ou empoeirado.</w:t>
            </w:r>
          </w:p>
        </w:tc>
      </w:tr>
      <w:tr w:rsidR="4B48383A" w:rsidTr="4B48383A" w14:paraId="16E7E5AA">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64A729BF" w14:textId="089FE19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RF-16</w:t>
            </w:r>
          </w:p>
        </w:tc>
        <w:tc>
          <w:tcPr>
            <w:tcW w:w="1501" w:type="dxa"/>
            <w:tcBorders>
              <w:top w:val="single" w:color="000000" w:themeColor="text1" w:sz="12"/>
              <w:bottom w:val="single" w:color="000000" w:themeColor="text1" w:sz="12"/>
            </w:tcBorders>
            <w:tcMar/>
            <w:vAlign w:val="center"/>
          </w:tcPr>
          <w:p w:rsidR="4B48383A" w:rsidP="4B48383A" w:rsidRDefault="4B48383A" w14:paraId="0061093A" w14:textId="5E3CBA22">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Validação de Gabinete</w:t>
            </w:r>
          </w:p>
        </w:tc>
        <w:tc>
          <w:tcPr>
            <w:tcW w:w="6554" w:type="dxa"/>
            <w:tcBorders>
              <w:top w:val="single" w:color="000000" w:themeColor="text1" w:sz="12"/>
              <w:bottom w:val="single" w:color="000000" w:themeColor="text1" w:sz="12"/>
            </w:tcBorders>
            <w:tcMar/>
            <w:vAlign w:val="center"/>
          </w:tcPr>
          <w:p w:rsidR="4B48383A" w:rsidP="4B48383A" w:rsidRDefault="4B48383A" w14:paraId="4A6D25C4" w14:textId="49383FF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Verificar se o gabinete escolhido é compatível com a configuração sugerida (dimensões, </w:t>
            </w:r>
            <w:r w:rsidRPr="4B48383A" w:rsidR="4B48383A">
              <w:rPr>
                <w:rFonts w:ascii="Times New Roman" w:hAnsi="Times New Roman" w:eastAsia="Times New Roman" w:cs="Times New Roman"/>
              </w:rPr>
              <w:t>airflow</w:t>
            </w:r>
            <w:r w:rsidRPr="4B48383A" w:rsidR="4B48383A">
              <w:rPr>
                <w:rFonts w:ascii="Times New Roman" w:hAnsi="Times New Roman" w:eastAsia="Times New Roman" w:cs="Times New Roman"/>
              </w:rPr>
              <w:t xml:space="preserve"> etc.).</w:t>
            </w:r>
          </w:p>
        </w:tc>
      </w:tr>
      <w:tr w:rsidR="4B48383A" w:rsidTr="4B48383A" w14:paraId="53384160">
        <w:trPr>
          <w:trHeight w:val="300"/>
        </w:trPr>
        <w:tc>
          <w:tcPr>
            <w:tcW w:w="960" w:type="dxa"/>
            <w:tcBorders>
              <w:top w:val="single" w:color="000000" w:themeColor="text1" w:sz="12"/>
              <w:bottom w:val="single" w:color="000000" w:themeColor="text1" w:sz="12"/>
            </w:tcBorders>
            <w:tcMar/>
            <w:vAlign w:val="center"/>
          </w:tcPr>
          <w:p w:rsidR="4B48383A" w:rsidP="4B48383A" w:rsidRDefault="4B48383A" w14:paraId="5F598A12" w14:textId="1D3824E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RF-17</w:t>
            </w:r>
          </w:p>
        </w:tc>
        <w:tc>
          <w:tcPr>
            <w:tcW w:w="1501" w:type="dxa"/>
            <w:tcBorders>
              <w:top w:val="single" w:color="000000" w:themeColor="text1" w:sz="12"/>
              <w:bottom w:val="single" w:color="000000" w:themeColor="text1" w:sz="12"/>
            </w:tcBorders>
            <w:tcMar/>
            <w:vAlign w:val="center"/>
          </w:tcPr>
          <w:p w:rsidR="4B48383A" w:rsidP="4B48383A" w:rsidRDefault="4B48383A" w14:paraId="7EC68C3F" w14:textId="1E5F3329">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Recomendação de Refrigeração</w:t>
            </w:r>
          </w:p>
        </w:tc>
        <w:tc>
          <w:tcPr>
            <w:tcW w:w="6554" w:type="dxa"/>
            <w:tcBorders>
              <w:top w:val="single" w:color="000000" w:themeColor="text1" w:sz="12"/>
              <w:bottom w:val="single" w:color="000000" w:themeColor="text1" w:sz="12"/>
            </w:tcBorders>
            <w:tcMar/>
            <w:vAlign w:val="center"/>
          </w:tcPr>
          <w:p w:rsidR="4B48383A" w:rsidP="4B48383A" w:rsidRDefault="4B48383A" w14:paraId="4B9F4F2A" w14:textId="0D2A6D74">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Calcular demanda térmica e sugerir ventilação adequada ou soluções como </w:t>
            </w:r>
            <w:r w:rsidRPr="4B48383A" w:rsidR="4B48383A">
              <w:rPr>
                <w:rFonts w:ascii="Times New Roman" w:hAnsi="Times New Roman" w:eastAsia="Times New Roman" w:cs="Times New Roman"/>
              </w:rPr>
              <w:t>water</w:t>
            </w:r>
            <w:r w:rsidRPr="4B48383A" w:rsidR="4B48383A">
              <w:rPr>
                <w:rFonts w:ascii="Times New Roman" w:hAnsi="Times New Roman" w:eastAsia="Times New Roman" w:cs="Times New Roman"/>
              </w:rPr>
              <w:t xml:space="preserve"> cooler.</w:t>
            </w:r>
          </w:p>
        </w:tc>
      </w:tr>
    </w:tbl>
    <w:p w:rsidR="3BABBF0C" w:rsidP="4B48383A" w:rsidRDefault="3BABBF0C" w14:paraId="2BD675A6" w14:textId="2F72C6BA">
      <w:pPr>
        <w:pStyle w:val="Normal1"/>
        <w:bidi w:val="0"/>
        <w:spacing w:line="360" w:lineRule="auto"/>
        <w:jc w:val="center"/>
        <w:rPr>
          <w:rFonts w:ascii="Times New Roman" w:hAnsi="Times New Roman" w:eastAsia="Times New Roman" w:cs="Times New Roman"/>
          <w:b w:val="0"/>
          <w:bCs w:val="0"/>
          <w:noProof w:val="0"/>
          <w:sz w:val="24"/>
          <w:szCs w:val="24"/>
          <w:lang w:val="pt-BR"/>
        </w:rPr>
      </w:pPr>
      <w:r w:rsidRPr="4B48383A" w:rsidR="3BABBF0C">
        <w:rPr>
          <w:rFonts w:ascii="Times New Roman" w:hAnsi="Times New Roman" w:eastAsia="Times New Roman" w:cs="Times New Roman"/>
          <w:noProof w:val="0"/>
          <w:lang w:val="pt-BR"/>
        </w:rPr>
        <w:t xml:space="preserve">Fonte: </w:t>
      </w:r>
      <w:r w:rsidRPr="4B48383A" w:rsidR="3BABBF0C">
        <w:rPr>
          <w:rFonts w:ascii="Times New Roman" w:hAnsi="Times New Roman" w:eastAsia="Times New Roman" w:cs="Times New Roman"/>
          <w:noProof w:val="0"/>
          <w:lang w:val="pt-BR"/>
        </w:rPr>
        <w:t>Autoria Propria,2025</w:t>
      </w:r>
    </w:p>
    <w:p w:rsidR="4B48383A" w:rsidP="4B48383A" w:rsidRDefault="4B48383A" w14:paraId="29E4C337" w14:textId="78DB2B30">
      <w:pPr>
        <w:pStyle w:val="Normal"/>
        <w:bidi w:val="0"/>
        <w:spacing w:line="360" w:lineRule="auto"/>
        <w:rPr>
          <w:rFonts w:ascii="Times New Roman" w:hAnsi="Times New Roman" w:eastAsia="Times New Roman" w:cs="Times New Roman"/>
          <w:noProof w:val="0"/>
          <w:lang w:val="pt-BR"/>
        </w:rPr>
      </w:pPr>
    </w:p>
    <w:p w:rsidR="3BABBF0C" w:rsidP="4B48383A" w:rsidRDefault="3BABBF0C" w14:paraId="67DD94E3" w14:textId="4A908A13">
      <w:pPr>
        <w:pStyle w:val="Heading2"/>
        <w:bidi w:val="0"/>
        <w:spacing w:line="360" w:lineRule="auto"/>
        <w:ind w:firstLine="708"/>
        <w:rPr>
          <w:rFonts w:ascii="Times New Roman" w:hAnsi="Times New Roman" w:eastAsia="Times New Roman" w:cs="Times New Roman"/>
          <w:b w:val="1"/>
          <w:bCs w:val="1"/>
          <w:noProof w:val="0"/>
          <w:sz w:val="24"/>
          <w:szCs w:val="24"/>
          <w:lang w:val="pt-BR"/>
        </w:rPr>
      </w:pPr>
      <w:bookmarkStart w:name="_Toc1699754452" w:id="838813361"/>
      <w:r w:rsidRPr="320543F7" w:rsidR="4C44E0C9">
        <w:rPr>
          <w:rFonts w:ascii="Times New Roman" w:hAnsi="Times New Roman" w:eastAsia="Times New Roman" w:cs="Times New Roman"/>
          <w:b w:val="1"/>
          <w:bCs w:val="1"/>
          <w:noProof w:val="0"/>
          <w:sz w:val="24"/>
          <w:szCs w:val="24"/>
          <w:lang w:val="pt-BR"/>
        </w:rPr>
        <w:t>3.2</w:t>
      </w:r>
      <w:r w:rsidRPr="320543F7" w:rsidR="491CDA42">
        <w:rPr>
          <w:rFonts w:ascii="Times New Roman" w:hAnsi="Times New Roman" w:eastAsia="Times New Roman" w:cs="Times New Roman"/>
          <w:b w:val="1"/>
          <w:bCs w:val="1"/>
          <w:noProof w:val="0"/>
          <w:sz w:val="24"/>
          <w:szCs w:val="24"/>
          <w:lang w:val="pt-BR"/>
        </w:rPr>
        <w:t xml:space="preserve"> </w:t>
      </w:r>
      <w:r w:rsidRPr="320543F7" w:rsidR="4C44E0C9">
        <w:rPr>
          <w:rFonts w:ascii="Times New Roman" w:hAnsi="Times New Roman" w:eastAsia="Times New Roman" w:cs="Times New Roman"/>
          <w:b w:val="1"/>
          <w:bCs w:val="1"/>
          <w:noProof w:val="0"/>
          <w:sz w:val="24"/>
          <w:szCs w:val="24"/>
          <w:lang w:val="pt-BR"/>
        </w:rPr>
        <w:t>Requisitos Não Funcionais (RNF)</w:t>
      </w:r>
      <w:bookmarkEnd w:id="838813361"/>
    </w:p>
    <w:p w:rsidR="76C84164" w:rsidP="4B48383A" w:rsidRDefault="76C84164" w14:paraId="40A97F28" w14:textId="65755021">
      <w:pPr>
        <w:pStyle w:val="Normal1"/>
        <w:bidi w:val="0"/>
        <w:spacing w:line="360" w:lineRule="auto"/>
        <w:ind w:firstLine="708"/>
        <w:rPr>
          <w:rFonts w:ascii="Times New Roman" w:hAnsi="Times New Roman" w:eastAsia="Times New Roman" w:cs="Times New Roman"/>
          <w:noProof w:val="0"/>
          <w:lang w:val="pt-BR"/>
        </w:rPr>
      </w:pPr>
      <w:r w:rsidRPr="4B48383A" w:rsidR="76C84164">
        <w:rPr>
          <w:rFonts w:ascii="Times New Roman" w:hAnsi="Times New Roman" w:eastAsia="Times New Roman" w:cs="Times New Roman"/>
          <w:noProof w:val="0"/>
          <w:lang w:val="pt-BR"/>
        </w:rPr>
        <w:t>Os Requisitos Não Funcionais definem atributos de qualidade que o sistema deve possuir, garantindo confiabilidade, desempenho e usabilidade:</w:t>
      </w:r>
    </w:p>
    <w:p w:rsidR="7980D63A" w:rsidP="4B48383A" w:rsidRDefault="7980D63A" w14:paraId="16029150" w14:textId="3BA14F13">
      <w:pPr>
        <w:pStyle w:val="Normal1"/>
        <w:bidi w:val="0"/>
        <w:spacing w:line="360" w:lineRule="auto"/>
        <w:ind w:firstLine="0"/>
        <w:jc w:val="center"/>
        <w:rPr>
          <w:rFonts w:ascii="Times New Roman" w:hAnsi="Times New Roman" w:eastAsia="Times New Roman" w:cs="Times New Roman"/>
          <w:b w:val="1"/>
          <w:bCs w:val="1"/>
          <w:noProof w:val="0"/>
          <w:lang w:val="pt-BR"/>
        </w:rPr>
      </w:pPr>
      <w:r w:rsidRPr="4B48383A" w:rsidR="7980D63A">
        <w:rPr>
          <w:rFonts w:ascii="Times New Roman" w:hAnsi="Times New Roman" w:eastAsia="Times New Roman" w:cs="Times New Roman"/>
          <w:b w:val="1"/>
          <w:bCs w:val="1"/>
          <w:noProof w:val="0"/>
          <w:lang w:val="pt-BR"/>
        </w:rPr>
        <w:t xml:space="preserve">Tabela 4 – </w:t>
      </w:r>
      <w:r w:rsidRPr="4B48383A" w:rsidR="369D4A02">
        <w:rPr>
          <w:rFonts w:ascii="Times New Roman" w:hAnsi="Times New Roman" w:eastAsia="Times New Roman" w:cs="Times New Roman"/>
          <w:b w:val="1"/>
          <w:bCs w:val="1"/>
          <w:noProof w:val="0"/>
          <w:lang w:val="pt-BR"/>
        </w:rPr>
        <w:t>Requisitos</w:t>
      </w:r>
      <w:r w:rsidRPr="4B48383A" w:rsidR="7980D63A">
        <w:rPr>
          <w:rFonts w:ascii="Times New Roman" w:hAnsi="Times New Roman" w:eastAsia="Times New Roman" w:cs="Times New Roman"/>
          <w:b w:val="1"/>
          <w:bCs w:val="1"/>
          <w:noProof w:val="0"/>
          <w:lang w:val="pt-BR"/>
        </w:rPr>
        <w:t xml:space="preserve"> não funcionais</w:t>
      </w:r>
    </w:p>
    <w:tbl>
      <w:tblPr>
        <w:tblStyle w:val="TableNormal"/>
        <w:bidiVisual w:val="0"/>
        <w:tblW w:w="0" w:type="auto"/>
        <w:tblLayout w:type="fixed"/>
        <w:tblLook w:val="06A0" w:firstRow="1" w:lastRow="0" w:firstColumn="1" w:lastColumn="0" w:noHBand="1" w:noVBand="1"/>
      </w:tblPr>
      <w:tblGrid>
        <w:gridCol w:w="1065"/>
        <w:gridCol w:w="1464"/>
        <w:gridCol w:w="6486"/>
      </w:tblGrid>
      <w:tr w:rsidR="4B48383A" w:rsidTr="4B48383A" w14:paraId="39D803E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40A587C5" w14:textId="515F3681">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ID</w:t>
            </w:r>
          </w:p>
        </w:tc>
        <w:tc>
          <w:tcPr>
            <w:tcW w:w="1464" w:type="dxa"/>
            <w:tcBorders>
              <w:top w:val="single" w:color="000000" w:themeColor="text1" w:sz="12"/>
              <w:bottom w:val="single" w:color="000000" w:themeColor="text1" w:sz="12"/>
            </w:tcBorders>
            <w:tcMar/>
            <w:vAlign w:val="center"/>
          </w:tcPr>
          <w:p w:rsidR="4B48383A" w:rsidP="4B48383A" w:rsidRDefault="4B48383A" w14:paraId="107C3451" w14:textId="20E9B458">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Nome</w:t>
            </w:r>
          </w:p>
        </w:tc>
        <w:tc>
          <w:tcPr>
            <w:tcW w:w="6486" w:type="dxa"/>
            <w:tcBorders>
              <w:top w:val="single" w:color="000000" w:themeColor="text1" w:sz="12"/>
              <w:bottom w:val="single" w:color="000000" w:themeColor="text1" w:sz="12"/>
            </w:tcBorders>
            <w:tcMar/>
            <w:vAlign w:val="center"/>
          </w:tcPr>
          <w:p w:rsidR="4B48383A" w:rsidP="4B48383A" w:rsidRDefault="4B48383A" w14:paraId="462FA2C4" w14:textId="14B5E31A">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7BDBB2D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8FA8C8A" w14:textId="632249D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RNF-01</w:t>
            </w:r>
          </w:p>
        </w:tc>
        <w:tc>
          <w:tcPr>
            <w:tcW w:w="1464" w:type="dxa"/>
            <w:tcBorders>
              <w:top w:val="single" w:color="000000" w:themeColor="text1" w:sz="12"/>
              <w:bottom w:val="single" w:color="000000" w:themeColor="text1" w:sz="12"/>
            </w:tcBorders>
            <w:tcMar/>
            <w:vAlign w:val="center"/>
          </w:tcPr>
          <w:p w:rsidR="4B48383A" w:rsidP="4B48383A" w:rsidRDefault="4B48383A" w14:paraId="0550D45A" w14:textId="2B68C10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Suporte de IA</w:t>
            </w:r>
          </w:p>
        </w:tc>
        <w:tc>
          <w:tcPr>
            <w:tcW w:w="6486" w:type="dxa"/>
            <w:tcBorders>
              <w:top w:val="single" w:color="000000" w:themeColor="text1" w:sz="12"/>
              <w:bottom w:val="single" w:color="000000" w:themeColor="text1" w:sz="12"/>
            </w:tcBorders>
            <w:tcMar/>
            <w:vAlign w:val="center"/>
          </w:tcPr>
          <w:p w:rsidR="4B48383A" w:rsidP="4B48383A" w:rsidRDefault="4B48383A" w14:paraId="65051383" w14:textId="5695555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modelos de linguagem (</w:t>
            </w:r>
            <w:r w:rsidRPr="4B48383A" w:rsidR="4B48383A">
              <w:rPr>
                <w:rFonts w:ascii="Times New Roman" w:hAnsi="Times New Roman" w:eastAsia="Times New Roman" w:cs="Times New Roman"/>
              </w:rPr>
              <w:t>LLMs</w:t>
            </w:r>
            <w:r w:rsidRPr="4B48383A" w:rsidR="4B48383A">
              <w:rPr>
                <w:rFonts w:ascii="Times New Roman" w:hAnsi="Times New Roman" w:eastAsia="Times New Roman" w:cs="Times New Roman"/>
              </w:rPr>
              <w:t>) ou heurísticas para recomendação automatizada.</w:t>
            </w:r>
          </w:p>
        </w:tc>
      </w:tr>
      <w:tr w:rsidR="4B48383A" w:rsidTr="4B48383A" w14:paraId="00319A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2FACB88" w14:textId="18EEDA8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RNF-02</w:t>
            </w:r>
          </w:p>
        </w:tc>
        <w:tc>
          <w:tcPr>
            <w:tcW w:w="1464" w:type="dxa"/>
            <w:tcBorders>
              <w:top w:val="single" w:color="000000" w:themeColor="text1" w:sz="12"/>
              <w:bottom w:val="single" w:color="000000" w:themeColor="text1" w:sz="12"/>
            </w:tcBorders>
            <w:tcMar/>
            <w:vAlign w:val="center"/>
          </w:tcPr>
          <w:p w:rsidR="4B48383A" w:rsidP="4B48383A" w:rsidRDefault="4B48383A" w14:paraId="6DDFC454" w14:textId="3B58519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Responsividade</w:t>
            </w:r>
          </w:p>
        </w:tc>
        <w:tc>
          <w:tcPr>
            <w:tcW w:w="6486" w:type="dxa"/>
            <w:tcBorders>
              <w:top w:val="single" w:color="000000" w:themeColor="text1" w:sz="12"/>
              <w:bottom w:val="single" w:color="000000" w:themeColor="text1" w:sz="12"/>
            </w:tcBorders>
            <w:tcMar/>
            <w:vAlign w:val="center"/>
          </w:tcPr>
          <w:p w:rsidR="4B48383A" w:rsidP="4B48383A" w:rsidRDefault="4B48383A" w14:paraId="53E9ECC3" w14:textId="6011B41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funcionar corretamente em dispositivos móveis, tablets e desktops.</w:t>
            </w:r>
          </w:p>
        </w:tc>
      </w:tr>
      <w:tr w:rsidR="4B48383A" w:rsidTr="4B48383A" w14:paraId="0D95DAED">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923D7AD" w14:textId="1F90C76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RNF-03</w:t>
            </w:r>
          </w:p>
        </w:tc>
        <w:tc>
          <w:tcPr>
            <w:tcW w:w="1464" w:type="dxa"/>
            <w:tcBorders>
              <w:top w:val="single" w:color="000000" w:themeColor="text1" w:sz="12"/>
              <w:bottom w:val="single" w:color="000000" w:themeColor="text1" w:sz="12"/>
            </w:tcBorders>
            <w:tcMar/>
            <w:vAlign w:val="center"/>
          </w:tcPr>
          <w:p w:rsidR="4B48383A" w:rsidP="4B48383A" w:rsidRDefault="4B48383A" w14:paraId="2B5DB1B2" w14:textId="13BA5A5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Atualização de Dados</w:t>
            </w:r>
          </w:p>
        </w:tc>
        <w:tc>
          <w:tcPr>
            <w:tcW w:w="6486" w:type="dxa"/>
            <w:tcBorders>
              <w:top w:val="single" w:color="000000" w:themeColor="text1" w:sz="12"/>
              <w:bottom w:val="single" w:color="000000" w:themeColor="text1" w:sz="12"/>
            </w:tcBorders>
            <w:tcMar/>
            <w:vAlign w:val="center"/>
          </w:tcPr>
          <w:p w:rsidR="4B48383A" w:rsidP="4B48383A" w:rsidRDefault="4B48383A" w14:paraId="61EC57FC" w14:textId="6E9C28B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Os dados de preços e estoque devem ser atualizados semanalmente (</w:t>
            </w:r>
            <w:r w:rsidRPr="4B48383A" w:rsidR="4B48383A">
              <w:rPr>
                <w:rFonts w:ascii="Times New Roman" w:hAnsi="Times New Roman" w:eastAsia="Times New Roman" w:cs="Times New Roman"/>
              </w:rPr>
              <w:t>fallback</w:t>
            </w:r>
            <w:r w:rsidRPr="4B48383A" w:rsidR="4B48383A">
              <w:rPr>
                <w:rFonts w:ascii="Times New Roman" w:hAnsi="Times New Roman" w:eastAsia="Times New Roman" w:cs="Times New Roman"/>
              </w:rPr>
              <w:t>: quinzenal/mensal).</w:t>
            </w:r>
          </w:p>
        </w:tc>
      </w:tr>
      <w:tr w:rsidR="4B48383A" w:rsidTr="4B48383A" w14:paraId="36BB167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1C61B9E" w14:textId="09384212">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RNF-04</w:t>
            </w:r>
          </w:p>
        </w:tc>
        <w:tc>
          <w:tcPr>
            <w:tcW w:w="1464" w:type="dxa"/>
            <w:tcBorders>
              <w:top w:val="single" w:color="000000" w:themeColor="text1" w:sz="12"/>
              <w:bottom w:val="single" w:color="000000" w:themeColor="text1" w:sz="12"/>
            </w:tcBorders>
            <w:tcMar/>
            <w:vAlign w:val="center"/>
          </w:tcPr>
          <w:p w:rsidR="4B48383A" w:rsidP="4B48383A" w:rsidRDefault="4B48383A" w14:paraId="5217702B" w14:textId="4B335B3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Tempo de Resposta</w:t>
            </w:r>
          </w:p>
        </w:tc>
        <w:tc>
          <w:tcPr>
            <w:tcW w:w="6486" w:type="dxa"/>
            <w:tcBorders>
              <w:top w:val="single" w:color="000000" w:themeColor="text1" w:sz="12"/>
              <w:bottom w:val="single" w:color="000000" w:themeColor="text1" w:sz="12"/>
            </w:tcBorders>
            <w:tcMar/>
            <w:vAlign w:val="center"/>
          </w:tcPr>
          <w:p w:rsidR="4B48383A" w:rsidP="4B48383A" w:rsidRDefault="4B48383A" w14:paraId="1F75298C" w14:textId="69F45DF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tempo total para geração de recomendações e validações não deve ultrapassar 6 segundos.</w:t>
            </w:r>
          </w:p>
        </w:tc>
      </w:tr>
      <w:tr w:rsidR="4B48383A" w:rsidTr="4B48383A" w14:paraId="1AF2EC44">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27F19B04" w14:textId="1C2A570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RNF-05</w:t>
            </w:r>
          </w:p>
        </w:tc>
        <w:tc>
          <w:tcPr>
            <w:tcW w:w="1464" w:type="dxa"/>
            <w:tcBorders>
              <w:top w:val="single" w:color="000000" w:themeColor="text1" w:sz="12"/>
              <w:bottom w:val="single" w:color="000000" w:themeColor="text1" w:sz="12"/>
            </w:tcBorders>
            <w:tcMar/>
            <w:vAlign w:val="center"/>
          </w:tcPr>
          <w:p w:rsidR="4B48383A" w:rsidP="4B48383A" w:rsidRDefault="4B48383A" w14:paraId="652ACC1A" w14:textId="2BF471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Fluxo Guiado</w:t>
            </w:r>
          </w:p>
        </w:tc>
        <w:tc>
          <w:tcPr>
            <w:tcW w:w="6486" w:type="dxa"/>
            <w:tcBorders>
              <w:top w:val="single" w:color="000000" w:themeColor="text1" w:sz="12"/>
              <w:bottom w:val="single" w:color="000000" w:themeColor="text1" w:sz="12"/>
            </w:tcBorders>
            <w:tcMar/>
            <w:vAlign w:val="center"/>
          </w:tcPr>
          <w:p w:rsidR="4B48383A" w:rsidP="4B48383A" w:rsidRDefault="4B48383A" w14:paraId="280781B5" w14:textId="3281D3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 sistema deve seguir um modelo "</w:t>
            </w:r>
            <w:r w:rsidRPr="4B48383A" w:rsidR="4B48383A">
              <w:rPr>
                <w:rFonts w:ascii="Times New Roman" w:hAnsi="Times New Roman" w:eastAsia="Times New Roman" w:cs="Times New Roman"/>
              </w:rPr>
              <w:t>wizard</w:t>
            </w:r>
            <w:r w:rsidRPr="4B48383A" w:rsidR="4B48383A">
              <w:rPr>
                <w:rFonts w:ascii="Times New Roman" w:hAnsi="Times New Roman" w:eastAsia="Times New Roman" w:cs="Times New Roman"/>
              </w:rPr>
              <w:t>", com etapas claras e uma visão de resumo ao final.</w:t>
            </w:r>
          </w:p>
        </w:tc>
      </w:tr>
      <w:tr w:rsidR="4B48383A" w:rsidTr="4B48383A" w14:paraId="5C3739E1">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B029D36" w14:textId="72E010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RNF-06</w:t>
            </w:r>
          </w:p>
        </w:tc>
        <w:tc>
          <w:tcPr>
            <w:tcW w:w="1464" w:type="dxa"/>
            <w:tcBorders>
              <w:top w:val="single" w:color="000000" w:themeColor="text1" w:sz="12"/>
              <w:bottom w:val="single" w:color="000000" w:themeColor="text1" w:sz="12"/>
            </w:tcBorders>
            <w:tcMar/>
            <w:vAlign w:val="center"/>
          </w:tcPr>
          <w:p w:rsidR="4B48383A" w:rsidP="4B48383A" w:rsidRDefault="4B48383A" w14:paraId="3B675BB3" w14:textId="7A58B2D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Segurança e LGPD</w:t>
            </w:r>
          </w:p>
        </w:tc>
        <w:tc>
          <w:tcPr>
            <w:tcW w:w="6486" w:type="dxa"/>
            <w:tcBorders>
              <w:top w:val="single" w:color="000000" w:themeColor="text1" w:sz="12"/>
              <w:bottom w:val="single" w:color="000000" w:themeColor="text1" w:sz="12"/>
            </w:tcBorders>
            <w:tcMar/>
            <w:vAlign w:val="center"/>
          </w:tcPr>
          <w:p w:rsidR="4B48383A" w:rsidP="4B48383A" w:rsidRDefault="4B48383A" w14:paraId="2D8E0495" w14:textId="2BAAB3B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Implementar criptografia de dados e garantir conformidade com a Lei Geral de Proteção de Dados.</w:t>
            </w:r>
          </w:p>
        </w:tc>
      </w:tr>
      <w:tr w:rsidR="4B48383A" w:rsidTr="4B48383A" w14:paraId="3FBA6CF3">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CC437FC" w14:textId="33DD70A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RNF-07</w:t>
            </w:r>
          </w:p>
        </w:tc>
        <w:tc>
          <w:tcPr>
            <w:tcW w:w="1464" w:type="dxa"/>
            <w:tcBorders>
              <w:top w:val="single" w:color="000000" w:themeColor="text1" w:sz="12"/>
              <w:bottom w:val="single" w:color="000000" w:themeColor="text1" w:sz="12"/>
            </w:tcBorders>
            <w:tcMar/>
            <w:vAlign w:val="center"/>
          </w:tcPr>
          <w:p w:rsidR="4B48383A" w:rsidP="4B48383A" w:rsidRDefault="4B48383A" w14:paraId="5AB59CED" w14:textId="4231AA4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Compatibilidade de Navegadores</w:t>
            </w:r>
          </w:p>
        </w:tc>
        <w:tc>
          <w:tcPr>
            <w:tcW w:w="6486" w:type="dxa"/>
            <w:tcBorders>
              <w:top w:val="single" w:color="000000" w:themeColor="text1" w:sz="12"/>
              <w:bottom w:val="single" w:color="000000" w:themeColor="text1" w:sz="12"/>
            </w:tcBorders>
            <w:tcMar/>
            <w:vAlign w:val="center"/>
          </w:tcPr>
          <w:p w:rsidR="4B48383A" w:rsidP="4B48383A" w:rsidRDefault="4B48383A" w14:paraId="5E573923" w14:textId="5724DE7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Garantir suporte aos navegadores atuais (Chrome, Firefox, Edge, Safari).</w:t>
            </w:r>
          </w:p>
        </w:tc>
      </w:tr>
      <w:tr w:rsidR="4B48383A" w:rsidTr="4B48383A" w14:paraId="437E5042">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9AA85E1" w14:textId="673205A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RNF-08</w:t>
            </w:r>
          </w:p>
        </w:tc>
        <w:tc>
          <w:tcPr>
            <w:tcW w:w="1464" w:type="dxa"/>
            <w:tcBorders>
              <w:top w:val="single" w:color="000000" w:themeColor="text1" w:sz="12"/>
              <w:bottom w:val="single" w:color="000000" w:themeColor="text1" w:sz="12"/>
            </w:tcBorders>
            <w:tcMar/>
            <w:vAlign w:val="center"/>
          </w:tcPr>
          <w:p w:rsidR="4B48383A" w:rsidP="4B48383A" w:rsidRDefault="4B48383A" w14:paraId="5E292522" w14:textId="4D79CB5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Disponibilidade</w:t>
            </w:r>
          </w:p>
        </w:tc>
        <w:tc>
          <w:tcPr>
            <w:tcW w:w="6486" w:type="dxa"/>
            <w:tcBorders>
              <w:top w:val="single" w:color="000000" w:themeColor="text1" w:sz="12"/>
              <w:bottom w:val="single" w:color="000000" w:themeColor="text1" w:sz="12"/>
            </w:tcBorders>
            <w:tcMar/>
            <w:vAlign w:val="center"/>
          </w:tcPr>
          <w:p w:rsidR="4B48383A" w:rsidP="4B48383A" w:rsidRDefault="4B48383A" w14:paraId="798A9FF2" w14:textId="10AF541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O sistema deve estar disponível no mínimo 99% do tempo, com monitoramento de </w:t>
            </w:r>
            <w:r w:rsidRPr="4B48383A" w:rsidR="4B48383A">
              <w:rPr>
                <w:rFonts w:ascii="Times New Roman" w:hAnsi="Times New Roman" w:eastAsia="Times New Roman" w:cs="Times New Roman"/>
              </w:rPr>
              <w:t>uptime</w:t>
            </w:r>
            <w:r w:rsidRPr="4B48383A" w:rsidR="4B48383A">
              <w:rPr>
                <w:rFonts w:ascii="Times New Roman" w:hAnsi="Times New Roman" w:eastAsia="Times New Roman" w:cs="Times New Roman"/>
              </w:rPr>
              <w:t>.</w:t>
            </w:r>
          </w:p>
        </w:tc>
      </w:tr>
      <w:tr w:rsidR="4B48383A" w:rsidTr="4B48383A" w14:paraId="7FB6B606">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1894C3F" w14:textId="4C8CF59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RNF-09</w:t>
            </w:r>
          </w:p>
        </w:tc>
        <w:tc>
          <w:tcPr>
            <w:tcW w:w="1464" w:type="dxa"/>
            <w:tcBorders>
              <w:top w:val="single" w:color="000000" w:themeColor="text1" w:sz="12"/>
              <w:bottom w:val="single" w:color="000000" w:themeColor="text1" w:sz="12"/>
            </w:tcBorders>
            <w:tcMar/>
            <w:vAlign w:val="center"/>
          </w:tcPr>
          <w:p w:rsidR="4B48383A" w:rsidP="4B48383A" w:rsidRDefault="4B48383A" w14:paraId="58E1B006" w14:textId="5C971BA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Backup e Recuperação</w:t>
            </w:r>
          </w:p>
        </w:tc>
        <w:tc>
          <w:tcPr>
            <w:tcW w:w="6486" w:type="dxa"/>
            <w:tcBorders>
              <w:top w:val="single" w:color="000000" w:themeColor="text1" w:sz="12"/>
              <w:bottom w:val="single" w:color="000000" w:themeColor="text1" w:sz="12"/>
            </w:tcBorders>
            <w:tcMar/>
            <w:vAlign w:val="center"/>
          </w:tcPr>
          <w:p w:rsidR="4B48383A" w:rsidP="4B48383A" w:rsidRDefault="4B48383A" w14:paraId="2A83C546" w14:textId="36F2779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Realizar backups diários dos dados com testes periódicos de recuperação.</w:t>
            </w:r>
          </w:p>
        </w:tc>
      </w:tr>
      <w:tr w:rsidR="4B48383A" w:rsidTr="4B48383A" w14:paraId="7E74E185">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6A991309" w14:textId="1B070CE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RNF-10</w:t>
            </w:r>
          </w:p>
        </w:tc>
        <w:tc>
          <w:tcPr>
            <w:tcW w:w="1464" w:type="dxa"/>
            <w:tcBorders>
              <w:top w:val="single" w:color="000000" w:themeColor="text1" w:sz="12"/>
              <w:bottom w:val="single" w:color="000000" w:themeColor="text1" w:sz="12"/>
            </w:tcBorders>
            <w:tcMar/>
            <w:vAlign w:val="center"/>
          </w:tcPr>
          <w:p w:rsidR="4B48383A" w:rsidP="4B48383A" w:rsidRDefault="4B48383A" w14:paraId="232A4E83" w14:textId="4C4EB78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Escalabilidade</w:t>
            </w:r>
          </w:p>
        </w:tc>
        <w:tc>
          <w:tcPr>
            <w:tcW w:w="6486" w:type="dxa"/>
            <w:tcBorders>
              <w:top w:val="single" w:color="000000" w:themeColor="text1" w:sz="12"/>
              <w:bottom w:val="single" w:color="000000" w:themeColor="text1" w:sz="12"/>
            </w:tcBorders>
            <w:tcMar/>
            <w:vAlign w:val="center"/>
          </w:tcPr>
          <w:p w:rsidR="4B48383A" w:rsidP="4B48383A" w:rsidRDefault="4B48383A" w14:paraId="77EB3B36" w14:textId="0C17A1E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Suportar picos de acesso sem comprometer desempenho.</w:t>
            </w:r>
          </w:p>
        </w:tc>
      </w:tr>
      <w:tr w:rsidR="4B48383A" w:rsidTr="4B48383A" w14:paraId="3D1F99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098A0B5" w14:textId="6ED28AC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RNF-11</w:t>
            </w:r>
          </w:p>
        </w:tc>
        <w:tc>
          <w:tcPr>
            <w:tcW w:w="1464" w:type="dxa"/>
            <w:tcBorders>
              <w:top w:val="single" w:color="000000" w:themeColor="text1" w:sz="12"/>
              <w:bottom w:val="single" w:color="000000" w:themeColor="text1" w:sz="12"/>
            </w:tcBorders>
            <w:tcMar/>
            <w:vAlign w:val="center"/>
          </w:tcPr>
          <w:p w:rsidR="4B48383A" w:rsidP="4B48383A" w:rsidRDefault="4B48383A" w14:paraId="6EDFCC29" w14:textId="1E1DFC6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Integração de Fontes</w:t>
            </w:r>
          </w:p>
        </w:tc>
        <w:tc>
          <w:tcPr>
            <w:tcW w:w="6486" w:type="dxa"/>
            <w:tcBorders>
              <w:top w:val="single" w:color="000000" w:themeColor="text1" w:sz="12"/>
              <w:bottom w:val="single" w:color="000000" w:themeColor="text1" w:sz="12"/>
            </w:tcBorders>
            <w:tcMar/>
            <w:vAlign w:val="center"/>
          </w:tcPr>
          <w:p w:rsidR="4B48383A" w:rsidP="4B48383A" w:rsidRDefault="4B48383A" w14:paraId="0CBE8C79" w14:textId="6B5B0EB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Implementar </w:t>
            </w:r>
            <w:r w:rsidRPr="4B48383A" w:rsidR="4B48383A">
              <w:rPr>
                <w:rFonts w:ascii="Times New Roman" w:hAnsi="Times New Roman" w:eastAsia="Times New Roman" w:cs="Times New Roman"/>
              </w:rPr>
              <w:t>retentativas</w:t>
            </w:r>
            <w:r w:rsidRPr="4B48383A" w:rsidR="4B48383A">
              <w:rPr>
                <w:rFonts w:ascii="Times New Roman" w:hAnsi="Times New Roman" w:eastAsia="Times New Roman" w:cs="Times New Roman"/>
              </w:rPr>
              <w:t xml:space="preserve"> e </w:t>
            </w:r>
            <w:r w:rsidRPr="4B48383A" w:rsidR="4B48383A">
              <w:rPr>
                <w:rFonts w:ascii="Times New Roman" w:hAnsi="Times New Roman" w:eastAsia="Times New Roman" w:cs="Times New Roman"/>
              </w:rPr>
              <w:t>logging</w:t>
            </w:r>
            <w:r w:rsidRPr="4B48383A" w:rsidR="4B48383A">
              <w:rPr>
                <w:rFonts w:ascii="Times New Roman" w:hAnsi="Times New Roman" w:eastAsia="Times New Roman" w:cs="Times New Roman"/>
              </w:rPr>
              <w:t xml:space="preserve"> para falhas em APIs ou </w:t>
            </w:r>
            <w:r w:rsidRPr="4B48383A" w:rsidR="4B48383A">
              <w:rPr>
                <w:rFonts w:ascii="Times New Roman" w:hAnsi="Times New Roman" w:eastAsia="Times New Roman" w:cs="Times New Roman"/>
              </w:rPr>
              <w:t>scraping</w:t>
            </w:r>
            <w:r w:rsidRPr="4B48383A" w:rsidR="4B48383A">
              <w:rPr>
                <w:rFonts w:ascii="Times New Roman" w:hAnsi="Times New Roman" w:eastAsia="Times New Roman" w:cs="Times New Roman"/>
              </w:rPr>
              <w:t>.</w:t>
            </w:r>
          </w:p>
        </w:tc>
      </w:tr>
      <w:tr w:rsidR="4B48383A" w:rsidTr="4B48383A" w14:paraId="6C44AC5E">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14D338FB" w14:textId="0769879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RNF-12</w:t>
            </w:r>
          </w:p>
        </w:tc>
        <w:tc>
          <w:tcPr>
            <w:tcW w:w="1464" w:type="dxa"/>
            <w:tcBorders>
              <w:top w:val="single" w:color="000000" w:themeColor="text1" w:sz="12"/>
              <w:bottom w:val="single" w:color="000000" w:themeColor="text1" w:sz="12"/>
            </w:tcBorders>
            <w:tcMar/>
            <w:vAlign w:val="center"/>
          </w:tcPr>
          <w:p w:rsidR="4B48383A" w:rsidP="4B48383A" w:rsidRDefault="4B48383A" w14:paraId="020BD8DA" w14:textId="48A29DB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Pré</w:t>
            </w:r>
            <w:r w:rsidRPr="4B48383A" w:rsidR="4B48383A">
              <w:rPr>
                <w:rFonts w:ascii="Times New Roman" w:hAnsi="Times New Roman" w:eastAsia="Times New Roman" w:cs="Times New Roman"/>
              </w:rPr>
              <w:t>-orçamento</w:t>
            </w:r>
          </w:p>
        </w:tc>
        <w:tc>
          <w:tcPr>
            <w:tcW w:w="6486" w:type="dxa"/>
            <w:tcBorders>
              <w:top w:val="single" w:color="000000" w:themeColor="text1" w:sz="12"/>
              <w:bottom w:val="single" w:color="000000" w:themeColor="text1" w:sz="12"/>
            </w:tcBorders>
            <w:tcMar/>
            <w:vAlign w:val="center"/>
          </w:tcPr>
          <w:p w:rsidR="4B48383A" w:rsidP="4B48383A" w:rsidRDefault="4B48383A" w14:paraId="265363B7" w14:textId="4A12D77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teto de gastos antes de iniciar o processo de recomendação.</w:t>
            </w:r>
          </w:p>
        </w:tc>
      </w:tr>
      <w:tr w:rsidR="4B48383A" w:rsidTr="4B48383A" w14:paraId="7591C02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3520A205" w14:textId="40695E61">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RNF-13</w:t>
            </w:r>
          </w:p>
        </w:tc>
        <w:tc>
          <w:tcPr>
            <w:tcW w:w="1464" w:type="dxa"/>
            <w:tcBorders>
              <w:top w:val="single" w:color="000000" w:themeColor="text1" w:sz="12"/>
              <w:bottom w:val="single" w:color="000000" w:themeColor="text1" w:sz="12"/>
            </w:tcBorders>
            <w:tcMar/>
            <w:vAlign w:val="center"/>
          </w:tcPr>
          <w:p w:rsidR="4B48383A" w:rsidP="4B48383A" w:rsidRDefault="4B48383A" w14:paraId="2C20C82F" w14:textId="5DAEF7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Organização Visual</w:t>
            </w:r>
          </w:p>
        </w:tc>
        <w:tc>
          <w:tcPr>
            <w:tcW w:w="6486" w:type="dxa"/>
            <w:tcBorders>
              <w:top w:val="single" w:color="000000" w:themeColor="text1" w:sz="12"/>
              <w:bottom w:val="single" w:color="000000" w:themeColor="text1" w:sz="12"/>
            </w:tcBorders>
            <w:tcMar/>
            <w:vAlign w:val="center"/>
          </w:tcPr>
          <w:p w:rsidR="4B48383A" w:rsidP="4B48383A" w:rsidRDefault="4B48383A" w14:paraId="648A4CE9" w14:textId="495B01A3">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 xml:space="preserve">Interface clara: </w:t>
            </w:r>
            <w:r w:rsidRPr="4B48383A" w:rsidR="4B48383A">
              <w:rPr>
                <w:rFonts w:ascii="Times New Roman" w:hAnsi="Times New Roman" w:eastAsia="Times New Roman" w:cs="Times New Roman"/>
              </w:rPr>
              <w:t>chatbot</w:t>
            </w:r>
            <w:r w:rsidRPr="4B48383A" w:rsidR="4B48383A">
              <w:rPr>
                <w:rFonts w:ascii="Times New Roman" w:hAnsi="Times New Roman" w:eastAsia="Times New Roman" w:cs="Times New Roman"/>
              </w:rPr>
              <w:t xml:space="preserve"> à direita, tabela de peças à esquerda.</w:t>
            </w:r>
          </w:p>
        </w:tc>
      </w:tr>
      <w:tr w:rsidR="4B48383A" w:rsidTr="4B48383A" w14:paraId="5E7CC480">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7DB1B7DF" w14:textId="71C7EC7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RNF-14</w:t>
            </w:r>
          </w:p>
        </w:tc>
        <w:tc>
          <w:tcPr>
            <w:tcW w:w="1464" w:type="dxa"/>
            <w:tcBorders>
              <w:top w:val="single" w:color="000000" w:themeColor="text1" w:sz="12"/>
              <w:bottom w:val="single" w:color="000000" w:themeColor="text1" w:sz="12"/>
            </w:tcBorders>
            <w:tcMar/>
            <w:vAlign w:val="center"/>
          </w:tcPr>
          <w:p w:rsidR="4B48383A" w:rsidP="4B48383A" w:rsidRDefault="4B48383A" w14:paraId="12D4DA04" w14:textId="6B1D79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Latência Clima</w:t>
            </w:r>
          </w:p>
        </w:tc>
        <w:tc>
          <w:tcPr>
            <w:tcW w:w="6486" w:type="dxa"/>
            <w:tcBorders>
              <w:top w:val="single" w:color="000000" w:themeColor="text1" w:sz="12"/>
              <w:bottom w:val="single" w:color="000000" w:themeColor="text1" w:sz="12"/>
            </w:tcBorders>
            <w:tcMar/>
            <w:vAlign w:val="center"/>
          </w:tcPr>
          <w:p w:rsidR="4B48383A" w:rsidP="4B48383A" w:rsidRDefault="4B48383A" w14:paraId="2DD51CC2" w14:textId="67F3A02D">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Utilizar pop-up de consentimento para coleta automática de dados climáticos; caso negado, entrada manual.</w:t>
            </w:r>
          </w:p>
        </w:tc>
      </w:tr>
      <w:tr w:rsidR="4B48383A" w:rsidTr="4B48383A" w14:paraId="1499AC7F">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5238800D" w14:textId="497D5A7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RNF-15</w:t>
            </w:r>
          </w:p>
        </w:tc>
        <w:tc>
          <w:tcPr>
            <w:tcW w:w="1464" w:type="dxa"/>
            <w:tcBorders>
              <w:top w:val="single" w:color="000000" w:themeColor="text1" w:sz="12"/>
              <w:bottom w:val="single" w:color="000000" w:themeColor="text1" w:sz="12"/>
            </w:tcBorders>
            <w:tcMar/>
            <w:vAlign w:val="center"/>
          </w:tcPr>
          <w:p w:rsidR="4B48383A" w:rsidP="4B48383A" w:rsidRDefault="4B48383A" w14:paraId="36D5371F" w14:textId="330998C0">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Consentimento de Localização</w:t>
            </w:r>
          </w:p>
        </w:tc>
        <w:tc>
          <w:tcPr>
            <w:tcW w:w="6486" w:type="dxa"/>
            <w:tcBorders>
              <w:top w:val="single" w:color="000000" w:themeColor="text1" w:sz="12"/>
              <w:bottom w:val="single" w:color="000000" w:themeColor="text1" w:sz="12"/>
            </w:tcBorders>
            <w:tcMar/>
            <w:vAlign w:val="center"/>
          </w:tcPr>
          <w:p w:rsidR="4B48383A" w:rsidP="4B48383A" w:rsidRDefault="4B48383A" w14:paraId="7E45C95D" w14:textId="28E04EF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Solicitar autorização para uso da localização aproximada do usuário.</w:t>
            </w:r>
          </w:p>
        </w:tc>
      </w:tr>
      <w:tr w:rsidR="4B48383A" w:rsidTr="4B48383A" w14:paraId="77AFB37A">
        <w:trPr>
          <w:trHeight w:val="300"/>
        </w:trPr>
        <w:tc>
          <w:tcPr>
            <w:tcW w:w="1065" w:type="dxa"/>
            <w:tcBorders>
              <w:top w:val="single" w:color="000000" w:themeColor="text1" w:sz="12"/>
              <w:bottom w:val="single" w:color="000000" w:themeColor="text1" w:sz="12"/>
            </w:tcBorders>
            <w:tcMar/>
            <w:vAlign w:val="center"/>
          </w:tcPr>
          <w:p w:rsidR="4B48383A" w:rsidP="4B48383A" w:rsidRDefault="4B48383A" w14:paraId="0A3F5060" w14:textId="1A9396AB">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RNF-16</w:t>
            </w:r>
          </w:p>
        </w:tc>
        <w:tc>
          <w:tcPr>
            <w:tcW w:w="1464" w:type="dxa"/>
            <w:tcBorders>
              <w:top w:val="single" w:color="000000" w:themeColor="text1" w:sz="12"/>
              <w:bottom w:val="single" w:color="000000" w:themeColor="text1" w:sz="12"/>
            </w:tcBorders>
            <w:tcMar/>
            <w:vAlign w:val="center"/>
          </w:tcPr>
          <w:p w:rsidR="4B48383A" w:rsidP="4B48383A" w:rsidRDefault="4B48383A" w14:paraId="70463EA4" w14:textId="0EB17ECC">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Modelagem Térmica Extensível</w:t>
            </w:r>
          </w:p>
        </w:tc>
        <w:tc>
          <w:tcPr>
            <w:tcW w:w="6486" w:type="dxa"/>
            <w:tcBorders>
              <w:top w:val="single" w:color="000000" w:themeColor="text1" w:sz="12"/>
              <w:bottom w:val="single" w:color="000000" w:themeColor="text1" w:sz="12"/>
            </w:tcBorders>
            <w:tcMar/>
            <w:vAlign w:val="center"/>
          </w:tcPr>
          <w:p w:rsidR="4B48383A" w:rsidP="4B48383A" w:rsidRDefault="4B48383A" w14:paraId="704D208F" w14:textId="3F8025C7">
            <w:pPr>
              <w:bidi w:val="0"/>
              <w:spacing w:before="12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Permitir configuração externa de TDP e regras térmicas para ajustes futuros.</w:t>
            </w:r>
          </w:p>
        </w:tc>
      </w:tr>
    </w:tbl>
    <w:p w:rsidR="32C3083B" w:rsidP="4B48383A" w:rsidRDefault="32C3083B" w14:paraId="3DE4BB9F" w14:textId="75394EC8">
      <w:pPr>
        <w:pStyle w:val="Normal"/>
        <w:spacing w:line="360" w:lineRule="auto"/>
        <w:ind w:left="0"/>
        <w:jc w:val="center"/>
        <w:rPr>
          <w:rFonts w:ascii="Times New Roman" w:hAnsi="Times New Roman" w:eastAsia="Times New Roman" w:cs="Times New Roman"/>
          <w:b w:val="0"/>
          <w:bCs w:val="0"/>
          <w:noProof w:val="0"/>
          <w:sz w:val="24"/>
          <w:szCs w:val="24"/>
          <w:lang w:val="pt-BR"/>
        </w:rPr>
      </w:pPr>
      <w:r w:rsidRPr="4B48383A" w:rsidR="32C3083B">
        <w:rPr>
          <w:rFonts w:ascii="Times New Roman" w:hAnsi="Times New Roman" w:eastAsia="Times New Roman" w:cs="Times New Roman"/>
          <w:b w:val="1"/>
          <w:bCs w:val="1"/>
          <w:noProof w:val="0"/>
          <w:sz w:val="24"/>
          <w:szCs w:val="24"/>
          <w:lang w:val="pt-BR"/>
        </w:rPr>
        <w:t xml:space="preserve">Fonte: </w:t>
      </w:r>
      <w:r w:rsidRPr="4B48383A" w:rsidR="32C3083B">
        <w:rPr>
          <w:rFonts w:ascii="Times New Roman" w:hAnsi="Times New Roman" w:eastAsia="Times New Roman" w:cs="Times New Roman"/>
          <w:b w:val="0"/>
          <w:bCs w:val="0"/>
          <w:noProof w:val="0"/>
          <w:sz w:val="24"/>
          <w:szCs w:val="24"/>
          <w:lang w:val="pt-BR"/>
        </w:rPr>
        <w:t xml:space="preserve">Autoria </w:t>
      </w:r>
      <w:r w:rsidRPr="4B48383A" w:rsidR="32C3083B">
        <w:rPr>
          <w:rFonts w:ascii="Times New Roman" w:hAnsi="Times New Roman" w:eastAsia="Times New Roman" w:cs="Times New Roman"/>
          <w:b w:val="0"/>
          <w:bCs w:val="0"/>
          <w:noProof w:val="0"/>
          <w:sz w:val="24"/>
          <w:szCs w:val="24"/>
          <w:lang w:val="pt-BR"/>
        </w:rPr>
        <w:t>propria</w:t>
      </w:r>
    </w:p>
    <w:p w:rsidR="4B48383A" w:rsidP="4B48383A" w:rsidRDefault="4B48383A" w14:paraId="69F2A19B" w14:textId="2BBF591C">
      <w:pPr>
        <w:pStyle w:val="Normal"/>
        <w:spacing w:line="360" w:lineRule="auto"/>
        <w:ind w:left="0"/>
        <w:jc w:val="center"/>
        <w:rPr>
          <w:rFonts w:ascii="Times New Roman" w:hAnsi="Times New Roman" w:eastAsia="Times New Roman" w:cs="Times New Roman"/>
          <w:b w:val="0"/>
          <w:bCs w:val="0"/>
          <w:noProof w:val="0"/>
          <w:sz w:val="24"/>
          <w:szCs w:val="24"/>
          <w:lang w:val="pt-BR"/>
        </w:rPr>
      </w:pPr>
    </w:p>
    <w:p w:rsidR="5F07CBF3" w:rsidP="4B48383A" w:rsidRDefault="5F07CBF3" w14:paraId="24EE460E" w14:textId="72274303">
      <w:pPr>
        <w:pStyle w:val="Heading1"/>
        <w:spacing w:line="360" w:lineRule="auto"/>
        <w:rPr>
          <w:rFonts w:ascii="Times New Roman" w:hAnsi="Times New Roman" w:eastAsia="Times New Roman" w:cs="Times New Roman"/>
          <w:b w:val="1"/>
          <w:bCs w:val="1"/>
          <w:noProof w:val="0"/>
          <w:sz w:val="24"/>
          <w:szCs w:val="24"/>
          <w:lang w:val="pt-BR"/>
        </w:rPr>
      </w:pPr>
      <w:bookmarkStart w:name="_Toc1835702643" w:id="2072470862"/>
      <w:r w:rsidRPr="320543F7" w:rsidR="5AE346B4">
        <w:rPr>
          <w:rFonts w:ascii="Times New Roman" w:hAnsi="Times New Roman" w:eastAsia="Times New Roman" w:cs="Times New Roman"/>
          <w:b w:val="1"/>
          <w:bCs w:val="1"/>
          <w:noProof w:val="0"/>
          <w:sz w:val="24"/>
          <w:szCs w:val="24"/>
          <w:lang w:val="pt-BR"/>
        </w:rPr>
        <w:t>4</w:t>
      </w:r>
      <w:r w:rsidRPr="320543F7" w:rsidR="72ACB60C">
        <w:rPr>
          <w:rFonts w:ascii="Times New Roman" w:hAnsi="Times New Roman" w:eastAsia="Times New Roman" w:cs="Times New Roman"/>
          <w:b w:val="1"/>
          <w:bCs w:val="1"/>
          <w:noProof w:val="0"/>
          <w:sz w:val="24"/>
          <w:szCs w:val="24"/>
          <w:lang w:val="pt-BR"/>
        </w:rPr>
        <w:t>.</w:t>
      </w:r>
      <w:r w:rsidRPr="320543F7" w:rsidR="5AE346B4">
        <w:rPr>
          <w:rFonts w:ascii="Times New Roman" w:hAnsi="Times New Roman" w:eastAsia="Times New Roman" w:cs="Times New Roman"/>
          <w:b w:val="1"/>
          <w:bCs w:val="1"/>
          <w:noProof w:val="0"/>
          <w:sz w:val="24"/>
          <w:szCs w:val="24"/>
          <w:lang w:val="pt-BR"/>
        </w:rPr>
        <w:t xml:space="preserve"> DIAGRAM</w:t>
      </w:r>
      <w:ins w:author="GUSTAVO DE OLIVEIRA REGO MORAIS" w:date="2025-08-08T21:22:56.333Z" w:id="1742923260">
        <w:r w:rsidRPr="320543F7" w:rsidR="51CCB58A">
          <w:rPr>
            <w:rFonts w:ascii="Times New Roman" w:hAnsi="Times New Roman" w:eastAsia="Times New Roman" w:cs="Times New Roman"/>
            <w:b w:val="1"/>
            <w:bCs w:val="1"/>
            <w:noProof w:val="0"/>
            <w:sz w:val="24"/>
            <w:szCs w:val="24"/>
            <w:lang w:val="pt-BR"/>
          </w:rPr>
          <w:t>A</w:t>
        </w:r>
      </w:ins>
      <w:r w:rsidRPr="320543F7" w:rsidR="5AE346B4">
        <w:rPr>
          <w:rFonts w:ascii="Times New Roman" w:hAnsi="Times New Roman" w:eastAsia="Times New Roman" w:cs="Times New Roman"/>
          <w:b w:val="1"/>
          <w:bCs w:val="1"/>
          <w:noProof w:val="0"/>
          <w:sz w:val="24"/>
          <w:szCs w:val="24"/>
          <w:lang w:val="pt-BR"/>
        </w:rPr>
        <w:t>S DE CASO DE USO</w:t>
      </w:r>
      <w:bookmarkEnd w:id="2072470862"/>
    </w:p>
    <w:p w:rsidR="5F07CBF3" w:rsidP="4B48383A" w:rsidRDefault="5F07CBF3" w14:paraId="7A2117BB" w14:textId="1DC379F3">
      <w:pPr>
        <w:pStyle w:val="Heading2"/>
        <w:spacing w:line="360" w:lineRule="auto"/>
        <w:rPr>
          <w:rFonts w:ascii="Times New Roman" w:hAnsi="Times New Roman" w:eastAsia="Times New Roman" w:cs="Times New Roman"/>
          <w:noProof w:val="0"/>
          <w:sz w:val="24"/>
          <w:szCs w:val="24"/>
          <w:lang w:val="pt-BR"/>
        </w:rPr>
      </w:pPr>
      <w:bookmarkStart w:name="_Toc371604994" w:id="1440092529"/>
      <w:r w:rsidRPr="1AF509E4" w:rsidR="6E8ACB4A">
        <w:rPr>
          <w:rFonts w:ascii="Times New Roman" w:hAnsi="Times New Roman" w:eastAsia="Times New Roman" w:cs="Times New Roman"/>
          <w:noProof w:val="0"/>
          <w:sz w:val="24"/>
          <w:szCs w:val="24"/>
          <w:lang w:val="pt-BR"/>
        </w:rPr>
        <w:t>4.1 Diagramação</w:t>
      </w:r>
      <w:bookmarkEnd w:id="1440092529"/>
    </w:p>
    <w:p w:rsidR="5F07CBF3" w:rsidP="4B48383A" w:rsidRDefault="5F07CBF3" w14:paraId="7E998301" w14:textId="0D52B71F">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diagramas de caso de uso representam as funcionalidades do sistema e as interações entre os atores (usuários ou sistemas externos) e o sistema. Eles são essenciais para capturar os requisitos funcionais e definir o escopo do projeto.</w:t>
      </w:r>
    </w:p>
    <w:p w:rsidR="5F07CBF3" w:rsidP="4B48383A" w:rsidRDefault="5F07CBF3" w14:paraId="2832BA94" w14:textId="4F1B5082">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firstLine="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Os componentes Principais dos diagramas de caso de uso são:</w:t>
      </w:r>
    </w:p>
    <w:p w:rsidR="5F07CBF3" w:rsidP="4B48383A" w:rsidRDefault="5F07CBF3" w14:paraId="678F813E" w14:textId="0745C76E">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Atores: Representam os usuários ou outros sistemas que interagem com o sistema.</w:t>
      </w:r>
    </w:p>
    <w:p w:rsidR="5F07CBF3" w:rsidP="4B48383A" w:rsidRDefault="5F07CBF3" w14:paraId="42177777" w14:textId="2DE9C72D">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Casos de Uso: Representam as funcionalidades oferecidas pelo sistema.</w:t>
      </w:r>
    </w:p>
    <w:p w:rsidR="5F07CBF3" w:rsidP="4B48383A" w:rsidRDefault="5F07CBF3" w14:paraId="756A201A" w14:textId="50A47659">
      <w:pPr>
        <w:pStyle w:val="Normal1"/>
        <w:numPr>
          <w:ilvl w:val="0"/>
          <w:numId w:val="3"/>
        </w:numPr>
        <w:pBdr>
          <w:top w:val="nil" w:color="000000" w:sz="0" w:space="0"/>
          <w:left w:val="nil" w:color="000000" w:sz="0" w:space="0"/>
          <w:bottom w:val="nil" w:color="000000" w:sz="0" w:space="0"/>
          <w:right w:val="nil" w:color="000000" w:sz="0" w:space="0"/>
          <w:between w:val="nil" w:color="000000" w:sz="0" w:space="0"/>
        </w:pBdr>
        <w:spacing w:before="0" w:after="0"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F07C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Relacionamentos: Mostram como os atores interagem com os casos de uso.</w:t>
      </w:r>
    </w:p>
    <w:p w:rsidR="20FF93EA" w:rsidP="4B48383A" w:rsidRDefault="20FF93EA" w14:paraId="2717BA18" w14:textId="0B206CFE">
      <w:pPr>
        <w:pStyle w:val="Normal1"/>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4B48383A" w:rsidR="0B2C42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4B48383A" w:rsidR="20FF93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dos casos de uso</w:t>
      </w:r>
      <w:r w:rsidRPr="4B48383A" w:rsidR="6CD08D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w:t>
      </w:r>
    </w:p>
    <w:p w:rsidR="4B48383A" w:rsidP="4B48383A" w:rsidRDefault="4B48383A" w14:paraId="7BAAB521" w14:textId="59208C9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7C6D9F0F" w14:textId="56A5E3B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E215B30" w14:textId="121E705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3163A27C" w14:textId="7EC371FD">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93ED123" w14:textId="56C23DC1">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676BA0E3" w14:textId="4764BD7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2320400A" w14:textId="5FC8851F">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9DDBA14" w14:textId="627845D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49155B1" w14:textId="2818824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5509D045" w14:textId="173492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4B48383A" w:rsidP="4B48383A" w:rsidRDefault="4B48383A" w14:paraId="4B5935F1" w14:textId="5B49646B">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p>
    <w:p w:rsidR="532B0CBD" w:rsidP="4B48383A" w:rsidRDefault="532B0CBD" w14:paraId="43AF985D" w14:textId="50333555">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532B0CBD">
        <w:rPr>
          <w:b w:val="1"/>
          <w:bCs w:val="1"/>
        </w:rPr>
        <w:t xml:space="preserve">Figura 1 – </w:t>
      </w:r>
      <w:r w:rsidR="532B0CBD">
        <w:rPr>
          <w:b w:val="0"/>
          <w:bCs w:val="0"/>
        </w:rPr>
        <w:t>Cadastro e login</w:t>
      </w:r>
    </w:p>
    <w:p w:rsidR="0377F693" w:rsidP="4B48383A" w:rsidRDefault="0377F693" w14:paraId="29EA8005" w14:textId="39B49A64">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69F98C6A" wp14:anchorId="02F72DBA">
            <wp:extent cx="4572000" cy="3993844"/>
            <wp:effectExtent l="0" t="0" r="0" b="0"/>
            <wp:docPr id="549462043" name="" title=""/>
            <wp:cNvGraphicFramePr>
              <a:graphicFrameLocks noChangeAspect="1"/>
            </wp:cNvGraphicFramePr>
            <a:graphic>
              <a:graphicData uri="http://schemas.openxmlformats.org/drawingml/2006/picture">
                <pic:pic>
                  <pic:nvPicPr>
                    <pic:cNvPr id="0" name=""/>
                    <pic:cNvPicPr/>
                  </pic:nvPicPr>
                  <pic:blipFill>
                    <a:blip r:embed="R65af70d0833347d8">
                      <a:extLst>
                        <a:ext xmlns:a="http://schemas.openxmlformats.org/drawingml/2006/main" uri="{28A0092B-C50C-407E-A947-70E740481C1C}">
                          <a14:useLocalDpi val="0"/>
                        </a:ext>
                      </a:extLst>
                    </a:blip>
                    <a:stretch>
                      <a:fillRect/>
                    </a:stretch>
                  </pic:blipFill>
                  <pic:spPr>
                    <a:xfrm>
                      <a:off x="0" y="0"/>
                      <a:ext cx="4572000" cy="3993844"/>
                    </a:xfrm>
                    <a:prstGeom prst="rect">
                      <a:avLst/>
                    </a:prstGeom>
                  </pic:spPr>
                </pic:pic>
              </a:graphicData>
            </a:graphic>
          </wp:inline>
        </w:drawing>
      </w:r>
    </w:p>
    <w:p w:rsidR="1703DFCE" w:rsidP="4B48383A" w:rsidRDefault="1703DFCE" w14:paraId="1743A734" w14:textId="6A473570">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03DFCE">
        <w:rPr>
          <w:b w:val="1"/>
          <w:bCs w:val="1"/>
        </w:rPr>
        <w:t xml:space="preserve">Fonte: </w:t>
      </w:r>
      <w:r w:rsidR="1703DFCE">
        <w:rPr>
          <w:b w:val="0"/>
          <w:bCs w:val="0"/>
        </w:rPr>
        <w:t>Autoria própria</w:t>
      </w:r>
    </w:p>
    <w:p w:rsidR="4B48383A" w:rsidP="4B48383A" w:rsidRDefault="4B48383A" w14:paraId="505E35EA" w14:textId="27B8F48C">
      <w:pPr>
        <w:pStyle w:val="Normal"/>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p>
    <w:p w:rsidR="3E09114F" w:rsidP="4B48383A" w:rsidRDefault="3E09114F" w14:paraId="45D67763" w14:textId="357F0752">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3E09114F">
        <w:rPr>
          <w:b w:val="1"/>
          <w:bCs w:val="1"/>
        </w:rPr>
        <w:t xml:space="preserve">Figura 2: </w:t>
      </w:r>
      <w:r w:rsidR="4F9172E1">
        <w:rPr>
          <w:b w:val="0"/>
          <w:bCs w:val="0"/>
        </w:rPr>
        <w:t>Ações</w:t>
      </w:r>
      <w:r w:rsidR="3E09114F">
        <w:rPr>
          <w:b w:val="0"/>
          <w:bCs w:val="0"/>
        </w:rPr>
        <w:t xml:space="preserve"> após o login ou cadastro</w:t>
      </w:r>
    </w:p>
    <w:p w:rsidR="0377F693" w:rsidP="4B48383A" w:rsidRDefault="0377F693" w14:paraId="5622399C" w14:textId="12ADC3BA">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pPr>
      <w:r w:rsidR="0377F693">
        <w:drawing>
          <wp:inline wp14:editId="1AF8F4C0" wp14:anchorId="1737EC17">
            <wp:extent cx="4572000" cy="3392866"/>
            <wp:effectExtent l="0" t="0" r="0" b="0"/>
            <wp:docPr id="1782030107" name="" title=""/>
            <wp:cNvGraphicFramePr>
              <a:graphicFrameLocks noChangeAspect="1"/>
            </wp:cNvGraphicFramePr>
            <a:graphic>
              <a:graphicData uri="http://schemas.openxmlformats.org/drawingml/2006/picture">
                <pic:pic>
                  <pic:nvPicPr>
                    <pic:cNvPr id="0" name=""/>
                    <pic:cNvPicPr/>
                  </pic:nvPicPr>
                  <pic:blipFill>
                    <a:blip r:embed="R73b0cf89ee134b58">
                      <a:extLst>
                        <a:ext xmlns:a="http://schemas.openxmlformats.org/drawingml/2006/main" uri="{28A0092B-C50C-407E-A947-70E740481C1C}">
                          <a14:useLocalDpi val="0"/>
                        </a:ext>
                      </a:extLst>
                    </a:blip>
                    <a:stretch>
                      <a:fillRect/>
                    </a:stretch>
                  </pic:blipFill>
                  <pic:spPr>
                    <a:xfrm>
                      <a:off x="0" y="0"/>
                      <a:ext cx="4572000" cy="3392866"/>
                    </a:xfrm>
                    <a:prstGeom prst="rect">
                      <a:avLst/>
                    </a:prstGeom>
                  </pic:spPr>
                </pic:pic>
              </a:graphicData>
            </a:graphic>
          </wp:inline>
        </w:drawing>
      </w:r>
    </w:p>
    <w:p w:rsidR="178CE91B" w:rsidP="4B48383A" w:rsidRDefault="178CE91B" w14:paraId="44FC8C9F" w14:textId="7E3EDAA3">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0"/>
          <w:bCs w:val="0"/>
        </w:rPr>
      </w:pPr>
      <w:r w:rsidRPr="4B48383A" w:rsidR="178CE91B">
        <w:rPr>
          <w:b w:val="1"/>
          <w:bCs w:val="1"/>
        </w:rPr>
        <w:t xml:space="preserve">Fonte: </w:t>
      </w:r>
      <w:r w:rsidR="178CE91B">
        <w:rPr>
          <w:b w:val="0"/>
          <w:bCs w:val="0"/>
        </w:rPr>
        <w:t>Autoria própria</w:t>
      </w:r>
    </w:p>
    <w:p w:rsidR="3F5B80AE" w:rsidP="4B48383A" w:rsidRDefault="3F5B80AE" w14:paraId="398230C2" w14:textId="60DAE428">
      <w:pPr>
        <w:pBdr>
          <w:top w:val="nil" w:color="000000" w:sz="0" w:space="0"/>
          <w:left w:val="nil" w:color="000000" w:sz="0" w:space="0"/>
          <w:bottom w:val="nil" w:color="000000" w:sz="0" w:space="0"/>
          <w:right w:val="nil" w:color="000000" w:sz="0" w:space="0"/>
          <w:between w:val="nil" w:color="000000" w:sz="0" w:space="0"/>
        </w:pBdr>
        <w:spacing w:before="0" w:after="0" w:line="360" w:lineRule="auto"/>
        <w:ind w:left="0"/>
        <w:jc w:val="center"/>
        <w:rPr>
          <w:b w:val="1"/>
          <w:bCs w:val="1"/>
        </w:rPr>
      </w:pPr>
      <w:r w:rsidRPr="4B48383A" w:rsidR="3F5B80AE">
        <w:rPr>
          <w:b w:val="1"/>
          <w:bCs w:val="1"/>
        </w:rPr>
        <w:t xml:space="preserve">Figura 3 – Coleta de requisitos do </w:t>
      </w:r>
      <w:r w:rsidRPr="4B48383A" w:rsidR="664B5A33">
        <w:rPr>
          <w:b w:val="1"/>
          <w:bCs w:val="1"/>
        </w:rPr>
        <w:t>usuário</w:t>
      </w:r>
    </w:p>
    <w:p w:rsidR="5643805F" w:rsidP="4B48383A" w:rsidRDefault="5643805F" w14:paraId="5099F55C" w14:textId="6DE5756A">
      <w:pPr>
        <w:spacing w:line="360" w:lineRule="auto"/>
        <w:jc w:val="center"/>
      </w:pPr>
      <w:r w:rsidR="5643805F">
        <w:drawing>
          <wp:inline wp14:editId="1F15A69F" wp14:anchorId="49FA1DF3">
            <wp:extent cx="4639402" cy="2956558"/>
            <wp:effectExtent l="0" t="0" r="0" b="0"/>
            <wp:docPr id="2123469604" name="" title=""/>
            <wp:cNvGraphicFramePr>
              <a:graphicFrameLocks noChangeAspect="1"/>
            </wp:cNvGraphicFramePr>
            <a:graphic>
              <a:graphicData uri="http://schemas.openxmlformats.org/drawingml/2006/picture">
                <pic:pic>
                  <pic:nvPicPr>
                    <pic:cNvPr id="0" name=""/>
                    <pic:cNvPicPr/>
                  </pic:nvPicPr>
                  <pic:blipFill>
                    <a:blip r:embed="Rad0c51b7f6144a7d">
                      <a:extLst>
                        <a:ext xmlns:a="http://schemas.openxmlformats.org/drawingml/2006/main" uri="{28A0092B-C50C-407E-A947-70E740481C1C}">
                          <a14:useLocalDpi val="0"/>
                        </a:ext>
                      </a:extLst>
                    </a:blip>
                    <a:stretch>
                      <a:fillRect/>
                    </a:stretch>
                  </pic:blipFill>
                  <pic:spPr>
                    <a:xfrm>
                      <a:off x="0" y="0"/>
                      <a:ext cx="4639402" cy="2956558"/>
                    </a:xfrm>
                    <a:prstGeom prst="rect">
                      <a:avLst/>
                    </a:prstGeom>
                  </pic:spPr>
                </pic:pic>
              </a:graphicData>
            </a:graphic>
          </wp:inline>
        </w:drawing>
      </w:r>
    </w:p>
    <w:p w:rsidR="3F4F2989" w:rsidP="4B48383A" w:rsidRDefault="3F4F2989" w14:paraId="4D91FA7E" w14:textId="6E54971C">
      <w:pPr>
        <w:spacing w:line="360" w:lineRule="auto"/>
        <w:jc w:val="center"/>
      </w:pPr>
      <w:r w:rsidRPr="4B48383A" w:rsidR="3F4F2989">
        <w:rPr>
          <w:b w:val="1"/>
          <w:bCs w:val="1"/>
        </w:rPr>
        <w:t xml:space="preserve">Fonte: </w:t>
      </w:r>
      <w:r w:rsidR="3F4F2989">
        <w:rPr>
          <w:b w:val="0"/>
          <w:bCs w:val="0"/>
        </w:rPr>
        <w:t>Autoria propria</w:t>
      </w:r>
    </w:p>
    <w:p w:rsidR="4B48383A" w:rsidP="4B48383A" w:rsidRDefault="4B48383A" w14:paraId="47F96390" w14:textId="78C5A923">
      <w:pPr>
        <w:spacing w:line="360" w:lineRule="auto"/>
        <w:jc w:val="center"/>
        <w:rPr>
          <w:b w:val="0"/>
          <w:bCs w:val="0"/>
        </w:rPr>
      </w:pPr>
    </w:p>
    <w:p w:rsidR="4B48383A" w:rsidP="4B48383A" w:rsidRDefault="4B48383A" w14:paraId="3B29AE5B" w14:textId="73172ED3">
      <w:pPr>
        <w:spacing w:line="360" w:lineRule="auto"/>
        <w:jc w:val="center"/>
        <w:rPr>
          <w:b w:val="1"/>
          <w:bCs w:val="1"/>
        </w:rPr>
      </w:pPr>
    </w:p>
    <w:p w:rsidR="48345E86" w:rsidP="4B48383A" w:rsidRDefault="48345E86" w14:paraId="2EDD31FD" w14:textId="46BCA616">
      <w:pPr>
        <w:spacing w:line="360" w:lineRule="auto"/>
        <w:jc w:val="center"/>
      </w:pPr>
      <w:r w:rsidR="48345E86">
        <w:rPr/>
        <w:t>Figuara</w:t>
      </w:r>
      <w:r w:rsidR="48345E86">
        <w:rPr/>
        <w:t xml:space="preserve"> 4 - Configuração automatizada de </w:t>
      </w:r>
      <w:r w:rsidR="48345E86">
        <w:rPr/>
        <w:t>pc</w:t>
      </w:r>
    </w:p>
    <w:p w:rsidR="48345E86" w:rsidP="4B48383A" w:rsidRDefault="48345E86" w14:paraId="400D69C8" w14:textId="7000AEF2">
      <w:pPr>
        <w:spacing w:line="360" w:lineRule="auto"/>
        <w:jc w:val="center"/>
      </w:pPr>
      <w:r w:rsidR="48345E86">
        <w:drawing>
          <wp:inline wp14:editId="775665D6" wp14:anchorId="0EC418E5">
            <wp:extent cx="4572000" cy="3035322"/>
            <wp:effectExtent l="0" t="0" r="0" b="0"/>
            <wp:docPr id="1324824480" name="" title=""/>
            <wp:cNvGraphicFramePr>
              <a:graphicFrameLocks noChangeAspect="1"/>
            </wp:cNvGraphicFramePr>
            <a:graphic>
              <a:graphicData uri="http://schemas.openxmlformats.org/drawingml/2006/picture">
                <pic:pic>
                  <pic:nvPicPr>
                    <pic:cNvPr id="0" name=""/>
                    <pic:cNvPicPr/>
                  </pic:nvPicPr>
                  <pic:blipFill>
                    <a:blip r:embed="Rb66c82be70a14a88">
                      <a:extLst>
                        <a:ext xmlns:a="http://schemas.openxmlformats.org/drawingml/2006/main" uri="{28A0092B-C50C-407E-A947-70E740481C1C}">
                          <a14:useLocalDpi val="0"/>
                        </a:ext>
                      </a:extLst>
                    </a:blip>
                    <a:stretch>
                      <a:fillRect/>
                    </a:stretch>
                  </pic:blipFill>
                  <pic:spPr>
                    <a:xfrm>
                      <a:off x="0" y="0"/>
                      <a:ext cx="4572000" cy="3035322"/>
                    </a:xfrm>
                    <a:prstGeom prst="rect">
                      <a:avLst/>
                    </a:prstGeom>
                  </pic:spPr>
                </pic:pic>
              </a:graphicData>
            </a:graphic>
          </wp:inline>
        </w:drawing>
      </w:r>
    </w:p>
    <w:p w:rsidR="48345E86" w:rsidP="4B48383A" w:rsidRDefault="48345E86" w14:paraId="3AF7F4C4" w14:textId="12192DA6">
      <w:pPr>
        <w:spacing w:line="360" w:lineRule="auto"/>
        <w:jc w:val="center"/>
        <w:rPr>
          <w:b w:val="0"/>
          <w:bCs w:val="0"/>
        </w:rPr>
      </w:pPr>
      <w:r w:rsidRPr="4B48383A" w:rsidR="48345E86">
        <w:rPr>
          <w:b w:val="1"/>
          <w:bCs w:val="1"/>
        </w:rPr>
        <w:t xml:space="preserve">Fonte: </w:t>
      </w:r>
      <w:r w:rsidR="48345E86">
        <w:rPr>
          <w:b w:val="0"/>
          <w:bCs w:val="0"/>
        </w:rPr>
        <w:t xml:space="preserve">Autoria </w:t>
      </w:r>
      <w:r w:rsidR="48345E86">
        <w:rPr>
          <w:b w:val="0"/>
          <w:bCs w:val="0"/>
        </w:rPr>
        <w:t>propria</w:t>
      </w:r>
    </w:p>
    <w:p w:rsidR="4B48383A" w:rsidP="4B48383A" w:rsidRDefault="4B48383A" w14:paraId="4FF8D798" w14:textId="4781587C">
      <w:pPr>
        <w:spacing w:line="360" w:lineRule="auto"/>
        <w:jc w:val="center"/>
      </w:pPr>
    </w:p>
    <w:p w:rsidR="1617E01B" w:rsidP="4B48383A" w:rsidRDefault="1617E01B" w14:paraId="1F46B844" w14:textId="16CE6963">
      <w:pPr>
        <w:spacing w:line="360" w:lineRule="auto"/>
        <w:jc w:val="center"/>
        <w:rPr>
          <w:b w:val="0"/>
          <w:bCs w:val="0"/>
        </w:rPr>
      </w:pPr>
      <w:r w:rsidR="1617E01B">
        <w:rPr>
          <w:b w:val="0"/>
          <w:bCs w:val="0"/>
        </w:rPr>
        <w:t>Figura 5 – Coleta de temperatura</w:t>
      </w:r>
    </w:p>
    <w:p w:rsidR="1617E01B" w:rsidP="4B48383A" w:rsidRDefault="1617E01B" w14:paraId="46A44B69" w14:textId="7B2A4CDA">
      <w:pPr>
        <w:spacing w:line="360" w:lineRule="auto"/>
        <w:jc w:val="center"/>
      </w:pPr>
      <w:r w:rsidR="1617E01B">
        <w:drawing>
          <wp:inline wp14:editId="6BDB091D" wp14:anchorId="7151C72B">
            <wp:extent cx="4572000" cy="2571276"/>
            <wp:effectExtent l="0" t="0" r="0" b="0"/>
            <wp:docPr id="649654006" name="" title=""/>
            <wp:cNvGraphicFramePr>
              <a:graphicFrameLocks noChangeAspect="1"/>
            </wp:cNvGraphicFramePr>
            <a:graphic>
              <a:graphicData uri="http://schemas.openxmlformats.org/drawingml/2006/picture">
                <pic:pic>
                  <pic:nvPicPr>
                    <pic:cNvPr id="0" name=""/>
                    <pic:cNvPicPr/>
                  </pic:nvPicPr>
                  <pic:blipFill>
                    <a:blip r:embed="Rd25d9b6f15ba418c">
                      <a:extLst>
                        <a:ext xmlns:a="http://schemas.openxmlformats.org/drawingml/2006/main" uri="{28A0092B-C50C-407E-A947-70E740481C1C}">
                          <a14:useLocalDpi val="0"/>
                        </a:ext>
                      </a:extLst>
                    </a:blip>
                    <a:stretch>
                      <a:fillRect/>
                    </a:stretch>
                  </pic:blipFill>
                  <pic:spPr>
                    <a:xfrm>
                      <a:off x="0" y="0"/>
                      <a:ext cx="4572000" cy="2571276"/>
                    </a:xfrm>
                    <a:prstGeom prst="rect">
                      <a:avLst/>
                    </a:prstGeom>
                  </pic:spPr>
                </pic:pic>
              </a:graphicData>
            </a:graphic>
          </wp:inline>
        </w:drawing>
      </w:r>
    </w:p>
    <w:p w:rsidR="1617E01B" w:rsidP="4B48383A" w:rsidRDefault="1617E01B" w14:paraId="4E1E0FD4" w14:textId="53E61253">
      <w:pPr>
        <w:spacing w:line="360" w:lineRule="auto"/>
        <w:jc w:val="center"/>
      </w:pPr>
      <w:r w:rsidR="1617E01B">
        <w:rPr/>
        <w:t xml:space="preserve">Fonte: Autoria </w:t>
      </w:r>
      <w:r w:rsidR="1617E01B">
        <w:rPr/>
        <w:t>propria</w:t>
      </w:r>
    </w:p>
    <w:p w:rsidR="4B48383A" w:rsidP="4B48383A" w:rsidRDefault="4B48383A" w14:paraId="0D487F32" w14:textId="2E03C627">
      <w:pPr>
        <w:spacing w:line="360" w:lineRule="auto"/>
        <w:jc w:val="center"/>
      </w:pPr>
    </w:p>
    <w:p w:rsidR="1617E01B" w:rsidP="4B48383A" w:rsidRDefault="1617E01B" w14:paraId="084A9062" w14:textId="187FD236">
      <w:pPr>
        <w:spacing w:line="360" w:lineRule="auto"/>
        <w:jc w:val="center"/>
      </w:pPr>
      <w:r w:rsidR="1617E01B">
        <w:rPr/>
        <w:t>Figura 6 – Montagem manual</w:t>
      </w:r>
    </w:p>
    <w:p w:rsidR="1617E01B" w:rsidP="4B48383A" w:rsidRDefault="1617E01B" w14:paraId="2427DA6D" w14:textId="2990ABF4">
      <w:pPr>
        <w:spacing w:line="360" w:lineRule="auto"/>
        <w:jc w:val="center"/>
      </w:pPr>
      <w:r w:rsidR="1617E01B">
        <w:drawing>
          <wp:inline wp14:editId="22C76D6A" wp14:anchorId="669E1E13">
            <wp:extent cx="4572000" cy="3537405"/>
            <wp:effectExtent l="0" t="0" r="0" b="0"/>
            <wp:docPr id="1158744835" name="" title=""/>
            <wp:cNvGraphicFramePr>
              <a:graphicFrameLocks noChangeAspect="1"/>
            </wp:cNvGraphicFramePr>
            <a:graphic>
              <a:graphicData uri="http://schemas.openxmlformats.org/drawingml/2006/picture">
                <pic:pic>
                  <pic:nvPicPr>
                    <pic:cNvPr id="0" name=""/>
                    <pic:cNvPicPr/>
                  </pic:nvPicPr>
                  <pic:blipFill>
                    <a:blip r:embed="R201c4439618c434e">
                      <a:extLst>
                        <a:ext xmlns:a="http://schemas.openxmlformats.org/drawingml/2006/main" uri="{28A0092B-C50C-407E-A947-70E740481C1C}">
                          <a14:useLocalDpi val="0"/>
                        </a:ext>
                      </a:extLst>
                    </a:blip>
                    <a:stretch>
                      <a:fillRect/>
                    </a:stretch>
                  </pic:blipFill>
                  <pic:spPr>
                    <a:xfrm>
                      <a:off x="0" y="0"/>
                      <a:ext cx="4572000" cy="3537405"/>
                    </a:xfrm>
                    <a:prstGeom prst="rect">
                      <a:avLst/>
                    </a:prstGeom>
                  </pic:spPr>
                </pic:pic>
              </a:graphicData>
            </a:graphic>
          </wp:inline>
        </w:drawing>
      </w:r>
    </w:p>
    <w:p w:rsidR="1617E01B" w:rsidP="4B48383A" w:rsidRDefault="1617E01B" w14:paraId="2E2A1B7C" w14:textId="7E2A2769">
      <w:pPr>
        <w:spacing w:line="360" w:lineRule="auto"/>
        <w:jc w:val="center"/>
        <w:rPr>
          <w:b w:val="0"/>
          <w:bCs w:val="0"/>
        </w:rPr>
      </w:pPr>
      <w:r w:rsidR="0D8B019E">
        <w:rPr>
          <w:b w:val="0"/>
          <w:bCs w:val="0"/>
        </w:rPr>
        <w:t xml:space="preserve">Fonte: autoria </w:t>
      </w:r>
      <w:r w:rsidR="0D8B019E">
        <w:rPr>
          <w:b w:val="0"/>
          <w:bCs w:val="0"/>
        </w:rPr>
        <w:t>propria</w:t>
      </w:r>
    </w:p>
    <w:p w:rsidR="1AF509E4" w:rsidP="1AF509E4" w:rsidRDefault="1AF509E4" w14:paraId="78173F16" w14:textId="0E4D4C4A">
      <w:pPr>
        <w:spacing w:line="360" w:lineRule="auto"/>
        <w:jc w:val="center"/>
        <w:rPr>
          <w:b w:val="0"/>
          <w:bCs w:val="0"/>
        </w:rPr>
      </w:pPr>
    </w:p>
    <w:p w:rsidR="1AF509E4" w:rsidP="1AF509E4" w:rsidRDefault="1AF509E4" w14:paraId="77803384" w14:textId="7436CCEA">
      <w:pPr>
        <w:spacing w:line="360" w:lineRule="auto"/>
        <w:jc w:val="center"/>
        <w:rPr>
          <w:b w:val="0"/>
          <w:bCs w:val="0"/>
        </w:rPr>
      </w:pPr>
    </w:p>
    <w:p w:rsidR="1AF509E4" w:rsidP="1AF509E4" w:rsidRDefault="1AF509E4" w14:paraId="3638C238" w14:textId="2E3A0244">
      <w:pPr>
        <w:spacing w:line="360" w:lineRule="auto"/>
        <w:jc w:val="center"/>
        <w:rPr>
          <w:b w:val="0"/>
          <w:bCs w:val="0"/>
        </w:rPr>
      </w:pPr>
    </w:p>
    <w:p w:rsidR="1AF509E4" w:rsidP="1AF509E4" w:rsidRDefault="1AF509E4" w14:paraId="10992742" w14:textId="7A39431A">
      <w:pPr>
        <w:spacing w:line="360" w:lineRule="auto"/>
        <w:jc w:val="center"/>
        <w:rPr>
          <w:b w:val="0"/>
          <w:bCs w:val="0"/>
        </w:rPr>
      </w:pPr>
    </w:p>
    <w:p w:rsidR="1AF509E4" w:rsidP="1AF509E4" w:rsidRDefault="1AF509E4" w14:paraId="634FC1C4" w14:textId="6A80FF85">
      <w:pPr>
        <w:spacing w:line="360" w:lineRule="auto"/>
        <w:jc w:val="center"/>
        <w:rPr>
          <w:b w:val="0"/>
          <w:bCs w:val="0"/>
        </w:rPr>
      </w:pPr>
    </w:p>
    <w:p w:rsidR="22F167DE" w:rsidP="1AF509E4" w:rsidRDefault="22F167DE" w14:paraId="493900D6" w14:textId="0B84FE7E">
      <w:pPr>
        <w:spacing w:line="360" w:lineRule="auto"/>
        <w:jc w:val="center"/>
        <w:rPr>
          <w:b w:val="0"/>
          <w:bCs w:val="0"/>
        </w:rPr>
      </w:pPr>
      <w:r w:rsidR="22F167DE">
        <w:drawing>
          <wp:inline wp14:editId="2CEDC607" wp14:anchorId="2FB11061">
            <wp:extent cx="5724524" cy="2924175"/>
            <wp:effectExtent l="0" t="0" r="0" b="0"/>
            <wp:docPr id="1563914331" name="" title=""/>
            <wp:cNvGraphicFramePr>
              <a:graphicFrameLocks noChangeAspect="1"/>
            </wp:cNvGraphicFramePr>
            <a:graphic>
              <a:graphicData uri="http://schemas.openxmlformats.org/drawingml/2006/picture">
                <pic:pic>
                  <pic:nvPicPr>
                    <pic:cNvPr id="0" name=""/>
                    <pic:cNvPicPr/>
                  </pic:nvPicPr>
                  <pic:blipFill>
                    <a:blip r:embed="R159a562a29fa4107">
                      <a:extLst>
                        <a:ext xmlns:a="http://schemas.openxmlformats.org/drawingml/2006/main" uri="{28A0092B-C50C-407E-A947-70E740481C1C}">
                          <a14:useLocalDpi val="0"/>
                        </a:ext>
                      </a:extLst>
                    </a:blip>
                    <a:stretch>
                      <a:fillRect/>
                    </a:stretch>
                  </pic:blipFill>
                  <pic:spPr>
                    <a:xfrm>
                      <a:off x="0" y="0"/>
                      <a:ext cx="5724524" cy="2924175"/>
                    </a:xfrm>
                    <a:prstGeom prst="rect">
                      <a:avLst/>
                    </a:prstGeom>
                  </pic:spPr>
                </pic:pic>
              </a:graphicData>
            </a:graphic>
          </wp:inline>
        </w:drawing>
      </w:r>
      <w:r w:rsidR="22F167DE">
        <w:rPr>
          <w:b w:val="0"/>
          <w:bCs w:val="0"/>
        </w:rPr>
        <w:t>Figura 7 – Sistema de refrigeração</w:t>
      </w:r>
    </w:p>
    <w:p w:rsidR="1AF509E4" w:rsidP="1AF509E4" w:rsidRDefault="1AF509E4" w14:paraId="2B406DCC" w14:textId="35DF1087">
      <w:pPr>
        <w:spacing w:line="360" w:lineRule="auto"/>
        <w:jc w:val="center"/>
        <w:rPr>
          <w:b w:val="0"/>
          <w:bCs w:val="0"/>
        </w:rPr>
      </w:pPr>
    </w:p>
    <w:p w:rsidR="1AF509E4" w:rsidP="1AF509E4" w:rsidRDefault="1AF509E4" w14:paraId="5E3FBA2C" w14:textId="24093337">
      <w:pPr>
        <w:pStyle w:val="Normal"/>
        <w:spacing w:line="360" w:lineRule="auto"/>
        <w:jc w:val="center"/>
        <w:rPr>
          <w:b w:val="0"/>
          <w:bCs w:val="0"/>
        </w:rPr>
      </w:pPr>
    </w:p>
    <w:p w:rsidR="1AF509E4" w:rsidP="1AF509E4" w:rsidRDefault="1AF509E4" w14:paraId="13AC51DA" w14:textId="2C27F46A">
      <w:pPr>
        <w:spacing w:line="360" w:lineRule="auto"/>
        <w:jc w:val="center"/>
        <w:rPr>
          <w:b w:val="0"/>
          <w:bCs w:val="0"/>
        </w:rPr>
      </w:pPr>
    </w:p>
    <w:p w:rsidR="4B48383A" w:rsidP="4B48383A" w:rsidRDefault="4B48383A" w14:paraId="67DC1D1D" w14:textId="4CD24471">
      <w:pPr>
        <w:pStyle w:val="Normal"/>
        <w:spacing w:line="360" w:lineRule="auto"/>
        <w:jc w:val="center"/>
      </w:pPr>
    </w:p>
    <w:p w:rsidR="6204C93F" w:rsidP="4B48383A" w:rsidRDefault="6204C93F" w14:paraId="75DDF3C0" w14:textId="2A20AA8E">
      <w:pPr>
        <w:pStyle w:val="Heading2"/>
        <w:spacing w:line="360" w:lineRule="auto"/>
        <w:rPr>
          <w:rFonts w:ascii="Times New Roman" w:hAnsi="Times New Roman" w:eastAsia="Times New Roman" w:cs="Times New Roman"/>
          <w:b w:val="1"/>
          <w:bCs w:val="1"/>
          <w:sz w:val="24"/>
          <w:szCs w:val="24"/>
        </w:rPr>
      </w:pPr>
      <w:bookmarkStart w:name="_Toc1152335375" w:id="1494890641"/>
      <w:r w:rsidRPr="1AF509E4" w:rsidR="403A2868">
        <w:rPr>
          <w:rFonts w:ascii="Times New Roman" w:hAnsi="Times New Roman" w:eastAsia="Times New Roman" w:cs="Times New Roman"/>
          <w:b w:val="1"/>
          <w:bCs w:val="1"/>
          <w:sz w:val="24"/>
          <w:szCs w:val="24"/>
        </w:rPr>
        <w:t>4.2 Descrição dos casos de uso</w:t>
      </w:r>
      <w:bookmarkEnd w:id="1494890641"/>
    </w:p>
    <w:p w:rsidR="1A2F5A79" w:rsidP="4B48383A" w:rsidRDefault="1A2F5A79" w14:paraId="1D30269E" w14:textId="2B45BABD">
      <w:pPr>
        <w:pStyle w:val="Normal"/>
        <w:spacing w:before="0" w:after="0" w:line="360" w:lineRule="auto"/>
        <w:ind w:firstLine="720"/>
        <w:jc w:val="both"/>
        <w:rPr>
          <w:rFonts w:ascii="Times New Roman" w:hAnsi="Times New Roman" w:eastAsia="Times New Roman" w:cs="Times New Roman"/>
          <w:noProof w:val="0"/>
          <w:sz w:val="24"/>
          <w:szCs w:val="24"/>
          <w:lang w:val="pt-BR"/>
        </w:rPr>
      </w:pPr>
      <w:r w:rsidRPr="4B48383A" w:rsidR="1A2F5A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 descrição de casos de uso é uma documentação que descreve um caso de uso de forma detalhada. Ela fornece informações sobre o objetivo do caso de uso, os atores envolvidos, as pré-condições, as pós-condições, as ações dos atores e do sistema, o fluxo principal e os fluxos alternativos.</w:t>
      </w:r>
    </w:p>
    <w:p w:rsidR="4B48383A" w:rsidP="4B48383A" w:rsidRDefault="4B48383A" w14:paraId="643C7668" w14:textId="456322C2">
      <w:pPr>
        <w:pStyle w:val="Normal"/>
        <w:spacing w:line="360" w:lineRule="auto"/>
        <w:rPr>
          <w:rFonts w:ascii="Times New Roman" w:hAnsi="Times New Roman" w:eastAsia="Times New Roman" w:cs="Times New Roman"/>
        </w:rPr>
      </w:pPr>
    </w:p>
    <w:p w:rsidR="7358B05B" w:rsidP="1AF509E4" w:rsidRDefault="7358B05B" w14:paraId="1B575B6E" w14:textId="04416FC4">
      <w:pPr>
        <w:pStyle w:val="Heading3"/>
        <w:spacing w:line="360" w:lineRule="auto"/>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41333824" w:id="852988628"/>
      <w:r w:rsidRPr="1AF509E4" w:rsidR="45FCC530">
        <w:rPr>
          <w:rFonts w:ascii="Times New Roman" w:hAnsi="Times New Roman" w:eastAsia="Times New Roman" w:cs="Times New Roman"/>
          <w:b w:val="1"/>
          <w:bCs w:val="1"/>
          <w:noProof w:val="0"/>
          <w:sz w:val="24"/>
          <w:szCs w:val="24"/>
          <w:lang w:val="pt-BR"/>
        </w:rPr>
        <w:t>4.2.1 Criar e Gerenciar Perfil de Usuário</w:t>
      </w:r>
      <w:bookmarkEnd w:id="852988628"/>
    </w:p>
    <w:p w:rsidR="7358B05B" w:rsidP="4B48383A" w:rsidRDefault="7358B05B" w14:paraId="5FCF3ED1" w14:textId="23D999B8">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Permite que o usuário crie um perfil na plataforma para salvar builds, exportar configurações e receber promoções. O sistema oferece duas formas de acesso: por cadastro com e-mail/senha ou autenticação via conta Google (login automático). Usuários autenticados podem gerenciar seus dados pessoais e configurações salvas.</w:t>
      </w:r>
    </w:p>
    <w:p w:rsidR="7358B05B" w:rsidP="4B48383A" w:rsidRDefault="7358B05B" w14:paraId="019AAA4D" w14:textId="5178B0FB">
      <w:pPr>
        <w:spacing w:before="240" w:beforeAutospacing="off" w:after="240" w:afterAutospacing="off" w:line="360" w:lineRule="auto"/>
        <w:ind w:firstLine="708"/>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65C0A813" w14:textId="78036114">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(pessoa física ou representante de empresa)</w:t>
      </w:r>
    </w:p>
    <w:p w:rsidR="7358B05B" w:rsidP="4B48383A" w:rsidRDefault="7358B05B" w14:paraId="21AE1E28" w14:textId="17DEF60E">
      <w:pPr>
        <w:pStyle w:val="ListParagraph"/>
        <w:numPr>
          <w:ilvl w:val="0"/>
          <w:numId w:val="40"/>
        </w:numPr>
        <w:spacing w:before="240" w:beforeAutospacing="off" w:after="240" w:afterAutospacing="off" w:line="360" w:lineRule="auto"/>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integração com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30601B27" w14:textId="25FC400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009B79CC" w14:textId="2654706E">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builds e exportar arquivos, o usuário deve estar autenticado.</w:t>
      </w:r>
    </w:p>
    <w:p w:rsidR="7358B05B" w:rsidP="4B48383A" w:rsidRDefault="7358B05B" w14:paraId="314518C6" w14:textId="70783E47">
      <w:pPr>
        <w:pStyle w:val="ListParagraph"/>
        <w:numPr>
          <w:ilvl w:val="0"/>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se cadastrar com:</w:t>
      </w:r>
    </w:p>
    <w:p w:rsidR="7358B05B" w:rsidP="4B48383A" w:rsidRDefault="7358B05B" w14:paraId="4E4536CF" w14:textId="1DEA60E1">
      <w:pPr>
        <w:pStyle w:val="ListParagraph"/>
        <w:numPr>
          <w:ilvl w:val="1"/>
          <w:numId w:val="4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E-mail e senha válidos, ou</w:t>
      </w:r>
    </w:p>
    <w:p w:rsidR="7358B05B" w:rsidP="4B48383A" w:rsidRDefault="7358B05B" w14:paraId="73E8B7BA" w14:textId="79ABFA91">
      <w:pPr>
        <w:pStyle w:val="ListParagraph"/>
        <w:numPr>
          <w:ilvl w:val="1"/>
          <w:numId w:val="4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 Conta Google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w:t>
      </w:r>
    </w:p>
    <w:p w:rsidR="7358B05B" w:rsidP="4B48383A" w:rsidRDefault="7358B05B" w14:paraId="174CF5BC" w14:textId="50B1E4AF">
      <w:pPr>
        <w:pStyle w:val="Normal"/>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38FCE55" w14:textId="5EAFCC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“Entrar” ou “Criar conta”.</w:t>
      </w:r>
    </w:p>
    <w:p w:rsidR="7358B05B" w:rsidP="4B48383A" w:rsidRDefault="7358B05B" w14:paraId="5159BBCA" w14:textId="0B093BA5">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oferece duas opções:</w:t>
      </w:r>
    </w:p>
    <w:p w:rsidR="7358B05B" w:rsidP="4B48383A" w:rsidRDefault="7358B05B" w14:paraId="39D12B40" w14:textId="2BDD551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Cadastro/Login tradicional:</w:t>
      </w:r>
    </w:p>
    <w:p w:rsidR="7358B05B" w:rsidP="4B48383A" w:rsidRDefault="7358B05B" w14:paraId="7FA7D653" w14:textId="7F9844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preenche e-mail e senha.</w:t>
      </w:r>
    </w:p>
    <w:p w:rsidR="7358B05B" w:rsidP="4B48383A" w:rsidRDefault="7358B05B" w14:paraId="00FB5C0B" w14:textId="6835FAE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valida 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autentica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070B1F9" w14:textId="0FF0450D">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com Google:</w:t>
      </w:r>
    </w:p>
    <w:p w:rsidR="7358B05B" w:rsidP="4B48383A" w:rsidRDefault="7358B05B" w14:paraId="5639028C" w14:textId="7F8AA29F">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redireciona para autenticação via Google.</w:t>
      </w:r>
    </w:p>
    <w:p w:rsidR="7358B05B" w:rsidP="4B48383A" w:rsidRDefault="7358B05B" w14:paraId="1C51BB4A" w14:textId="668640D5">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 autorização, o login é feito automaticamente e o perfil é criado (caso não exista).</w:t>
      </w:r>
    </w:p>
    <w:p w:rsidR="7358B05B" w:rsidP="4B48383A" w:rsidRDefault="7358B05B" w14:paraId="556E974E" w14:textId="313347B7">
      <w:pPr>
        <w:pStyle w:val="ListParagraph"/>
        <w:numPr>
          <w:ilvl w:val="0"/>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Após autenticação, o usuário pode:</w:t>
      </w:r>
    </w:p>
    <w:p w:rsidR="7358B05B" w:rsidP="4B48383A" w:rsidRDefault="7358B05B" w14:paraId="30D0C601" w14:textId="5E4DE082">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configurações de montagem (builds).</w:t>
      </w:r>
    </w:p>
    <w:p w:rsidR="7358B05B" w:rsidP="4B48383A" w:rsidRDefault="7358B05B" w14:paraId="04A85036" w14:textId="312370D8">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Exportar builds em XLSX ou PDF.</w:t>
      </w:r>
    </w:p>
    <w:p w:rsidR="7358B05B" w:rsidP="4B48383A" w:rsidRDefault="7358B05B" w14:paraId="24B2E655" w14:textId="122A0D8B">
      <w:pPr>
        <w:pStyle w:val="ListParagraph"/>
        <w:numPr>
          <w:ilvl w:val="1"/>
          <w:numId w:val="4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Editar dados do perfil (nome,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telefone,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60A97B" w14:textId="56F62B1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789A2044" w14:textId="159AB19A">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Recuperação de senha (caso de login tradicional):</w:t>
      </w:r>
    </w:p>
    <w:p w:rsidR="7358B05B" w:rsidP="4B48383A" w:rsidRDefault="7358B05B" w14:paraId="508D0E91" w14:textId="2BFEF9B0">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seleciona “Esqueci minha senha”.</w:t>
      </w:r>
    </w:p>
    <w:p w:rsidR="7358B05B" w:rsidP="4B48383A" w:rsidRDefault="7358B05B" w14:paraId="44F70273" w14:textId="3D9E4191">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envia link de redefinição para o e-mail informado.</w:t>
      </w:r>
    </w:p>
    <w:p w:rsidR="7358B05B" w:rsidP="4B48383A" w:rsidRDefault="7358B05B" w14:paraId="7C54959C" w14:textId="7059C2E3">
      <w:pPr>
        <w:pStyle w:val="ListParagraph"/>
        <w:numPr>
          <w:ilvl w:val="0"/>
          <w:numId w:val="4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redefine a senha e retorna ao login.</w:t>
      </w:r>
    </w:p>
    <w:p w:rsidR="7358B05B" w:rsidP="4B48383A" w:rsidRDefault="7358B05B" w14:paraId="14A33110" w14:textId="6DD03369">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7358B05B" w:rsidP="4B48383A" w:rsidRDefault="7358B05B" w14:paraId="31530645" w14:textId="6A40D5A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E-mail já cadastrado (modo tradicional):</w:t>
      </w:r>
    </w:p>
    <w:p w:rsidR="7358B05B" w:rsidP="4B48383A" w:rsidRDefault="7358B05B" w14:paraId="13BF7BD0" w14:textId="0B262F59">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“Este e-mail já está em uso. Faça login ou use outra</w:t>
      </w:r>
      <w:r w:rsidRPr="4B48383A" w:rsidR="4DFFDC3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conta.”</w:t>
      </w:r>
    </w:p>
    <w:p w:rsidR="7358B05B" w:rsidP="4B48383A" w:rsidRDefault="7358B05B" w14:paraId="6F9B2A1D" w14:textId="542A15EE">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Login inválido (tradicional):</w:t>
      </w:r>
    </w:p>
    <w:p w:rsidR="7358B05B" w:rsidP="4B48383A" w:rsidRDefault="7358B05B" w14:paraId="64E6182C" w14:textId="5FB253CE">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“E-mail ou senha incorretos.”</w:t>
      </w:r>
    </w:p>
    <w:p w:rsidR="7358B05B" w:rsidP="4B48383A" w:rsidRDefault="7358B05B" w14:paraId="01DE7CA4" w14:textId="599645FD">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autenticação com Google:</w:t>
      </w:r>
    </w:p>
    <w:p w:rsidR="7358B05B" w:rsidP="4B48383A" w:rsidRDefault="7358B05B" w14:paraId="25FD8F20" w14:textId="0E37FAE2">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conectar com o Google. Tente novamente.”</w:t>
      </w:r>
    </w:p>
    <w:p w:rsidR="7358B05B" w:rsidP="4B48383A" w:rsidRDefault="7358B05B" w14:paraId="4FA3DC53" w14:textId="059B0537">
      <w:pPr>
        <w:pStyle w:val="ListParagraph"/>
        <w:numPr>
          <w:ilvl w:val="0"/>
          <w:numId w:val="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Falha na exportação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E37D400" w14:textId="1E09FAF6">
      <w:pPr>
        <w:pStyle w:val="ListParagraph"/>
        <w:numPr>
          <w:ilvl w:val="1"/>
          <w:numId w:val="8"/>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Exibir: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gerar arquivo. Tente novamente mais tarde.”</w:t>
      </w:r>
    </w:p>
    <w:p w:rsidR="7358B05B" w:rsidP="4B48383A" w:rsidRDefault="7358B05B" w14:paraId="50FB035D" w14:textId="3D98B1F0">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F64D940" w14:textId="47538C01">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autenticado pode salvar e exportar builds.</w:t>
      </w:r>
    </w:p>
    <w:p w:rsidR="7358B05B" w:rsidP="4B48383A" w:rsidRDefault="7358B05B" w14:paraId="626B3F2E" w14:textId="3AE7172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Dados pessoais e builds são armazenados com segurança (criptografia).</w:t>
      </w:r>
    </w:p>
    <w:p w:rsidR="7358B05B" w:rsidP="4B48383A" w:rsidRDefault="7358B05B" w14:paraId="2C5E0122" w14:textId="65640552">
      <w:pPr>
        <w:pStyle w:val="ListParagraph"/>
        <w:numPr>
          <w:ilvl w:val="0"/>
          <w:numId w:val="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Backups periódicos são realizados (quando aplicável).</w:t>
      </w:r>
    </w:p>
    <w:p w:rsidR="7358B05B" w:rsidP="4B48383A" w:rsidRDefault="7358B05B" w14:paraId="54553FDC" w14:textId="3E917B3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21C61E2" w14:textId="3515588F">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 – Cadastro de Usuário</w:t>
      </w:r>
    </w:p>
    <w:p w:rsidR="7358B05B" w:rsidP="4B48383A" w:rsidRDefault="7358B05B" w14:paraId="5742A5EA" w14:textId="602738F8">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RF-06 – Salvar Build</w:t>
      </w:r>
    </w:p>
    <w:p w:rsidR="7358B05B" w:rsidP="4B48383A" w:rsidRDefault="7358B05B" w14:paraId="20CF9F09" w14:textId="362E25C7">
      <w:pPr>
        <w:pStyle w:val="ListParagraph"/>
        <w:numPr>
          <w:ilvl w:val="0"/>
          <w:numId w:val="1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RF-07 – Exportar Build</w:t>
      </w:r>
    </w:p>
    <w:p w:rsidR="7358B05B" w:rsidP="4B48383A" w:rsidRDefault="7358B05B" w14:paraId="6F7084D2" w14:textId="32A1C4A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w:t>
      </w:r>
    </w:p>
    <w:p w:rsidR="7358B05B" w:rsidP="4B48383A" w:rsidRDefault="7358B05B" w14:paraId="15D50737" w14:textId="3A346365">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Apenas usuários autenticados podem salvar builds.</w:t>
      </w:r>
    </w:p>
    <w:p w:rsidR="7358B05B" w:rsidP="4B48383A" w:rsidRDefault="7358B05B" w14:paraId="76BB942A" w14:textId="37323212">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E-mails devem ser únicos.</w:t>
      </w:r>
    </w:p>
    <w:p w:rsidR="7358B05B" w:rsidP="4B48383A" w:rsidRDefault="7358B05B" w14:paraId="2CB8D2FB" w14:textId="46AFEF38">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Senhas (para login tradicional) devem ter no mínimo 8 caracteres.</w:t>
      </w:r>
    </w:p>
    <w:p w:rsidR="7358B05B" w:rsidP="4B48383A" w:rsidRDefault="7358B05B" w14:paraId="3308884D" w14:textId="51A35161">
      <w:pPr>
        <w:pStyle w:val="ListParagraph"/>
        <w:numPr>
          <w:ilvl w:val="0"/>
          <w:numId w:val="1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RNxx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(novo): A autenticação via conta Google deve seguir o protocolo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OAuth</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2.0 com consentimento do usuário.</w:t>
      </w:r>
    </w:p>
    <w:p w:rsidR="7358B05B" w:rsidP="4B48383A" w:rsidRDefault="7358B05B" w14:paraId="006BD090" w14:textId="67E3BE9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6B16FCC" w14:textId="1FD2A388">
      <w:pPr>
        <w:pStyle w:val="ListParagraph"/>
        <w:numPr>
          <w:ilvl w:val="0"/>
          <w:numId w:val="1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Montar Computador Personalizado: o usuário precisa estar autenticado para salvar ou exportar builds.</w:t>
      </w:r>
    </w:p>
    <w:p w:rsidR="7358B05B" w:rsidP="4B48383A" w:rsidRDefault="7358B05B" w14:paraId="3F48A17F" w14:textId="4B503837">
      <w:pPr>
        <w:pStyle w:val="ListParagraph"/>
        <w:numPr>
          <w:ilvl w:val="0"/>
          <w:numId w:val="12"/>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Orçamento e Builds: as configurações associadas ao perfil são usadas para recomendações e análises.</w:t>
      </w:r>
    </w:p>
    <w:p w:rsidR="4B48383A" w:rsidP="4B48383A" w:rsidRDefault="4B48383A" w14:paraId="152A8B02" w14:textId="3EE632E2">
      <w:pPr>
        <w:pStyle w:val="ListParagraph"/>
        <w:spacing w:before="240" w:beforeAutospacing="off" w:after="240" w:afterAutospacing="off" w:line="360" w:lineRule="auto"/>
        <w:ind w:left="720"/>
      </w:pPr>
    </w:p>
    <w:p w:rsidR="5833A0FA" w:rsidP="320543F7" w:rsidRDefault="5833A0FA" w14:paraId="5EE4A4BA" w14:textId="4175792A">
      <w:pPr>
        <w:pStyle w:val="ListParagraph"/>
        <w:spacing w:before="240" w:beforeAutospacing="off" w:after="240" w:afterAutospacing="off" w:line="360" w:lineRule="auto"/>
        <w:ind w:left="72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bookmarkStart w:name="_Toc225193852" w:id="1059223553"/>
      <w:r w:rsidRPr="320543F7" w:rsidR="567A55BE">
        <w:rPr>
          <w:rStyle w:val="Heading3Char"/>
          <w:rFonts w:ascii="Times New Roman" w:hAnsi="Times New Roman" w:eastAsia="Times New Roman" w:cs="Times New Roman"/>
          <w:b w:val="1"/>
          <w:bCs w:val="1"/>
          <w:noProof w:val="0"/>
          <w:sz w:val="24"/>
          <w:szCs w:val="24"/>
          <w:lang w:val="pt-BR"/>
        </w:rPr>
        <w:t>4.2.2</w:t>
      </w:r>
      <w:ins w:author="GUSTAVO DE OLIVEIRA REGO MORAIS" w:date="2025-08-08T19:43:03.772Z" w:id="685878539">
        <w:r w:rsidRPr="320543F7" w:rsidR="1A6C6D4F">
          <w:rPr>
            <w:rStyle w:val="Heading3Char"/>
            <w:rFonts w:ascii="Times New Roman" w:hAnsi="Times New Roman" w:eastAsia="Times New Roman" w:cs="Times New Roman"/>
            <w:b w:val="1"/>
            <w:bCs w:val="1"/>
            <w:noProof w:val="0"/>
            <w:sz w:val="24"/>
            <w:szCs w:val="24"/>
            <w:lang w:val="pt-BR"/>
          </w:rPr>
          <w:t xml:space="preserve"> </w:t>
        </w:r>
      </w:ins>
      <w:r w:rsidRPr="320543F7" w:rsidR="07DA2BE5">
        <w:rPr>
          <w:rStyle w:val="Heading3Char"/>
          <w:rFonts w:ascii="Times New Roman" w:hAnsi="Times New Roman" w:eastAsia="Times New Roman" w:cs="Times New Roman"/>
          <w:b w:val="1"/>
          <w:bCs w:val="1"/>
          <w:noProof w:val="0"/>
          <w:sz w:val="24"/>
          <w:szCs w:val="24"/>
          <w:lang w:val="pt-BR"/>
        </w:rPr>
        <w:t>Coletar Requisitos e Preferências do Usuário</w:t>
      </w:r>
      <w:bookmarkEnd w:id="1059223553"/>
    </w:p>
    <w:p w:rsidR="7358B05B" w:rsidP="4B48383A" w:rsidRDefault="7358B05B" w14:paraId="0AFC28DF" w14:textId="3B9B0719">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sistema entender as necessidades do usuário para montar uma configuração de PC personalizada. As informações são coletadas por meio de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e/ou formulários interativos, incluindo teto de orçamento, perfil de uso (ex.: jogos, escritório, edição de vídeo) e ambiente físico onde o computador será instalado (ex.: local quente, empoeirado, com ou sem climatização). Os dados coletados são usados para gerar recomendações automatizadas ou dar suporte à montagem manual</w:t>
      </w:r>
      <w:r w:rsidRPr="4B48383A" w:rsidR="4F193138">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747F5B9E" w14:textId="1D6D2E3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07688E1F" w14:textId="1D4E6B0A">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7358B05B" w:rsidP="4B48383A" w:rsidRDefault="7358B05B" w14:paraId="3B370245" w14:textId="39E53937">
      <w:pPr>
        <w:pStyle w:val="ListParagraph"/>
        <w:numPr>
          <w:ilvl w:val="0"/>
          <w:numId w:val="1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(inclui 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detecção de IP e APIs de clima</w:t>
      </w:r>
    </w:p>
    <w:p w:rsidR="7358B05B" w:rsidP="4B48383A" w:rsidRDefault="7358B05B" w14:paraId="1853480C" w14:textId="5AA4499C">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52A70B1B" w14:textId="2C7EFF1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funcionalidade de montagem de PC.</w:t>
      </w:r>
    </w:p>
    <w:p w:rsidR="7358B05B" w:rsidP="4B48383A" w:rsidRDefault="7358B05B" w14:paraId="0B5EAE47" w14:textId="2ABD3E6B">
      <w:pPr>
        <w:pStyle w:val="ListParagraph"/>
        <w:numPr>
          <w:ilvl w:val="0"/>
          <w:numId w:val="1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configurações futuras, o login é necessário.</w:t>
      </w:r>
    </w:p>
    <w:p w:rsidR="7358B05B" w:rsidP="4B48383A" w:rsidRDefault="7358B05B" w14:paraId="6D989E8B" w14:textId="7972BF48">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3308FDA6" w14:textId="7EBD9AD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acessa a opção “Montar PC”.</w:t>
      </w:r>
    </w:p>
    <w:p w:rsidR="7358B05B" w:rsidP="4B48383A" w:rsidRDefault="7358B05B" w14:paraId="02DB302F" w14:textId="0D30641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apresenta um assistente interativo via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5615B72" w14:textId="014352AE">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solicita ao usuário:</w:t>
      </w:r>
    </w:p>
    <w:p w:rsidR="7358B05B" w:rsidP="4B48383A" w:rsidRDefault="7358B05B" w14:paraId="3C63D8BC" w14:textId="02D8A8CE">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máximo disponível (RF-02).</w:t>
      </w:r>
    </w:p>
    <w:p w:rsidR="7358B05B" w:rsidP="4B48383A" w:rsidRDefault="7358B05B" w14:paraId="52D397A8" w14:textId="2507F59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Perfil de uso (RF-11), como “gamer”, “escritório”, “edição de vídeo”, “servidor”, etc.</w:t>
      </w:r>
    </w:p>
    <w:p w:rsidR="7358B05B" w:rsidP="4B48383A" w:rsidRDefault="7358B05B" w14:paraId="66A7BBDF" w14:textId="5968B80D">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Ambiente físico (RF-015), perguntando se o local é fechado, quente, empoeirado, climatizado, etc.</w:t>
      </w:r>
    </w:p>
    <w:p w:rsidR="7358B05B" w:rsidP="4B48383A" w:rsidRDefault="7358B05B" w14:paraId="3E6291F3" w14:textId="0EC1DE3A">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pergunta se pode estimar a localização do usuário (via IP):</w:t>
      </w:r>
    </w:p>
    <w:p w:rsidR="7358B05B" w:rsidP="4B48383A" w:rsidRDefault="7358B05B" w14:paraId="77366685" w14:textId="0E950CB8">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aceitar, coleta dados da cidade e busca temperatura ambiente máxima anual via API de clima (RF-14).</w:t>
      </w:r>
    </w:p>
    <w:p w:rsidR="7358B05B" w:rsidP="4B48383A" w:rsidRDefault="7358B05B" w14:paraId="59FFF581" w14:textId="2633B921">
      <w:pPr>
        <w:pStyle w:val="ListParagraph"/>
        <w:numPr>
          <w:ilvl w:val="1"/>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recusar, pede entrada manual da temperatura média.</w:t>
      </w:r>
    </w:p>
    <w:p w:rsidR="7358B05B" w:rsidP="4B48383A" w:rsidRDefault="7358B05B" w14:paraId="14F8ECB6" w14:textId="37CD6B9D">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armazena as preferências em memória temporária ou no perfil (caso o usuário esteja autenticado).</w:t>
      </w:r>
    </w:p>
    <w:p w:rsidR="7358B05B" w:rsidP="4B48383A" w:rsidRDefault="7358B05B" w14:paraId="3009BC20" w14:textId="346C21B2">
      <w:pPr>
        <w:pStyle w:val="ListParagraph"/>
        <w:numPr>
          <w:ilvl w:val="0"/>
          <w:numId w:val="4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As informações são então encaminhadas ao mecanismo de recomendação.</w:t>
      </w:r>
    </w:p>
    <w:p w:rsidR="7358B05B" w:rsidP="4B48383A" w:rsidRDefault="7358B05B" w14:paraId="041096E7" w14:textId="0E5A411D">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17813B6F" w14:textId="7A12D698">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Repetir o processo:</w:t>
      </w:r>
    </w:p>
    <w:p w:rsidR="7358B05B" w:rsidP="4B48383A" w:rsidRDefault="7358B05B" w14:paraId="2125B3B7" w14:textId="047B026F">
      <w:pPr>
        <w:pStyle w:val="ListParagraph"/>
        <w:numPr>
          <w:ilvl w:val="0"/>
          <w:numId w:val="4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pode reiniciar a coleta de requisitos a qualquer momento.</w:t>
      </w:r>
    </w:p>
    <w:p w:rsidR="7358B05B" w:rsidP="4B48383A" w:rsidRDefault="7358B05B" w14:paraId="4F4C0288" w14:textId="698870D2">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9980D66" w14:textId="02BDA96E">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Resposta invalida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ex</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texto em vez de número):</w:t>
      </w:r>
    </w:p>
    <w:p w:rsidR="7358B05B" w:rsidP="4B48383A" w:rsidRDefault="7358B05B" w14:paraId="3D37C801" w14:textId="72AA7FB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“Informe um valor numérico válido para o orçamento.”</w:t>
      </w:r>
    </w:p>
    <w:p w:rsidR="7358B05B" w:rsidP="4B48383A" w:rsidRDefault="7358B05B" w14:paraId="7ACC5F34" w14:textId="397198FC">
      <w:pPr>
        <w:pStyle w:val="ListParagraph"/>
        <w:numPr>
          <w:ilvl w:val="0"/>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Recusa de localização:</w:t>
      </w:r>
    </w:p>
    <w:p w:rsidR="7358B05B" w:rsidP="4B48383A" w:rsidRDefault="7358B05B" w14:paraId="359F0BBC" w14:textId="10F15CDC">
      <w:pPr>
        <w:pStyle w:val="ListParagraph"/>
        <w:numPr>
          <w:ilvl w:val="1"/>
          <w:numId w:val="1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bloqueia o avanço e solicita temperatura estimada.</w:t>
      </w:r>
    </w:p>
    <w:p w:rsidR="7358B05B" w:rsidP="4B48383A" w:rsidRDefault="7358B05B" w14:paraId="350EF9DE" w14:textId="5E5F34F4">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E3DF95F" w14:textId="620665BF">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possui dados suficientes para gerar uma recomendação personalizada.</w:t>
      </w:r>
    </w:p>
    <w:p w:rsidR="7358B05B" w:rsidP="4B48383A" w:rsidRDefault="7358B05B" w14:paraId="0F23638E" w14:textId="685E622B">
      <w:pPr>
        <w:pStyle w:val="ListParagraph"/>
        <w:numPr>
          <w:ilvl w:val="0"/>
          <w:numId w:val="1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são armazenados com segurança (se logado) ou mantidos temporariamente na sessão.</w:t>
      </w:r>
    </w:p>
    <w:p w:rsidR="7358B05B" w:rsidP="4B48383A" w:rsidRDefault="7358B05B" w14:paraId="1189B1CA" w14:textId="050EAE3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7417EE51" w14:textId="0FB8367E">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RF-02 – Definição de Orçamento</w:t>
      </w:r>
    </w:p>
    <w:p w:rsidR="7358B05B" w:rsidP="4B48383A" w:rsidRDefault="7358B05B" w14:paraId="1FC37AE7" w14:textId="7E14D0D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RF-11 – Perfil de Uso</w:t>
      </w:r>
    </w:p>
    <w:p w:rsidR="7358B05B" w:rsidP="4B48383A" w:rsidRDefault="7358B05B" w14:paraId="28946BF2" w14:textId="7267573B">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RF-13 – Chatbot</w:t>
      </w:r>
    </w:p>
    <w:p w:rsidR="7358B05B" w:rsidP="4B48383A" w:rsidRDefault="7358B05B" w14:paraId="555A0A40" w14:textId="197DF1CA">
      <w:pPr>
        <w:pStyle w:val="ListParagraph"/>
        <w:numPr>
          <w:ilvl w:val="0"/>
          <w:numId w:val="1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RF-14 – Detecção de Localização (IP + API)</w:t>
      </w:r>
    </w:p>
    <w:p w:rsidR="7358B05B" w:rsidP="4B48383A" w:rsidRDefault="7358B05B" w14:paraId="5310DC67" w14:textId="74EEA34A">
      <w:pPr>
        <w:pStyle w:val="ListParagraph"/>
        <w:numPr>
          <w:ilvl w:val="0"/>
          <w:numId w:val="19"/>
        </w:numPr>
        <w:spacing w:before="240" w:beforeAutospacing="off" w:after="240" w:afterAutospacing="off" w:line="360" w:lineRule="auto"/>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RF-015 – Coleta de Dados Ambientais</w:t>
      </w:r>
    </w:p>
    <w:p w:rsidR="7358B05B" w:rsidP="4B48383A" w:rsidRDefault="7358B05B" w14:paraId="24194520" w14:textId="3BADEC7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43942E4F" w14:textId="43ADC32A">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RN03: Sistema ajusta o tipo de build conforme o perfil (ex.: para “gamer”, prioriza GPU).</w:t>
      </w:r>
    </w:p>
    <w:p w:rsidR="7358B05B" w:rsidP="4B48383A" w:rsidRDefault="7358B05B" w14:paraId="4E12DAB1" w14:textId="26C1B037">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Perfis-tipo como “Edição de Vídeo” ou “Servidor” influenciam distribuição do orçamento.</w:t>
      </w:r>
    </w:p>
    <w:p w:rsidR="7358B05B" w:rsidP="4B48383A" w:rsidRDefault="7358B05B" w14:paraId="3586DDA8" w14:textId="2645C58D">
      <w:pPr>
        <w:pStyle w:val="ListParagraph"/>
        <w:numPr>
          <w:ilvl w:val="0"/>
          <w:numId w:val="2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Caso o orçamento seja insuficiente, o sistema pode sugerir aumento ou build inferior (tratado no Caso de Uso 3).</w:t>
      </w:r>
    </w:p>
    <w:p w:rsidR="7358B05B" w:rsidP="4B48383A" w:rsidRDefault="7358B05B" w14:paraId="7E542CB0" w14:textId="014B64A7">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282D586E" w14:textId="64F54E3F">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de PC (CU3): os dados coletados aqui são usados para montar a build.</w:t>
      </w:r>
    </w:p>
    <w:p w:rsidR="7358B05B" w:rsidP="4B48383A" w:rsidRDefault="7358B05B" w14:paraId="36FB994E" w14:textId="7A406965">
      <w:pPr>
        <w:pStyle w:val="ListParagraph"/>
        <w:numPr>
          <w:ilvl w:val="0"/>
          <w:numId w:val="2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se logado, as preferências podem ser salvas no perfil do usuário.</w:t>
      </w:r>
    </w:p>
    <w:p w:rsidR="7358B05B" w:rsidP="4B48383A" w:rsidRDefault="7358B05B" w14:paraId="4F19FA7D" w14:textId="45C05BDC">
      <w:pPr>
        <w:pStyle w:val="ListParagraph"/>
        <w:numPr>
          <w:ilvl w:val="0"/>
          <w:numId w:val="21"/>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Recomendação Térmica (CU5): os dados ambientais alimentam o cálculo de refrigeração ideal.</w:t>
      </w:r>
    </w:p>
    <w:p w:rsidR="0B28058A" w:rsidP="1AF509E4" w:rsidRDefault="0B28058A" w14:paraId="5716FF60" w14:textId="3FA9A7C4">
      <w:pPr>
        <w:pStyle w:val="Heading3"/>
        <w:ind w:left="708"/>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bookmarkStart w:name="_Toc229662336" w:id="1975989134"/>
      <w:r w:rsidRPr="1AF509E4" w:rsidR="53BF769C">
        <w:rPr>
          <w:b w:val="1"/>
          <w:bCs w:val="1"/>
          <w:noProof w:val="0"/>
          <w:sz w:val="24"/>
          <w:szCs w:val="24"/>
          <w:lang w:val="pt-BR"/>
        </w:rPr>
        <w:t xml:space="preserve">4.2.3 </w:t>
      </w:r>
      <w:r w:rsidRPr="1AF509E4" w:rsidR="45FCC530">
        <w:rPr>
          <w:b w:val="1"/>
          <w:bCs w:val="1"/>
          <w:noProof w:val="0"/>
          <w:sz w:val="24"/>
          <w:szCs w:val="24"/>
          <w:lang w:val="pt-BR"/>
        </w:rPr>
        <w:t>Gerar Configuração Automatizada de PC</w:t>
      </w:r>
      <w:bookmarkEnd w:id="1975989134"/>
    </w:p>
    <w:p w:rsidR="7358B05B" w:rsidP="4B48383A" w:rsidRDefault="7358B05B" w14:paraId="4C536A1C" w14:textId="4B622753">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automaticamente uma configuração personalizada de computador com base nos dados fornecidos pelo usuário (orçamento, perfil de uso e ambiente). O sistema utiliza inteligência artificial para sugerir as peças mais adequadas, avalia a compatibilidade entre os componentes, detecta se o orçamento é suficiente e, quando necessário, sugere alternativas com menor custo ou recomenda o aumento do teto de gastos. Também associa links de compra das peças sugeridas.</w:t>
      </w:r>
    </w:p>
    <w:p w:rsidR="7358B05B" w:rsidP="4B48383A" w:rsidRDefault="7358B05B" w14:paraId="3FD55B76" w14:textId="165D38D0">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1012CCF7" w14:textId="2D268984">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66584BEE" w14:textId="3AEB61D8">
      <w:pPr>
        <w:pStyle w:val="ListParagraph"/>
        <w:numPr>
          <w:ilvl w:val="0"/>
          <w:numId w:val="2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(IA de recomendação, validador de compatibilidade, integrador de preços)</w:t>
      </w:r>
    </w:p>
    <w:p w:rsidR="7358B05B" w:rsidP="4B48383A" w:rsidRDefault="7358B05B" w14:paraId="31AA78DB" w14:textId="6EFD6031">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3E0A7233" w14:textId="29DDE8E5">
      <w:pPr>
        <w:pStyle w:val="ListParagraph"/>
        <w:numPr>
          <w:ilvl w:val="0"/>
          <w:numId w:val="23"/>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fornecido as informações básicas: orçamento, perfil de uso e ambiente (ver CU2).</w:t>
      </w:r>
    </w:p>
    <w:p w:rsidR="7358B05B" w:rsidP="4B48383A" w:rsidRDefault="7358B05B" w14:paraId="02469D5F" w14:textId="6CBAB879">
      <w:pPr>
        <w:pStyle w:val="ListParagraph"/>
        <w:numPr>
          <w:ilvl w:val="0"/>
          <w:numId w:val="23"/>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o usuário precisa estar autenticado.</w:t>
      </w:r>
    </w:p>
    <w:p w:rsidR="7358B05B" w:rsidP="4B48383A" w:rsidRDefault="7358B05B" w14:paraId="7982265C" w14:textId="4A76225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2FDF3419" w14:textId="3E2D4758">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recebe os dados do usuário (orçamento, perfil, ambiente).</w:t>
      </w:r>
    </w:p>
    <w:p w:rsidR="7358B05B" w:rsidP="4B48383A" w:rsidRDefault="7358B05B" w14:paraId="00E8D6E3" w14:textId="40419D64">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IA processa as informações e sugere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completa com base nos critérios:</w:t>
      </w:r>
    </w:p>
    <w:p w:rsidR="7358B05B" w:rsidP="4B48383A" w:rsidRDefault="7358B05B" w14:paraId="1AE9291C" w14:textId="19A920FF">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Compatibilidade dos componentes</w:t>
      </w:r>
    </w:p>
    <w:p w:rsidR="7358B05B" w:rsidP="4B48383A" w:rsidRDefault="7358B05B" w14:paraId="154EBA86" w14:textId="6D9692F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Prioridade de desempenho para o perfil informado</w:t>
      </w:r>
    </w:p>
    <w:p w:rsidR="7358B05B" w:rsidP="4B48383A" w:rsidRDefault="7358B05B" w14:paraId="5577EF95" w14:textId="3A7503F6">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Custo-benefício dentro do orçamento disponível</w:t>
      </w:r>
    </w:p>
    <w:p w:rsidR="7358B05B" w:rsidP="4B48383A" w:rsidRDefault="7358B05B" w14:paraId="7F1E0E28" w14:textId="14B8168A">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avalia se o orçamento é suficiente:</w:t>
      </w:r>
    </w:p>
    <w:p w:rsidR="7358B05B" w:rsidP="4B48383A" w:rsidRDefault="7358B05B" w14:paraId="513D2038" w14:textId="7D1EA047">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suficiente, apresenta a build com peças, preços, links de compra e justificativa técnica.</w:t>
      </w:r>
    </w:p>
    <w:p w:rsidR="7358B05B" w:rsidP="4B48383A" w:rsidRDefault="7358B05B" w14:paraId="6DE3FF50" w14:textId="7F6CDA39">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insuficiente, segue para o fluxo de sugestão (RF-08 e RF-09).</w:t>
      </w:r>
    </w:p>
    <w:p w:rsidR="7358B05B" w:rsidP="4B48383A" w:rsidRDefault="7358B05B" w14:paraId="5F83AC67" w14:textId="5310174C">
      <w:pPr>
        <w:pStyle w:val="ListParagraph"/>
        <w:numPr>
          <w:ilvl w:val="0"/>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visualiza a build e pode:</w:t>
      </w:r>
    </w:p>
    <w:p w:rsidR="7358B05B" w:rsidP="4B48383A" w:rsidRDefault="7358B05B" w14:paraId="2B15100C" w14:textId="1EB29DC8">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Aceitar a recomendação e prosseguir</w:t>
      </w:r>
    </w:p>
    <w:p w:rsidR="7358B05B" w:rsidP="4B48383A" w:rsidRDefault="7358B05B" w14:paraId="1C6C8734" w14:textId="108CAB55">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Ajustar as peças manualmente (ligação com CU4)</w:t>
      </w:r>
    </w:p>
    <w:p w:rsidR="7358B05B" w:rsidP="4B48383A" w:rsidRDefault="7358B05B" w14:paraId="28685F2A" w14:textId="615FD3D4">
      <w:pPr>
        <w:pStyle w:val="ListParagraph"/>
        <w:numPr>
          <w:ilvl w:val="1"/>
          <w:numId w:val="4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Salvar ou exportar a configuração (se logado – CU1)</w:t>
      </w:r>
    </w:p>
    <w:p w:rsidR="7358B05B" w:rsidP="4B48383A" w:rsidRDefault="7358B05B" w14:paraId="447799E9" w14:textId="2BBBD834">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33FA6D85" w14:textId="30155896">
      <w:pPr>
        <w:pStyle w:val="ListParagraph"/>
        <w:numPr>
          <w:ilvl w:val="0"/>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Orçamento Insuficiente:</w:t>
      </w:r>
    </w:p>
    <w:p w:rsidR="7358B05B" w:rsidP="4B48383A" w:rsidRDefault="7358B05B" w14:paraId="277A12A7" w14:textId="1FB7A942">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que o orçamento não cobre os requisitos.</w:t>
      </w:r>
    </w:p>
    <w:p w:rsidR="7358B05B" w:rsidP="4B48383A" w:rsidRDefault="7358B05B" w14:paraId="3E5BF4C0" w14:textId="6943381D">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Sugere aumento do teto com explicação clara (RF-08), ou</w:t>
      </w:r>
    </w:p>
    <w:p w:rsidR="7358B05B" w:rsidP="4B48383A" w:rsidRDefault="7358B05B" w14:paraId="0075D8FD" w14:textId="7AC50517">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Oferece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alternativa com desempenho inferior e aviso sobre as limitações (RF-09).</w:t>
      </w:r>
    </w:p>
    <w:p w:rsidR="7358B05B" w:rsidP="4B48383A" w:rsidRDefault="7358B05B" w14:paraId="0F527F44" w14:textId="24C77399">
      <w:pPr>
        <w:pStyle w:val="ListParagraph"/>
        <w:numPr>
          <w:ilvl w:val="1"/>
          <w:numId w:val="2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escolhe qual caminho seguir.</w:t>
      </w:r>
    </w:p>
    <w:p w:rsidR="7358B05B" w:rsidP="4B48383A" w:rsidRDefault="7358B05B" w14:paraId="44438221" w14:textId="5AC8807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3417DF85" w14:textId="6A4F269B">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Falha na IA de recomendação:</w:t>
      </w:r>
    </w:p>
    <w:p w:rsidR="7358B05B" w:rsidP="4B48383A" w:rsidRDefault="7358B05B" w14:paraId="24E00F62" w14:textId="6577A299">
      <w:pPr>
        <w:pStyle w:val="ListParagraph"/>
        <w:numPr>
          <w:ilvl w:val="1"/>
          <w:numId w:val="26"/>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Exibe mensagem: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“Não foi possível gerar uma sugestão automática. Tente novamente ou opte pela montagem manual.”</w:t>
      </w:r>
    </w:p>
    <w:p w:rsidR="7358B05B" w:rsidP="4B48383A" w:rsidRDefault="7358B05B" w14:paraId="5F53BCB6" w14:textId="5F71EE8A">
      <w:pPr>
        <w:pStyle w:val="ListParagraph"/>
        <w:numPr>
          <w:ilvl w:val="0"/>
          <w:numId w:val="2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ao acessar links de lojas/parceiros:</w:t>
      </w:r>
    </w:p>
    <w:p w:rsidR="7358B05B" w:rsidP="4B48383A" w:rsidRDefault="7358B05B" w14:paraId="18F68218" w14:textId="113AD25E">
      <w:pPr>
        <w:pStyle w:val="ListParagraph"/>
        <w:numPr>
          <w:ilvl w:val="1"/>
          <w:numId w:val="26"/>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omite link e marca peça com alerta: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“Preço temporariamente indisponível”</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4A9EEDD1" w14:textId="092DC764">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é gerada automaticamente com base nas preferências e condições do usuário.</w:t>
      </w:r>
    </w:p>
    <w:p w:rsidR="7358B05B" w:rsidP="4B48383A" w:rsidRDefault="7358B05B" w14:paraId="22B0AF4C" w14:textId="1E372442">
      <w:pPr>
        <w:pStyle w:val="ListParagraph"/>
        <w:numPr>
          <w:ilvl w:val="0"/>
          <w:numId w:val="2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fornece todos os dados necessários para salvar, exportar ou ajustar a configuração.</w:t>
      </w:r>
    </w:p>
    <w:p w:rsidR="7358B05B" w:rsidP="4B48383A" w:rsidRDefault="7358B05B" w14:paraId="41F82285" w14:textId="1C0DDFC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34274E2F" w14:textId="2671B924">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RF-03 – Recomendação Automatizada</w:t>
      </w:r>
    </w:p>
    <w:p w:rsidR="7358B05B" w:rsidP="4B48383A" w:rsidRDefault="7358B05B" w14:paraId="54DEFD66" w14:textId="130E4A5D">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RF-08 – Sugerir Upgrade de Orçamento</w:t>
      </w:r>
    </w:p>
    <w:p w:rsidR="7358B05B" w:rsidP="4B48383A" w:rsidRDefault="7358B05B" w14:paraId="3E16C232" w14:textId="56CC322A">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RF-09 – Build Alternativa Inferior</w:t>
      </w:r>
    </w:p>
    <w:p w:rsidR="7358B05B" w:rsidP="4B48383A" w:rsidRDefault="7358B05B" w14:paraId="7BC6EDEA" w14:textId="73CDB37E">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RF-10 – Links de Compra</w:t>
      </w:r>
    </w:p>
    <w:p w:rsidR="7358B05B" w:rsidP="4B48383A" w:rsidRDefault="7358B05B" w14:paraId="204F9F66" w14:textId="5D20956B">
      <w:pPr>
        <w:pStyle w:val="ListParagraph"/>
        <w:numPr>
          <w:ilvl w:val="0"/>
          <w:numId w:val="2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RF-12 – Sugestão por Ambiente (com base na temperatura, poeira etc.)</w:t>
      </w:r>
    </w:p>
    <w:p w:rsidR="7358B05B" w:rsidP="4B48383A" w:rsidRDefault="7358B05B" w14:paraId="3DA1D833" w14:textId="3B709C1A">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5E3E4864" w14:textId="26B2D0C6">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RN01: Distribuir o orçamento priorizando as peças mais importantes para o perfil de uso.</w:t>
      </w:r>
    </w:p>
    <w:p w:rsidR="7358B05B" w:rsidP="4B48383A" w:rsidRDefault="7358B05B" w14:paraId="6787E3A1" w14:textId="14E5063E">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Ordem de decisão da IA → compatibilidade &gt; desempenho &gt; custo-benefício.</w:t>
      </w:r>
    </w:p>
    <w:p w:rsidR="7358B05B" w:rsidP="4B48383A" w:rsidRDefault="7358B05B" w14:paraId="1A4378AA" w14:textId="0ED77B67">
      <w:pPr>
        <w:pStyle w:val="ListParagraph"/>
        <w:numPr>
          <w:ilvl w:val="0"/>
          <w:numId w:val="2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RN04: Quando orçamento é insuficiente, o sistema deve sempre oferecer explicações claras.</w:t>
      </w:r>
    </w:p>
    <w:p w:rsidR="7358B05B" w:rsidP="4B48383A" w:rsidRDefault="7358B05B" w14:paraId="7BCAF7B9" w14:textId="3096C36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11E01D3A" w14:textId="1000B554">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Coletar Requisitos (CU2): usa os dados coletados para gerar a recomendação.</w:t>
      </w:r>
    </w:p>
    <w:p w:rsidR="7358B05B" w:rsidP="4B48383A" w:rsidRDefault="7358B05B" w14:paraId="4912C60A" w14:textId="5AC2922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usuário logado pode salvar ou exportar a configuração.</w:t>
      </w:r>
    </w:p>
    <w:p w:rsidR="7358B05B" w:rsidP="4B48383A" w:rsidRDefault="7358B05B" w14:paraId="109105A6" w14:textId="7500AC76">
      <w:pPr>
        <w:pStyle w:val="ListParagraph"/>
        <w:numPr>
          <w:ilvl w:val="0"/>
          <w:numId w:val="3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Montagem Manual (CU4): usuário pode ajustar a sugestão automática.</w:t>
      </w:r>
    </w:p>
    <w:p w:rsidR="7358B05B" w:rsidP="4B48383A" w:rsidRDefault="7358B05B" w14:paraId="1C9F52D0" w14:textId="68242931">
      <w:pPr>
        <w:pStyle w:val="ListParagraph"/>
        <w:numPr>
          <w:ilvl w:val="0"/>
          <w:numId w:val="30"/>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2"/>
          <w:szCs w:val="22"/>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condições ambientais impactam a escolha dos componentes térmicos.</w:t>
      </w:r>
      <w:r>
        <w:br/>
      </w:r>
      <w:r>
        <w:br/>
      </w:r>
      <w:r w:rsidRPr="4B48383A" w:rsidR="0AD4A9B6">
        <w:rPr>
          <w:rStyle w:val="Heading3Char"/>
          <w:b w:val="1"/>
          <w:bCs w:val="1"/>
          <w:noProof w:val="0"/>
          <w:sz w:val="24"/>
          <w:szCs w:val="24"/>
          <w:lang w:val="pt-BR"/>
        </w:rPr>
        <w:t xml:space="preserve">4.2.4 </w:t>
      </w:r>
      <w:r w:rsidRPr="4B48383A" w:rsidR="7358B05B">
        <w:rPr>
          <w:rStyle w:val="Heading3Char"/>
          <w:b w:val="1"/>
          <w:bCs w:val="1"/>
          <w:noProof w:val="0"/>
          <w:sz w:val="24"/>
          <w:szCs w:val="24"/>
          <w:lang w:val="pt-BR"/>
        </w:rPr>
        <w:t>Montagem Manual e Validação da Build</w:t>
      </w:r>
    </w:p>
    <w:p w:rsidR="7358B05B" w:rsidP="4B48383A" w:rsidRDefault="7358B05B" w14:paraId="006214C3" w14:textId="431AC28D">
      <w:pPr>
        <w:spacing w:before="240" w:beforeAutospacing="off" w:after="240" w:afterAutospacing="off" w:line="360" w:lineRule="auto"/>
        <w:ind w:firstLine="708"/>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Descrição:</w:t>
      </w:r>
      <w:r>
        <w:br/>
      </w:r>
      <w:r>
        <w:tab/>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Permite ao usuário personalizar a configuração de seu computador substituindo ou escolhendo manualmente os componentes desejados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RAM,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O sistema realiza validações em tempo real para garantir a compatibilidade entre as peças selecionadas, incluindo o gabinete. Esse processo pode ocorrer a partir de uma sugestão automática previamente gerada ou desde o início da montagem.</w:t>
      </w:r>
    </w:p>
    <w:p w:rsidR="7358B05B" w:rsidP="4B48383A" w:rsidRDefault="7358B05B" w14:paraId="2B163789" w14:textId="028DB709">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7358B05B" w:rsidP="4B48383A" w:rsidRDefault="7358B05B" w14:paraId="4E2B6B04" w14:textId="2BC4E819">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 logado)</w:t>
      </w:r>
    </w:p>
    <w:p w:rsidR="7358B05B" w:rsidP="4B48383A" w:rsidRDefault="7358B05B" w14:paraId="057B2F54" w14:textId="69B207FA">
      <w:pPr>
        <w:pStyle w:val="ListParagraph"/>
        <w:numPr>
          <w:ilvl w:val="0"/>
          <w:numId w:val="3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(validador de compatibilidade e validação física de gabinete)</w:t>
      </w:r>
    </w:p>
    <w:p w:rsidR="7358B05B" w:rsidP="4B48383A" w:rsidRDefault="7358B05B" w14:paraId="5C555974" w14:textId="6E6427A3">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7358B05B" w:rsidP="4B48383A" w:rsidRDefault="7358B05B" w14:paraId="24AC1A10" w14:textId="5C0B766F">
      <w:pPr>
        <w:pStyle w:val="ListParagraph"/>
        <w:numPr>
          <w:ilvl w:val="0"/>
          <w:numId w:val="3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deve ter iniciado o processo de montagem (via recomendação automática ou montagem manual direta).</w:t>
      </w:r>
    </w:p>
    <w:p w:rsidR="7358B05B" w:rsidP="4B48383A" w:rsidRDefault="7358B05B" w14:paraId="7EB993EC" w14:textId="4DF68722">
      <w:pPr>
        <w:pStyle w:val="ListParagraph"/>
        <w:numPr>
          <w:ilvl w:val="0"/>
          <w:numId w:val="32"/>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salvar ou exportar a build, é necessário estar logado.</w:t>
      </w:r>
    </w:p>
    <w:p w:rsidR="7358B05B" w:rsidP="4B48383A" w:rsidRDefault="7358B05B" w14:paraId="364B19E9" w14:textId="61D38C0C">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7358B05B" w:rsidP="4B48383A" w:rsidRDefault="7358B05B" w14:paraId="15A28054" w14:textId="586A14A1">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auto"/>
          <w:sz w:val="24"/>
          <w:szCs w:val="24"/>
          <w:u w:val="none"/>
          <w:lang w:val="pt-BR"/>
        </w:rPr>
        <w:t xml:space="preserve">O usuário acessa a opção de montagem manual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ou edita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gerada automaticamente.</w:t>
      </w:r>
    </w:p>
    <w:p w:rsidR="7358B05B" w:rsidP="4B48383A" w:rsidRDefault="7358B05B" w14:paraId="6BFD16AB" w14:textId="1BAFC229">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exibe as categorias de componentes (CPU, GPU,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RAM, armazenamento,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41C816E4" w14:textId="3A700CBD">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Para cada alteração ou adição de peça:</w:t>
      </w:r>
    </w:p>
    <w:p w:rsidR="7358B05B" w:rsidP="4B48383A" w:rsidRDefault="7358B05B" w14:paraId="472E5A9F" w14:textId="553DDDDF">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valida</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em tempo real a compatibilidade técnica (RF-05), como:</w:t>
      </w:r>
    </w:p>
    <w:p w:rsidR="7358B05B" w:rsidP="4B48383A" w:rsidRDefault="7358B05B" w14:paraId="26883D1B" w14:textId="42763047">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Soquete da CPU e placa-mãe</w:t>
      </w:r>
    </w:p>
    <w:p w:rsidR="7358B05B" w:rsidP="4B48383A" w:rsidRDefault="7358B05B" w14:paraId="3218EC57" w14:textId="582CC2D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Capacidade e frequência da RAM suportada</w:t>
      </w:r>
    </w:p>
    <w:p w:rsidR="7358B05B" w:rsidP="4B48383A" w:rsidRDefault="7358B05B" w14:paraId="6BFF6044" w14:textId="1B9DAB49">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versus consumo estimado</w:t>
      </w:r>
    </w:p>
    <w:p w:rsidR="7358B05B" w:rsidP="4B48383A" w:rsidRDefault="7358B05B" w14:paraId="4AF3B71F" w14:textId="6692E150">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Se houver incompatibilidade, o sistema informa com uma mensagem clara (ex.: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 xml:space="preserve"> escolhida não suporta esse processador”</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54CF602A" w14:textId="32F17B2C">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Quando o gabinete for selecionado ou modificado:</w:t>
      </w:r>
    </w:p>
    <w:p w:rsidR="7358B05B" w:rsidP="4B48383A" w:rsidRDefault="7358B05B" w14:paraId="5A938BE8" w14:textId="64C685DB">
      <w:pPr>
        <w:pStyle w:val="ListParagraph"/>
        <w:numPr>
          <w:ilvl w:val="1"/>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se ele comporta os componentes escolhidos (RF-016), considerando:</w:t>
      </w:r>
    </w:p>
    <w:p w:rsidR="7358B05B" w:rsidP="4B48383A" w:rsidRDefault="7358B05B" w14:paraId="29437441" w14:textId="0E836EB5">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Tamanho da placa-mãe</w:t>
      </w:r>
    </w:p>
    <w:p w:rsidR="7358B05B" w:rsidP="4B48383A" w:rsidRDefault="7358B05B" w14:paraId="13AF4F0C" w14:textId="720FC78F">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Comprimento/altura da GPU</w:t>
      </w:r>
    </w:p>
    <w:p w:rsidR="7358B05B" w:rsidP="4B48383A" w:rsidRDefault="7358B05B" w14:paraId="78F18068" w14:textId="3CA705D1">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Altura do cooler ou radiador</w:t>
      </w:r>
    </w:p>
    <w:p w:rsidR="7358B05B" w:rsidP="4B48383A" w:rsidRDefault="7358B05B" w14:paraId="1BDF207D" w14:textId="2EF16BA4">
      <w:pPr>
        <w:pStyle w:val="ListParagraph"/>
        <w:numPr>
          <w:ilvl w:val="2"/>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Número e posição das ventoinhas</w:t>
      </w:r>
    </w:p>
    <w:p w:rsidR="7358B05B" w:rsidP="4B48383A" w:rsidRDefault="7358B05B" w14:paraId="20149009" w14:textId="65D3FA27">
      <w:pPr>
        <w:pStyle w:val="ListParagraph"/>
        <w:numPr>
          <w:ilvl w:val="0"/>
          <w:numId w:val="4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finalizar a montagem, exportar ou salvar a build, desde que não haja incompatibilidades críticas.</w:t>
      </w:r>
    </w:p>
    <w:p w:rsidR="7358B05B" w:rsidP="4B48383A" w:rsidRDefault="7358B05B" w14:paraId="444503EE" w14:textId="1BFF74D2">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Alternativo:</w:t>
      </w:r>
    </w:p>
    <w:p w:rsidR="7358B05B" w:rsidP="4B48383A" w:rsidRDefault="7358B05B" w14:paraId="52E541EC" w14:textId="08B275B5">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Alteração da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Placa-Mãe</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para Formato Maior (ex.: ATX → E-ATX):</w:t>
      </w:r>
    </w:p>
    <w:p w:rsidR="7358B05B" w:rsidP="4B48383A" w:rsidRDefault="7358B05B" w14:paraId="0E8BCE7A" w14:textId="1FDB702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verifica novamente o gabinete e, se necessário, alerta que o gabinete atual é incompatível e oferece sugestões alternativas.</w:t>
      </w:r>
    </w:p>
    <w:p w:rsidR="7358B05B" w:rsidP="4B48383A" w:rsidRDefault="7358B05B" w14:paraId="5A056F2D" w14:textId="6350FB87">
      <w:pPr>
        <w:pStyle w:val="ListParagraph"/>
        <w:numPr>
          <w:ilvl w:val="0"/>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Substituição de uma peça incompatível:</w:t>
      </w:r>
    </w:p>
    <w:p w:rsidR="7358B05B" w:rsidP="4B48383A" w:rsidRDefault="7358B05B" w14:paraId="35899380" w14:textId="309448FB">
      <w:pPr>
        <w:pStyle w:val="ListParagraph"/>
        <w:numPr>
          <w:ilvl w:val="1"/>
          <w:numId w:val="34"/>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sugere modelos compatíveis com base nas peças já escolhidas.</w:t>
      </w:r>
    </w:p>
    <w:p w:rsidR="7358B05B" w:rsidP="4B48383A" w:rsidRDefault="7358B05B" w14:paraId="66C8BDC0" w14:textId="34622C2E">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de Exceção:</w:t>
      </w:r>
    </w:p>
    <w:p w:rsidR="7358B05B" w:rsidP="4B48383A" w:rsidRDefault="7358B05B" w14:paraId="7699FD59" w14:textId="6CA4E440">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Incompatibilidade Crítica:</w:t>
      </w:r>
    </w:p>
    <w:p w:rsidR="7358B05B" w:rsidP="4B48383A" w:rsidRDefault="7358B05B" w14:paraId="7161AFEC" w14:textId="7496A9C7">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bloqueia o avanço e exibe: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“A configuração contém conflitos técnicos que impedem o funcionamento do PC. Corrija os itens destacados.”</w:t>
      </w:r>
    </w:p>
    <w:p w:rsidR="7358B05B" w:rsidP="4B48383A" w:rsidRDefault="7358B05B" w14:paraId="345E84A7" w14:textId="1380E3AA">
      <w:pPr>
        <w:pStyle w:val="ListParagraph"/>
        <w:numPr>
          <w:ilvl w:val="0"/>
          <w:numId w:val="3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Erro no carregamento de especificações de peças:</w:t>
      </w:r>
    </w:p>
    <w:p w:rsidR="7358B05B" w:rsidP="4B48383A" w:rsidRDefault="7358B05B" w14:paraId="596A85CB" w14:textId="4F2B4AD0">
      <w:pPr>
        <w:pStyle w:val="ListParagraph"/>
        <w:numPr>
          <w:ilvl w:val="1"/>
          <w:numId w:val="35"/>
        </w:numPr>
        <w:spacing w:before="240" w:beforeAutospacing="off" w:after="240" w:afterAutospacing="off" w:line="360" w:lineRule="auto"/>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Sistema avisa: </w:t>
      </w:r>
      <w:r w:rsidRPr="4B48383A" w:rsidR="7358B05B">
        <w:rPr>
          <w:rFonts w:ascii="Times New Roman" w:hAnsi="Times New Roman" w:eastAsia="Times New Roman" w:cs="Times New Roman"/>
          <w:b w:val="0"/>
          <w:bCs w:val="0"/>
          <w:i w:val="1"/>
          <w:iCs w:val="1"/>
          <w:strike w:val="0"/>
          <w:dstrike w:val="0"/>
          <w:noProof w:val="0"/>
          <w:color w:val="000000" w:themeColor="text1" w:themeTint="FF" w:themeShade="FF"/>
          <w:sz w:val="24"/>
          <w:szCs w:val="24"/>
          <w:u w:val="none"/>
          <w:lang w:val="pt-BR"/>
        </w:rPr>
        <w:t>“Erro ao carregar dados técnicos da peça. Tente novamente ou selecione outro componente.”</w:t>
      </w:r>
    </w:p>
    <w:p w:rsidR="7358B05B" w:rsidP="4B48383A" w:rsidRDefault="7358B05B" w14:paraId="15B0C1B0" w14:textId="003A11B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7358B05B" w:rsidP="4B48383A" w:rsidRDefault="7358B05B" w14:paraId="7881DA94" w14:textId="3B618364">
      <w:pPr>
        <w:pStyle w:val="ListParagraph"/>
        <w:numPr>
          <w:ilvl w:val="0"/>
          <w:numId w:val="3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obtém uma configuração tecnicamente válida e personalizada.</w:t>
      </w:r>
    </w:p>
    <w:p w:rsidR="7358B05B" w:rsidP="4B48383A" w:rsidRDefault="7358B05B" w14:paraId="4E653357" w14:textId="2EAD1E07">
      <w:pPr>
        <w:pStyle w:val="ListParagraph"/>
        <w:numPr>
          <w:ilvl w:val="0"/>
          <w:numId w:val="36"/>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assegura que a build final seja funcional, com base nas validações feitas.</w:t>
      </w:r>
    </w:p>
    <w:p w:rsidR="7358B05B" w:rsidP="4B48383A" w:rsidRDefault="7358B05B" w14:paraId="769F71FB" w14:textId="28602C4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Requisitos Funcionais Relacionados:</w:t>
      </w:r>
    </w:p>
    <w:p w:rsidR="7358B05B" w:rsidP="4B48383A" w:rsidRDefault="7358B05B" w14:paraId="6BD4AB94" w14:textId="2DCEDF71">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RF-04 – Montagem Manual</w:t>
      </w:r>
    </w:p>
    <w:p w:rsidR="7358B05B" w:rsidP="4B48383A" w:rsidRDefault="7358B05B" w14:paraId="39EE6D53" w14:textId="41E972E9">
      <w:pPr>
        <w:pStyle w:val="ListParagraph"/>
        <w:numPr>
          <w:ilvl w:val="0"/>
          <w:numId w:val="37"/>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RF-05 – Avaliação de Compatibilidade</w:t>
      </w:r>
    </w:p>
    <w:p w:rsidR="7358B05B" w:rsidP="4B48383A" w:rsidRDefault="7358B05B" w14:paraId="3A4A7456" w14:textId="0929C1B3">
      <w:pPr>
        <w:pStyle w:val="ListParagraph"/>
        <w:numPr>
          <w:ilvl w:val="0"/>
          <w:numId w:val="37"/>
        </w:numPr>
        <w:spacing w:before="240" w:beforeAutospacing="off" w:after="240" w:afterAutospacing="off" w:line="360" w:lineRule="auto"/>
        <w:rPr>
          <w:rFonts w:ascii="Times New Roman" w:hAnsi="Times New Roman" w:eastAsia="Times New Roman" w:cs="Times New Roman"/>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RF-016 – Validação de Gabinete</w:t>
      </w:r>
    </w:p>
    <w:p w:rsidR="7358B05B" w:rsidP="4B48383A" w:rsidRDefault="7358B05B" w14:paraId="1561DC25" w14:textId="1C1257F6">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7358B05B" w:rsidP="4B48383A" w:rsidRDefault="7358B05B" w14:paraId="626E0583" w14:textId="43ED5EB4">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RN02: A prioridade da IA e do sistema segue a ordem: compatibilidade &gt; desempenho &gt; custo.</w:t>
      </w:r>
    </w:p>
    <w:p w:rsidR="7358B05B" w:rsidP="4B48383A" w:rsidRDefault="7358B05B" w14:paraId="70076983" w14:textId="0D85E960">
      <w:pPr>
        <w:pStyle w:val="ListParagraph"/>
        <w:numPr>
          <w:ilvl w:val="0"/>
          <w:numId w:val="3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RN06: A compatibilidade técnica é obrigatória para salvar ou finalizar </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uma build</w:t>
      </w: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7358B05B" w:rsidP="4B48383A" w:rsidRDefault="7358B05B" w14:paraId="69B289B5" w14:textId="3BCFC65B">
      <w:pPr>
        <w:spacing w:before="240" w:beforeAutospacing="off" w:after="240" w:afterAutospacing="off" w:line="360" w:lineRule="auto"/>
        <w:ind w:firstLine="708"/>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 com Outros Casos de Uso:</w:t>
      </w:r>
    </w:p>
    <w:p w:rsidR="7358B05B" w:rsidP="4B48383A" w:rsidRDefault="7358B05B" w14:paraId="533D59BD" w14:textId="72B8245B">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Gerar Configuração Automatizada (CU3): o usuário pode ajustar manualmente a sugestão feita pela IA.</w:t>
      </w:r>
    </w:p>
    <w:p w:rsidR="7358B05B" w:rsidP="4B48383A" w:rsidRDefault="7358B05B" w14:paraId="012F7EA5" w14:textId="4AF54687">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Gerenciar Perfil (CU1): para salvar ou exportar a build personalizada.</w:t>
      </w:r>
    </w:p>
    <w:p w:rsidR="7358B05B" w:rsidP="4B48383A" w:rsidRDefault="7358B05B" w14:paraId="082E741C" w14:textId="446A3815">
      <w:pPr>
        <w:pStyle w:val="ListParagraph"/>
        <w:numPr>
          <w:ilvl w:val="0"/>
          <w:numId w:val="39"/>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7358B05B">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Refrigeração e Ambiente (CU5): validações de gabinete e espaço podem influenciar na escolha dos sistemas de resfriamento.</w:t>
      </w:r>
    </w:p>
    <w:p w:rsidR="4B48383A" w:rsidP="4B48383A" w:rsidRDefault="4B48383A" w14:paraId="6C6AF77B" w14:textId="18A9F47C">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4B48383A" w:rsidP="4B48383A" w:rsidRDefault="4B48383A" w14:paraId="4E7519A4" w14:textId="74EF15F7">
      <w:pPr>
        <w:pStyle w:val="ListParagraph"/>
        <w:spacing w:before="240" w:beforeAutospacing="off" w:after="240" w:afterAutospacing="off" w:line="360" w:lineRule="auto"/>
        <w:ind w:left="72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15D523F9" w:rsidP="1AF509E4" w:rsidRDefault="15D523F9" w14:paraId="058A9C15" w14:textId="1499C5D4">
      <w:pPr>
        <w:pStyle w:val="Heading3"/>
        <w:ind w:firstLine="360"/>
        <w:rPr>
          <w:rFonts w:ascii="Arial" w:hAnsi="Arial" w:eastAsia="Arial" w:cs="Arial"/>
          <w:b w:val="1"/>
          <w:bCs w:val="1"/>
          <w:i w:val="0"/>
          <w:iCs w:val="0"/>
          <w:strike w:val="0"/>
          <w:dstrike w:val="0"/>
          <w:noProof w:val="0"/>
          <w:color w:val="000000" w:themeColor="text1" w:themeTint="FF" w:themeShade="FF"/>
          <w:sz w:val="28"/>
          <w:szCs w:val="28"/>
          <w:u w:val="none"/>
          <w:lang w:val="pt-BR"/>
        </w:rPr>
      </w:pPr>
      <w:bookmarkStart w:name="_Toc292536019" w:id="1139132495"/>
      <w:r w:rsidRPr="1AF509E4" w:rsidR="1B44815C">
        <w:rPr>
          <w:b w:val="1"/>
          <w:bCs w:val="1"/>
          <w:noProof w:val="0"/>
          <w:sz w:val="24"/>
          <w:szCs w:val="24"/>
          <w:lang w:val="pt-BR"/>
        </w:rPr>
        <w:t xml:space="preserve">4.2.5 </w:t>
      </w:r>
      <w:r w:rsidRPr="1AF509E4" w:rsidR="1B44815C">
        <w:rPr>
          <w:b w:val="1"/>
          <w:bCs w:val="1"/>
          <w:noProof w:val="0"/>
          <w:sz w:val="24"/>
          <w:szCs w:val="24"/>
          <w:lang w:val="pt-BR"/>
        </w:rPr>
        <w:t>Recomendação de Sistema de Refrigeração Inteligente</w:t>
      </w:r>
      <w:bookmarkEnd w:id="1139132495"/>
    </w:p>
    <w:p w:rsidR="15D523F9" w:rsidP="4B48383A" w:rsidRDefault="15D523F9" w14:paraId="79F4C2BA" w14:textId="484B5133">
      <w:pPr>
        <w:spacing w:before="280" w:beforeAutospacing="off" w:after="0" w:afterAutospacing="off" w:line="360" w:lineRule="auto"/>
        <w:ind w:left="360" w:right="0" w:hanging="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Descrição:</w:t>
      </w:r>
    </w:p>
    <w:p w:rsidR="15D523F9" w:rsidP="4B48383A" w:rsidRDefault="15D523F9" w14:paraId="2BE86006" w14:textId="154FD77A">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Este caso de uso permite que o sistema gere uma recomendação térmica personalizada e validada para a build do usuário, levando em conta os componentes escolhidos, o ambiente de uso e as preferências pessoais (como nível de ruído, temperatura e poeira).</w:t>
      </w:r>
    </w:p>
    <w:p w:rsidR="15D523F9" w:rsidP="4B48383A" w:rsidRDefault="15D523F9" w14:paraId="6F60AA05" w14:textId="09573485">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recomendação considera o TDP total, o tipo de gabinete, as condições do ambiente e o perfil térmico do usuário. O sistema então propõe uma solução composta por ventoinhas,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coolers ou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AIOs</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além de posições ideais de instalação.</w:t>
      </w:r>
    </w:p>
    <w:p w:rsidR="15D523F9" w:rsidP="4B48383A" w:rsidRDefault="15D523F9" w14:paraId="0F2AF4DB" w14:textId="36A27FB2">
      <w:pPr>
        <w:spacing w:before="240" w:beforeAutospacing="off" w:after="240" w:afterAutospacing="off" w:line="360" w:lineRule="auto"/>
        <w:ind w:firstLine="360"/>
        <w:jc w:val="both"/>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proposta gerada é automaticamente validada internamente quanto à viabilidade técnica (espaço físico, fluxo de ar, ruído, potência da fonte). Em caso de falha, o sistema analisa o motivo e sugere uma alternativa coerente, como trocar o gabinete, ajustar o número de ventoinhas ou recomendar um cooler mais silencioso.</w:t>
      </w:r>
    </w:p>
    <w:p w:rsidR="15D523F9" w:rsidP="4B48383A" w:rsidRDefault="15D523F9" w14:paraId="667F4276" w14:textId="05F03082">
      <w:pPr>
        <w:spacing w:before="240" w:beforeAutospacing="off" w:after="240" w:afterAutospacing="off" w:line="360" w:lineRule="auto"/>
        <w:ind w:firstLine="360"/>
        <w:jc w:val="both"/>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usuário pode aceitar a proposta, rejeitar, ou sugerir alterações via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chatbot</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que serão automaticamente reavaliadas.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Atores:</w:t>
      </w:r>
    </w:p>
    <w:p w:rsidR="15D523F9" w:rsidP="4B48383A" w:rsidRDefault="15D523F9" w14:paraId="1C76CEA4" w14:textId="1B0A8A12">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Usuário (logado ou não)</w:t>
      </w:r>
    </w:p>
    <w:p w:rsidR="15D523F9" w:rsidP="4B48383A" w:rsidRDefault="15D523F9" w14:paraId="5570A351" w14:textId="4124F717">
      <w:pPr>
        <w:pStyle w:val="ListParagraph"/>
        <w:numPr>
          <w:ilvl w:val="0"/>
          <w:numId w:val="5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Sistema (módulo térmico com validador embutido)</w:t>
      </w:r>
    </w:p>
    <w:p w:rsidR="15D523F9" w:rsidP="4B48383A" w:rsidRDefault="15D523F9" w14:paraId="1A1AD42E" w14:textId="7D4830C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Pré-Condições:</w:t>
      </w:r>
    </w:p>
    <w:p w:rsidR="15D523F9" w:rsidP="4B48383A" w:rsidRDefault="15D523F9" w14:paraId="523D2DF1" w14:textId="0B4DD8AE">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build do computador já foi definida (CPU, GPU,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gabinete, etc.</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56064F0F" w14:textId="067B5E54">
      <w:pPr>
        <w:pStyle w:val="ListParagraph"/>
        <w:numPr>
          <w:ilvl w:val="0"/>
          <w:numId w:val="56"/>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Os dados ambientais foram fornecidos (manualmente ou via localização, CU2).</w:t>
      </w:r>
    </w:p>
    <w:p w:rsidR="15D523F9" w:rsidP="4B48383A" w:rsidRDefault="15D523F9" w14:paraId="5FE37390" w14:textId="7F4F4E3F">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 Principal:</w:t>
      </w:r>
    </w:p>
    <w:p w:rsidR="15D523F9" w:rsidP="4B48383A" w:rsidRDefault="15D523F9" w14:paraId="10AC8EA4" w14:textId="7239BB2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O sistema calcula o TDP total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da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p>
    <w:p w:rsidR="15D523F9" w:rsidP="4B48383A" w:rsidRDefault="15D523F9" w14:paraId="65BF3AC8" w14:textId="7159A229">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Analisa os parâmetros do ambiente físico:</w:t>
      </w:r>
    </w:p>
    <w:p w:rsidR="15D523F9" w:rsidP="4B48383A" w:rsidRDefault="15D523F9" w14:paraId="2C19CC18" w14:textId="3EB6E75C">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Temperatura ambiente</w:t>
      </w:r>
    </w:p>
    <w:p w:rsidR="15D523F9" w:rsidP="4B48383A" w:rsidRDefault="15D523F9" w14:paraId="5437FB04" w14:textId="3B4C4A0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Climatização ou ventilação natural</w:t>
      </w:r>
    </w:p>
    <w:p w:rsidR="15D523F9" w:rsidP="4B48383A" w:rsidRDefault="15D523F9" w14:paraId="61F684E2" w14:textId="3812026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Nível de poeira</w:t>
      </w:r>
    </w:p>
    <w:p w:rsidR="15D523F9" w:rsidP="4B48383A" w:rsidRDefault="15D523F9" w14:paraId="6E460861" w14:textId="2BEE043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Preferência de ruído</w:t>
      </w:r>
    </w:p>
    <w:p w:rsidR="15D523F9" w:rsidP="4B48383A" w:rsidRDefault="15D523F9" w14:paraId="640A2D70" w14:textId="2646CA7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Classifica a demanda térmica como Leve,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Moderada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 ou Alta.</w:t>
      </w:r>
    </w:p>
    <w:p w:rsidR="15D523F9" w:rsidP="4B48383A" w:rsidRDefault="15D523F9" w14:paraId="7294B2E6" w14:textId="1DCC90A7">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Gera uma recomendação de sistema de refrigeração, incluindo:</w:t>
      </w:r>
    </w:p>
    <w:p w:rsidR="15D523F9" w:rsidP="4B48383A" w:rsidRDefault="15D523F9" w14:paraId="091EEE59" w14:textId="050665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Tipo de cooler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air</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torre ou AIO)</w:t>
      </w:r>
    </w:p>
    <w:p w:rsidR="15D523F9" w:rsidP="4B48383A" w:rsidRDefault="15D523F9" w14:paraId="04438974" w14:textId="57025387">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Quantidade e tamanho de ventoinhas (ex.: 3x120 mm)</w:t>
      </w:r>
    </w:p>
    <w:p w:rsidR="15D523F9" w:rsidP="4B48383A" w:rsidRDefault="15D523F9" w14:paraId="0D6C75F2" w14:textId="0E0C5B2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Posições ideais de instalação</w:t>
      </w:r>
    </w:p>
    <w:p w:rsidR="15D523F9" w:rsidP="4B48383A" w:rsidRDefault="15D523F9" w14:paraId="580DC7AE" w14:textId="4EFC25EE">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Soluções de baixo ruído ou com filtros, se necessário</w:t>
      </w:r>
    </w:p>
    <w:p w:rsidR="15D523F9" w:rsidP="4B48383A" w:rsidRDefault="15D523F9" w14:paraId="25110D82" w14:textId="259D942C">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valida automaticamente a solução quanto a:</w:t>
      </w:r>
    </w:p>
    <w:p w:rsidR="15D523F9" w:rsidP="4B48383A" w:rsidRDefault="15D523F9" w14:paraId="007C42E1" w14:textId="2D449D8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Espaço físico no gabinete</w:t>
      </w:r>
    </w:p>
    <w:p w:rsidR="15D523F9" w:rsidP="4B48383A" w:rsidRDefault="15D523F9" w14:paraId="526A0FCD" w14:textId="30B04641">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Potência da fonte (PSU)</w:t>
      </w:r>
    </w:p>
    <w:p w:rsidR="15D523F9" w:rsidP="4B48383A" w:rsidRDefault="15D523F9" w14:paraId="471922FB" w14:textId="7CFA1DA3">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Fluxo de ar coerente</w:t>
      </w:r>
    </w:p>
    <w:p w:rsidR="15D523F9" w:rsidP="4B48383A" w:rsidRDefault="15D523F9" w14:paraId="18970074" w14:textId="78C58EC4">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Ruído adequado ao ambiente</w:t>
      </w:r>
    </w:p>
    <w:p w:rsidR="15D523F9" w:rsidP="4B48383A" w:rsidRDefault="15D523F9" w14:paraId="1860A4E5" w14:textId="77534096">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a recomendação for válida:</w:t>
      </w:r>
    </w:p>
    <w:p w:rsidR="15D523F9" w:rsidP="4B48383A" w:rsidRDefault="15D523F9" w14:paraId="350ABDD9" w14:textId="776DB5F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exibe a solução ao usuário.</w:t>
      </w:r>
    </w:p>
    <w:p w:rsidR="15D523F9" w:rsidP="4B48383A" w:rsidRDefault="15D523F9" w14:paraId="6D2A699C" w14:textId="36A9F8D2">
      <w:pPr>
        <w:pStyle w:val="ListParagraph"/>
        <w:numPr>
          <w:ilvl w:val="0"/>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for inválida:</w:t>
      </w:r>
    </w:p>
    <w:p w:rsidR="15D523F9" w:rsidP="4B48383A" w:rsidRDefault="15D523F9" w14:paraId="273977AC" w14:textId="6B62C24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sistema identifica o motivo da incompatibilidade</w:t>
      </w:r>
    </w:p>
    <w:p w:rsidR="15D523F9" w:rsidP="4B48383A" w:rsidRDefault="15D523F9" w14:paraId="2D2725E7" w14:textId="0961E4EA">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Propõe um ajuste pontual (ex.: novo gabinete, cooler alternativo, troca de PSU)</w:t>
      </w:r>
    </w:p>
    <w:p w:rsidR="15D523F9" w:rsidP="4B48383A" w:rsidRDefault="15D523F9" w14:paraId="3BE9B52C" w14:textId="3C808CD0">
      <w:pPr>
        <w:pStyle w:val="ListParagraph"/>
        <w:numPr>
          <w:ilvl w:val="1"/>
          <w:numId w:val="65"/>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Revalida automaticamente e exibe a nova sugestão</w:t>
      </w:r>
    </w:p>
    <w:p w:rsidR="13FBEFD6" w:rsidP="4B48383A" w:rsidRDefault="13FBEFD6" w14:paraId="52B1211B" w14:textId="4C2D378E">
      <w:pPr>
        <w:pStyle w:val="ListParagraph"/>
        <w:numPr>
          <w:ilvl w:val="0"/>
          <w:numId w:val="64"/>
        </w:numPr>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Alternativos: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Dados ambientais ausentes</w:t>
      </w:r>
      <w:r w:rsidRPr="4B48383A" w:rsidR="1B2E985E">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1341B3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o usuário não preencher nem autorizar coleta automática, o sistema usa um valor padrão (ex.: 30 °C) e exibe um aviso de precisão reduzida.</w:t>
      </w:r>
    </w:p>
    <w:p w:rsidR="15D523F9" w:rsidP="4B48383A" w:rsidRDefault="15D523F9" w14:paraId="1529E622" w14:textId="4939E02E">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Sugestão do usuário:</w:t>
      </w:r>
      <w:r w:rsidRPr="4B48383A" w:rsidR="705A9A5C">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w:t>
      </w:r>
      <w:r w:rsidRPr="4B48383A" w:rsidR="705A9A5C">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pode sugerir um ajuste específico (ex.: “quero um AIO 240 mm”). O sistema revalida automaticamente a nova proposta e exibe o resultado.</w:t>
      </w:r>
    </w:p>
    <w:p w:rsidR="4B48383A" w:rsidP="4B48383A" w:rsidRDefault="4B48383A" w14:paraId="19BDDBE1" w14:textId="0C9D9CC3">
      <w:pPr>
        <w:pStyle w:val="Normal"/>
        <w:numPr>
          <w:ilvl w:val="0"/>
          <w:numId w:val="62"/>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p>
    <w:p w:rsidR="64329801" w:rsidP="4B48383A" w:rsidRDefault="64329801" w14:paraId="586929FC" w14:textId="5A117789">
      <w:pPr>
        <w:spacing w:before="280" w:beforeAutospacing="off" w:after="0" w:afterAutospacing="off" w:line="360" w:lineRule="auto"/>
        <w:ind w:left="0" w:right="0" w:hanging="0" w:firstLine="36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Fluxos de Exceção:</w:t>
      </w:r>
    </w:p>
    <w:p w:rsidR="15D523F9" w:rsidP="4B48383A" w:rsidRDefault="15D523F9" w14:paraId="11B7B6B8" w14:textId="03434F8E">
      <w:pPr>
        <w:spacing w:before="240" w:beforeAutospacing="off" w:after="40" w:afterAutospacing="off" w:line="360" w:lineRule="auto"/>
        <w:ind w:left="360" w:right="0" w:hanging="360"/>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Inviabilidade técnica sem solução possível:</w:t>
      </w:r>
    </w:p>
    <w:p w:rsidR="15D523F9" w:rsidP="4B48383A" w:rsidRDefault="15D523F9" w14:paraId="3281105D" w14:textId="025531A1">
      <w:pPr>
        <w:spacing w:before="240" w:beforeAutospacing="off" w:after="240" w:afterAutospacing="off" w:line="360" w:lineRule="auto"/>
        <w:ind w:firstLine="0"/>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Se nenhum ajuste for possível com os componentes atuais, o sistema informa:</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 xml:space="preserve">“A refrigeração adequada não é compatível com o gabinete/fonte atual. Considere revisar </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sua build</w:t>
      </w: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Pós-Condições:</w:t>
      </w:r>
    </w:p>
    <w:p w:rsidR="15D523F9" w:rsidP="4B48383A" w:rsidRDefault="15D523F9" w14:paraId="437074CC" w14:textId="3E5F4FE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O usuário recebe uma recomendação térmica personalizada e validada.</w:t>
      </w:r>
    </w:p>
    <w:p w:rsidR="15D523F9" w:rsidP="4B48383A" w:rsidRDefault="15D523F9" w14:paraId="46887E92" w14:textId="72B1B367">
      <w:pPr>
        <w:pStyle w:val="ListParagraph"/>
        <w:numPr>
          <w:ilvl w:val="0"/>
          <w:numId w:val="58"/>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A solução respeita todos os limites físicos, térmicos e contextuais.</w:t>
      </w:r>
      <w:r>
        <w:tab/>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equisitos</w:t>
      </w: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 xml:space="preserve"> Funcionais Relacionados:</w:t>
      </w:r>
    </w:p>
    <w:p w:rsidR="15D523F9" w:rsidP="4B48383A" w:rsidRDefault="15D523F9" w14:paraId="0AA0B7CD" w14:textId="5A008CF2">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RF-017 – Recomendação de Refrigeração</w:t>
      </w:r>
    </w:p>
    <w:p w:rsidR="15D523F9" w:rsidP="4B48383A" w:rsidRDefault="15D523F9" w14:paraId="71F22DBF" w14:textId="7683A6C4">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RF-016 – Validação de Gabinete</w:t>
      </w:r>
    </w:p>
    <w:p w:rsidR="15D523F9" w:rsidP="4B48383A" w:rsidRDefault="15D523F9" w14:paraId="182B5704" w14:textId="3D372F08">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RF-015 – Coleta de Dados Ambientais</w:t>
      </w:r>
    </w:p>
    <w:p w:rsidR="15D523F9" w:rsidP="4B48383A" w:rsidRDefault="15D523F9" w14:paraId="7E4D927D" w14:textId="465EB459">
      <w:pPr>
        <w:pStyle w:val="ListParagraph"/>
        <w:numPr>
          <w:ilvl w:val="0"/>
          <w:numId w:val="59"/>
        </w:numPr>
        <w:spacing w:before="240" w:beforeAutospacing="off" w:after="240" w:afterAutospacing="off"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RF-014 – Detecção de Localização</w:t>
      </w:r>
    </w:p>
    <w:p w:rsidR="57860689" w:rsidP="4B48383A" w:rsidRDefault="57860689" w14:paraId="0A90D709" w14:textId="431FC427">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Regras de Negócio Relacionadas:</w:t>
      </w:r>
    </w:p>
    <w:p w:rsidR="15D523F9" w:rsidP="4B48383A" w:rsidRDefault="15D523F9" w14:paraId="688211C6" w14:textId="6C1C093D">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RN05: A recomendação térmica deve considerar o TDP total + ambiente de uso.</w:t>
      </w:r>
    </w:p>
    <w:p w:rsidR="15D523F9" w:rsidP="4B48383A" w:rsidRDefault="15D523F9" w14:paraId="7B66C34F" w14:textId="03DA3F9C">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RNF-01: O sistema deve utilizar IA ou heurísticas para geração e ajustes.</w:t>
      </w:r>
    </w:p>
    <w:p w:rsidR="15D523F9" w:rsidP="4B48383A" w:rsidRDefault="15D523F9" w14:paraId="7D09AF50" w14:textId="37836CF3">
      <w:pPr>
        <w:pStyle w:val="ListParagraph"/>
        <w:numPr>
          <w:ilvl w:val="0"/>
          <w:numId w:val="60"/>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RNF-16: A lógica de recomendação e validação deve ser extensível.</w:t>
      </w:r>
    </w:p>
    <w:p w:rsidR="3011728D" w:rsidP="4B48383A" w:rsidRDefault="3011728D" w14:paraId="2B0A10CF" w14:textId="66F8C213">
      <w:pPr>
        <w:pStyle w:val="Normal"/>
        <w:spacing w:line="360" w:lineRule="auto"/>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1"/>
          <w:bCs w:val="1"/>
          <w:i w:val="0"/>
          <w:iCs w:val="0"/>
          <w:strike w:val="0"/>
          <w:dstrike w:val="0"/>
          <w:noProof w:val="0"/>
          <w:color w:val="000000" w:themeColor="text1" w:themeTint="FF" w:themeShade="FF"/>
          <w:sz w:val="24"/>
          <w:szCs w:val="24"/>
          <w:u w:val="none"/>
          <w:lang w:val="pt-BR"/>
        </w:rPr>
        <w:t>Relacionamentos com Outros Casos de Uso:</w:t>
      </w:r>
    </w:p>
    <w:p w:rsidR="15D523F9" w:rsidP="4B48383A" w:rsidRDefault="15D523F9" w14:paraId="7D5ECB7A" w14:textId="52C90052">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CU1 – Gerenciar Perfil: registra preferências e histórico térmico.</w:t>
      </w:r>
    </w:p>
    <w:p w:rsidR="15D523F9" w:rsidP="4B48383A" w:rsidRDefault="15D523F9" w14:paraId="38FDA0EE" w14:textId="56755789">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CU2 – Coletar Requisitos Ambientais: fornece os dados do ambiente.</w:t>
      </w:r>
    </w:p>
    <w:p w:rsidR="15D523F9" w:rsidP="4B48383A" w:rsidRDefault="15D523F9" w14:paraId="2A250902" w14:textId="562B285E">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CU3 – Gerar Configuração Automatizada: pode acionar CU5 automaticamente</w:t>
      </w:r>
    </w:p>
    <w:p w:rsidR="15D523F9" w:rsidP="4B48383A" w:rsidRDefault="15D523F9" w14:paraId="05B8527F" w14:textId="35970858">
      <w:pPr>
        <w:pStyle w:val="ListParagraph"/>
        <w:numPr>
          <w:ilvl w:val="0"/>
          <w:numId w:val="61"/>
        </w:numPr>
        <w:spacing w:before="240" w:beforeAutospacing="off" w:after="240" w:afterAutospacing="off" w:line="360" w:lineRule="auto"/>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pPr>
      <w:r w:rsidRPr="4B48383A" w:rsidR="15D523F9">
        <w:rPr>
          <w:rFonts w:ascii="Times New Roman" w:hAnsi="Times New Roman" w:eastAsia="Times New Roman" w:cs="Times New Roman"/>
          <w:b w:val="0"/>
          <w:bCs w:val="0"/>
          <w:i w:val="0"/>
          <w:iCs w:val="0"/>
          <w:strike w:val="0"/>
          <w:dstrike w:val="0"/>
          <w:noProof w:val="0"/>
          <w:color w:val="000000" w:themeColor="text1" w:themeTint="FF" w:themeShade="FF"/>
          <w:sz w:val="24"/>
          <w:szCs w:val="24"/>
          <w:u w:val="none"/>
          <w:lang w:val="pt-BR"/>
        </w:rPr>
        <w:t>CU4 – Montagem Manual: exige análise térmica conforme peças escolhidas.</w:t>
      </w:r>
    </w:p>
    <w:p w:rsidR="4B48383A" w:rsidP="4B48383A" w:rsidRDefault="4B48383A" w14:paraId="3F982A9C" w14:textId="650BE471">
      <w:pPr>
        <w:pStyle w:val="Normal"/>
        <w:spacing w:before="240" w:beforeAutospacing="off" w:after="240" w:afterAutospacing="off" w:line="360" w:lineRule="auto"/>
        <w:ind w:left="708"/>
        <w:rPr>
          <w:rFonts w:ascii="Arial" w:hAnsi="Arial" w:eastAsia="Arial" w:cs="Arial"/>
          <w:b w:val="0"/>
          <w:bCs w:val="0"/>
          <w:i w:val="0"/>
          <w:iCs w:val="0"/>
          <w:strike w:val="0"/>
          <w:dstrike w:val="0"/>
          <w:noProof w:val="0"/>
          <w:color w:val="000000" w:themeColor="text1" w:themeTint="FF" w:themeShade="FF"/>
          <w:sz w:val="24"/>
          <w:szCs w:val="24"/>
          <w:u w:val="none"/>
          <w:lang w:val="pt-BR"/>
        </w:rPr>
      </w:pPr>
    </w:p>
    <w:p w:rsidR="4B48383A" w:rsidRDefault="4B48383A" w14:paraId="14B2B242" w14:textId="7966B7A1"/>
    <w:p w:rsidR="4B48383A" w:rsidRDefault="4B48383A" w14:paraId="0A19661C" w14:textId="27C47BA6"/>
    <w:p w:rsidR="4B48383A" w:rsidP="4B48383A" w:rsidRDefault="4B48383A" w14:paraId="01E5BDCB" w14:textId="31795A61">
      <w:pPr>
        <w:pStyle w:val="Normal"/>
        <w:spacing w:line="360" w:lineRule="auto"/>
        <w:rPr>
          <w:rFonts w:ascii="Times New Roman" w:hAnsi="Times New Roman" w:eastAsia="Times New Roman" w:cs="Times New Roman"/>
        </w:rPr>
      </w:pPr>
    </w:p>
    <w:p w:rsidR="7E933464" w:rsidP="320543F7" w:rsidRDefault="7E933464" w14:paraId="70FFA936" w14:textId="3CC43176">
      <w:pPr>
        <w:pStyle w:val="Heading1"/>
        <w:rPr>
          <w:b w:val="1"/>
          <w:bCs w:val="1"/>
          <w:sz w:val="24"/>
          <w:szCs w:val="24"/>
        </w:rPr>
      </w:pPr>
      <w:bookmarkStart w:name="_Toc1051995352" w:id="893679504"/>
      <w:r w:rsidRPr="320543F7" w:rsidR="6265BE77">
        <w:rPr>
          <w:b w:val="1"/>
          <w:bCs w:val="1"/>
          <w:sz w:val="24"/>
          <w:szCs w:val="24"/>
        </w:rPr>
        <w:t>5</w:t>
      </w:r>
      <w:r w:rsidRPr="320543F7" w:rsidR="3FA914CD">
        <w:rPr>
          <w:b w:val="1"/>
          <w:bCs w:val="1"/>
          <w:sz w:val="24"/>
          <w:szCs w:val="24"/>
        </w:rPr>
        <w:t>.</w:t>
      </w:r>
      <w:r w:rsidRPr="320543F7" w:rsidR="6265BE77">
        <w:rPr>
          <w:b w:val="1"/>
          <w:bCs w:val="1"/>
          <w:sz w:val="24"/>
          <w:szCs w:val="24"/>
        </w:rPr>
        <w:t xml:space="preserve"> DIAGRAMA DE ATIVIDADE</w:t>
      </w:r>
      <w:bookmarkEnd w:id="893679504"/>
    </w:p>
    <w:p w:rsidR="56141C86" w:rsidP="4B48383A" w:rsidRDefault="56141C86" w14:paraId="2BE6F551" w14:textId="03682729">
      <w:pPr>
        <w:pStyle w:val="Normal1"/>
        <w:ind w:firstLine="7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O diagrama de atividade descreve o fluxo de atividades em um processo, representando a lógica do negócio e o fluxo de controle de operações. Ele é especialmente útil para entender e modelar processos complexos dentro do sistema.</w:t>
      </w:r>
    </w:p>
    <w:p w:rsidR="56141C86" w:rsidP="4B48383A" w:rsidRDefault="56141C86" w14:paraId="4992CD90" w14:textId="07B70363">
      <w:pPr>
        <w:pStyle w:val="Normal1"/>
        <w:ind w:firstLin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Componentes Principais:</w:t>
      </w:r>
    </w:p>
    <w:p w:rsidR="56141C86" w:rsidP="4B48383A" w:rsidRDefault="56141C86" w14:paraId="37D89A21" w14:textId="16E29657">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Atividades: Representam as tarefas ou ações realizadas.</w:t>
      </w:r>
    </w:p>
    <w:p w:rsidR="56141C86" w:rsidP="4B48383A" w:rsidRDefault="56141C86" w14:paraId="18D5F0C7" w14:textId="1EDCFC8C">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Fluxos de Controle: Indicadores de transição entre atividades.</w:t>
      </w:r>
    </w:p>
    <w:p w:rsidR="56141C86" w:rsidP="4B48383A" w:rsidRDefault="56141C86" w14:paraId="56B3A5CD" w14:textId="754BC03E">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after="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Decisões: Pontos de ramificação no fluxo de atividades com base em condições.</w:t>
      </w:r>
    </w:p>
    <w:p w:rsidR="56141C86" w:rsidP="4B48383A" w:rsidRDefault="56141C86" w14:paraId="24D2B394" w14:textId="744EB03F">
      <w:pPr>
        <w:pStyle w:val="Normal1"/>
        <w:numPr>
          <w:ilvl w:val="0"/>
          <w:numId w:val="48"/>
        </w:numPr>
        <w:pBdr>
          <w:top w:val="nil" w:color="000000" w:sz="0" w:space="0"/>
          <w:left w:val="nil" w:color="000000" w:sz="0" w:space="0"/>
          <w:bottom w:val="nil" w:color="000000" w:sz="0" w:space="0"/>
          <w:right w:val="nil" w:color="000000" w:sz="0" w:space="0"/>
          <w:between w:val="nil" w:color="000000" w:sz="0" w:space="0"/>
        </w:pBdr>
        <w:spacing w:befor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Swimlanes</w:t>
      </w:r>
      <w:r w:rsidRPr="4B48383A" w:rsidR="56141C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Divisões que mostram quais atores ou sistemas executam quais atividades.</w:t>
      </w:r>
    </w:p>
    <w:p w:rsidR="4B48383A" w:rsidP="4B48383A" w:rsidRDefault="4B48383A" w14:paraId="4BC0C414" w14:textId="22FCAE61">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5D5CAA80" w:rsidP="1AF509E4" w:rsidRDefault="5D5CAA80" w14:paraId="2A4012E1" w14:textId="0D975CB6">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A seguir temos os </w:t>
      </w:r>
      <w:r w:rsidRPr="1AF509E4" w:rsidR="72A5FA1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diagramas</w:t>
      </w:r>
      <w:r w:rsidRPr="1AF509E4" w:rsidR="1FC36E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de atividade:</w:t>
      </w:r>
    </w:p>
    <w:p w:rsidR="4B48383A" w:rsidP="1AF509E4" w:rsidRDefault="4B48383A" w14:paraId="593499A7" w14:textId="68EA505A">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421EDDF4" w14:textId="0B8452A9">
      <w:pPr>
        <w:pStyle w:val="Normal1"/>
        <w:pBdr>
          <w:top w:val="nil" w:color="000000" w:sz="0" w:space="0"/>
          <w:left w:val="nil" w:color="000000" w:sz="0" w:space="0"/>
          <w:bottom w:val="nil" w:color="000000" w:sz="0" w:space="0"/>
          <w:right w:val="nil" w:color="000000" w:sz="0" w:space="0"/>
          <w:between w:val="nil" w:color="000000" w:sz="0" w:space="0"/>
        </w:pBdr>
        <w:spacing w:before="0"/>
        <w:ind w:left="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2DDF5F03" w14:textId="1083427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p>
    <w:p w:rsidR="4B48383A" w:rsidP="1AF509E4" w:rsidRDefault="4B48383A" w14:paraId="1697038A" w14:textId="2B7DC08F">
      <w:pPr>
        <w:pStyle w:val="Normal1"/>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pP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Figura </w:t>
      </w:r>
      <w:r w:rsidRPr="1AF509E4" w:rsidR="0380C49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8</w:t>
      </w:r>
      <w:r w:rsidRPr="1AF509E4" w:rsidR="779D104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pt-BR"/>
        </w:rPr>
        <w:t xml:space="preserve"> – Cadastro e login</w:t>
      </w:r>
    </w:p>
    <w:p w:rsidR="4B48383A" w:rsidP="1AF509E4" w:rsidRDefault="4B48383A" w14:paraId="2AE00D34" w14:textId="351B6CD1">
      <w:pPr>
        <w:pBdr>
          <w:top w:val="nil" w:color="000000" w:sz="0" w:space="0"/>
          <w:left w:val="nil" w:color="000000" w:sz="0" w:space="0"/>
          <w:bottom w:val="nil" w:color="000000" w:sz="0" w:space="0"/>
          <w:right w:val="nil" w:color="000000" w:sz="0" w:space="0"/>
          <w:between w:val="nil" w:color="000000" w:sz="0" w:space="0"/>
        </w:pBdr>
        <w:spacing w:before="0"/>
        <w:ind w:left="708"/>
        <w:jc w:val="center"/>
      </w:pPr>
      <w:r w:rsidR="19614AB7">
        <w:drawing>
          <wp:inline wp14:editId="7BC1262B" wp14:anchorId="623966EC">
            <wp:extent cx="5894020" cy="4040494"/>
            <wp:effectExtent l="0" t="0" r="0" b="0"/>
            <wp:docPr id="935743510" name="" title=""/>
            <wp:cNvGraphicFramePr>
              <a:graphicFrameLocks noChangeAspect="1"/>
            </wp:cNvGraphicFramePr>
            <a:graphic>
              <a:graphicData uri="http://schemas.openxmlformats.org/drawingml/2006/picture">
                <pic:pic>
                  <pic:nvPicPr>
                    <pic:cNvPr id="0" name=""/>
                    <pic:cNvPicPr/>
                  </pic:nvPicPr>
                  <pic:blipFill>
                    <a:blip r:embed="R2c92e35f33134364">
                      <a:extLst>
                        <a:ext xmlns:a="http://schemas.openxmlformats.org/drawingml/2006/main" uri="{28A0092B-C50C-407E-A947-70E740481C1C}">
                          <a14:useLocalDpi val="0"/>
                        </a:ext>
                      </a:extLst>
                    </a:blip>
                    <a:stretch>
                      <a:fillRect/>
                    </a:stretch>
                  </pic:blipFill>
                  <pic:spPr>
                    <a:xfrm>
                      <a:off x="0" y="0"/>
                      <a:ext cx="5894020" cy="4040494"/>
                    </a:xfrm>
                    <a:prstGeom prst="rect">
                      <a:avLst/>
                    </a:prstGeom>
                  </pic:spPr>
                </pic:pic>
              </a:graphicData>
            </a:graphic>
          </wp:inline>
        </w:drawing>
      </w:r>
    </w:p>
    <w:p w:rsidR="1AF509E4" w:rsidP="1AF509E4" w:rsidRDefault="1AF509E4" w14:paraId="3BC72C27" w14:textId="12AC6A41">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C11B28C" w14:textId="2EB76838">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1BA4FC3" w14:textId="1CFBC321">
      <w:pPr>
        <w:pStyle w:val="Normal"/>
        <w:pBdr>
          <w:top w:val="nil" w:color="000000" w:sz="0" w:space="0"/>
          <w:left w:val="nil" w:color="000000" w:sz="0" w:space="0"/>
          <w:bottom w:val="nil" w:color="000000" w:sz="0" w:space="0"/>
          <w:right w:val="nil" w:color="000000" w:sz="0" w:space="0"/>
          <w:between w:val="nil" w:color="000000" w:sz="0" w:space="0"/>
        </w:pBdr>
        <w:spacing w:before="0"/>
        <w:ind w:left="0"/>
        <w:jc w:val="left"/>
      </w:pPr>
    </w:p>
    <w:p w:rsidR="1AF509E4" w:rsidP="1AF509E4" w:rsidRDefault="1AF509E4" w14:paraId="405BCF74" w14:textId="5FA9179F">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76C73A3C" w14:textId="23899647">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67C56AD3" w14:textId="5985C02A">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1AF509E4" w:rsidP="1AF509E4" w:rsidRDefault="1AF509E4" w14:paraId="0FA8A797" w14:textId="028E5D23">
      <w:pPr>
        <w:pBdr>
          <w:top w:val="nil" w:color="000000" w:sz="0" w:space="0"/>
          <w:left w:val="nil" w:color="000000" w:sz="0" w:space="0"/>
          <w:bottom w:val="nil" w:color="000000" w:sz="0" w:space="0"/>
          <w:right w:val="nil" w:color="000000" w:sz="0" w:space="0"/>
          <w:between w:val="nil" w:color="000000" w:sz="0" w:space="0"/>
        </w:pBdr>
        <w:spacing w:before="0"/>
        <w:ind w:left="708"/>
        <w:jc w:val="left"/>
      </w:pPr>
    </w:p>
    <w:p w:rsidR="3BB24C0F" w:rsidP="320543F7" w:rsidRDefault="3BB24C0F" w14:paraId="539EAE34" w14:textId="2B0B7832">
      <w:pPr>
        <w:pBdr>
          <w:top w:val="nil" w:color="000000" w:sz="0" w:space="0"/>
          <w:left w:val="nil" w:color="000000" w:sz="0" w:space="0"/>
          <w:bottom w:val="nil" w:color="000000" w:sz="0" w:space="0"/>
          <w:right w:val="nil" w:color="000000" w:sz="0" w:space="0"/>
          <w:between w:val="nil" w:color="000000" w:sz="0" w:space="0"/>
        </w:pBdr>
        <w:spacing w:before="0"/>
        <w:ind w:left="708"/>
        <w:jc w:val="center"/>
        <w:rPr>
          <w:rFonts w:ascii="Times New Roman" w:hAnsi="Times New Roman" w:eastAsia="Times New Roman" w:cs="Times New Roman"/>
          <w:rPrChange w:author="GUSTAVO DE OLIVEIRA REGO MORAIS" w:date="2025-08-08T19:52:54.751Z" w:id="1563257948"/>
        </w:rPr>
      </w:pPr>
      <w:r w:rsidRPr="320543F7" w:rsidR="54763126">
        <w:rPr>
          <w:rFonts w:ascii="Times New Roman" w:hAnsi="Times New Roman" w:eastAsia="Times New Roman" w:cs="Times New Roman"/>
          <w:rPrChange w:author="GUSTAVO DE OLIVEIRA REGO MORAIS" w:date="2025-08-08T19:52:54.748Z" w:id="674839866"/>
        </w:rPr>
        <w:t xml:space="preserve">Figura </w:t>
      </w:r>
      <w:r w:rsidRPr="320543F7" w:rsidR="74E2B6DA">
        <w:rPr>
          <w:rFonts w:ascii="Times New Roman" w:hAnsi="Times New Roman" w:eastAsia="Times New Roman" w:cs="Times New Roman"/>
          <w:rPrChange w:author="GUSTAVO DE OLIVEIRA REGO MORAIS" w:date="2025-08-08T19:52:54.749Z" w:id="1097312532"/>
        </w:rPr>
        <w:t>9</w:t>
      </w:r>
      <w:r w:rsidRPr="320543F7" w:rsidR="54763126">
        <w:rPr>
          <w:rFonts w:ascii="Times New Roman" w:hAnsi="Times New Roman" w:eastAsia="Times New Roman" w:cs="Times New Roman"/>
          <w:rPrChange w:author="GUSTAVO DE OLIVEIRA REGO MORAIS" w:date="2025-08-08T19:52:54.749Z" w:id="524898870"/>
        </w:rPr>
        <w:t xml:space="preserve"> - Configuração automatizada</w:t>
      </w:r>
    </w:p>
    <w:p w:rsidR="364658F8" w:rsidP="1AF509E4" w:rsidRDefault="364658F8" w14:paraId="423F64BA" w14:textId="18E0E88C">
      <w:pPr>
        <w:pStyle w:val="Normal"/>
        <w:jc w:val="center"/>
      </w:pPr>
      <w:r w:rsidR="74193F71">
        <w:drawing>
          <wp:inline wp14:editId="05D9BB1F" wp14:anchorId="5E5798DA">
            <wp:extent cx="6362891" cy="4192522"/>
            <wp:effectExtent l="0" t="0" r="0" b="0"/>
            <wp:docPr id="195142813" name="" title=""/>
            <wp:cNvGraphicFramePr>
              <a:graphicFrameLocks noChangeAspect="1"/>
            </wp:cNvGraphicFramePr>
            <a:graphic>
              <a:graphicData uri="http://schemas.openxmlformats.org/drawingml/2006/picture">
                <pic:pic>
                  <pic:nvPicPr>
                    <pic:cNvPr id="0" name=""/>
                    <pic:cNvPicPr/>
                  </pic:nvPicPr>
                  <pic:blipFill>
                    <a:blip r:embed="R943b24ae6be14f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62891" cy="4192522"/>
                    </a:xfrm>
                    <a:prstGeom prst="rect">
                      <a:avLst/>
                    </a:prstGeom>
                  </pic:spPr>
                </pic:pic>
              </a:graphicData>
            </a:graphic>
          </wp:inline>
        </w:drawing>
      </w:r>
    </w:p>
    <w:p w:rsidR="364658F8" w:rsidP="4B48383A" w:rsidRDefault="364658F8" w14:paraId="23B15052" w14:textId="76EE362C">
      <w:pPr>
        <w:pStyle w:val="Normal"/>
      </w:pPr>
    </w:p>
    <w:p w:rsidR="364658F8" w:rsidP="4B48383A" w:rsidRDefault="364658F8" w14:paraId="216598C6" w14:textId="36E2C995">
      <w:pPr>
        <w:pStyle w:val="Normal"/>
      </w:pPr>
    </w:p>
    <w:p w:rsidR="364658F8" w:rsidP="1AF509E4" w:rsidRDefault="364658F8" w14:paraId="5E198CEB" w14:textId="7062E646">
      <w:pPr>
        <w:pStyle w:val="Normal"/>
        <w:jc w:val="center"/>
      </w:pPr>
    </w:p>
    <w:p w:rsidR="364658F8" w:rsidP="1AF509E4" w:rsidRDefault="364658F8" w14:paraId="385B6D3F" w14:textId="417F964E">
      <w:pPr>
        <w:pStyle w:val="Normal"/>
        <w:jc w:val="center"/>
      </w:pPr>
    </w:p>
    <w:p w:rsidR="364658F8" w:rsidP="1AF509E4" w:rsidRDefault="364658F8" w14:paraId="39490BF8" w14:textId="1074385A">
      <w:pPr>
        <w:pStyle w:val="Normal"/>
        <w:jc w:val="center"/>
      </w:pPr>
    </w:p>
    <w:p w:rsidR="364658F8" w:rsidP="1AF509E4" w:rsidRDefault="364658F8" w14:paraId="415FD20F" w14:textId="36F04A7D">
      <w:pPr>
        <w:pStyle w:val="Normal"/>
        <w:jc w:val="center"/>
      </w:pPr>
    </w:p>
    <w:p w:rsidR="364658F8" w:rsidP="1AF509E4" w:rsidRDefault="364658F8" w14:paraId="405588A1" w14:textId="6A47C96E">
      <w:pPr>
        <w:pStyle w:val="Normal"/>
        <w:jc w:val="center"/>
      </w:pPr>
    </w:p>
    <w:p w:rsidR="364658F8" w:rsidP="1AF509E4" w:rsidRDefault="364658F8" w14:paraId="73894451" w14:textId="40C7F7FB">
      <w:pPr>
        <w:pStyle w:val="Normal"/>
        <w:jc w:val="center"/>
      </w:pPr>
    </w:p>
    <w:p w:rsidR="364658F8" w:rsidP="1AF509E4" w:rsidRDefault="364658F8" w14:paraId="4ABE7851" w14:textId="6F48DC26">
      <w:pPr>
        <w:pStyle w:val="Normal"/>
        <w:jc w:val="center"/>
      </w:pPr>
    </w:p>
    <w:p w:rsidR="364658F8" w:rsidP="1AF509E4" w:rsidRDefault="364658F8" w14:paraId="136A57B3" w14:textId="7418E5C1">
      <w:pPr>
        <w:pStyle w:val="Normal"/>
        <w:jc w:val="center"/>
      </w:pPr>
    </w:p>
    <w:p w:rsidR="364658F8" w:rsidP="1AF509E4" w:rsidRDefault="364658F8" w14:paraId="1A467925" w14:textId="5920DE7C">
      <w:pPr>
        <w:pStyle w:val="Normal"/>
        <w:jc w:val="center"/>
        <w:rPr>
          <w:del w:author="GUSTAVO DE OLIVEIRA REGO MORAIS" w:date="2025-08-08T19:54:50.021Z" w16du:dateUtc="2025-08-08T19:54:50.021Z" w:id="325828636"/>
        </w:rPr>
      </w:pPr>
    </w:p>
    <w:p w:rsidR="364658F8" w:rsidP="1AF509E4" w:rsidRDefault="364658F8" w14:paraId="645ACDF6" w14:textId="1A92B158">
      <w:pPr>
        <w:pStyle w:val="Normal"/>
        <w:jc w:val="center"/>
      </w:pPr>
    </w:p>
    <w:p w:rsidR="364658F8" w:rsidP="320543F7" w:rsidRDefault="364658F8" w14:paraId="465C8D87" w14:textId="13B5007F">
      <w:pPr>
        <w:pStyle w:val="Normal"/>
        <w:jc w:val="center"/>
        <w:rPr>
          <w:rFonts w:ascii="Times New Roman" w:hAnsi="Times New Roman" w:eastAsia="Times New Roman" w:cs="Times New Roman"/>
          <w:rPrChange w:author="GUSTAVO DE OLIVEIRA REGO MORAIS" w:date="2025-08-08T19:53:01.293Z" w:id="367150533"/>
        </w:rPr>
      </w:pPr>
      <w:r w:rsidRPr="320543F7" w:rsidR="366E2EA7">
        <w:rPr>
          <w:rFonts w:ascii="Times New Roman" w:hAnsi="Times New Roman" w:eastAsia="Times New Roman" w:cs="Times New Roman"/>
          <w:rPrChange w:author="GUSTAVO DE OLIVEIRA REGO MORAIS" w:date="2025-08-08T19:53:01.292Z" w:id="1769753894"/>
        </w:rPr>
        <w:t xml:space="preserve">Figura </w:t>
      </w:r>
      <w:r w:rsidRPr="320543F7" w:rsidR="27FAE938">
        <w:rPr>
          <w:rFonts w:ascii="Times New Roman" w:hAnsi="Times New Roman" w:eastAsia="Times New Roman" w:cs="Times New Roman"/>
          <w:rPrChange w:author="GUSTAVO DE OLIVEIRA REGO MORAIS" w:date="2025-08-08T19:53:01.292Z" w:id="1161221564"/>
        </w:rPr>
        <w:t>10</w:t>
      </w:r>
      <w:r w:rsidRPr="320543F7" w:rsidR="366E2EA7">
        <w:rPr>
          <w:rFonts w:ascii="Times New Roman" w:hAnsi="Times New Roman" w:eastAsia="Times New Roman" w:cs="Times New Roman"/>
          <w:rPrChange w:author="GUSTAVO DE OLIVEIRA REGO MORAIS" w:date="2025-08-08T19:53:01.293Z" w:id="889394373"/>
        </w:rPr>
        <w:t xml:space="preserve"> – Sistema de refrigeração</w:t>
      </w:r>
    </w:p>
    <w:p w:rsidR="364658F8" w:rsidP="1AF509E4" w:rsidRDefault="364658F8" w14:paraId="3E9DD666" w14:textId="25224732">
      <w:pPr>
        <w:pStyle w:val="Normal"/>
        <w:jc w:val="center"/>
      </w:pPr>
      <w:r w:rsidR="7BF5CB04">
        <w:drawing>
          <wp:inline wp14:editId="098213D4" wp14:anchorId="22CE627C">
            <wp:extent cx="6517009" cy="4218164"/>
            <wp:effectExtent l="0" t="0" r="0" b="0"/>
            <wp:docPr id="1566189325" name="" title=""/>
            <wp:cNvGraphicFramePr>
              <a:graphicFrameLocks noChangeAspect="1"/>
            </wp:cNvGraphicFramePr>
            <a:graphic>
              <a:graphicData uri="http://schemas.openxmlformats.org/drawingml/2006/picture">
                <pic:pic>
                  <pic:nvPicPr>
                    <pic:cNvPr id="0" name=""/>
                    <pic:cNvPicPr/>
                  </pic:nvPicPr>
                  <pic:blipFill>
                    <a:blip r:embed="R347fb9c9238a406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517009" cy="4218164"/>
                    </a:xfrm>
                    <a:prstGeom xmlns:a="http://schemas.openxmlformats.org/drawingml/2006/main" prst="rect">
                      <a:avLst/>
                    </a:prstGeom>
                  </pic:spPr>
                </pic:pic>
              </a:graphicData>
            </a:graphic>
          </wp:inline>
        </w:drawing>
      </w:r>
    </w:p>
    <w:p w:rsidR="364658F8" w:rsidP="1AF509E4" w:rsidRDefault="364658F8" w14:paraId="17B31E29" w14:textId="04492CEB">
      <w:pPr>
        <w:pStyle w:val="Normal"/>
        <w:jc w:val="center"/>
        <w:rPr>
          <w:del w:author="GUSTAVO DE OLIVEIRA REGO MORAIS" w:date="2025-08-08T19:53:22.924Z" w16du:dateUtc="2025-08-08T19:53:22.924Z" w:id="1518305137"/>
        </w:rPr>
      </w:pPr>
    </w:p>
    <w:p w:rsidR="364658F8" w:rsidP="1AF509E4" w:rsidRDefault="364658F8" w14:paraId="1D41321A" w14:textId="23E6BB6B">
      <w:pPr>
        <w:pStyle w:val="Normal"/>
        <w:jc w:val="center"/>
      </w:pPr>
    </w:p>
    <w:p w:rsidR="364658F8" w:rsidP="1AF509E4" w:rsidRDefault="364658F8" w14:paraId="6112D932" w14:textId="5D835E25">
      <w:pPr>
        <w:pStyle w:val="Normal"/>
        <w:jc w:val="center"/>
      </w:pPr>
    </w:p>
    <w:p w:rsidR="364658F8" w:rsidP="1AF509E4" w:rsidRDefault="364658F8" w14:paraId="65CBF5CB" w14:textId="36129342">
      <w:pPr>
        <w:pStyle w:val="Normal"/>
        <w:jc w:val="center"/>
      </w:pPr>
    </w:p>
    <w:p w:rsidR="364658F8" w:rsidP="1AF509E4" w:rsidRDefault="364658F8" w14:paraId="30A2E81C" w14:textId="22E0A4D1">
      <w:pPr>
        <w:pStyle w:val="Normal"/>
        <w:jc w:val="center"/>
      </w:pPr>
    </w:p>
    <w:p w:rsidR="364658F8" w:rsidP="1AF509E4" w:rsidRDefault="364658F8" w14:paraId="2661BF9D" w14:textId="77EB217E">
      <w:pPr>
        <w:pStyle w:val="Normal"/>
        <w:jc w:val="center"/>
      </w:pPr>
    </w:p>
    <w:p w:rsidR="364658F8" w:rsidP="1AF509E4" w:rsidRDefault="364658F8" w14:paraId="33C94B1D" w14:textId="06775DAF">
      <w:pPr>
        <w:pStyle w:val="Normal"/>
        <w:jc w:val="center"/>
        <w:rPr>
          <w:del w:author="GUSTAVO DE OLIVEIRA REGO MORAIS" w:date="2025-08-08T19:53:54.419Z" w16du:dateUtc="2025-08-08T19:53:54.419Z" w:id="458187046"/>
        </w:rPr>
      </w:pPr>
    </w:p>
    <w:p w:rsidR="364658F8" w:rsidP="1AF509E4" w:rsidRDefault="364658F8" w14:paraId="1B59599A" w14:textId="531644AD">
      <w:pPr>
        <w:pStyle w:val="Normal"/>
        <w:jc w:val="center"/>
        <w:rPr>
          <w:del w:author="GUSTAVO DE OLIVEIRA REGO MORAIS" w:date="2025-08-08T19:53:54.061Z" w16du:dateUtc="2025-08-08T19:53:54.061Z" w:id="1634509903"/>
        </w:rPr>
      </w:pPr>
    </w:p>
    <w:p w:rsidR="364658F8" w:rsidP="1AF509E4" w:rsidRDefault="364658F8" w14:paraId="405F52B2" w14:textId="126910FF">
      <w:pPr>
        <w:pStyle w:val="Normal"/>
        <w:jc w:val="center"/>
        <w:rPr>
          <w:ins w:author="GUSTAVO DE OLIVEIRA REGO MORAIS" w:date="2025-08-08T19:53:41.631Z" w16du:dateUtc="2025-08-08T19:53:41.631Z" w:id="266728513"/>
        </w:rPr>
      </w:pPr>
    </w:p>
    <w:p w:rsidR="320543F7" w:rsidP="320543F7" w:rsidRDefault="320543F7" w14:paraId="6186C07F" w14:textId="45D8CD16">
      <w:pPr>
        <w:pStyle w:val="Normal"/>
        <w:jc w:val="center"/>
      </w:pPr>
    </w:p>
    <w:p w:rsidR="364658F8" w:rsidP="1AF509E4" w:rsidRDefault="364658F8" w14:paraId="3A18F894" w14:textId="4791FFF3">
      <w:pPr>
        <w:pStyle w:val="Normal"/>
        <w:jc w:val="center"/>
      </w:pPr>
    </w:p>
    <w:p w:rsidR="364658F8" w:rsidP="1AF509E4" w:rsidRDefault="364658F8" w14:paraId="7BFDCB2A" w14:textId="2C76C39E">
      <w:pPr>
        <w:pStyle w:val="Normal"/>
        <w:jc w:val="center"/>
      </w:pPr>
    </w:p>
    <w:p w:rsidR="364658F8" w:rsidP="1AF509E4" w:rsidRDefault="364658F8" w14:paraId="49B6459E" w14:textId="69616CCC">
      <w:pPr>
        <w:pStyle w:val="Normal"/>
        <w:jc w:val="center"/>
      </w:pPr>
    </w:p>
    <w:p w:rsidR="364658F8" w:rsidP="1AF509E4" w:rsidRDefault="364658F8" w14:paraId="369E2A5D" w14:textId="1B2A732A">
      <w:pPr>
        <w:pStyle w:val="Normal"/>
        <w:jc w:val="center"/>
      </w:pPr>
    </w:p>
    <w:p w:rsidR="364658F8" w:rsidP="1AF509E4" w:rsidRDefault="364658F8" w14:paraId="119F1390" w14:textId="4D5A0E87">
      <w:pPr>
        <w:pStyle w:val="Normal"/>
        <w:jc w:val="center"/>
      </w:pPr>
      <w:r w:rsidR="0A2EC7AB">
        <w:rPr/>
        <w:t>Figura 1</w:t>
      </w:r>
      <w:r w:rsidR="0419CDF0">
        <w:rPr/>
        <w:t>1</w:t>
      </w:r>
      <w:r w:rsidR="0A2EC7AB">
        <w:rPr/>
        <w:t xml:space="preserve"> – Montagem manual</w:t>
      </w:r>
    </w:p>
    <w:p w:rsidR="364658F8" w:rsidP="1AF509E4" w:rsidRDefault="364658F8" w14:paraId="6441A90A" w14:textId="5330EBC8">
      <w:pPr>
        <w:pStyle w:val="Normal"/>
        <w:jc w:val="center"/>
      </w:pPr>
      <w:r w:rsidR="3F5717C2">
        <w:drawing>
          <wp:inline wp14:editId="5C0433FD" wp14:anchorId="678EA084">
            <wp:extent cx="4069663" cy="8319276"/>
            <wp:effectExtent l="0" t="0" r="0" b="0"/>
            <wp:docPr id="2021460731" name="" descr="&#10;" title=""/>
            <wp:cNvGraphicFramePr>
              <a:graphicFrameLocks noChangeAspect="1"/>
            </wp:cNvGraphicFramePr>
            <a:graphic>
              <a:graphicData uri="http://schemas.openxmlformats.org/drawingml/2006/picture">
                <pic:pic>
                  <pic:nvPicPr>
                    <pic:cNvPr id="0" name=""/>
                    <pic:cNvPicPr/>
                  </pic:nvPicPr>
                  <pic:blipFill>
                    <a:blip r:embed="R22cad59c11c24780">
                      <a:extLst>
                        <a:ext xmlns:a="http://schemas.openxmlformats.org/drawingml/2006/main" uri="{28A0092B-C50C-407E-A947-70E740481C1C}">
                          <a14:useLocalDpi val="0"/>
                        </a:ext>
                      </a:extLst>
                    </a:blip>
                    <a:stretch>
                      <a:fillRect/>
                    </a:stretch>
                  </pic:blipFill>
                  <pic:spPr>
                    <a:xfrm>
                      <a:off x="0" y="0"/>
                      <a:ext cx="4069663" cy="8319276"/>
                    </a:xfrm>
                    <a:prstGeom prst="rect">
                      <a:avLst/>
                    </a:prstGeom>
                  </pic:spPr>
                </pic:pic>
              </a:graphicData>
            </a:graphic>
          </wp:inline>
        </w:drawing>
      </w:r>
    </w:p>
    <w:p w:rsidR="364658F8" w:rsidP="1AF509E4" w:rsidRDefault="364658F8" w14:paraId="029BA9ED" w14:textId="15990F9B">
      <w:pPr>
        <w:pStyle w:val="Normal"/>
        <w:jc w:val="center"/>
      </w:pPr>
    </w:p>
    <w:p w:rsidR="364658F8" w:rsidP="1AF509E4" w:rsidRDefault="364658F8" w14:paraId="0E566116" w14:textId="57B05E0E">
      <w:pPr>
        <w:pStyle w:val="Normal"/>
        <w:jc w:val="center"/>
      </w:pPr>
      <w:r w:rsidR="0D2830CB">
        <w:rPr/>
        <w:t>Figura 1</w:t>
      </w:r>
      <w:r w:rsidR="71D59992">
        <w:rPr/>
        <w:t>2</w:t>
      </w:r>
      <w:r w:rsidR="0D2830CB">
        <w:rPr/>
        <w:t xml:space="preserve"> – Coleta de requisitos</w:t>
      </w:r>
    </w:p>
    <w:p w:rsidR="225C63FF" w:rsidP="320543F7" w:rsidRDefault="225C63FF" w14:paraId="298CC38D" w14:textId="1587A751">
      <w:pPr>
        <w:pStyle w:val="Normal"/>
        <w:jc w:val="center"/>
        <w:rPr>
          <w:ins w:author="GUSTAVO DE OLIVEIRA REGO MORAIS" w:date="2025-08-08T19:38:42.475Z" w16du:dateUtc="2025-08-08T19:38:42.475Z" w:id="144709531"/>
        </w:rPr>
      </w:pPr>
      <w:r w:rsidR="225C63FF">
        <w:drawing>
          <wp:inline wp14:editId="4E3E3759" wp14:anchorId="1D45B3DE">
            <wp:extent cx="6114194" cy="6933262"/>
            <wp:effectExtent l="0" t="0" r="0" b="0"/>
            <wp:docPr id="8822364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bf97af6ceac94b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4194" cy="6933262"/>
                    </a:xfrm>
                    <a:prstGeom prst="rect">
                      <a:avLst/>
                    </a:prstGeom>
                  </pic:spPr>
                </pic:pic>
              </a:graphicData>
            </a:graphic>
          </wp:inline>
        </w:drawing>
      </w:r>
    </w:p>
    <w:p w:rsidR="3887584E" w:rsidP="320543F7" w:rsidRDefault="3887584E" w14:paraId="371FAFBF" w14:textId="3235886D">
      <w:pPr>
        <w:pStyle w:val="Heading2"/>
        <w:spacing w:line="360" w:lineRule="auto"/>
        <w:rPr>
          <w:ins w:author="GUSTAVO DE OLIVEIRA REGO MORAIS" w:date="2025-08-08T19:46:38.455Z" w16du:dateUtc="2025-08-08T19:46:38.455Z" w:id="1313277631"/>
          <w:rFonts w:ascii="Times New Roman" w:hAnsi="Times New Roman" w:eastAsia="Times New Roman" w:cs="Times New Roman"/>
          <w:b w:val="1"/>
          <w:bCs w:val="1"/>
          <w:sz w:val="24"/>
          <w:szCs w:val="24"/>
        </w:rPr>
      </w:pPr>
      <w:ins w:author="GUSTAVO DE OLIVEIRA REGO MORAIS" w:date="2025-08-08T19:38:46.034Z" w:id="319669158">
        <w:r w:rsidRPr="320543F7" w:rsidR="3887584E">
          <w:rPr>
            <w:rFonts w:ascii="Times New Roman" w:hAnsi="Times New Roman" w:eastAsia="Times New Roman" w:cs="Times New Roman"/>
            <w:b w:val="1"/>
            <w:bCs w:val="1"/>
            <w:sz w:val="24"/>
            <w:szCs w:val="24"/>
          </w:rPr>
          <w:t>5.1</w:t>
        </w:r>
      </w:ins>
      <w:ins w:author="GUSTAVO DE OLIVEIRA REGO MORAIS" w:date="2025-08-08T19:52:00.327Z" w:id="847226966">
        <w:r w:rsidRPr="320543F7" w:rsidR="28128D6F">
          <w:rPr>
            <w:rFonts w:ascii="Times New Roman" w:hAnsi="Times New Roman" w:eastAsia="Times New Roman" w:cs="Times New Roman"/>
            <w:b w:val="1"/>
            <w:bCs w:val="1"/>
            <w:sz w:val="24"/>
            <w:szCs w:val="24"/>
          </w:rPr>
          <w:t>.</w:t>
        </w:r>
      </w:ins>
      <w:ins w:author="GUSTAVO DE OLIVEIRA REGO MORAIS" w:date="2025-08-08T19:38:46.034Z" w:id="1750122750">
        <w:r w:rsidRPr="320543F7" w:rsidR="3887584E">
          <w:rPr>
            <w:rFonts w:ascii="Times New Roman" w:hAnsi="Times New Roman" w:eastAsia="Times New Roman" w:cs="Times New Roman"/>
            <w:b w:val="1"/>
            <w:bCs w:val="1"/>
            <w:sz w:val="24"/>
            <w:szCs w:val="24"/>
          </w:rPr>
          <w:t xml:space="preserve"> Descrição do</w:t>
        </w:r>
      </w:ins>
      <w:ins w:author="GUSTAVO DE OLIVEIRA REGO MORAIS" w:date="2025-08-08T19:39:07Z" w:id="116340175">
        <w:r w:rsidRPr="320543F7" w:rsidR="3887584E">
          <w:rPr>
            <w:rFonts w:ascii="Times New Roman" w:hAnsi="Times New Roman" w:eastAsia="Times New Roman" w:cs="Times New Roman"/>
            <w:b w:val="1"/>
            <w:bCs w:val="1"/>
            <w:sz w:val="24"/>
            <w:szCs w:val="24"/>
          </w:rPr>
          <w:t>s diagramas de atividade</w:t>
        </w:r>
      </w:ins>
    </w:p>
    <w:p w:rsidR="1825CE6E" w:rsidP="320543F7" w:rsidRDefault="1825CE6E" w14:paraId="3F35C347" w14:textId="1C3741C5">
      <w:pPr>
        <w:pStyle w:val="Normal"/>
        <w:spacing w:line="360" w:lineRule="auto"/>
        <w:ind w:firstLine="708"/>
        <w:rPr>
          <w:ins w:author="GUSTAVO DE OLIVEIRA REGO MORAIS" w:date="2025-08-08T19:46:54.522Z" w16du:dateUtc="2025-08-08T19:46:54.522Z" w:id="1490251703"/>
          <w:rFonts w:ascii="Times New Roman" w:hAnsi="Times New Roman" w:eastAsia="Times New Roman" w:cs="Times New Roman"/>
        </w:rPr>
        <w:pPrChange w:author="GUSTAVO DE OLIVEIRA REGO MORAIS" w:date="2025-08-08T20:07:03.892Z">
          <w:pPr>
            <w:pStyle w:val="Heading2"/>
            <w:spacing w:line="360" w:lineRule="auto"/>
          </w:pPr>
        </w:pPrChange>
      </w:pPr>
      <w:ins w:author="GUSTAVO DE OLIVEIRA REGO MORAIS" w:date="2025-08-08T19:46:42.006Z" w:id="1221014252">
        <w:r w:rsidRPr="320543F7" w:rsidR="1825CE6E">
          <w:rPr>
            <w:rFonts w:ascii="Times New Roman" w:hAnsi="Times New Roman" w:eastAsia="Times New Roman" w:cs="Times New Roman"/>
            <w:rPrChange w:author="GUSTAVO DE OLIVEIRA REGO MORAIS" w:date="2025-08-08T19:46:46.95Z" w:id="590432246"/>
          </w:rPr>
          <w:t>A descrição do diagrama de atividade é uma documentação que modela o fluxo de trabalho de um processo. Ela detalha as ações e atividades, a ordem em que ocorrem e as condições que determinam caminhos alternativos. O diagrama de atividade é fundamental para visualizar a sequência de passos de um caso de uso ou um processo de negócio, sendo capaz de representar fluxos paralelos e concorrentes por meio de ramificações e pontos de sincronização.</w:t>
        </w:r>
      </w:ins>
    </w:p>
    <w:p w:rsidR="3E5823A6" w:rsidP="320543F7" w:rsidRDefault="3E5823A6" w14:paraId="3906D6E7" w14:textId="6F327C30">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19:50:55.751Z" w16du:dateUtc="2025-08-08T19:50:55.751Z" w:id="1657274331"/>
          <w:rFonts w:ascii="Times New Roman" w:hAnsi="Times New Roman" w:eastAsia="Times New Roman" w:cs="Times New Roman"/>
          <w:b w:val="1"/>
          <w:bCs w:val="1"/>
          <w:i w:val="0"/>
          <w:iCs w:val="0"/>
          <w:noProof w:val="0"/>
          <w:sz w:val="24"/>
          <w:szCs w:val="24"/>
          <w:lang w:val="pt-BR"/>
          <w:rPrChange w:author="GUSTAVO DE OLIVEIRA REGO MORAIS" w:date="2025-08-08T19:52:36.707Z" w:id="1988564180">
            <w:rPr>
              <w:ins w:author="GUSTAVO DE OLIVEIRA REGO MORAIS" w:date="2025-08-08T19:50:55.751Z" w16du:dateUtc="2025-08-08T19:50:55.751Z" w:id="348048050"/>
              <w:b w:val="1"/>
              <w:bCs w:val="1"/>
              <w:noProof w:val="0"/>
              <w:sz w:val="28"/>
              <w:szCs w:val="28"/>
              <w:lang w:val="pt-BR"/>
            </w:rPr>
          </w:rPrChange>
        </w:rPr>
        <w:pPrChange w:author="GUSTAVO DE OLIVEIRA REGO MORAIS" w:date="2025-08-08T20:11:06.577Z">
          <w:pPr/>
        </w:pPrChange>
      </w:pPr>
      <w:ins w:author="GUSTAVO DE OLIVEIRA REGO MORAIS" w:date="2025-08-08T19:51:57.848Z" w:id="1738971753">
        <w:r w:rsidRPr="320543F7" w:rsidR="3E5823A6">
          <w:rPr>
            <w:rFonts w:ascii="Times New Roman" w:hAnsi="Times New Roman" w:eastAsia="Times New Roman" w:cs="Times New Roman"/>
            <w:b w:val="1"/>
            <w:bCs w:val="1"/>
            <w:i w:val="0"/>
            <w:iCs w:val="0"/>
            <w:noProof w:val="0"/>
            <w:sz w:val="24"/>
            <w:szCs w:val="24"/>
            <w:lang w:val="pt-BR"/>
          </w:rPr>
          <w:t>5.1.1.</w:t>
        </w:r>
      </w:ins>
      <w:ins w:author="GUSTAVO DE OLIVEIRA REGO MORAIS" w:date="2025-08-08T19:52:03.251Z" w:id="1880903795">
        <w:r w:rsidRPr="320543F7" w:rsidR="471C7C20">
          <w:rPr>
            <w:rFonts w:ascii="Times New Roman" w:hAnsi="Times New Roman" w:eastAsia="Times New Roman" w:cs="Times New Roman"/>
            <w:b w:val="1"/>
            <w:bCs w:val="1"/>
            <w:i w:val="0"/>
            <w:iCs w:val="0"/>
            <w:noProof w:val="0"/>
            <w:sz w:val="24"/>
            <w:szCs w:val="24"/>
            <w:lang w:val="pt-BR"/>
          </w:rPr>
          <w:t xml:space="preserve"> </w:t>
        </w:r>
      </w:ins>
      <w:ins w:author="GUSTAVO DE OLIVEIRA REGO MORAIS" w:date="2025-08-08T19:50:55.751Z" w:id="795924878">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36.623Z" w:id="1368886492">
              <w:rPr>
                <w:b w:val="1"/>
                <w:bCs w:val="1"/>
                <w:noProof w:val="0"/>
                <w:sz w:val="28"/>
                <w:szCs w:val="28"/>
                <w:lang w:val="pt-BR"/>
              </w:rPr>
            </w:rPrChange>
          </w:rPr>
          <w:t xml:space="preserve">Descrição Detalhada do Fluxo de </w:t>
        </w:r>
      </w:ins>
      <w:ins w:author="GUSTAVO DE OLIVEIRA REGO MORAIS" w:date="2025-08-08T19:52:39.672Z" w:id="1566561934">
        <w:r w:rsidRPr="320543F7" w:rsidR="20BAC28F">
          <w:rPr>
            <w:rFonts w:ascii="Times New Roman" w:hAnsi="Times New Roman" w:eastAsia="Times New Roman" w:cs="Times New Roman"/>
            <w:b w:val="1"/>
            <w:bCs w:val="1"/>
            <w:i w:val="0"/>
            <w:iCs w:val="0"/>
            <w:noProof w:val="0"/>
            <w:sz w:val="24"/>
            <w:szCs w:val="24"/>
            <w:lang w:val="pt-BR"/>
          </w:rPr>
          <w:t>Cadastro e Login</w:t>
        </w:r>
      </w:ins>
    </w:p>
    <w:p w:rsidR="3E5823A6" w:rsidP="320543F7" w:rsidRDefault="3E5823A6" w14:paraId="3735359B" w14:textId="32831E59">
      <w:pPr>
        <w:pStyle w:val="Heading4"/>
        <w:keepNext w:val="0"/>
        <w:keepLines w:val="0"/>
        <w:spacing w:before="120" w:beforeAutospacing="off" w:after="120" w:afterAutospacing="off" w:line="360" w:lineRule="auto"/>
        <w:jc w:val="both"/>
        <w:rPr>
          <w:ins w:author="GUSTAVO DE OLIVEIRA REGO MORAIS" w:date="2025-08-08T19:50:55.751Z" w16du:dateUtc="2025-08-08T19:50:55.751Z" w:id="262443316"/>
          <w:rFonts w:ascii="Times New Roman" w:hAnsi="Times New Roman" w:eastAsia="Times New Roman" w:cs="Times New Roman"/>
          <w:b w:val="1"/>
          <w:bCs w:val="1"/>
          <w:i w:val="0"/>
          <w:iCs w:val="0"/>
          <w:noProof w:val="0"/>
          <w:sz w:val="24"/>
          <w:szCs w:val="24"/>
          <w:lang w:val="pt-BR"/>
          <w:rPrChange w:author="GUSTAVO DE OLIVEIRA REGO MORAIS" w:date="2025-08-08T19:51:36.624Z" w:id="2042594433">
            <w:rPr>
              <w:ins w:author="GUSTAVO DE OLIVEIRA REGO MORAIS" w:date="2025-08-08T19:50:55.751Z" w16du:dateUtc="2025-08-08T19:50:55.751Z" w:id="1496211792"/>
              <w:b w:val="1"/>
              <w:bCs w:val="1"/>
              <w:noProof w:val="0"/>
              <w:sz w:val="24"/>
              <w:szCs w:val="24"/>
              <w:lang w:val="pt-BR"/>
            </w:rPr>
          </w:rPrChange>
        </w:rPr>
        <w:pPrChange w:author="GUSTAVO DE OLIVEIRA REGO MORAIS" w:date="2025-08-08T20:11:06.577Z">
          <w:pPr/>
        </w:pPrChange>
      </w:pPr>
      <w:ins w:author="GUSTAVO DE OLIVEIRA REGO MORAIS" w:date="2025-08-08T19:50:55.751Z" w:id="936413341">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1Z" w:id="550322375">
              <w:rPr>
                <w:b w:val="1"/>
                <w:bCs w:val="1"/>
                <w:noProof w:val="0"/>
                <w:sz w:val="24"/>
                <w:szCs w:val="24"/>
                <w:lang w:val="pt-BR"/>
              </w:rPr>
            </w:rPrChange>
          </w:rPr>
          <w:t>Início do Processo</w:t>
        </w:r>
      </w:ins>
    </w:p>
    <w:p w:rsidR="3E5823A6" w:rsidP="320543F7" w:rsidRDefault="3E5823A6" w14:paraId="582C2A97" w14:textId="336697F2">
      <w:pPr>
        <w:keepNext w:val="0"/>
        <w:keepLines w:val="0"/>
        <w:spacing w:before="120" w:beforeAutospacing="off" w:after="120" w:afterAutospacing="off" w:line="360" w:lineRule="auto"/>
        <w:ind w:firstLine="708"/>
        <w:jc w:val="both"/>
        <w:rPr>
          <w:ins w:author="GUSTAVO DE OLIVEIRA REGO MORAIS" w:date="2025-08-08T19:50:55.751Z" w16du:dateUtc="2025-08-08T19:50:55.751Z" w:id="1159030104"/>
          <w:rFonts w:ascii="Times New Roman" w:hAnsi="Times New Roman" w:eastAsia="Times New Roman" w:cs="Times New Roman"/>
          <w:i w:val="0"/>
          <w:iCs w:val="0"/>
          <w:noProof w:val="0"/>
          <w:sz w:val="24"/>
          <w:szCs w:val="24"/>
          <w:lang w:val="pt-BR"/>
          <w:rPrChange w:author="GUSTAVO DE OLIVEIRA REGO MORAIS" w:date="2025-08-08T19:51:36.626Z" w:id="76847054">
            <w:rPr>
              <w:ins w:author="GUSTAVO DE OLIVEIRA REGO MORAIS" w:date="2025-08-08T19:50:55.751Z" w16du:dateUtc="2025-08-08T19:50:55.751Z" w:id="848135672"/>
              <w:noProof w:val="0"/>
              <w:lang w:val="pt-BR"/>
            </w:rPr>
          </w:rPrChange>
        </w:rPr>
        <w:pPrChange w:author="GUSTAVO DE OLIVEIRA REGO MORAIS" w:date="2025-08-08T20:11:06.577Z">
          <w:pPr/>
        </w:pPrChange>
      </w:pPr>
      <w:ins w:author="GUSTAVO DE OLIVEIRA REGO MORAIS" w:date="2025-08-08T19:50:55.751Z" w:id="323467209">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33Z" w:id="113374130">
              <w:rPr>
                <w:noProof w:val="0"/>
                <w:lang w:val="pt-BR"/>
              </w:rPr>
            </w:rPrChange>
          </w:rPr>
          <w:t xml:space="preserve">O fluxo começa no nó inicial, e a primeira atividade executada é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48Z" w:id="1819215934">
              <w:rPr>
                <w:rFonts w:ascii="Consolas" w:hAnsi="Consolas" w:eastAsia="Consolas" w:cs="Consolas"/>
                <w:b w:val="1"/>
                <w:bCs w:val="1"/>
                <w:noProof w:val="0"/>
                <w:lang w:val="pt-BR"/>
              </w:rPr>
            </w:rPrChange>
          </w:rPr>
          <w:t>Exibe Tela inicial</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49Z" w:id="1001375915">
              <w:rPr>
                <w:noProof w:val="0"/>
                <w:lang w:val="pt-BR"/>
              </w:rPr>
            </w:rPrChange>
          </w:rPr>
          <w:t>, que corresponde à exibição da interface principal do sistema.</w:t>
        </w:r>
      </w:ins>
    </w:p>
    <w:p w:rsidR="3E5823A6" w:rsidP="320543F7" w:rsidRDefault="3E5823A6" w14:paraId="0D5B4A78" w14:textId="18875EFD">
      <w:pPr>
        <w:pStyle w:val="Heading4"/>
        <w:keepNext w:val="0"/>
        <w:keepLines w:val="0"/>
        <w:spacing w:before="120" w:beforeAutospacing="off" w:after="120" w:afterAutospacing="off" w:line="360" w:lineRule="auto"/>
        <w:jc w:val="both"/>
        <w:rPr>
          <w:ins w:author="GUSTAVO DE OLIVEIRA REGO MORAIS" w:date="2025-08-08T19:50:55.752Z" w16du:dateUtc="2025-08-08T19:50:55.752Z" w:id="131029004"/>
          <w:rFonts w:ascii="Times New Roman" w:hAnsi="Times New Roman" w:eastAsia="Times New Roman" w:cs="Times New Roman"/>
          <w:b w:val="1"/>
          <w:bCs w:val="1"/>
          <w:i w:val="0"/>
          <w:iCs w:val="0"/>
          <w:noProof w:val="0"/>
          <w:sz w:val="24"/>
          <w:szCs w:val="24"/>
          <w:lang w:val="pt-BR"/>
          <w:rPrChange w:author="GUSTAVO DE OLIVEIRA REGO MORAIS" w:date="2025-08-08T19:51:36.627Z" w:id="1648337970">
            <w:rPr>
              <w:ins w:author="GUSTAVO DE OLIVEIRA REGO MORAIS" w:date="2025-08-08T19:50:55.752Z" w16du:dateUtc="2025-08-08T19:50:55.752Z" w:id="1731710435"/>
              <w:b w:val="1"/>
              <w:bCs w:val="1"/>
              <w:noProof w:val="0"/>
              <w:sz w:val="24"/>
              <w:szCs w:val="24"/>
              <w:lang w:val="pt-BR"/>
            </w:rPr>
          </w:rPrChange>
        </w:rPr>
        <w:pPrChange w:author="GUSTAVO DE OLIVEIRA REGO MORAIS" w:date="2025-08-08T20:11:06.577Z">
          <w:pPr/>
        </w:pPrChange>
      </w:pPr>
      <w:ins w:author="GUSTAVO DE OLIVEIRA REGO MORAIS" w:date="2025-08-08T19:50:55.752Z" w:id="1042129388">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36Z" w:id="1579220267">
              <w:rPr>
                <w:b w:val="1"/>
                <w:bCs w:val="1"/>
                <w:noProof w:val="0"/>
                <w:sz w:val="24"/>
                <w:szCs w:val="24"/>
                <w:lang w:val="pt-BR"/>
              </w:rPr>
            </w:rPrChange>
          </w:rPr>
          <w:t>Atividades Paralelas</w:t>
        </w:r>
      </w:ins>
    </w:p>
    <w:p w:rsidR="3E5823A6" w:rsidP="320543F7" w:rsidRDefault="3E5823A6" w14:paraId="22E9A780" w14:textId="69B281EC">
      <w:pPr>
        <w:keepNext w:val="0"/>
        <w:keepLines w:val="0"/>
        <w:spacing w:before="120" w:beforeAutospacing="off" w:after="120" w:afterAutospacing="off" w:line="360" w:lineRule="auto"/>
        <w:ind w:firstLine="708"/>
        <w:jc w:val="both"/>
        <w:rPr>
          <w:ins w:author="GUSTAVO DE OLIVEIRA REGO MORAIS" w:date="2025-08-08T19:50:55.752Z" w16du:dateUtc="2025-08-08T19:50:55.752Z" w:id="1494925566"/>
          <w:rFonts w:ascii="Times New Roman" w:hAnsi="Times New Roman" w:eastAsia="Times New Roman" w:cs="Times New Roman"/>
          <w:i w:val="0"/>
          <w:iCs w:val="0"/>
          <w:noProof w:val="0"/>
          <w:sz w:val="24"/>
          <w:szCs w:val="24"/>
          <w:lang w:val="pt-BR"/>
          <w:rPrChange w:author="GUSTAVO DE OLIVEIRA REGO MORAIS" w:date="2025-08-08T19:51:36.628Z" w:id="1688535558">
            <w:rPr>
              <w:ins w:author="GUSTAVO DE OLIVEIRA REGO MORAIS" w:date="2025-08-08T19:50:55.752Z" w16du:dateUtc="2025-08-08T19:50:55.752Z" w:id="561649254"/>
              <w:noProof w:val="0"/>
              <w:lang w:val="pt-BR"/>
            </w:rPr>
          </w:rPrChange>
        </w:rPr>
        <w:pPrChange w:author="GUSTAVO DE OLIVEIRA REGO MORAIS" w:date="2025-08-08T20:11:06.577Z">
          <w:pPr/>
        </w:pPrChange>
      </w:pPr>
      <w:ins w:author="GUSTAVO DE OLIVEIRA REGO MORAIS" w:date="2025-08-08T19:50:55.752Z" w:id="1916465150">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38Z" w:id="516941292">
              <w:rPr>
                <w:noProof w:val="0"/>
                <w:lang w:val="pt-BR"/>
              </w:rPr>
            </w:rPrChange>
          </w:rPr>
          <w:t>A partir da tela inicial, o fluxo se divide em dois caminhos concorrentes através de um nó de ramificação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3Z" w:id="1439488325">
              <w:rPr>
                <w:noProof w:val="0"/>
                <w:lang w:val="pt-BR"/>
              </w:rPr>
            </w:rPrChange>
          </w:rPr>
          <w:t>Fork</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3Z" w:id="9501114">
              <w:rPr>
                <w:noProof w:val="0"/>
                <w:lang w:val="pt-BR"/>
              </w:rPr>
            </w:rPrChange>
          </w:rPr>
          <w:t>):</w:t>
        </w:r>
      </w:ins>
    </w:p>
    <w:p w:rsidR="3E5823A6" w:rsidP="320543F7" w:rsidRDefault="3E5823A6" w14:paraId="6F13AB12" w14:textId="65366931">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1038071426"/>
          <w:rFonts w:ascii="Times New Roman" w:hAnsi="Times New Roman" w:eastAsia="Times New Roman" w:cs="Times New Roman"/>
          <w:i w:val="0"/>
          <w:iCs w:val="0"/>
          <w:noProof w:val="0"/>
          <w:sz w:val="24"/>
          <w:szCs w:val="24"/>
          <w:lang w:val="pt-BR"/>
          <w:rPrChange w:author="GUSTAVO DE OLIVEIRA REGO MORAIS" w:date="2025-08-08T19:51:36.631Z" w:id="1327320959">
            <w:rPr>
              <w:ins w:author="GUSTAVO DE OLIVEIRA REGO MORAIS" w:date="2025-08-08T19:50:55.752Z" w16du:dateUtc="2025-08-08T19:50:55.752Z" w:id="962326272"/>
              <w:noProof w:val="0"/>
              <w:lang w:val="pt-BR"/>
            </w:rPr>
          </w:rPrChange>
        </w:rPr>
        <w:pPrChange w:author="GUSTAVO DE OLIVEIRA REGO MORAIS" w:date="2025-08-08T20:11:06.578Z">
          <w:pPr/>
        </w:pPrChange>
      </w:pPr>
      <w:ins w:author="GUSTAVO DE OLIVEIRA REGO MORAIS" w:date="2025-08-08T19:50:55.752Z" w:id="5061435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1Z" w:id="1289364532">
              <w:rPr>
                <w:b w:val="1"/>
                <w:bCs w:val="1"/>
                <w:noProof w:val="0"/>
                <w:lang w:val="pt-BR"/>
              </w:rPr>
            </w:rPrChange>
          </w:rPr>
          <w:t>Verificação de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6Z" w:id="1004273477">
              <w:rPr>
                <w:noProof w:val="0"/>
                <w:lang w:val="pt-BR"/>
              </w:rPr>
            </w:rPrChange>
          </w:rPr>
          <w:t xml:space="preserve">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57Z" w:id="1450358275">
              <w:rPr>
                <w:rFonts w:ascii="Consolas" w:hAnsi="Consolas" w:eastAsia="Consolas" w:cs="Consolas"/>
                <w:b w:val="1"/>
                <w:bCs w:val="1"/>
                <w:noProof w:val="0"/>
                <w:lang w:val="pt-BR"/>
              </w:rPr>
            </w:rPrChange>
          </w:rPr>
          <w:t>Verifica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58Z" w:id="963455483">
              <w:rPr>
                <w:noProof w:val="0"/>
                <w:lang w:val="pt-BR"/>
              </w:rPr>
            </w:rPrChange>
          </w:rPr>
          <w:t xml:space="preserve"> é executada para determinar se o usuário já possui uma sessão ativa no sistema.</w:t>
        </w:r>
      </w:ins>
    </w:p>
    <w:p w:rsidR="3E5823A6" w:rsidP="320543F7" w:rsidRDefault="3E5823A6" w14:paraId="3DE513E3" w14:textId="0B1ED6DF">
      <w:pPr>
        <w:pStyle w:val="ListParagraph"/>
        <w:keepNext w:val="0"/>
        <w:keepLines w:val="0"/>
        <w:numPr>
          <w:ilvl w:val="0"/>
          <w:numId w:val="74"/>
        </w:numPr>
        <w:spacing w:before="120" w:beforeAutospacing="off" w:after="120" w:afterAutospacing="off" w:line="360" w:lineRule="auto"/>
        <w:jc w:val="both"/>
        <w:rPr>
          <w:ins w:author="GUSTAVO DE OLIVEIRA REGO MORAIS" w:date="2025-08-08T19:50:55.752Z" w16du:dateUtc="2025-08-08T19:50:55.752Z" w:id="1945786163"/>
          <w:rFonts w:ascii="Times New Roman" w:hAnsi="Times New Roman" w:eastAsia="Times New Roman" w:cs="Times New Roman"/>
          <w:i w:val="0"/>
          <w:iCs w:val="0"/>
          <w:noProof w:val="0"/>
          <w:sz w:val="24"/>
          <w:szCs w:val="24"/>
          <w:lang w:val="pt-BR"/>
          <w:rPrChange w:author="GUSTAVO DE OLIVEIRA REGO MORAIS" w:date="2025-08-08T19:51:36.635Z" w:id="1658811266">
            <w:rPr>
              <w:ins w:author="GUSTAVO DE OLIVEIRA REGO MORAIS" w:date="2025-08-08T19:50:55.752Z" w16du:dateUtc="2025-08-08T19:50:55.752Z" w:id="794268828"/>
              <w:noProof w:val="0"/>
              <w:lang w:val="pt-BR"/>
            </w:rPr>
          </w:rPrChange>
        </w:rPr>
        <w:pPrChange w:author="GUSTAVO DE OLIVEIRA REGO MORAIS" w:date="2025-08-08T20:11:06.578Z">
          <w:pPr/>
        </w:pPrChange>
      </w:pPr>
      <w:ins w:author="GUSTAVO DE OLIVEIRA REGO MORAIS" w:date="2025-08-08T19:50:55.752Z" w:id="1318870423">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46Z" w:id="568060272">
              <w:rPr>
                <w:b w:val="1"/>
                <w:bCs w:val="1"/>
                <w:noProof w:val="0"/>
                <w:lang w:val="pt-BR"/>
              </w:rPr>
            </w:rPrChange>
          </w:rPr>
          <w:t>Montagem da Interface: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Z" w:id="559103919">
              <w:rPr>
                <w:noProof w:val="0"/>
                <w:lang w:val="pt-BR"/>
              </w:rPr>
            </w:rPrChange>
          </w:rPr>
          <w:t xml:space="preserve"> 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Z" w:id="61564502">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1013776188">
              <w:rPr>
                <w:rFonts w:ascii="Consolas" w:hAnsi="Consolas" w:eastAsia="Consolas" w:cs="Consolas"/>
                <w:b w:val="1"/>
                <w:bCs w:val="1"/>
                <w:noProof w:val="0"/>
                <w:lang w:val="pt-BR"/>
              </w:rPr>
            </w:rPrChange>
          </w:rPr>
          <w:t>Inicia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1Z" w:id="1083167199">
              <w:rPr>
                <w:rFonts w:ascii="Consolas" w:hAnsi="Consolas" w:eastAsia="Consolas" w:cs="Consolas"/>
                <w:b w:val="1"/>
                <w:bCs w:val="1"/>
                <w:noProof w:val="0"/>
                <w:lang w:val="pt-BR"/>
              </w:rPr>
            </w:rPrChange>
          </w:rPr>
          <w:t xml:space="preserve"> montagem</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1Z" w:id="1803406017">
              <w:rPr>
                <w:noProof w:val="0"/>
                <w:lang w:val="pt-BR"/>
              </w:rPr>
            </w:rPrChange>
          </w:rPr>
          <w:t xml:space="preserve"> é executada, que é o processo de carregamento dos componentes e dados iniciais da interface.</w:t>
        </w:r>
      </w:ins>
    </w:p>
    <w:p w:rsidR="3E5823A6" w:rsidP="320543F7" w:rsidRDefault="3E5823A6" w14:paraId="2965C7B7" w14:textId="7348C20A">
      <w:pPr>
        <w:pStyle w:val="Heading4"/>
        <w:keepNext w:val="0"/>
        <w:keepLines w:val="0"/>
        <w:spacing w:before="120" w:beforeAutospacing="off" w:after="120" w:afterAutospacing="off" w:line="360" w:lineRule="auto"/>
        <w:jc w:val="both"/>
        <w:rPr>
          <w:ins w:author="GUSTAVO DE OLIVEIRA REGO MORAIS" w:date="2025-08-08T19:50:55.752Z" w16du:dateUtc="2025-08-08T19:50:55.752Z" w:id="434260709"/>
          <w:rFonts w:ascii="Times New Roman" w:hAnsi="Times New Roman" w:eastAsia="Times New Roman" w:cs="Times New Roman"/>
          <w:b w:val="1"/>
          <w:bCs w:val="1"/>
          <w:i w:val="0"/>
          <w:iCs w:val="0"/>
          <w:noProof w:val="0"/>
          <w:sz w:val="24"/>
          <w:szCs w:val="24"/>
          <w:lang w:val="pt-BR"/>
          <w:rPrChange w:author="GUSTAVO DE OLIVEIRA REGO MORAIS" w:date="2025-08-08T19:51:36.635Z" w:id="1187493908">
            <w:rPr>
              <w:ins w:author="GUSTAVO DE OLIVEIRA REGO MORAIS" w:date="2025-08-08T19:50:55.752Z" w16du:dateUtc="2025-08-08T19:50:55.752Z" w:id="1084024417"/>
              <w:b w:val="1"/>
              <w:bCs w:val="1"/>
              <w:noProof w:val="0"/>
              <w:sz w:val="24"/>
              <w:szCs w:val="24"/>
              <w:lang w:val="pt-BR"/>
            </w:rPr>
          </w:rPrChange>
        </w:rPr>
        <w:pPrChange w:author="GUSTAVO DE OLIVEIRA REGO MORAIS" w:date="2025-08-08T20:11:06.578Z">
          <w:pPr>
            <w:numPr>
              <w:ilvl w:val="0"/>
              <w:numId w:val="74"/>
            </w:numPr>
          </w:pPr>
        </w:pPrChange>
      </w:pPr>
      <w:ins w:author="GUSTAVO DE OLIVEIRA REGO MORAIS" w:date="2025-08-08T19:50:55.752Z" w:id="628987674">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3Z" w:id="1543169038">
              <w:rPr>
                <w:b w:val="1"/>
                <w:bCs w:val="1"/>
                <w:noProof w:val="0"/>
                <w:sz w:val="24"/>
                <w:szCs w:val="24"/>
                <w:lang w:val="pt-BR"/>
              </w:rPr>
            </w:rPrChange>
          </w:rPr>
          <w:t>Caminhos Condicionais de Autenticação</w:t>
        </w:r>
      </w:ins>
    </w:p>
    <w:p w:rsidR="3E5823A6" w:rsidP="320543F7" w:rsidRDefault="3E5823A6" w14:paraId="1A8632B9" w14:textId="69642934">
      <w:pPr>
        <w:keepNext w:val="0"/>
        <w:keepLines w:val="0"/>
        <w:spacing w:before="120" w:beforeAutospacing="off" w:after="120" w:afterAutospacing="off" w:line="360" w:lineRule="auto"/>
        <w:ind w:firstLine="708"/>
        <w:jc w:val="both"/>
        <w:rPr>
          <w:ins w:author="GUSTAVO DE OLIVEIRA REGO MORAIS" w:date="2025-08-08T19:50:55.752Z" w16du:dateUtc="2025-08-08T19:50:55.752Z" w:id="1211821396"/>
          <w:rFonts w:ascii="Times New Roman" w:hAnsi="Times New Roman" w:eastAsia="Times New Roman" w:cs="Times New Roman"/>
          <w:i w:val="0"/>
          <w:iCs w:val="0"/>
          <w:noProof w:val="0"/>
          <w:sz w:val="24"/>
          <w:szCs w:val="24"/>
          <w:lang w:val="pt-BR"/>
          <w:rPrChange w:author="GUSTAVO DE OLIVEIRA REGO MORAIS" w:date="2025-08-08T19:51:36.637Z" w:id="1112201618">
            <w:rPr>
              <w:ins w:author="GUSTAVO DE OLIVEIRA REGO MORAIS" w:date="2025-08-08T19:50:55.752Z" w16du:dateUtc="2025-08-08T19:50:55.752Z" w:id="2091515047"/>
              <w:noProof w:val="0"/>
              <w:lang w:val="pt-BR"/>
            </w:rPr>
          </w:rPrChange>
        </w:rPr>
        <w:pPrChange w:author="GUSTAVO DE OLIVEIRA REGO MORAIS" w:date="2025-08-08T20:11:06.578Z">
          <w:pPr/>
        </w:pPrChange>
      </w:pPr>
      <w:ins w:author="GUSTAVO DE OLIVEIRA REGO MORAIS" w:date="2025-08-08T19:50:55.752Z" w:id="1151383204">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55Z" w:id="408477190">
              <w:rPr>
                <w:noProof w:val="0"/>
                <w:lang w:val="pt-BR"/>
              </w:rPr>
            </w:rPrChange>
          </w:rPr>
          <w:t xml:space="preserve">A partir 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5Z" w:id="717692191">
              <w:rPr>
                <w:rFonts w:ascii="Consolas" w:hAnsi="Consolas" w:eastAsia="Consolas" w:cs="Consolas"/>
                <w:b w:val="1"/>
                <w:bCs w:val="1"/>
                <w:noProof w:val="0"/>
                <w:lang w:val="pt-BR"/>
              </w:rPr>
            </w:rPrChange>
          </w:rPr>
          <w:t>Verifica Autenticação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5Z" w:id="622318081">
              <w:rPr>
                <w:noProof w:val="0"/>
                <w:lang w:val="pt-BR"/>
              </w:rPr>
            </w:rPrChange>
          </w:rPr>
          <w:t>, um nó de decisão direciona o fluxo:</w:t>
        </w:r>
      </w:ins>
    </w:p>
    <w:p w:rsidR="3E5823A6" w:rsidP="320543F7" w:rsidRDefault="3E5823A6" w14:paraId="1A7CA280" w14:textId="1EBEAC53">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1696303890"/>
          <w:rFonts w:ascii="Times New Roman" w:hAnsi="Times New Roman" w:eastAsia="Times New Roman" w:cs="Times New Roman"/>
          <w:i w:val="0"/>
          <w:iCs w:val="0"/>
          <w:noProof w:val="0"/>
          <w:sz w:val="24"/>
          <w:szCs w:val="24"/>
          <w:lang w:val="pt-BR"/>
          <w:rPrChange w:author="GUSTAVO DE OLIVEIRA REGO MORAIS" w:date="2025-08-08T19:51:36.639Z" w:id="563828782">
            <w:rPr>
              <w:ins w:author="GUSTAVO DE OLIVEIRA REGO MORAIS" w:date="2025-08-08T19:50:55.752Z" w16du:dateUtc="2025-08-08T19:50:55.752Z" w:id="155916855"/>
              <w:noProof w:val="0"/>
              <w:lang w:val="pt-BR"/>
            </w:rPr>
          </w:rPrChange>
        </w:rPr>
        <w:pPrChange w:author="GUSTAVO DE OLIVEIRA REGO MORAIS" w:date="2025-08-08T20:11:06.578Z">
          <w:pPr/>
        </w:pPrChange>
      </w:pPr>
      <w:ins w:author="GUSTAVO DE OLIVEIRA REGO MORAIS" w:date="2025-08-08T19:50:55.752Z" w:id="1145794208">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58Z" w:id="1283904642">
              <w:rPr>
                <w:b w:val="1"/>
                <w:bCs w:val="1"/>
                <w:noProof w:val="0"/>
                <w:lang w:val="pt-BR"/>
              </w:rPr>
            </w:rPrChange>
          </w:rPr>
          <w:t>Se a autenticação for positiva (usuário logado):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7Z" w:id="1770295519">
              <w:rPr>
                <w:noProof w:val="0"/>
                <w:lang w:val="pt-BR"/>
              </w:rPr>
            </w:rPrChange>
          </w:rPr>
          <w:t xml:space="preserve"> O fluxo vai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68Z" w:id="696103736">
              <w:rPr>
                <w:rFonts w:ascii="Consolas" w:hAnsi="Consolas" w:eastAsia="Consolas" w:cs="Consolas"/>
                <w:b w:val="1"/>
                <w:bCs w:val="1"/>
                <w:noProof w:val="0"/>
                <w:lang w:val="pt-BR"/>
              </w:rPr>
            </w:rPrChange>
          </w:rPr>
          <w:t>Permite Salvar/Exporta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69Z" w:id="454934324">
              <w:rPr>
                <w:noProof w:val="0"/>
                <w:lang w:val="pt-BR"/>
              </w:rPr>
            </w:rPrChange>
          </w:rPr>
          <w:t>. Esta atividade representa a liberação de funcionalidades que dependem de um usuário autenticado. O fluxo então se conecta diretamente a um nó de sincronização final.</w:t>
        </w:r>
      </w:ins>
    </w:p>
    <w:p w:rsidR="3E5823A6" w:rsidP="320543F7" w:rsidRDefault="3E5823A6" w14:paraId="4259A58A" w14:textId="67A2AC04">
      <w:pPr>
        <w:pStyle w:val="ListParagraph"/>
        <w:keepNext w:val="0"/>
        <w:keepLines w:val="0"/>
        <w:numPr>
          <w:ilvl w:val="0"/>
          <w:numId w:val="75"/>
        </w:numPr>
        <w:spacing w:before="120" w:beforeAutospacing="off" w:after="120" w:afterAutospacing="off" w:line="360" w:lineRule="auto"/>
        <w:jc w:val="both"/>
        <w:rPr>
          <w:ins w:author="GUSTAVO DE OLIVEIRA REGO MORAIS" w:date="2025-08-08T19:50:55.752Z" w16du:dateUtc="2025-08-08T19:50:55.752Z" w:id="880040829"/>
          <w:rFonts w:ascii="Times New Roman" w:hAnsi="Times New Roman" w:eastAsia="Times New Roman" w:cs="Times New Roman"/>
          <w:i w:val="0"/>
          <w:iCs w:val="0"/>
          <w:noProof w:val="0"/>
          <w:sz w:val="24"/>
          <w:szCs w:val="24"/>
          <w:lang w:val="pt-BR"/>
          <w:rPrChange w:author="GUSTAVO DE OLIVEIRA REGO MORAIS" w:date="2025-08-08T19:51:36.643Z" w:id="1348695521">
            <w:rPr>
              <w:ins w:author="GUSTAVO DE OLIVEIRA REGO MORAIS" w:date="2025-08-08T19:50:55.752Z" w16du:dateUtc="2025-08-08T19:50:55.752Z" w:id="718852056"/>
              <w:noProof w:val="0"/>
              <w:lang w:val="pt-BR"/>
            </w:rPr>
          </w:rPrChange>
        </w:rPr>
        <w:pPrChange w:author="GUSTAVO DE OLIVEIRA REGO MORAIS" w:date="2025-08-08T20:11:06.578Z">
          <w:pPr/>
        </w:pPrChange>
      </w:pPr>
      <w:ins w:author="GUSTAVO DE OLIVEIRA REGO MORAIS" w:date="2025-08-08T19:50:55.752Z" w:id="152252349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Z" w:id="999544978">
              <w:rPr>
                <w:b w:val="1"/>
                <w:bCs w:val="1"/>
                <w:noProof w:val="0"/>
                <w:lang w:val="pt-BR"/>
              </w:rPr>
            </w:rPrChange>
          </w:rPr>
          <w:t>Se a autenticação for negativa (usuário não logado):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1Z" w:id="374094829">
              <w:rPr>
                <w:noProof w:val="0"/>
                <w:lang w:val="pt-BR"/>
              </w:rPr>
            </w:rPrChange>
          </w:rPr>
          <w:t xml:space="preserve"> O fluxo se conecta a um nó de sincronização (Join), que aguarda a conclusão da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1Z" w:id="735592425">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741836761">
              <w:rPr>
                <w:rFonts w:ascii="Consolas" w:hAnsi="Consolas" w:eastAsia="Consolas" w:cs="Consolas"/>
                <w:b w:val="1"/>
                <w:bCs w:val="1"/>
                <w:noProof w:val="0"/>
                <w:lang w:val="pt-BR"/>
              </w:rPr>
            </w:rPrChange>
          </w:rPr>
          <w:t>Inicia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2Z" w:id="1805222056">
              <w:rPr>
                <w:rFonts w:ascii="Consolas" w:hAnsi="Consolas" w:eastAsia="Consolas" w:cs="Consolas"/>
                <w:b w:val="1"/>
                <w:bCs w:val="1"/>
                <w:noProof w:val="0"/>
                <w:lang w:val="pt-BR"/>
              </w:rPr>
            </w:rPrChange>
          </w:rPr>
          <w:t xml:space="preserve"> montagem</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2Z" w:id="1038679213">
              <w:rPr>
                <w:noProof w:val="0"/>
                <w:lang w:val="pt-BR"/>
              </w:rPr>
            </w:rPrChange>
          </w:rPr>
          <w:t xml:space="preserve"> para prosseguir.</w:t>
        </w:r>
      </w:ins>
    </w:p>
    <w:p w:rsidR="3E5823A6" w:rsidP="320543F7" w:rsidRDefault="3E5823A6" w14:paraId="223A2731" w14:textId="51B14E3D">
      <w:pPr>
        <w:pStyle w:val="Heading4"/>
        <w:keepNext w:val="0"/>
        <w:keepLines w:val="0"/>
        <w:spacing w:before="120" w:beforeAutospacing="off" w:after="120" w:afterAutospacing="off" w:line="360" w:lineRule="auto"/>
        <w:jc w:val="both"/>
        <w:rPr>
          <w:ins w:author="GUSTAVO DE OLIVEIRA REGO MORAIS" w:date="2025-08-08T19:50:55.752Z" w16du:dateUtc="2025-08-08T19:50:55.752Z" w:id="608019435"/>
          <w:rFonts w:ascii="Times New Roman" w:hAnsi="Times New Roman" w:eastAsia="Times New Roman" w:cs="Times New Roman"/>
          <w:b w:val="1"/>
          <w:bCs w:val="1"/>
          <w:i w:val="0"/>
          <w:iCs w:val="0"/>
          <w:noProof w:val="0"/>
          <w:sz w:val="24"/>
          <w:szCs w:val="24"/>
          <w:lang w:val="pt-BR"/>
          <w:rPrChange w:author="GUSTAVO DE OLIVEIRA REGO MORAIS" w:date="2025-08-08T19:51:36.644Z" w:id="1925685433">
            <w:rPr>
              <w:ins w:author="GUSTAVO DE OLIVEIRA REGO MORAIS" w:date="2025-08-08T19:50:55.752Z" w16du:dateUtc="2025-08-08T19:50:55.752Z" w:id="2076996569"/>
              <w:b w:val="1"/>
              <w:bCs w:val="1"/>
              <w:noProof w:val="0"/>
              <w:sz w:val="24"/>
              <w:szCs w:val="24"/>
              <w:lang w:val="pt-BR"/>
            </w:rPr>
          </w:rPrChange>
        </w:rPr>
        <w:pPrChange w:author="GUSTAVO DE OLIVEIRA REGO MORAIS" w:date="2025-08-08T20:11:06.578Z">
          <w:pPr>
            <w:numPr>
              <w:ilvl w:val="0"/>
              <w:numId w:val="75"/>
            </w:numPr>
          </w:pPr>
        </w:pPrChange>
      </w:pPr>
      <w:ins w:author="GUSTAVO DE OLIVEIRA REGO MORAIS" w:date="2025-08-08T19:50:55.752Z" w:id="26559831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77Z" w:id="72130818">
              <w:rPr>
                <w:b w:val="1"/>
                <w:bCs w:val="1"/>
                <w:noProof w:val="0"/>
                <w:sz w:val="24"/>
                <w:szCs w:val="24"/>
                <w:lang w:val="pt-BR"/>
              </w:rPr>
            </w:rPrChange>
          </w:rPr>
          <w:t>Opções de Login/Cadastro</w:t>
        </w:r>
      </w:ins>
    </w:p>
    <w:p w:rsidR="3E5823A6" w:rsidP="320543F7" w:rsidRDefault="3E5823A6" w14:paraId="6A6F0189" w14:textId="0051532B">
      <w:pPr>
        <w:keepNext w:val="0"/>
        <w:keepLines w:val="0"/>
        <w:spacing w:before="120" w:beforeAutospacing="off" w:after="120" w:afterAutospacing="off" w:line="360" w:lineRule="auto"/>
        <w:ind w:firstLine="708"/>
        <w:jc w:val="both"/>
        <w:rPr>
          <w:ins w:author="GUSTAVO DE OLIVEIRA REGO MORAIS" w:date="2025-08-08T19:50:55.752Z" w16du:dateUtc="2025-08-08T19:50:55.752Z" w:id="1818023655"/>
          <w:rFonts w:ascii="Times New Roman" w:hAnsi="Times New Roman" w:eastAsia="Times New Roman" w:cs="Times New Roman"/>
          <w:i w:val="0"/>
          <w:iCs w:val="0"/>
          <w:noProof w:val="0"/>
          <w:sz w:val="24"/>
          <w:szCs w:val="24"/>
          <w:lang w:val="pt-BR"/>
          <w:rPrChange w:author="GUSTAVO DE OLIVEIRA REGO MORAIS" w:date="2025-08-08T19:51:36.645Z" w:id="2076744157">
            <w:rPr>
              <w:ins w:author="GUSTAVO DE OLIVEIRA REGO MORAIS" w:date="2025-08-08T19:50:55.752Z" w16du:dateUtc="2025-08-08T19:50:55.752Z" w:id="478917417"/>
              <w:noProof w:val="0"/>
              <w:lang w:val="pt-BR"/>
            </w:rPr>
          </w:rPrChange>
        </w:rPr>
        <w:pPrChange w:author="GUSTAVO DE OLIVEIRA REGO MORAIS" w:date="2025-08-08T20:11:06.579Z">
          <w:pPr/>
        </w:pPrChange>
      </w:pPr>
      <w:ins w:author="GUSTAVO DE OLIVEIRA REGO MORAIS" w:date="2025-08-08T19:50:55.752Z" w:id="268375810">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879Z" w:id="1427991930">
              <w:rPr>
                <w:noProof w:val="0"/>
                <w:lang w:val="pt-BR"/>
              </w:rPr>
            </w:rPrChange>
          </w:rPr>
          <w:t xml:space="preserve">Após a sincronização,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5Z" w:id="100576942">
              <w:rPr>
                <w:rFonts w:ascii="Consolas" w:hAnsi="Consolas" w:eastAsia="Consolas" w:cs="Consolas"/>
                <w:b w:val="1"/>
                <w:bCs w:val="1"/>
                <w:noProof w:val="0"/>
                <w:lang w:val="pt-BR"/>
              </w:rPr>
            </w:rPrChange>
          </w:rPr>
          <w:t>Exibe Opções de Login/Cadastro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5Z" w:id="364578413">
              <w:rPr>
                <w:noProof w:val="0"/>
                <w:lang w:val="pt-BR"/>
              </w:rPr>
            </w:rPrChange>
          </w:rPr>
          <w:t xml:space="preserve"> é apresentada. Um novo nó de decisão oferece três caminhos possíveis:</w:t>
        </w:r>
      </w:ins>
    </w:p>
    <w:p w:rsidR="3E5823A6" w:rsidP="320543F7" w:rsidRDefault="3E5823A6" w14:paraId="6C821058" w14:textId="30CA3B20">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1734928099"/>
          <w:rFonts w:ascii="Times New Roman" w:hAnsi="Times New Roman" w:eastAsia="Times New Roman" w:cs="Times New Roman"/>
          <w:i w:val="0"/>
          <w:iCs w:val="0"/>
          <w:noProof w:val="0"/>
          <w:sz w:val="24"/>
          <w:szCs w:val="24"/>
          <w:lang w:val="pt-BR"/>
          <w:rPrChange w:author="GUSTAVO DE OLIVEIRA REGO MORAIS" w:date="2025-08-08T19:51:36.648Z" w:id="186523143">
            <w:rPr>
              <w:ins w:author="GUSTAVO DE OLIVEIRA REGO MORAIS" w:date="2025-08-08T19:50:55.752Z" w16du:dateUtc="2025-08-08T19:50:55.752Z" w:id="1116463028"/>
              <w:noProof w:val="0"/>
              <w:lang w:val="pt-BR"/>
            </w:rPr>
          </w:rPrChange>
        </w:rPr>
        <w:pPrChange w:author="GUSTAVO DE OLIVEIRA REGO MORAIS" w:date="2025-08-08T20:11:06.579Z">
          <w:pPr/>
        </w:pPrChange>
      </w:pPr>
      <w:ins w:author="GUSTAVO DE OLIVEIRA REGO MORAIS" w:date="2025-08-08T19:50:55.752Z" w:id="332381857">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2Z" w:id="1456287717">
              <w:rPr>
                <w:b w:val="1"/>
                <w:bCs w:val="1"/>
                <w:noProof w:val="0"/>
                <w:lang w:val="pt-BR"/>
              </w:rPr>
            </w:rPrChange>
          </w:rPr>
          <w:t>Acesso sem Login:</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7Z" w:id="1660416099">
              <w:rPr>
                <w:noProof w:val="0"/>
                <w:lang w:val="pt-BR"/>
              </w:rPr>
            </w:rPrChange>
          </w:rPr>
          <w:t xml:space="preserve"> O fluxo se desvia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78Z" w:id="1045992878">
              <w:rPr>
                <w:rFonts w:ascii="Consolas" w:hAnsi="Consolas" w:eastAsia="Consolas" w:cs="Consolas"/>
                <w:b w:val="1"/>
                <w:bCs w:val="1"/>
                <w:noProof w:val="0"/>
                <w:lang w:val="pt-BR"/>
              </w:rPr>
            </w:rPrChange>
          </w:rPr>
          <w:t>Montagem sem login</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78Z" w:id="577840673">
              <w:rPr>
                <w:noProof w:val="0"/>
                <w:lang w:val="pt-BR"/>
              </w:rPr>
            </w:rPrChange>
          </w:rPr>
          <w:t>, permitindo o acesso limitado ao sistema. Este caminho se une ao fluxo principal mais adiante.</w:t>
        </w:r>
      </w:ins>
    </w:p>
    <w:p w:rsidR="3E5823A6" w:rsidP="320543F7" w:rsidRDefault="3E5823A6" w14:paraId="74681F6E" w14:textId="76C1ED41">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2Z" w16du:dateUtc="2025-08-08T19:50:55.752Z" w:id="1855664988"/>
          <w:rFonts w:ascii="Times New Roman" w:hAnsi="Times New Roman" w:eastAsia="Times New Roman" w:cs="Times New Roman"/>
          <w:i w:val="0"/>
          <w:iCs w:val="0"/>
          <w:noProof w:val="0"/>
          <w:sz w:val="24"/>
          <w:szCs w:val="24"/>
          <w:lang w:val="pt-BR"/>
          <w:rPrChange w:author="GUSTAVO DE OLIVEIRA REGO MORAIS" w:date="2025-08-08T19:51:36.661Z" w:id="825616831">
            <w:rPr>
              <w:ins w:author="GUSTAVO DE OLIVEIRA REGO MORAIS" w:date="2025-08-08T19:50:55.752Z" w16du:dateUtc="2025-08-08T19:50:55.752Z" w:id="504511056"/>
              <w:noProof w:val="0"/>
              <w:lang w:val="pt-BR"/>
            </w:rPr>
          </w:rPrChange>
        </w:rPr>
        <w:pPrChange w:author="GUSTAVO DE OLIVEIRA REGO MORAIS" w:date="2025-08-08T20:11:06.579Z">
          <w:pPr/>
        </w:pPrChange>
      </w:pPr>
      <w:ins w:author="GUSTAVO DE OLIVEIRA REGO MORAIS" w:date="2025-08-08T19:50:55.752Z" w:id="1487269496">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887Z" w:id="293022642">
              <w:rPr>
                <w:b w:val="1"/>
                <w:bCs w:val="1"/>
                <w:noProof w:val="0"/>
                <w:lang w:val="pt-BR"/>
              </w:rPr>
            </w:rPrChange>
          </w:rPr>
          <w:t>Login/Cadastro com e-mail e senha: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Z" w:id="1841047789">
              <w:rPr>
                <w:noProof w:val="0"/>
                <w:lang w:val="pt-BR"/>
              </w:rPr>
            </w:rPrChange>
          </w:rPr>
          <w:t xml:space="preserve"> A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Z" w:id="1934580452">
              <w:rPr>
                <w:noProof w:val="0"/>
                <w:lang w:val="pt-BR"/>
              </w:rPr>
            </w:rPrChange>
          </w:rPr>
          <w:t xml:space="preserve">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432044213">
              <w:rPr>
                <w:rFonts w:ascii="Consolas" w:hAnsi="Consolas" w:eastAsia="Consolas" w:cs="Consolas"/>
                <w:b w:val="1"/>
                <w:bCs w:val="1"/>
                <w:noProof w:val="0"/>
                <w:lang w:val="pt-BR"/>
              </w:rPr>
            </w:rPrChange>
          </w:rPr>
          <w:t>Solicita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1747297030">
              <w:rPr>
                <w:rFonts w:ascii="Consolas" w:hAnsi="Consolas" w:eastAsia="Consolas" w:cs="Consolas"/>
                <w:b w:val="1"/>
                <w:bCs w:val="1"/>
                <w:noProof w:val="0"/>
                <w:lang w:val="pt-BR"/>
              </w:rPr>
            </w:rPrChange>
          </w:rPr>
          <w:t xml:space="preserv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509083511">
              <w:rPr>
                <w:rFonts w:ascii="Consolas" w:hAnsi="Consolas" w:eastAsia="Consolas" w:cs="Consolas"/>
                <w:b w:val="1"/>
                <w:bCs w:val="1"/>
                <w:noProof w:val="0"/>
                <w:lang w:val="pt-BR"/>
              </w:rPr>
            </w:rPrChange>
          </w:rPr>
          <w:t>email</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1Z" w:id="201426147">
              <w:rPr>
                <w:rFonts w:ascii="Consolas" w:hAnsi="Consolas" w:eastAsia="Consolas" w:cs="Consolas"/>
                <w:b w:val="1"/>
                <w:bCs w:val="1"/>
                <w:noProof w:val="0"/>
                <w:lang w:val="pt-BR"/>
              </w:rPr>
            </w:rPrChange>
          </w:rPr>
          <w:t xml:space="preserve"> e senha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2Z" w:id="1443482821">
              <w:rPr>
                <w:noProof w:val="0"/>
                <w:lang w:val="pt-BR"/>
              </w:rPr>
            </w:rPrChange>
          </w:rPr>
          <w:t xml:space="preserve"> é executada. Um nó de decisão interno oferece duas opções: login bem-sucedido, que leva à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3Z" w:id="1487050305">
              <w:rPr>
                <w:rFonts w:ascii="Consolas" w:hAnsi="Consolas" w:eastAsia="Consolas" w:cs="Consolas"/>
                <w:b w:val="1"/>
                <w:bCs w:val="1"/>
                <w:noProof w:val="0"/>
                <w:lang w:val="pt-BR"/>
              </w:rPr>
            </w:rPrChange>
          </w:rPr>
          <w:t>Valida e cria conta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932580742">
              <w:rPr>
                <w:noProof w:val="0"/>
                <w:lang w:val="pt-BR"/>
              </w:rPr>
            </w:rPrChange>
          </w:rPr>
          <w:t xml:space="preserve">, ou recuperação de senha, que dispara um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055884346">
              <w:rPr>
                <w:noProof w:val="0"/>
                <w:lang w:val="pt-BR"/>
              </w:rPr>
            </w:rPrChange>
          </w:rPr>
          <w:t>sub-processo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4Z" w:id="109668937">
              <w:rPr>
                <w:noProof w:val="0"/>
                <w:lang w:val="pt-BR"/>
              </w:rPr>
            </w:rPrChange>
          </w:rPr>
          <w:t xml:space="preserve"> que inclui o envio de um e-mail de recuperação e a redefinição da senha pelo usuário.</w:t>
        </w:r>
      </w:ins>
    </w:p>
    <w:p w:rsidR="3E5823A6" w:rsidP="320543F7" w:rsidRDefault="3E5823A6" w14:paraId="1027B9C9" w14:textId="24604A3D">
      <w:pPr>
        <w:pStyle w:val="ListParagraph"/>
        <w:keepNext w:val="0"/>
        <w:keepLines w:val="0"/>
        <w:numPr>
          <w:ilvl w:val="0"/>
          <w:numId w:val="76"/>
        </w:numPr>
        <w:spacing w:before="120" w:beforeAutospacing="off" w:after="120" w:afterAutospacing="off" w:line="360" w:lineRule="auto"/>
        <w:jc w:val="both"/>
        <w:rPr>
          <w:ins w:author="GUSTAVO DE OLIVEIRA REGO MORAIS" w:date="2025-08-08T19:50:55.753Z" w16du:dateUtc="2025-08-08T19:50:55.753Z" w:id="219410433"/>
          <w:rFonts w:ascii="Times New Roman" w:hAnsi="Times New Roman" w:eastAsia="Times New Roman" w:cs="Times New Roman"/>
          <w:i w:val="0"/>
          <w:iCs w:val="0"/>
          <w:noProof w:val="0"/>
          <w:sz w:val="24"/>
          <w:szCs w:val="24"/>
          <w:lang w:val="pt-BR"/>
          <w:rPrChange w:author="GUSTAVO DE OLIVEIRA REGO MORAIS" w:date="2025-08-08T19:51:36.674Z" w:id="1991896281">
            <w:rPr>
              <w:ins w:author="GUSTAVO DE OLIVEIRA REGO MORAIS" w:date="2025-08-08T19:50:55.753Z" w16du:dateUtc="2025-08-08T19:50:55.753Z" w:id="2064637023"/>
              <w:noProof w:val="0"/>
              <w:lang w:val="pt-BR"/>
            </w:rPr>
          </w:rPrChange>
        </w:rPr>
        <w:pPrChange w:author="GUSTAVO DE OLIVEIRA REGO MORAIS" w:date="2025-08-08T20:11:06.579Z">
          <w:pPr/>
        </w:pPrChange>
      </w:pPr>
      <w:ins w:author="GUSTAVO DE OLIVEIRA REGO MORAIS" w:date="2025-08-08T19:50:55.753Z" w:id="152733263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07Z" w:id="1794851964">
              <w:rPr>
                <w:b w:val="1"/>
                <w:bCs w:val="1"/>
                <w:noProof w:val="0"/>
                <w:lang w:val="pt-BR"/>
              </w:rPr>
            </w:rPrChange>
          </w:rPr>
          <w:t xml:space="preserve">Login com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1865797418">
              <w:rPr>
                <w:b w:val="1"/>
                <w:bCs w:val="1"/>
                <w:noProof w:val="0"/>
                <w:lang w:val="pt-BR"/>
              </w:rPr>
            </w:rPrChange>
          </w:rPr>
          <w:t>OAuth</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5Z" w:id="1646732008">
              <w:rPr>
                <w:b w:val="1"/>
                <w:bCs w:val="1"/>
                <w:noProof w:val="0"/>
                <w:lang w:val="pt-BR"/>
              </w:rPr>
            </w:rPrChange>
          </w:rPr>
          <w:t xml:space="preserve"> Google: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6Z" w:id="635721791">
              <w:rPr>
                <w:noProof w:val="0"/>
                <w:lang w:val="pt-BR"/>
              </w:rPr>
            </w:rPrChange>
          </w:rPr>
          <w:t xml:space="preserve"> O fluxo vai para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406072832">
              <w:rPr>
                <w:rFonts w:ascii="Consolas" w:hAnsi="Consolas" w:eastAsia="Consolas" w:cs="Consolas"/>
                <w:b w:val="1"/>
                <w:bCs w:val="1"/>
                <w:noProof w:val="0"/>
                <w:lang w:val="pt-BR"/>
              </w:rPr>
            </w:rPrChange>
          </w:rPr>
          <w:t xml:space="preserve">Redireciona para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1447450719">
              <w:rPr>
                <w:rFonts w:ascii="Consolas" w:hAnsi="Consolas" w:eastAsia="Consolas" w:cs="Consolas"/>
                <w:b w:val="1"/>
                <w:bCs w:val="1"/>
                <w:noProof w:val="0"/>
                <w:lang w:val="pt-BR"/>
              </w:rPr>
            </w:rPrChange>
          </w:rPr>
          <w:t>OAuth</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7Z" w:id="2073333183">
              <w:rPr>
                <w:rFonts w:ascii="Consolas" w:hAnsi="Consolas" w:eastAsia="Consolas" w:cs="Consolas"/>
                <w:b w:val="1"/>
                <w:bCs w:val="1"/>
                <w:noProof w:val="0"/>
                <w:lang w:val="pt-BR"/>
              </w:rPr>
            </w:rPrChange>
          </w:rPr>
          <w:t xml:space="preserve"> Google</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8Z" w:id="1814082410">
              <w:rPr>
                <w:noProof w:val="0"/>
                <w:lang w:val="pt-BR"/>
              </w:rPr>
            </w:rPrChange>
          </w:rPr>
          <w:t xml:space="preserve">, onde o usuário é enviado para a plataforma de autenticação externa. Após a autenticação, o sistema executa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1184662178">
              <w:rPr>
                <w:rFonts w:ascii="Consolas" w:hAnsi="Consolas" w:eastAsia="Consolas" w:cs="Consolas"/>
                <w:b w:val="1"/>
                <w:bCs w:val="1"/>
                <w:noProof w:val="0"/>
                <w:lang w:val="pt-BR"/>
              </w:rPr>
            </w:rPrChange>
          </w:rPr>
          <w:t>Autentica</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909695377">
              <w:rPr>
                <w:rFonts w:ascii="Consolas" w:hAnsi="Consolas" w:eastAsia="Consolas" w:cs="Consolas"/>
                <w:b w:val="1"/>
                <w:bCs w:val="1"/>
                <w:noProof w:val="0"/>
                <w:lang w:val="pt-BR"/>
              </w:rPr>
            </w:rPrChange>
          </w:rPr>
          <w:t xml:space="preserve"> e cria perfil se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88Z" w:id="2035252054">
              <w:rPr>
                <w:rFonts w:ascii="Consolas" w:hAnsi="Consolas" w:eastAsia="Consolas" w:cs="Consolas"/>
                <w:b w:val="1"/>
                <w:bCs w:val="1"/>
                <w:noProof w:val="0"/>
                <w:lang w:val="pt-BR"/>
              </w:rPr>
            </w:rPrChange>
          </w:rPr>
          <w:t>necessario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89Z" w:id="1234360799">
              <w:rPr>
                <w:noProof w:val="0"/>
                <w:lang w:val="pt-BR"/>
              </w:rPr>
            </w:rPrChange>
          </w:rPr>
          <w:t>.</w:t>
        </w:r>
      </w:ins>
    </w:p>
    <w:p w:rsidR="3E5823A6" w:rsidP="320543F7" w:rsidRDefault="3E5823A6" w14:paraId="5BADE3F8" w14:textId="7362611D">
      <w:pPr>
        <w:pStyle w:val="Heading4"/>
        <w:keepNext w:val="0"/>
        <w:keepLines w:val="0"/>
        <w:spacing w:before="120" w:beforeAutospacing="off" w:after="120" w:afterAutospacing="off" w:line="360" w:lineRule="auto"/>
        <w:jc w:val="both"/>
        <w:rPr>
          <w:ins w:author="GUSTAVO DE OLIVEIRA REGO MORAIS" w:date="2025-08-08T19:50:55.753Z" w16du:dateUtc="2025-08-08T19:50:55.753Z" w:id="292408156"/>
          <w:rFonts w:ascii="Times New Roman" w:hAnsi="Times New Roman" w:eastAsia="Times New Roman" w:cs="Times New Roman"/>
          <w:b w:val="1"/>
          <w:bCs w:val="1"/>
          <w:i w:val="0"/>
          <w:iCs w:val="0"/>
          <w:noProof w:val="0"/>
          <w:sz w:val="24"/>
          <w:szCs w:val="24"/>
          <w:lang w:val="pt-BR"/>
          <w:rPrChange w:author="GUSTAVO DE OLIVEIRA REGO MORAIS" w:date="2025-08-08T19:51:36.675Z" w:id="698234752">
            <w:rPr>
              <w:ins w:author="GUSTAVO DE OLIVEIRA REGO MORAIS" w:date="2025-08-08T19:50:55.753Z" w16du:dateUtc="2025-08-08T19:50:55.753Z" w:id="1589525224"/>
              <w:b w:val="1"/>
              <w:bCs w:val="1"/>
              <w:noProof w:val="0"/>
              <w:sz w:val="24"/>
              <w:szCs w:val="24"/>
              <w:lang w:val="pt-BR"/>
            </w:rPr>
          </w:rPrChange>
        </w:rPr>
        <w:pPrChange w:author="GUSTAVO DE OLIVEIRA REGO MORAIS" w:date="2025-08-08T20:11:06.579Z">
          <w:pPr>
            <w:numPr>
              <w:ilvl w:val="0"/>
              <w:numId w:val="76"/>
            </w:numPr>
          </w:pPr>
        </w:pPrChange>
      </w:pPr>
      <w:ins w:author="GUSTAVO DE OLIVEIRA REGO MORAIS" w:date="2025-08-08T19:50:55.753Z" w:id="182019977">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25Z" w:id="499219790">
              <w:rPr>
                <w:b w:val="1"/>
                <w:bCs w:val="1"/>
                <w:noProof w:val="0"/>
                <w:sz w:val="24"/>
                <w:szCs w:val="24"/>
                <w:lang w:val="pt-BR"/>
              </w:rPr>
            </w:rPrChange>
          </w:rPr>
          <w:t>Convergência e Pós-Autenticação</w:t>
        </w:r>
      </w:ins>
    </w:p>
    <w:p w:rsidR="3E5823A6" w:rsidP="320543F7" w:rsidRDefault="3E5823A6" w14:paraId="18BE71D4" w14:textId="042E17AF">
      <w:pPr>
        <w:keepNext w:val="0"/>
        <w:keepLines w:val="0"/>
        <w:spacing w:before="120" w:beforeAutospacing="off" w:after="120" w:afterAutospacing="off" w:line="360" w:lineRule="auto"/>
        <w:ind w:firstLine="708"/>
        <w:jc w:val="both"/>
        <w:rPr>
          <w:ins w:author="GUSTAVO DE OLIVEIRA REGO MORAIS" w:date="2025-08-08T19:50:55.753Z" w16du:dateUtc="2025-08-08T19:50:55.753Z" w:id="1098006647"/>
          <w:rFonts w:ascii="Times New Roman" w:hAnsi="Times New Roman" w:eastAsia="Times New Roman" w:cs="Times New Roman"/>
          <w:i w:val="0"/>
          <w:iCs w:val="0"/>
          <w:noProof w:val="0"/>
          <w:sz w:val="24"/>
          <w:szCs w:val="24"/>
          <w:lang w:val="pt-BR"/>
          <w:rPrChange w:author="GUSTAVO DE OLIVEIRA REGO MORAIS" w:date="2025-08-08T19:51:36.678Z" w:id="902656086">
            <w:rPr>
              <w:ins w:author="GUSTAVO DE OLIVEIRA REGO MORAIS" w:date="2025-08-08T19:50:55.753Z" w16du:dateUtc="2025-08-08T19:50:55.753Z" w:id="1194264505"/>
              <w:noProof w:val="0"/>
              <w:lang w:val="pt-BR"/>
            </w:rPr>
          </w:rPrChange>
        </w:rPr>
        <w:pPrChange w:author="GUSTAVO DE OLIVEIRA REGO MORAIS" w:date="2025-08-08T20:11:06.579Z">
          <w:pPr/>
        </w:pPrChange>
      </w:pPr>
      <w:ins w:author="GUSTAVO DE OLIVEIRA REGO MORAIS" w:date="2025-08-08T19:50:55.753Z" w:id="2092238402">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927Z" w:id="786209666">
              <w:rPr>
                <w:noProof w:val="0"/>
                <w:lang w:val="pt-BR"/>
              </w:rPr>
            </w:rPrChange>
          </w:rPr>
          <w:t xml:space="preserve">Os fluxos de login bem-sucedido (tradicional e Google) convergem em um nó de sincronização e, em seguida, na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3Z" w:id="838882950">
              <w:rPr>
                <w:rFonts w:ascii="Consolas" w:hAnsi="Consolas" w:eastAsia="Consolas" w:cs="Consolas"/>
                <w:b w:val="1"/>
                <w:bCs w:val="1"/>
                <w:noProof w:val="0"/>
                <w:lang w:val="pt-BR"/>
              </w:rPr>
            </w:rPrChange>
          </w:rPr>
          <w:t>Usuário autenticado com sucesso</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3Z" w:id="2132183725">
              <w:rPr>
                <w:noProof w:val="0"/>
                <w:lang w:val="pt-BR"/>
              </w:rPr>
            </w:rPrChange>
          </w:rPr>
          <w:t xml:space="preserve">. Após a autenticação, a atividade </w:t>
        </w:r>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19:51:04.894Z" w:id="547774492">
              <w:rPr>
                <w:rFonts w:ascii="Consolas" w:hAnsi="Consolas" w:eastAsia="Consolas" w:cs="Consolas"/>
                <w:b w:val="1"/>
                <w:bCs w:val="1"/>
                <w:noProof w:val="0"/>
                <w:lang w:val="pt-BR"/>
              </w:rPr>
            </w:rPrChange>
          </w:rPr>
          <w:t>Permite Salvar/Exporta</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5Z" w:id="571484825">
              <w:rPr>
                <w:noProof w:val="0"/>
                <w:lang w:val="pt-BR"/>
              </w:rPr>
            </w:rPrChange>
          </w:rPr>
          <w:t xml:space="preserve"> é executada, concedendo as permissões necessárias.</w:t>
        </w:r>
      </w:ins>
    </w:p>
    <w:p w:rsidR="3E5823A6" w:rsidP="320543F7" w:rsidRDefault="3E5823A6" w14:paraId="50699CFA" w14:textId="26ABB6D3">
      <w:pPr>
        <w:pStyle w:val="Heading4"/>
        <w:keepNext w:val="0"/>
        <w:keepLines w:val="0"/>
        <w:spacing w:before="120" w:beforeAutospacing="off" w:after="120" w:afterAutospacing="off" w:line="360" w:lineRule="auto"/>
        <w:jc w:val="both"/>
        <w:rPr>
          <w:ins w:author="GUSTAVO DE OLIVEIRA REGO MORAIS" w:date="2025-08-08T19:50:55.753Z" w16du:dateUtc="2025-08-08T19:50:55.753Z" w:id="1186346971"/>
          <w:rFonts w:ascii="Times New Roman" w:hAnsi="Times New Roman" w:eastAsia="Times New Roman" w:cs="Times New Roman"/>
          <w:b w:val="1"/>
          <w:bCs w:val="1"/>
          <w:i w:val="0"/>
          <w:iCs w:val="0"/>
          <w:noProof w:val="0"/>
          <w:sz w:val="24"/>
          <w:szCs w:val="24"/>
          <w:lang w:val="pt-BR"/>
          <w:rPrChange w:author="GUSTAVO DE OLIVEIRA REGO MORAIS" w:date="2025-08-08T19:51:36.679Z" w:id="713644871">
            <w:rPr>
              <w:ins w:author="GUSTAVO DE OLIVEIRA REGO MORAIS" w:date="2025-08-08T19:50:55.753Z" w16du:dateUtc="2025-08-08T19:50:55.753Z" w:id="1768513650"/>
              <w:b w:val="1"/>
              <w:bCs w:val="1"/>
              <w:noProof w:val="0"/>
              <w:sz w:val="24"/>
              <w:szCs w:val="24"/>
              <w:lang w:val="pt-BR"/>
            </w:rPr>
          </w:rPrChange>
        </w:rPr>
        <w:pPrChange w:author="GUSTAVO DE OLIVEIRA REGO MORAIS" w:date="2025-08-08T20:11:06.579Z">
          <w:pPr/>
        </w:pPrChange>
      </w:pPr>
      <w:ins w:author="GUSTAVO DE OLIVEIRA REGO MORAIS" w:date="2025-08-08T19:50:55.753Z" w:id="324004689">
        <w:r w:rsidRPr="320543F7" w:rsidR="3E5823A6">
          <w:rPr>
            <w:rFonts w:ascii="Times New Roman" w:hAnsi="Times New Roman" w:eastAsia="Times New Roman" w:cs="Times New Roman"/>
            <w:b w:val="1"/>
            <w:bCs w:val="1"/>
            <w:i w:val="0"/>
            <w:iCs w:val="0"/>
            <w:noProof w:val="0"/>
            <w:sz w:val="24"/>
            <w:szCs w:val="24"/>
            <w:lang w:val="pt-BR"/>
            <w:rPrChange w:author="GUSTAVO DE OLIVEIRA REGO MORAIS" w:date="2025-08-08T20:10:06.933Z" w:id="1684253064">
              <w:rPr>
                <w:b w:val="1"/>
                <w:bCs w:val="1"/>
                <w:noProof w:val="0"/>
                <w:sz w:val="24"/>
                <w:szCs w:val="24"/>
                <w:lang w:val="pt-BR"/>
              </w:rPr>
            </w:rPrChange>
          </w:rPr>
          <w:t>Sincronização Final e Conclusão</w:t>
        </w:r>
      </w:ins>
    </w:p>
    <w:p w:rsidR="3E5823A6" w:rsidP="320543F7" w:rsidRDefault="3E5823A6" w14:paraId="4ACD10C1" w14:textId="4D6819D5">
      <w:pPr>
        <w:keepNext w:val="0"/>
        <w:keepLines w:val="0"/>
        <w:spacing w:before="120" w:beforeAutospacing="off" w:after="120" w:afterAutospacing="off" w:line="360" w:lineRule="auto"/>
        <w:ind w:firstLine="708"/>
        <w:jc w:val="both"/>
        <w:rPr>
          <w:ins w:author="GUSTAVO DE OLIVEIRA REGO MORAIS" w:date="2025-08-08T19:55:54.157Z" w16du:dateUtc="2025-08-08T19:55:54.157Z" w:id="975690220"/>
          <w:rFonts w:ascii="Times New Roman" w:hAnsi="Times New Roman" w:eastAsia="Times New Roman" w:cs="Times New Roman"/>
          <w:i w:val="0"/>
          <w:iCs w:val="0"/>
          <w:noProof w:val="0"/>
          <w:sz w:val="24"/>
          <w:szCs w:val="24"/>
          <w:lang w:val="pt-BR"/>
          <w:rPrChange w:author="GUSTAVO DE OLIVEIRA REGO MORAIS" w:date="2025-08-08T20:10:06.943Z" w:id="1197721681">
            <w:rPr>
              <w:ins w:author="GUSTAVO DE OLIVEIRA REGO MORAIS" w:date="2025-08-08T19:55:54.157Z" w16du:dateUtc="2025-08-08T19:55:54.157Z" w:id="1778437421"/>
              <w:noProof w:val="0"/>
              <w:lang w:val="pt-BR"/>
            </w:rPr>
          </w:rPrChange>
        </w:rPr>
        <w:pPrChange w:author="GUSTAVO DE OLIVEIRA REGO MORAIS" w:date="2025-08-08T20:11:06.579Z">
          <w:pPr/>
        </w:pPrChange>
      </w:pPr>
      <w:ins w:author="GUSTAVO DE OLIVEIRA REGO MORAIS" w:date="2025-08-08T19:50:55.753Z" w:id="1670017988">
        <w:r w:rsidRPr="320543F7" w:rsidR="3E5823A6">
          <w:rPr>
            <w:rFonts w:ascii="Times New Roman" w:hAnsi="Times New Roman" w:eastAsia="Times New Roman" w:cs="Times New Roman"/>
            <w:i w:val="0"/>
            <w:iCs w:val="0"/>
            <w:noProof w:val="0"/>
            <w:sz w:val="24"/>
            <w:szCs w:val="24"/>
            <w:lang w:val="pt-BR"/>
            <w:rPrChange w:author="GUSTAVO DE OLIVEIRA REGO MORAIS" w:date="2025-08-08T20:10:06.934Z" w:id="1324170106">
              <w:rPr>
                <w:noProof w:val="0"/>
                <w:lang w:val="pt-BR"/>
              </w:rPr>
            </w:rPrChange>
          </w:rPr>
          <w:t xml:space="preserve">Todos os fluxos possíveis (usuário </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7Z" w:id="251858251">
              <w:rPr>
                <w:noProof w:val="0"/>
                <w:lang w:val="pt-BR"/>
              </w:rPr>
            </w:rPrChange>
          </w:rPr>
          <w:t>pré</w:t>
        </w:r>
        <w:r w:rsidRPr="320543F7" w:rsidR="3E5823A6">
          <w:rPr>
            <w:rFonts w:ascii="Times New Roman" w:hAnsi="Times New Roman" w:eastAsia="Times New Roman" w:cs="Times New Roman"/>
            <w:i w:val="0"/>
            <w:iCs w:val="0"/>
            <w:noProof w:val="0"/>
            <w:sz w:val="24"/>
            <w:szCs w:val="24"/>
            <w:lang w:val="pt-BR"/>
            <w:rPrChange w:author="GUSTAVO DE OLIVEIRA REGO MORAIS" w:date="2025-08-08T19:51:04.897Z" w:id="228504183">
              <w:rPr>
                <w:noProof w:val="0"/>
                <w:lang w:val="pt-BR"/>
              </w:rPr>
            </w:rPrChange>
          </w:rPr>
          <w:t>-autenticado, recém-autenticado e acesso sem login) convergem em um nó de sincronização final. O fluxo se encerra no nó final, indicando que o processo de autenticação ou acesso foi concluído com sucesso e o sistema está pronto para a interação do usuário.</w:t>
        </w:r>
      </w:ins>
    </w:p>
    <w:p w:rsidR="1BBB9835" w:rsidP="320543F7" w:rsidRDefault="1BBB9835" w14:paraId="4B6DBDCF" w14:textId="45526C89">
      <w:pPr>
        <w:pStyle w:val="Heading3"/>
        <w:keepNext w:val="0"/>
        <w:keepLines w:val="0"/>
        <w:suppressLineNumbers w:val="0"/>
        <w:bidi w:val="0"/>
        <w:spacing w:before="120" w:beforeAutospacing="off" w:after="120" w:afterAutospacing="off" w:line="360" w:lineRule="auto"/>
        <w:jc w:val="both"/>
        <w:rPr>
          <w:ins w:author="GUSTAVO DE OLIVEIRA REGO MORAIS" w:date="2025-08-08T19:56:06.724Z" w16du:dateUtc="2025-08-08T19:56:06.724Z" w:id="1602271114"/>
          <w:rFonts w:ascii="Times New Roman" w:hAnsi="Times New Roman" w:eastAsia="Times New Roman" w:cs="Times New Roman"/>
          <w:b w:val="1"/>
          <w:bCs w:val="1"/>
          <w:i w:val="0"/>
          <w:iCs w:val="0"/>
          <w:noProof w:val="0"/>
          <w:sz w:val="24"/>
          <w:szCs w:val="24"/>
          <w:lang w:val="pt-BR"/>
        </w:rPr>
        <w:pPrChange w:author="GUSTAVO DE OLIVEIRA REGO MORAIS" w:date="2025-08-08T20:11:06.579Z">
          <w:pPr>
            <w:pStyle w:val="Heading3"/>
            <w:bidi w:val="0"/>
          </w:pPr>
        </w:pPrChange>
      </w:pPr>
      <w:ins w:author="GUSTAVO DE OLIVEIRA REGO MORAIS" w:date="2025-08-08T19:56:06.723Z" w:id="422965306">
        <w:r w:rsidRPr="320543F7" w:rsidR="1BBB9835">
          <w:rPr>
            <w:rFonts w:ascii="Times New Roman" w:hAnsi="Times New Roman" w:eastAsia="Times New Roman" w:cs="Times New Roman"/>
            <w:b w:val="1"/>
            <w:bCs w:val="1"/>
            <w:i w:val="0"/>
            <w:iCs w:val="0"/>
            <w:noProof w:val="0"/>
            <w:sz w:val="24"/>
            <w:szCs w:val="24"/>
            <w:lang w:val="pt-BR"/>
          </w:rPr>
          <w:t xml:space="preserve">5.1.2. </w:t>
        </w:r>
        <w:r w:rsidRPr="320543F7" w:rsidR="1BBB9835">
          <w:rPr>
            <w:rFonts w:ascii="Times New Roman" w:hAnsi="Times New Roman" w:eastAsia="Times New Roman" w:cs="Times New Roman"/>
            <w:b w:val="1"/>
            <w:bCs w:val="1"/>
            <w:i w:val="0"/>
            <w:iCs w:val="0"/>
            <w:noProof w:val="0"/>
            <w:sz w:val="24"/>
            <w:szCs w:val="24"/>
            <w:lang w:val="pt-BR"/>
            <w:rPrChange w:author="GUSTAVO DE OLIVEIRA REGO MORAIS" w:date="2025-08-08T19:56:32.92Z" w:id="829929241">
              <w:rPr>
                <w:noProof w:val="0"/>
                <w:lang w:val="pt-BR"/>
              </w:rPr>
            </w:rPrChange>
          </w:rPr>
          <w:t>Descrição Detalhada do Fluxo de Configuração Automatizada de PC</w:t>
        </w:r>
      </w:ins>
    </w:p>
    <w:p w:rsidR="2D807241" w:rsidP="320543F7" w:rsidRDefault="2D807241" w14:paraId="3E4E2A04" w14:textId="009E83E8">
      <w:pPr>
        <w:pStyle w:val="Heading4"/>
        <w:keepNext w:val="0"/>
        <w:keepLines w:val="0"/>
        <w:spacing w:before="120" w:beforeAutospacing="off" w:after="120" w:afterAutospacing="off" w:line="360" w:lineRule="auto"/>
        <w:jc w:val="both"/>
        <w:rPr>
          <w:ins w:author="GUSTAVO DE OLIVEIRA REGO MORAIS" w:date="2025-08-08T19:57:32.301Z" w16du:dateUtc="2025-08-08T19:57:32.301Z" w:id="271351650"/>
          <w:rFonts w:ascii="Times New Roman" w:hAnsi="Times New Roman" w:eastAsia="Times New Roman" w:cs="Times New Roman"/>
          <w:b w:val="1"/>
          <w:bCs w:val="1"/>
          <w:i w:val="0"/>
          <w:iCs w:val="0"/>
          <w:noProof w:val="0"/>
          <w:sz w:val="24"/>
          <w:szCs w:val="24"/>
          <w:lang w:val="pt-BR"/>
          <w:rPrChange w:author="GUSTAVO DE OLIVEIRA REGO MORAIS" w:date="2025-08-08T19:57:57.148Z" w:id="1312999639">
            <w:rPr>
              <w:ins w:author="GUSTAVO DE OLIVEIRA REGO MORAIS" w:date="2025-08-08T19:57:32.301Z" w16du:dateUtc="2025-08-08T19:57:32.301Z" w:id="187741986"/>
              <w:rFonts w:ascii="Aptos" w:hAnsi="Aptos" w:eastAsia="Aptos" w:cs="Aptos"/>
              <w:b w:val="1"/>
              <w:bCs w:val="1"/>
              <w:noProof w:val="0"/>
              <w:sz w:val="24"/>
              <w:szCs w:val="24"/>
              <w:lang w:val="pt-BR"/>
            </w:rPr>
          </w:rPrChange>
        </w:rPr>
        <w:pPrChange w:author="GUSTAVO DE OLIVEIRA REGO MORAIS" w:date="2025-08-08T20:11:06.58Z">
          <w:pPr/>
        </w:pPrChange>
      </w:pPr>
      <w:ins w:author="GUSTAVO DE OLIVEIRA REGO MORAIS" w:date="2025-08-08T19:57:32.3Z" w:id="161694434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6Z" w:id="1730493158">
              <w:rPr>
                <w:rFonts w:ascii="Aptos" w:hAnsi="Aptos" w:eastAsia="Aptos" w:cs="Aptos"/>
                <w:b w:val="1"/>
                <w:bCs w:val="1"/>
                <w:noProof w:val="0"/>
                <w:sz w:val="24"/>
                <w:szCs w:val="24"/>
                <w:lang w:val="pt-BR"/>
              </w:rPr>
            </w:rPrChange>
          </w:rPr>
          <w:t>Partições</w:t>
        </w:r>
      </w:ins>
    </w:p>
    <w:p w:rsidR="2D807241" w:rsidP="320543F7" w:rsidRDefault="2D807241" w14:paraId="10EA418E" w14:textId="511A0043">
      <w:pPr>
        <w:keepNext w:val="0"/>
        <w:keepLines w:val="0"/>
        <w:spacing w:before="120" w:beforeAutospacing="off" w:after="120" w:afterAutospacing="off" w:line="360" w:lineRule="auto"/>
        <w:ind w:firstLine="708"/>
        <w:jc w:val="both"/>
        <w:rPr>
          <w:ins w:author="GUSTAVO DE OLIVEIRA REGO MORAIS" w:date="2025-08-08T19:57:32.301Z" w16du:dateUtc="2025-08-08T19:57:32.301Z" w:id="2660206"/>
          <w:rFonts w:ascii="Times New Roman" w:hAnsi="Times New Roman" w:eastAsia="Times New Roman" w:cs="Times New Roman"/>
          <w:i w:val="0"/>
          <w:iCs w:val="0"/>
          <w:noProof w:val="0"/>
          <w:sz w:val="24"/>
          <w:szCs w:val="24"/>
          <w:lang w:val="pt-BR"/>
          <w:rPrChange w:author="GUSTAVO DE OLIVEIRA REGO MORAIS" w:date="2025-08-08T19:57:57.149Z" w:id="1829178617">
            <w:rPr>
              <w:ins w:author="GUSTAVO DE OLIVEIRA REGO MORAIS" w:date="2025-08-08T19:57:32.301Z" w16du:dateUtc="2025-08-08T19:57:32.301Z" w:id="208226945"/>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686988897">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47Z" w:id="2032781622">
              <w:rPr>
                <w:rFonts w:ascii="Aptos" w:hAnsi="Aptos" w:eastAsia="Aptos" w:cs="Aptos"/>
                <w:noProof w:val="0"/>
                <w:sz w:val="24"/>
                <w:szCs w:val="24"/>
                <w:lang w:val="pt-BR"/>
              </w:rPr>
            </w:rPrChange>
          </w:rPr>
          <w:t>O diagrama está dividido em duas partições que representam os papéis dos atores no processo:</w:t>
        </w:r>
      </w:ins>
    </w:p>
    <w:p w:rsidR="2D807241" w:rsidP="320543F7" w:rsidRDefault="2D807241" w14:paraId="03229CBA" w14:textId="11A7D36F">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800913826"/>
          <w:rFonts w:ascii="Times New Roman" w:hAnsi="Times New Roman" w:eastAsia="Times New Roman" w:cs="Times New Roman"/>
          <w:i w:val="0"/>
          <w:iCs w:val="0"/>
          <w:noProof w:val="0"/>
          <w:sz w:val="24"/>
          <w:szCs w:val="24"/>
          <w:lang w:val="pt-BR"/>
          <w:rPrChange w:author="GUSTAVO DE OLIVEIRA REGO MORAIS" w:date="2025-08-08T19:57:57.15Z" w:id="2064643323">
            <w:rPr>
              <w:ins w:author="GUSTAVO DE OLIVEIRA REGO MORAIS" w:date="2025-08-08T19:57:32.301Z" w16du:dateUtc="2025-08-08T19:57:32.301Z" w:id="605342079"/>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505654795">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49Z" w:id="268130458">
              <w:rPr>
                <w:rFonts w:ascii="Aptos" w:hAnsi="Aptos" w:eastAsia="Aptos" w:cs="Aptos"/>
                <w:b w:val="1"/>
                <w:bCs w:val="1"/>
                <w:noProof w:val="0"/>
                <w:sz w:val="24"/>
                <w:szCs w:val="24"/>
                <w:lang w:val="pt-BR"/>
              </w:rPr>
            </w:rPrChange>
          </w:rPr>
          <w:t>Usuário: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84Z" w:id="96913840">
              <w:rPr>
                <w:rFonts w:ascii="Aptos" w:hAnsi="Aptos" w:eastAsia="Aptos" w:cs="Aptos"/>
                <w:noProof w:val="0"/>
                <w:sz w:val="24"/>
                <w:szCs w:val="24"/>
                <w:lang w:val="pt-BR"/>
              </w:rPr>
            </w:rPrChange>
          </w:rPr>
          <w:t xml:space="preserve"> Responsável por fornecer as informações e tomar decisões.</w:t>
        </w:r>
      </w:ins>
    </w:p>
    <w:p w:rsidR="2D807241" w:rsidP="320543F7" w:rsidRDefault="2D807241" w14:paraId="45FECDF4" w14:textId="554E0D63">
      <w:pPr>
        <w:pStyle w:val="ListParagraph"/>
        <w:keepNext w:val="0"/>
        <w:keepLines w:val="0"/>
        <w:numPr>
          <w:ilvl w:val="0"/>
          <w:numId w:val="77"/>
        </w:numPr>
        <w:spacing w:before="120" w:beforeAutospacing="off" w:after="120" w:afterAutospacing="off" w:line="360" w:lineRule="auto"/>
        <w:jc w:val="both"/>
        <w:rPr>
          <w:ins w:author="GUSTAVO DE OLIVEIRA REGO MORAIS" w:date="2025-08-08T19:57:32.301Z" w16du:dateUtc="2025-08-08T19:57:32.301Z" w:id="1928966895"/>
          <w:rFonts w:ascii="Times New Roman" w:hAnsi="Times New Roman" w:eastAsia="Times New Roman" w:cs="Times New Roman"/>
          <w:i w:val="0"/>
          <w:iCs w:val="0"/>
          <w:noProof w:val="0"/>
          <w:sz w:val="24"/>
          <w:szCs w:val="24"/>
          <w:lang w:val="pt-BR"/>
          <w:rPrChange w:author="GUSTAVO DE OLIVEIRA REGO MORAIS" w:date="2025-08-08T19:57:57.151Z" w:id="1471332509">
            <w:rPr>
              <w:ins w:author="GUSTAVO DE OLIVEIRA REGO MORAIS" w:date="2025-08-08T19:57:32.301Z" w16du:dateUtc="2025-08-08T19:57:32.301Z" w:id="826124874"/>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675075210">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1Z" w:id="1616605982">
              <w:rPr>
                <w:rFonts w:ascii="Aptos" w:hAnsi="Aptos" w:eastAsia="Aptos" w:cs="Aptos"/>
                <w:b w:val="1"/>
                <w:bCs w:val="1"/>
                <w:noProof w:val="0"/>
                <w:sz w:val="24"/>
                <w:szCs w:val="24"/>
                <w:lang w:val="pt-BR"/>
              </w:rPr>
            </w:rPrChange>
          </w:rPr>
          <w:t>Sistema: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86Z" w:id="1779060774">
              <w:rPr>
                <w:rFonts w:ascii="Aptos" w:hAnsi="Aptos" w:eastAsia="Aptos" w:cs="Aptos"/>
                <w:noProof w:val="0"/>
                <w:sz w:val="24"/>
                <w:szCs w:val="24"/>
                <w:lang w:val="pt-BR"/>
              </w:rPr>
            </w:rPrChange>
          </w:rPr>
          <w:t xml:space="preserve"> Responsável por receber, processar os dados e gerar as sugestões.</w:t>
        </w:r>
      </w:ins>
    </w:p>
    <w:p w:rsidR="2D807241" w:rsidP="320543F7" w:rsidRDefault="2D807241" w14:paraId="5AEC5992" w14:textId="7A80E23B">
      <w:pPr>
        <w:pStyle w:val="Heading4"/>
        <w:keepNext w:val="0"/>
        <w:keepLines w:val="0"/>
        <w:spacing w:before="120" w:beforeAutospacing="off" w:after="120" w:afterAutospacing="off" w:line="360" w:lineRule="auto"/>
        <w:jc w:val="both"/>
        <w:rPr>
          <w:ins w:author="GUSTAVO DE OLIVEIRA REGO MORAIS" w:date="2025-08-08T19:57:32.301Z" w16du:dateUtc="2025-08-08T19:57:32.301Z" w:id="1382445093"/>
          <w:rFonts w:ascii="Times New Roman" w:hAnsi="Times New Roman" w:eastAsia="Times New Roman" w:cs="Times New Roman"/>
          <w:b w:val="1"/>
          <w:bCs w:val="1"/>
          <w:i w:val="0"/>
          <w:iCs w:val="0"/>
          <w:noProof w:val="0"/>
          <w:sz w:val="24"/>
          <w:szCs w:val="24"/>
          <w:lang w:val="pt-BR"/>
          <w:rPrChange w:author="GUSTAVO DE OLIVEIRA REGO MORAIS" w:date="2025-08-08T19:57:57.151Z" w:id="343842355">
            <w:rPr>
              <w:ins w:author="GUSTAVO DE OLIVEIRA REGO MORAIS" w:date="2025-08-08T19:57:32.301Z" w16du:dateUtc="2025-08-08T19:57:32.301Z" w:id="1829594606"/>
              <w:rFonts w:ascii="Aptos" w:hAnsi="Aptos" w:eastAsia="Aptos" w:cs="Aptos"/>
              <w:b w:val="1"/>
              <w:bCs w:val="1"/>
              <w:noProof w:val="0"/>
              <w:sz w:val="24"/>
              <w:szCs w:val="24"/>
              <w:lang w:val="pt-BR"/>
            </w:rPr>
          </w:rPrChange>
        </w:rPr>
        <w:pPrChange w:author="GUSTAVO DE OLIVEIRA REGO MORAIS" w:date="2025-08-08T20:11:06.58Z">
          <w:pPr>
            <w:numPr>
              <w:ilvl w:val="0"/>
              <w:numId w:val="77"/>
            </w:numPr>
          </w:pPr>
        </w:pPrChange>
      </w:pPr>
      <w:ins w:author="GUSTAVO DE OLIVEIRA REGO MORAIS" w:date="2025-08-08T19:57:32.301Z" w:id="3435614">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3Z" w:id="500116921">
              <w:rPr>
                <w:rFonts w:ascii="Aptos" w:hAnsi="Aptos" w:eastAsia="Aptos" w:cs="Aptos"/>
                <w:b w:val="1"/>
                <w:bCs w:val="1"/>
                <w:noProof w:val="0"/>
                <w:sz w:val="24"/>
                <w:szCs w:val="24"/>
                <w:lang w:val="pt-BR"/>
              </w:rPr>
            </w:rPrChange>
          </w:rPr>
          <w:t>Fluxo de Entrada de Dados (Usuário)</w:t>
        </w:r>
      </w:ins>
    </w:p>
    <w:p w:rsidR="2D807241" w:rsidP="320543F7" w:rsidRDefault="2D807241" w14:paraId="0B5EB691" w14:textId="78A9A009">
      <w:pPr>
        <w:keepNext w:val="0"/>
        <w:keepLines w:val="0"/>
        <w:spacing w:before="120" w:beforeAutospacing="off" w:after="120" w:afterAutospacing="off" w:line="360" w:lineRule="auto"/>
        <w:ind w:firstLine="708"/>
        <w:jc w:val="both"/>
        <w:rPr>
          <w:ins w:author="GUSTAVO DE OLIVEIRA REGO MORAIS" w:date="2025-08-08T19:57:32.301Z" w16du:dateUtc="2025-08-08T19:57:32.301Z" w:id="738819266"/>
          <w:rFonts w:ascii="Times New Roman" w:hAnsi="Times New Roman" w:eastAsia="Times New Roman" w:cs="Times New Roman"/>
          <w:i w:val="0"/>
          <w:iCs w:val="0"/>
          <w:noProof w:val="0"/>
          <w:sz w:val="24"/>
          <w:szCs w:val="24"/>
          <w:lang w:val="pt-BR"/>
          <w:rPrChange w:author="GUSTAVO DE OLIVEIRA REGO MORAIS" w:date="2025-08-08T19:57:57.153Z" w:id="1904095519">
            <w:rPr>
              <w:ins w:author="GUSTAVO DE OLIVEIRA REGO MORAIS" w:date="2025-08-08T19:57:32.301Z" w16du:dateUtc="2025-08-08T19:57:32.301Z" w:id="1333589321"/>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087718308">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55Z" w:id="779725431">
              <w:rPr>
                <w:rFonts w:ascii="Aptos" w:hAnsi="Aptos" w:eastAsia="Aptos" w:cs="Aptos"/>
                <w:noProof w:val="0"/>
                <w:sz w:val="24"/>
                <w:szCs w:val="24"/>
                <w:lang w:val="pt-BR"/>
              </w:rPr>
            </w:rPrChange>
          </w:rPr>
          <w:t xml:space="preserve">O processo se inicia no nó inicial, onde o usuário acessa a funcionalidade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89Z" w:id="783972243">
              <w:rPr>
                <w:rFonts w:ascii="Consolas" w:hAnsi="Consolas" w:eastAsia="Consolas" w:cs="Consolas"/>
                <w:b w:val="1"/>
                <w:bCs w:val="1"/>
                <w:noProof w:val="0"/>
                <w:sz w:val="24"/>
                <w:szCs w:val="24"/>
                <w:lang w:val="pt-BR"/>
              </w:rPr>
            </w:rPrChange>
          </w:rPr>
          <w:t>"Montar PC"</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1Z" w:id="2068914159">
              <w:rPr>
                <w:rFonts w:ascii="Aptos" w:hAnsi="Aptos" w:eastAsia="Aptos" w:cs="Aptos"/>
                <w:noProof w:val="0"/>
                <w:sz w:val="24"/>
                <w:szCs w:val="24"/>
                <w:lang w:val="pt-BR"/>
              </w:rPr>
            </w:rPrChange>
          </w:rPr>
          <w:t>. Sequencialmente, o usuário fornece ao sistema as seguintes informações:</w:t>
        </w:r>
      </w:ins>
    </w:p>
    <w:p w:rsidR="2D807241" w:rsidP="320543F7" w:rsidRDefault="2D807241" w14:paraId="570CBD71" w14:textId="08C524A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1715624583"/>
          <w:rFonts w:ascii="Times New Roman" w:hAnsi="Times New Roman" w:eastAsia="Times New Roman" w:cs="Times New Roman"/>
          <w:i w:val="0"/>
          <w:iCs w:val="0"/>
          <w:noProof w:val="0"/>
          <w:sz w:val="24"/>
          <w:szCs w:val="24"/>
          <w:lang w:val="pt-BR"/>
          <w:rPrChange w:author="GUSTAVO DE OLIVEIRA REGO MORAIS" w:date="2025-08-08T19:57:57.154Z" w:id="1404817492">
            <w:rPr>
              <w:ins w:author="GUSTAVO DE OLIVEIRA REGO MORAIS" w:date="2025-08-08T19:57:32.301Z" w16du:dateUtc="2025-08-08T19:57:32.301Z" w:id="1311026002"/>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1174354257">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58Z" w:id="737882746">
              <w:rPr>
                <w:rFonts w:ascii="Consolas" w:hAnsi="Consolas" w:eastAsia="Consolas" w:cs="Consolas"/>
                <w:b w:val="1"/>
                <w:bCs w:val="1"/>
                <w:noProof w:val="0"/>
                <w:sz w:val="24"/>
                <w:szCs w:val="24"/>
                <w:lang w:val="pt-BR"/>
              </w:rPr>
            </w:rPrChange>
          </w:rPr>
          <w:t>Informa o orçamento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3Z" w:id="627866150">
              <w:rPr>
                <w:rFonts w:ascii="Aptos" w:hAnsi="Aptos" w:eastAsia="Aptos" w:cs="Aptos"/>
                <w:noProof w:val="0"/>
                <w:sz w:val="24"/>
                <w:szCs w:val="24"/>
                <w:lang w:val="pt-BR"/>
              </w:rPr>
            </w:rPrChange>
          </w:rPr>
          <w:t xml:space="preserve"> disponível.</w:t>
        </w:r>
      </w:ins>
    </w:p>
    <w:p w:rsidR="2D807241" w:rsidP="320543F7" w:rsidRDefault="2D807241" w14:paraId="663D2DF7" w14:textId="2150CE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312685680"/>
          <w:rFonts w:ascii="Times New Roman" w:hAnsi="Times New Roman" w:eastAsia="Times New Roman" w:cs="Times New Roman"/>
          <w:i w:val="0"/>
          <w:iCs w:val="0"/>
          <w:noProof w:val="0"/>
          <w:sz w:val="24"/>
          <w:szCs w:val="24"/>
          <w:lang w:val="pt-BR"/>
          <w:rPrChange w:author="GUSTAVO DE OLIVEIRA REGO MORAIS" w:date="2025-08-08T19:57:57.155Z" w:id="865367062">
            <w:rPr>
              <w:ins w:author="GUSTAVO DE OLIVEIRA REGO MORAIS" w:date="2025-08-08T19:57:32.301Z" w16du:dateUtc="2025-08-08T19:57:32.301Z" w:id="1919376620"/>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275407914">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Z" w:id="790652783">
              <w:rPr>
                <w:rFonts w:ascii="Consolas" w:hAnsi="Consolas" w:eastAsia="Consolas" w:cs="Consolas"/>
                <w:b w:val="1"/>
                <w:bCs w:val="1"/>
                <w:noProof w:val="0"/>
                <w:sz w:val="24"/>
                <w:szCs w:val="24"/>
                <w:lang w:val="pt-BR"/>
              </w:rPr>
            </w:rPrChange>
          </w:rPr>
          <w:t>Informa o perfil de uso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5Z" w:id="747617169">
              <w:rPr>
                <w:rFonts w:ascii="Aptos" w:hAnsi="Aptos" w:eastAsia="Aptos" w:cs="Aptos"/>
                <w:noProof w:val="0"/>
                <w:sz w:val="24"/>
                <w:szCs w:val="24"/>
                <w:lang w:val="pt-BR"/>
              </w:rPr>
            </w:rPrChange>
          </w:rPr>
          <w:t xml:space="preserve"> (por exemplo, jogos, trabalho, edição de vídeo).</w:t>
        </w:r>
      </w:ins>
    </w:p>
    <w:p w:rsidR="2D807241" w:rsidP="320543F7" w:rsidRDefault="2D807241" w14:paraId="4754E2A3" w14:textId="17974A39">
      <w:pPr>
        <w:pStyle w:val="ListParagraph"/>
        <w:keepNext w:val="0"/>
        <w:keepLines w:val="0"/>
        <w:numPr>
          <w:ilvl w:val="0"/>
          <w:numId w:val="78"/>
        </w:numPr>
        <w:spacing w:before="120" w:beforeAutospacing="off" w:after="120" w:afterAutospacing="off" w:line="360" w:lineRule="auto"/>
        <w:jc w:val="both"/>
        <w:rPr>
          <w:ins w:author="GUSTAVO DE OLIVEIRA REGO MORAIS" w:date="2025-08-08T19:57:32.301Z" w16du:dateUtc="2025-08-08T19:57:32.301Z" w:id="902541527"/>
          <w:rFonts w:ascii="Times New Roman" w:hAnsi="Times New Roman" w:eastAsia="Times New Roman" w:cs="Times New Roman"/>
          <w:i w:val="0"/>
          <w:iCs w:val="0"/>
          <w:noProof w:val="0"/>
          <w:sz w:val="24"/>
          <w:szCs w:val="24"/>
          <w:lang w:val="pt-BR"/>
          <w:rPrChange w:author="GUSTAVO DE OLIVEIRA REGO MORAIS" w:date="2025-08-08T19:57:57.156Z" w:id="991139172">
            <w:rPr>
              <w:ins w:author="GUSTAVO DE OLIVEIRA REGO MORAIS" w:date="2025-08-08T19:57:32.301Z" w16du:dateUtc="2025-08-08T19:57:32.301Z" w:id="1168806223"/>
              <w:rFonts w:ascii="Aptos" w:hAnsi="Aptos" w:eastAsia="Aptos" w:cs="Aptos"/>
              <w:noProof w:val="0"/>
              <w:sz w:val="24"/>
              <w:szCs w:val="24"/>
              <w:lang w:val="pt-BR"/>
            </w:rPr>
          </w:rPrChange>
        </w:rPr>
        <w:pPrChange w:author="GUSTAVO DE OLIVEIRA REGO MORAIS" w:date="2025-08-08T20:11:06.58Z">
          <w:pPr/>
        </w:pPrChange>
      </w:pPr>
      <w:ins w:author="GUSTAVO DE OLIVEIRA REGO MORAIS" w:date="2025-08-08T19:57:32.301Z" w:id="536211568">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2Z" w:id="1420677698">
              <w:rPr>
                <w:rFonts w:ascii="Consolas" w:hAnsi="Consolas" w:eastAsia="Consolas" w:cs="Consolas"/>
                <w:b w:val="1"/>
                <w:bCs w:val="1"/>
                <w:noProof w:val="0"/>
                <w:sz w:val="24"/>
                <w:szCs w:val="24"/>
                <w:lang w:val="pt-BR"/>
              </w:rPr>
            </w:rPrChange>
          </w:rPr>
          <w:t>Informa ambiente de uso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897Z" w:id="1864832683">
              <w:rPr>
                <w:rFonts w:ascii="Aptos" w:hAnsi="Aptos" w:eastAsia="Aptos" w:cs="Aptos"/>
                <w:noProof w:val="0"/>
                <w:sz w:val="24"/>
                <w:szCs w:val="24"/>
                <w:lang w:val="pt-BR"/>
              </w:rPr>
            </w:rPrChange>
          </w:rPr>
          <w:t xml:space="preserve"> (por exemplo, tamanho do espaço, necessidades específicas).</w:t>
        </w:r>
      </w:ins>
    </w:p>
    <w:p w:rsidR="2D807241" w:rsidP="320543F7" w:rsidRDefault="2D807241" w14:paraId="4AB50259" w14:textId="0F44E631">
      <w:pPr>
        <w:pStyle w:val="Heading4"/>
        <w:keepNext w:val="0"/>
        <w:keepLines w:val="0"/>
        <w:spacing w:before="120" w:beforeAutospacing="off" w:after="120" w:afterAutospacing="off" w:line="360" w:lineRule="auto"/>
        <w:jc w:val="both"/>
        <w:rPr>
          <w:ins w:author="GUSTAVO DE OLIVEIRA REGO MORAIS" w:date="2025-08-08T19:57:32.301Z" w16du:dateUtc="2025-08-08T19:57:32.301Z" w:id="793090385"/>
          <w:rFonts w:ascii="Times New Roman" w:hAnsi="Times New Roman" w:eastAsia="Times New Roman" w:cs="Times New Roman"/>
          <w:b w:val="1"/>
          <w:bCs w:val="1"/>
          <w:i w:val="0"/>
          <w:iCs w:val="0"/>
          <w:noProof w:val="0"/>
          <w:sz w:val="24"/>
          <w:szCs w:val="24"/>
          <w:lang w:val="pt-BR"/>
          <w:rPrChange w:author="GUSTAVO DE OLIVEIRA REGO MORAIS" w:date="2025-08-08T19:57:57.157Z" w:id="226675942">
            <w:rPr>
              <w:ins w:author="GUSTAVO DE OLIVEIRA REGO MORAIS" w:date="2025-08-08T19:57:32.301Z" w16du:dateUtc="2025-08-08T19:57:32.301Z" w:id="605125874"/>
              <w:rFonts w:ascii="Aptos" w:hAnsi="Aptos" w:eastAsia="Aptos" w:cs="Aptos"/>
              <w:b w:val="1"/>
              <w:bCs w:val="1"/>
              <w:noProof w:val="0"/>
              <w:sz w:val="24"/>
              <w:szCs w:val="24"/>
              <w:lang w:val="pt-BR"/>
            </w:rPr>
          </w:rPrChange>
        </w:rPr>
        <w:pPrChange w:author="GUSTAVO DE OLIVEIRA REGO MORAIS" w:date="2025-08-08T20:11:06.581Z">
          <w:pPr>
            <w:numPr>
              <w:ilvl w:val="0"/>
              <w:numId w:val="78"/>
            </w:numPr>
          </w:pPr>
        </w:pPrChange>
      </w:pPr>
      <w:ins w:author="GUSTAVO DE OLIVEIRA REGO MORAIS" w:date="2025-08-08T19:57:32.301Z" w:id="15401190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4Z" w:id="1155894662">
              <w:rPr>
                <w:rFonts w:ascii="Aptos" w:hAnsi="Aptos" w:eastAsia="Aptos" w:cs="Aptos"/>
                <w:b w:val="1"/>
                <w:bCs w:val="1"/>
                <w:noProof w:val="0"/>
                <w:sz w:val="24"/>
                <w:szCs w:val="24"/>
                <w:lang w:val="pt-BR"/>
              </w:rPr>
            </w:rPrChange>
          </w:rPr>
          <w:t>Processamento e Geração de Sugestão (Sistema)</w:t>
        </w:r>
      </w:ins>
    </w:p>
    <w:p w:rsidR="2D807241" w:rsidP="320543F7" w:rsidRDefault="2D807241" w14:paraId="7C67ACC0" w14:textId="3A355889">
      <w:pPr>
        <w:keepNext w:val="0"/>
        <w:keepLines w:val="0"/>
        <w:spacing w:before="120" w:beforeAutospacing="off" w:after="120" w:afterAutospacing="off" w:line="360" w:lineRule="auto"/>
        <w:ind w:firstLine="708"/>
        <w:jc w:val="both"/>
        <w:rPr>
          <w:ins w:author="GUSTAVO DE OLIVEIRA REGO MORAIS" w:date="2025-08-08T19:57:32.301Z" w16du:dateUtc="2025-08-08T19:57:32.301Z" w:id="1283725797"/>
          <w:rFonts w:ascii="Times New Roman" w:hAnsi="Times New Roman" w:eastAsia="Times New Roman" w:cs="Times New Roman"/>
          <w:i w:val="0"/>
          <w:iCs w:val="0"/>
          <w:noProof w:val="0"/>
          <w:sz w:val="24"/>
          <w:szCs w:val="24"/>
          <w:lang w:val="pt-BR"/>
          <w:rPrChange w:author="GUSTAVO DE OLIVEIRA REGO MORAIS" w:date="2025-08-08T19:57:57.157Z" w:id="1584807744">
            <w:rPr>
              <w:ins w:author="GUSTAVO DE OLIVEIRA REGO MORAIS" w:date="2025-08-08T19:57:32.301Z" w16du:dateUtc="2025-08-08T19:57:32.301Z" w:id="287746300"/>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833113505">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66Z" w:id="303826169">
              <w:rPr>
                <w:rFonts w:ascii="Aptos" w:hAnsi="Aptos" w:eastAsia="Aptos" w:cs="Aptos"/>
                <w:noProof w:val="0"/>
                <w:sz w:val="24"/>
                <w:szCs w:val="24"/>
                <w:lang w:val="pt-BR"/>
              </w:rPr>
            </w:rPrChange>
          </w:rPr>
          <w:t>Após receber os dados, o fluxo passa para a partição "Sistema", que executa as seguintes atividades:</w:t>
        </w:r>
      </w:ins>
    </w:p>
    <w:p w:rsidR="2D807241" w:rsidP="320543F7" w:rsidRDefault="2D807241" w14:paraId="2EB9A199" w14:textId="0C2AD188">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996201611"/>
          <w:rFonts w:ascii="Times New Roman" w:hAnsi="Times New Roman" w:eastAsia="Times New Roman" w:cs="Times New Roman"/>
          <w:i w:val="0"/>
          <w:iCs w:val="0"/>
          <w:noProof w:val="0"/>
          <w:sz w:val="24"/>
          <w:szCs w:val="24"/>
          <w:lang w:val="pt-BR"/>
          <w:rPrChange w:author="GUSTAVO DE OLIVEIRA REGO MORAIS" w:date="2025-08-08T19:57:57.158Z" w:id="1136461094">
            <w:rPr>
              <w:ins w:author="GUSTAVO DE OLIVEIRA REGO MORAIS" w:date="2025-08-08T19:57:32.302Z" w16du:dateUtc="2025-08-08T19:57:32.302Z" w:id="2022809473"/>
              <w:rFonts w:ascii="Aptos" w:hAnsi="Aptos" w:eastAsia="Aptos" w:cs="Aptos"/>
              <w:noProof w:val="0"/>
              <w:sz w:val="24"/>
              <w:szCs w:val="24"/>
              <w:lang w:val="pt-BR"/>
            </w:rPr>
          </w:rPrChange>
        </w:rPr>
        <w:pPrChange w:author="GUSTAVO DE OLIVEIRA REGO MORAIS" w:date="2025-08-08T20:11:06.581Z">
          <w:pPr/>
        </w:pPrChange>
      </w:pPr>
      <w:ins w:author="GUSTAVO DE OLIVEIRA REGO MORAIS" w:date="2025-08-08T19:57:32.301Z" w:id="178058968">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67Z" w:id="1670026421">
              <w:rPr>
                <w:rFonts w:ascii="Consolas" w:hAnsi="Consolas" w:eastAsia="Consolas" w:cs="Consolas"/>
                <w:b w:val="1"/>
                <w:bCs w:val="1"/>
                <w:noProof w:val="0"/>
                <w:sz w:val="24"/>
                <w:szCs w:val="24"/>
                <w:lang w:val="pt-BR"/>
              </w:rPr>
            </w:rPrChange>
          </w:rPr>
          <w:t>Recebe os dados informados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1Z" w:id="1675788557">
              <w:rPr>
                <w:rFonts w:ascii="Aptos" w:hAnsi="Aptos" w:eastAsia="Aptos" w:cs="Aptos"/>
                <w:noProof w:val="0"/>
                <w:sz w:val="24"/>
                <w:szCs w:val="24"/>
                <w:lang w:val="pt-BR"/>
              </w:rPr>
            </w:rPrChange>
          </w:rPr>
          <w:t xml:space="preserve"> do usuário.</w:t>
        </w:r>
      </w:ins>
    </w:p>
    <w:p w:rsidR="2D807241" w:rsidP="320543F7" w:rsidRDefault="2D807241" w14:paraId="2C7FFD8B" w14:textId="5BBB7E94">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579376917"/>
          <w:rFonts w:ascii="Times New Roman" w:hAnsi="Times New Roman" w:eastAsia="Times New Roman" w:cs="Times New Roman"/>
          <w:i w:val="0"/>
          <w:iCs w:val="0"/>
          <w:noProof w:val="0"/>
          <w:sz w:val="24"/>
          <w:szCs w:val="24"/>
          <w:lang w:val="pt-BR"/>
          <w:rPrChange w:author="GUSTAVO DE OLIVEIRA REGO MORAIS" w:date="2025-08-08T19:57:57.161Z" w:id="1661874091">
            <w:rPr>
              <w:ins w:author="GUSTAVO DE OLIVEIRA REGO MORAIS" w:date="2025-08-08T19:57:32.302Z" w16du:dateUtc="2025-08-08T19:57:32.302Z" w:id="969305991"/>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092658407">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Z" w:id="434958292">
              <w:rPr>
                <w:rFonts w:ascii="Consolas" w:hAnsi="Consolas" w:eastAsia="Consolas" w:cs="Consolas"/>
                <w:b w:val="1"/>
                <w:bCs w:val="1"/>
                <w:noProof w:val="0"/>
                <w:sz w:val="24"/>
                <w:szCs w:val="24"/>
                <w:lang w:val="pt-BR"/>
              </w:rPr>
            </w:rPrChange>
          </w:rPr>
          <w:t xml:space="preserve">Processa dados com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02Z" w:id="358690492">
              <w:rPr>
                <w:rFonts w:ascii="Consolas" w:hAnsi="Consolas" w:eastAsia="Consolas" w:cs="Consolas"/>
                <w:b w:val="1"/>
                <w:bCs w:val="1"/>
                <w:noProof w:val="0"/>
                <w:sz w:val="24"/>
                <w:szCs w:val="24"/>
                <w:lang w:val="pt-BR"/>
              </w:rPr>
            </w:rPrChange>
          </w:rPr>
          <w:t>IA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3Z" w:id="1144214599">
              <w:rPr>
                <w:rFonts w:ascii="Aptos" w:hAnsi="Aptos" w:eastAsia="Aptos" w:cs="Aptos"/>
                <w:noProof w:val="0"/>
                <w:sz w:val="24"/>
                <w:szCs w:val="24"/>
                <w:lang w:val="pt-BR"/>
              </w:rPr>
            </w:rPrChange>
          </w:rPr>
          <w:t>, utilizando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3Z" w:id="1337442412">
              <w:rPr>
                <w:rFonts w:ascii="Aptos" w:hAnsi="Aptos" w:eastAsia="Aptos" w:cs="Aptos"/>
                <w:noProof w:val="0"/>
                <w:sz w:val="24"/>
                <w:szCs w:val="24"/>
                <w:lang w:val="pt-BR"/>
              </w:rPr>
            </w:rPrChange>
          </w:rPr>
          <w:t xml:space="preserve"> inteligência artificial para analisar as informações.</w:t>
        </w:r>
      </w:ins>
    </w:p>
    <w:p w:rsidR="2D807241" w:rsidP="320543F7" w:rsidRDefault="2D807241" w14:paraId="6A0294B1" w14:textId="4E1A43E9">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769863670"/>
          <w:rFonts w:ascii="Times New Roman" w:hAnsi="Times New Roman" w:eastAsia="Times New Roman" w:cs="Times New Roman"/>
          <w:i w:val="0"/>
          <w:iCs w:val="0"/>
          <w:noProof w:val="0"/>
          <w:sz w:val="24"/>
          <w:szCs w:val="24"/>
          <w:lang w:val="pt-BR"/>
          <w:rPrChange w:author="GUSTAVO DE OLIVEIRA REGO MORAIS" w:date="2025-08-08T19:57:57.162Z" w:id="1341426725">
            <w:rPr>
              <w:ins w:author="GUSTAVO DE OLIVEIRA REGO MORAIS" w:date="2025-08-08T19:57:32.302Z" w16du:dateUtc="2025-08-08T19:57:32.302Z" w:id="1715145037"/>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2132457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4Z" w:id="1249728222">
              <w:rPr>
                <w:rFonts w:ascii="Consolas" w:hAnsi="Consolas" w:eastAsia="Consolas" w:cs="Consolas"/>
                <w:b w:val="1"/>
                <w:bCs w:val="1"/>
                <w:noProof w:val="0"/>
                <w:sz w:val="24"/>
                <w:szCs w:val="24"/>
                <w:lang w:val="pt-BR"/>
              </w:rPr>
            </w:rPrChange>
          </w:rPr>
          <w:t>Gera sugestão de peças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5Z" w:id="911888267">
              <w:rPr>
                <w:rFonts w:ascii="Aptos" w:hAnsi="Aptos" w:eastAsia="Aptos" w:cs="Aptos"/>
                <w:noProof w:val="0"/>
                <w:sz w:val="24"/>
                <w:szCs w:val="24"/>
                <w:lang w:val="pt-BR"/>
              </w:rPr>
            </w:rPrChange>
          </w:rPr>
          <w:t xml:space="preserve"> com base na análise.</w:t>
        </w:r>
      </w:ins>
    </w:p>
    <w:p w:rsidR="2D807241" w:rsidP="320543F7" w:rsidRDefault="2D807241" w14:paraId="0A83B3A0" w14:textId="43F86BBF">
      <w:pPr>
        <w:pStyle w:val="ListParagraph"/>
        <w:keepNext w:val="0"/>
        <w:keepLines w:val="0"/>
        <w:numPr>
          <w:ilvl w:val="0"/>
          <w:numId w:val="79"/>
        </w:numPr>
        <w:spacing w:before="120" w:beforeAutospacing="off" w:after="120" w:afterAutospacing="off" w:line="360" w:lineRule="auto"/>
        <w:jc w:val="both"/>
        <w:rPr>
          <w:ins w:author="GUSTAVO DE OLIVEIRA REGO MORAIS" w:date="2025-08-08T19:57:32.302Z" w16du:dateUtc="2025-08-08T19:57:32.302Z" w:id="1142448200"/>
          <w:rFonts w:ascii="Times New Roman" w:hAnsi="Times New Roman" w:eastAsia="Times New Roman" w:cs="Times New Roman"/>
          <w:i w:val="0"/>
          <w:iCs w:val="0"/>
          <w:noProof w:val="0"/>
          <w:sz w:val="24"/>
          <w:szCs w:val="24"/>
          <w:lang w:val="pt-BR"/>
          <w:rPrChange w:author="GUSTAVO DE OLIVEIRA REGO MORAIS" w:date="2025-08-08T19:57:57.163Z" w:id="581219084">
            <w:rPr>
              <w:ins w:author="GUSTAVO DE OLIVEIRA REGO MORAIS" w:date="2025-08-08T19:57:32.302Z" w16du:dateUtc="2025-08-08T19:57:32.302Z" w:id="1666927214"/>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726147143">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6Z" w:id="1896048135">
              <w:rPr>
                <w:rFonts w:ascii="Consolas" w:hAnsi="Consolas" w:eastAsia="Consolas" w:cs="Consolas"/>
                <w:b w:val="1"/>
                <w:bCs w:val="1"/>
                <w:noProof w:val="0"/>
                <w:sz w:val="24"/>
                <w:szCs w:val="24"/>
                <w:lang w:val="pt-BR"/>
              </w:rPr>
            </w:rPrChange>
          </w:rPr>
          <w:t>Avalia compatibilidade dos componentes</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07Z" w:id="1093598562">
              <w:rPr>
                <w:rFonts w:ascii="Aptos" w:hAnsi="Aptos" w:eastAsia="Aptos" w:cs="Aptos"/>
                <w:noProof w:val="0"/>
                <w:sz w:val="24"/>
                <w:szCs w:val="24"/>
                <w:lang w:val="pt-BR"/>
              </w:rPr>
            </w:rPrChange>
          </w:rPr>
          <w:t xml:space="preserve"> para garantir que as peças sugeridas funcionem juntas.</w:t>
        </w:r>
      </w:ins>
    </w:p>
    <w:p w:rsidR="2D807241" w:rsidP="320543F7" w:rsidRDefault="2D807241" w14:paraId="321A18FD" w14:textId="62D54C05">
      <w:pPr>
        <w:pStyle w:val="Heading4"/>
        <w:keepNext w:val="0"/>
        <w:keepLines w:val="0"/>
        <w:spacing w:before="120" w:beforeAutospacing="off" w:after="120" w:afterAutospacing="off" w:line="360" w:lineRule="auto"/>
        <w:jc w:val="both"/>
        <w:rPr>
          <w:ins w:author="GUSTAVO DE OLIVEIRA REGO MORAIS" w:date="2025-08-08T19:57:32.302Z" w16du:dateUtc="2025-08-08T19:57:32.302Z" w:id="19131072"/>
          <w:rFonts w:ascii="Times New Roman" w:hAnsi="Times New Roman" w:eastAsia="Times New Roman" w:cs="Times New Roman"/>
          <w:b w:val="1"/>
          <w:bCs w:val="1"/>
          <w:i w:val="0"/>
          <w:iCs w:val="0"/>
          <w:noProof w:val="0"/>
          <w:sz w:val="24"/>
          <w:szCs w:val="24"/>
          <w:lang w:val="pt-BR"/>
          <w:rPrChange w:author="GUSTAVO DE OLIVEIRA REGO MORAIS" w:date="2025-08-08T19:57:57.164Z" w:id="1421853971">
            <w:rPr>
              <w:ins w:author="GUSTAVO DE OLIVEIRA REGO MORAIS" w:date="2025-08-08T19:57:32.302Z" w16du:dateUtc="2025-08-08T19:57:32.302Z" w:id="1497127792"/>
              <w:rFonts w:ascii="Aptos" w:hAnsi="Aptos" w:eastAsia="Aptos" w:cs="Aptos"/>
              <w:b w:val="1"/>
              <w:bCs w:val="1"/>
              <w:noProof w:val="0"/>
              <w:sz w:val="24"/>
              <w:szCs w:val="24"/>
              <w:lang w:val="pt-BR"/>
            </w:rPr>
          </w:rPrChange>
        </w:rPr>
        <w:pPrChange w:author="GUSTAVO DE OLIVEIRA REGO MORAIS" w:date="2025-08-08T20:11:06.582Z">
          <w:pPr>
            <w:numPr>
              <w:ilvl w:val="0"/>
              <w:numId w:val="79"/>
            </w:numPr>
          </w:pPr>
        </w:pPrChange>
      </w:pPr>
      <w:ins w:author="GUSTAVO DE OLIVEIRA REGO MORAIS" w:date="2025-08-08T19:57:32.302Z" w:id="1597517134">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78Z" w:id="1908856048">
              <w:rPr>
                <w:rFonts w:ascii="Aptos" w:hAnsi="Aptos" w:eastAsia="Aptos" w:cs="Aptos"/>
                <w:b w:val="1"/>
                <w:bCs w:val="1"/>
                <w:noProof w:val="0"/>
                <w:sz w:val="24"/>
                <w:szCs w:val="24"/>
                <w:lang w:val="pt-BR"/>
              </w:rPr>
            </w:rPrChange>
          </w:rPr>
          <w:t>Verificação de Orçamento e Fluxos Alternativos</w:t>
        </w:r>
      </w:ins>
    </w:p>
    <w:p w:rsidR="2D807241" w:rsidP="320543F7" w:rsidRDefault="2D807241" w14:paraId="7874932E" w14:textId="4389ADD1">
      <w:pPr>
        <w:keepNext w:val="0"/>
        <w:keepLines w:val="0"/>
        <w:spacing w:before="120" w:beforeAutospacing="off" w:after="120" w:afterAutospacing="off" w:line="360" w:lineRule="auto"/>
        <w:ind w:firstLine="708"/>
        <w:jc w:val="both"/>
        <w:rPr>
          <w:ins w:author="GUSTAVO DE OLIVEIRA REGO MORAIS" w:date="2025-08-08T19:57:32.302Z" w16du:dateUtc="2025-08-08T19:57:32.302Z" w:id="411228212"/>
          <w:rFonts w:ascii="Times New Roman" w:hAnsi="Times New Roman" w:eastAsia="Times New Roman" w:cs="Times New Roman"/>
          <w:i w:val="0"/>
          <w:iCs w:val="0"/>
          <w:noProof w:val="0"/>
          <w:sz w:val="24"/>
          <w:szCs w:val="24"/>
          <w:lang w:val="pt-BR"/>
          <w:rPrChange w:author="GUSTAVO DE OLIVEIRA REGO MORAIS" w:date="2025-08-08T19:57:57.167Z" w:id="96792170">
            <w:rPr>
              <w:ins w:author="GUSTAVO DE OLIVEIRA REGO MORAIS" w:date="2025-08-08T19:57:32.302Z" w16du:dateUtc="2025-08-08T19:57:32.302Z" w:id="1376205476"/>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868653322">
        <w:r w:rsidRPr="320543F7" w:rsidR="2D807241">
          <w:rPr>
            <w:rFonts w:ascii="Times New Roman" w:hAnsi="Times New Roman" w:eastAsia="Times New Roman" w:cs="Times New Roman"/>
            <w:i w:val="0"/>
            <w:iCs w:val="0"/>
            <w:noProof w:val="0"/>
            <w:sz w:val="24"/>
            <w:szCs w:val="24"/>
            <w:lang w:val="pt-BR"/>
            <w:rPrChange w:author="GUSTAVO DE OLIVEIRA REGO MORAIS" w:date="2025-08-08T20:10:06.98Z" w:id="1635838273">
              <w:rPr>
                <w:rFonts w:ascii="Aptos" w:hAnsi="Aptos" w:eastAsia="Aptos" w:cs="Aptos"/>
                <w:noProof w:val="0"/>
                <w:sz w:val="24"/>
                <w:szCs w:val="24"/>
                <w:lang w:val="pt-BR"/>
              </w:rPr>
            </w:rPrChange>
          </w:rPr>
          <w:t xml:space="preserve">Um nó de decisão verifica a </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Z" w:id="1191833051">
              <w:rPr>
                <w:rFonts w:ascii="Aptos" w:hAnsi="Aptos" w:eastAsia="Aptos" w:cs="Aptos"/>
                <w:noProof w:val="0"/>
                <w:sz w:val="24"/>
                <w:szCs w:val="24"/>
                <w:lang w:val="pt-BR"/>
              </w:rPr>
            </w:rPrChange>
          </w:rPr>
          <w:t xml:space="preserve">condição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296761635">
              <w:rPr>
                <w:rFonts w:ascii="Consolas" w:hAnsi="Consolas" w:eastAsia="Consolas" w:cs="Consolas"/>
                <w:b w:val="1"/>
                <w:bCs w:val="1"/>
                <w:noProof w:val="0"/>
                <w:sz w:val="24"/>
                <w:szCs w:val="24"/>
                <w:lang w:val="pt-BR"/>
              </w:rPr>
            </w:rPrChange>
          </w:rPr>
          <w:t>Verifica</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Z" w:id="1338215888">
              <w:rPr>
                <w:rFonts w:ascii="Consolas" w:hAnsi="Consolas" w:eastAsia="Consolas" w:cs="Consolas"/>
                <w:b w:val="1"/>
                <w:bCs w:val="1"/>
                <w:noProof w:val="0"/>
                <w:sz w:val="24"/>
                <w:szCs w:val="24"/>
                <w:lang w:val="pt-BR"/>
              </w:rPr>
            </w:rPrChange>
          </w:rPr>
          <w:t xml:space="preserve"> se o orçamento é suficiente</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1Z" w:id="710019897">
              <w:rPr>
                <w:rFonts w:ascii="Aptos" w:hAnsi="Aptos" w:eastAsia="Aptos" w:cs="Aptos"/>
                <w:noProof w:val="0"/>
                <w:sz w:val="24"/>
                <w:szCs w:val="24"/>
                <w:lang w:val="pt-BR"/>
              </w:rPr>
            </w:rPrChange>
          </w:rPr>
          <w:t>:</w:t>
        </w:r>
      </w:ins>
    </w:p>
    <w:p w:rsidR="2D807241" w:rsidP="320543F7" w:rsidRDefault="2D807241" w14:paraId="51BFA734" w14:textId="3298EE19">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872158655"/>
          <w:rFonts w:ascii="Times New Roman" w:hAnsi="Times New Roman" w:eastAsia="Times New Roman" w:cs="Times New Roman"/>
          <w:i w:val="0"/>
          <w:iCs w:val="0"/>
          <w:noProof w:val="0"/>
          <w:sz w:val="24"/>
          <w:szCs w:val="24"/>
          <w:lang w:val="pt-BR"/>
          <w:rPrChange w:author="GUSTAVO DE OLIVEIRA REGO MORAIS" w:date="2025-08-08T19:57:57.175Z" w:id="1838923063">
            <w:rPr>
              <w:ins w:author="GUSTAVO DE OLIVEIRA REGO MORAIS" w:date="2025-08-08T19:57:32.302Z" w16du:dateUtc="2025-08-08T19:57:32.302Z" w:id="1582531803"/>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80324210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6.987Z" w:id="120537798">
              <w:rPr>
                <w:rFonts w:ascii="Aptos" w:hAnsi="Aptos" w:eastAsia="Aptos" w:cs="Aptos"/>
                <w:b w:val="1"/>
                <w:bCs w:val="1"/>
                <w:noProof w:val="0"/>
                <w:sz w:val="24"/>
                <w:szCs w:val="24"/>
                <w:lang w:val="pt-BR"/>
              </w:rPr>
            </w:rPrChange>
          </w:rPr>
          <w:t>Se o orçamento for suficiente ("Sim"):</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3Z" w:id="2106648316">
              <w:rPr>
                <w:rFonts w:ascii="Aptos" w:hAnsi="Aptos" w:eastAsia="Aptos" w:cs="Aptos"/>
                <w:noProof w:val="0"/>
                <w:sz w:val="24"/>
                <w:szCs w:val="24"/>
                <w:lang w:val="pt-BR"/>
              </w:rPr>
            </w:rPrChange>
          </w:rPr>
          <w:t xml:space="preserve"> O sistema executa as atividades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4Z" w:id="1389933330">
              <w:rPr>
                <w:rFonts w:ascii="Consolas" w:hAnsi="Consolas" w:eastAsia="Consolas" w:cs="Consolas"/>
                <w:b w:val="1"/>
                <w:bCs w:val="1"/>
                <w:noProof w:val="0"/>
                <w:sz w:val="24"/>
                <w:szCs w:val="24"/>
                <w:lang w:val="pt-BR"/>
              </w:rPr>
            </w:rPrChange>
          </w:rPr>
          <w:t>Monta build compatível</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5Z" w:id="532060845">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1190376886">
              <w:rPr>
                <w:rFonts w:ascii="Consolas" w:hAnsi="Consolas" w:eastAsia="Consolas" w:cs="Consolas"/>
                <w:b w:val="1"/>
                <w:bCs w:val="1"/>
                <w:noProof w:val="0"/>
                <w:sz w:val="24"/>
                <w:szCs w:val="24"/>
                <w:lang w:val="pt-BR"/>
              </w:rPr>
            </w:rPrChange>
          </w:rPr>
          <w:t>Associa</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5Z" w:id="1532551361">
              <w:rPr>
                <w:rFonts w:ascii="Consolas" w:hAnsi="Consolas" w:eastAsia="Consolas" w:cs="Consolas"/>
                <w:b w:val="1"/>
                <w:bCs w:val="1"/>
                <w:noProof w:val="0"/>
                <w:sz w:val="24"/>
                <w:szCs w:val="24"/>
                <w:lang w:val="pt-BR"/>
              </w:rPr>
            </w:rPrChange>
          </w:rPr>
          <w:t xml:space="preserve"> links de compra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6Z" w:id="2087153725">
              <w:rPr>
                <w:rFonts w:ascii="Aptos" w:hAnsi="Aptos" w:eastAsia="Aptos" w:cs="Aptos"/>
                <w:noProof w:val="0"/>
                <w:sz w:val="24"/>
                <w:szCs w:val="24"/>
                <w:lang w:val="pt-BR"/>
              </w:rPr>
            </w:rPrChange>
          </w:rPr>
          <w:t xml:space="preserve"> e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17Z" w:id="909096966">
              <w:rPr>
                <w:rFonts w:ascii="Consolas" w:hAnsi="Consolas" w:eastAsia="Consolas" w:cs="Consolas"/>
                <w:b w:val="1"/>
                <w:bCs w:val="1"/>
                <w:noProof w:val="0"/>
                <w:sz w:val="24"/>
                <w:szCs w:val="24"/>
                <w:lang w:val="pt-BR"/>
              </w:rPr>
            </w:rPrChange>
          </w:rPr>
          <w:t>Exibe sugestão final com justificativa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18Z" w:id="735593509">
              <w:rPr>
                <w:rFonts w:ascii="Aptos" w:hAnsi="Aptos" w:eastAsia="Aptos" w:cs="Aptos"/>
                <w:noProof w:val="0"/>
                <w:sz w:val="24"/>
                <w:szCs w:val="24"/>
                <w:lang w:val="pt-BR"/>
              </w:rPr>
            </w:rPrChange>
          </w:rPr>
          <w:t>.</w:t>
        </w:r>
      </w:ins>
    </w:p>
    <w:p w:rsidR="2D807241" w:rsidP="320543F7" w:rsidRDefault="2D807241" w14:paraId="6A71B356" w14:textId="07492AC0">
      <w:pPr>
        <w:pStyle w:val="ListParagraph"/>
        <w:keepNext w:val="0"/>
        <w:keepLines w:val="0"/>
        <w:numPr>
          <w:ilvl w:val="0"/>
          <w:numId w:val="80"/>
        </w:numPr>
        <w:spacing w:before="120" w:beforeAutospacing="off" w:after="120" w:afterAutospacing="off" w:line="360" w:lineRule="auto"/>
        <w:jc w:val="both"/>
        <w:rPr>
          <w:ins w:author="GUSTAVO DE OLIVEIRA REGO MORAIS" w:date="2025-08-08T19:57:32.302Z" w16du:dateUtc="2025-08-08T19:57:32.302Z" w:id="1394585746"/>
          <w:rFonts w:ascii="Times New Roman" w:hAnsi="Times New Roman" w:eastAsia="Times New Roman" w:cs="Times New Roman"/>
          <w:i w:val="0"/>
          <w:iCs w:val="0"/>
          <w:noProof w:val="0"/>
          <w:sz w:val="24"/>
          <w:szCs w:val="24"/>
          <w:lang w:val="pt-BR"/>
          <w:rPrChange w:author="GUSTAVO DE OLIVEIRA REGO MORAIS" w:date="2025-08-08T19:57:57.182Z" w:id="1693314848">
            <w:rPr>
              <w:ins w:author="GUSTAVO DE OLIVEIRA REGO MORAIS" w:date="2025-08-08T19:57:32.302Z" w16du:dateUtc="2025-08-08T19:57:32.302Z" w:id="2146393677"/>
              <w:rFonts w:ascii="Aptos" w:hAnsi="Aptos" w:eastAsia="Aptos" w:cs="Aptos"/>
              <w:noProof w:val="0"/>
              <w:sz w:val="24"/>
              <w:szCs w:val="24"/>
              <w:lang w:val="pt-BR"/>
            </w:rPr>
          </w:rPrChange>
        </w:rPr>
        <w:pPrChange w:author="GUSTAVO DE OLIVEIRA REGO MORAIS" w:date="2025-08-08T20:11:06.582Z">
          <w:pPr/>
        </w:pPrChange>
      </w:pPr>
      <w:ins w:author="GUSTAVO DE OLIVEIRA REGO MORAIS" w:date="2025-08-08T19:57:32.302Z" w:id="1628883233">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04Z" w:id="2128225878">
              <w:rPr>
                <w:rFonts w:ascii="Aptos" w:hAnsi="Aptos" w:eastAsia="Aptos" w:cs="Aptos"/>
                <w:b w:val="1"/>
                <w:bCs w:val="1"/>
                <w:noProof w:val="0"/>
                <w:sz w:val="24"/>
                <w:szCs w:val="24"/>
                <w:lang w:val="pt-BR"/>
              </w:rPr>
            </w:rPrChange>
          </w:rPr>
          <w:t>Se o orçamento for insuficiente ("Não"):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1Z" w:id="2078195961">
              <w:rPr>
                <w:rFonts w:ascii="Aptos" w:hAnsi="Aptos" w:eastAsia="Aptos" w:cs="Aptos"/>
                <w:noProof w:val="0"/>
                <w:sz w:val="24"/>
                <w:szCs w:val="24"/>
                <w:lang w:val="pt-BR"/>
              </w:rPr>
            </w:rPrChange>
          </w:rPr>
          <w:t xml:space="preserve"> O sistema exibe um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1Z" w:id="543121949">
              <w:rPr>
                <w:rFonts w:ascii="Consolas" w:hAnsi="Consolas" w:eastAsia="Consolas" w:cs="Consolas"/>
                <w:b w:val="1"/>
                <w:bCs w:val="1"/>
                <w:noProof w:val="0"/>
                <w:sz w:val="24"/>
                <w:szCs w:val="24"/>
                <w:lang w:val="pt-BR"/>
              </w:rPr>
            </w:rPrChange>
          </w:rPr>
          <w:t>Exibe alerta</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2Z" w:id="542986018">
              <w:rPr>
                <w:rFonts w:ascii="Aptos" w:hAnsi="Aptos" w:eastAsia="Aptos" w:cs="Aptos"/>
                <w:noProof w:val="0"/>
                <w:sz w:val="24"/>
                <w:szCs w:val="24"/>
                <w:lang w:val="pt-BR"/>
              </w:rPr>
            </w:rPrChange>
          </w:rPr>
          <w:t xml:space="preserve"> e oferece duas opções ao usuário: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3Z" w:id="725385919">
              <w:rPr>
                <w:rFonts w:ascii="Consolas" w:hAnsi="Consolas" w:eastAsia="Consolas" w:cs="Consolas"/>
                <w:b w:val="1"/>
                <w:bCs w:val="1"/>
                <w:noProof w:val="0"/>
                <w:sz w:val="24"/>
                <w:szCs w:val="24"/>
                <w:lang w:val="pt-BR"/>
              </w:rPr>
            </w:rPrChange>
          </w:rPr>
          <w:t>Sugere aumento de orçamento (RF-08)</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4Z" w:id="1280741572">
              <w:rPr>
                <w:rFonts w:ascii="Aptos" w:hAnsi="Aptos" w:eastAsia="Aptos" w:cs="Aptos"/>
                <w:noProof w:val="0"/>
                <w:sz w:val="24"/>
                <w:szCs w:val="24"/>
                <w:lang w:val="pt-BR"/>
              </w:rPr>
            </w:rPrChange>
          </w:rPr>
          <w:t xml:space="preserve"> ou </w:t>
        </w:r>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19:57:43.925Z" w:id="1374000972">
              <w:rPr>
                <w:rFonts w:ascii="Consolas" w:hAnsi="Consolas" w:eastAsia="Consolas" w:cs="Consolas"/>
                <w:b w:val="1"/>
                <w:bCs w:val="1"/>
                <w:noProof w:val="0"/>
                <w:sz w:val="24"/>
                <w:szCs w:val="24"/>
                <w:lang w:val="pt-BR"/>
              </w:rPr>
            </w:rPrChange>
          </w:rPr>
          <w:t>Sugere build alternativa inferior (RF-09)</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26Z" w:id="1454537657">
              <w:rPr>
                <w:rFonts w:ascii="Aptos" w:hAnsi="Aptos" w:eastAsia="Aptos" w:cs="Aptos"/>
                <w:noProof w:val="0"/>
                <w:sz w:val="24"/>
                <w:szCs w:val="24"/>
                <w:lang w:val="pt-BR"/>
              </w:rPr>
            </w:rPrChange>
          </w:rPr>
          <w:t>. Ambos os fluxos levam de volta a uma sugestão final para o usuário.</w:t>
        </w:r>
      </w:ins>
    </w:p>
    <w:p w:rsidR="2D807241" w:rsidP="320543F7" w:rsidRDefault="2D807241" w14:paraId="3A61A42E" w14:textId="392A394E">
      <w:pPr>
        <w:pStyle w:val="Heading4"/>
        <w:keepNext w:val="0"/>
        <w:keepLines w:val="0"/>
        <w:spacing w:before="120" w:beforeAutospacing="off" w:after="120" w:afterAutospacing="off" w:line="360" w:lineRule="auto"/>
        <w:jc w:val="both"/>
        <w:rPr>
          <w:ins w:author="GUSTAVO DE OLIVEIRA REGO MORAIS" w:date="2025-08-08T19:57:32.302Z" w16du:dateUtc="2025-08-08T19:57:32.302Z" w:id="1784922177"/>
          <w:rFonts w:ascii="Times New Roman" w:hAnsi="Times New Roman" w:eastAsia="Times New Roman" w:cs="Times New Roman"/>
          <w:b w:val="1"/>
          <w:bCs w:val="1"/>
          <w:i w:val="0"/>
          <w:iCs w:val="0"/>
          <w:noProof w:val="0"/>
          <w:sz w:val="24"/>
          <w:szCs w:val="24"/>
          <w:lang w:val="pt-BR"/>
          <w:rPrChange w:author="GUSTAVO DE OLIVEIRA REGO MORAIS" w:date="2025-08-08T19:57:57.183Z" w:id="1159693574">
            <w:rPr>
              <w:ins w:author="GUSTAVO DE OLIVEIRA REGO MORAIS" w:date="2025-08-08T19:57:32.302Z" w16du:dateUtc="2025-08-08T19:57:32.302Z" w:id="108882758"/>
              <w:rFonts w:ascii="Aptos" w:hAnsi="Aptos" w:eastAsia="Aptos" w:cs="Aptos"/>
              <w:b w:val="1"/>
              <w:bCs w:val="1"/>
              <w:noProof w:val="0"/>
              <w:sz w:val="24"/>
              <w:szCs w:val="24"/>
              <w:lang w:val="pt-BR"/>
            </w:rPr>
          </w:rPrChange>
        </w:rPr>
        <w:pPrChange w:author="GUSTAVO DE OLIVEIRA REGO MORAIS" w:date="2025-08-08T20:11:06.583Z">
          <w:pPr>
            <w:numPr>
              <w:ilvl w:val="0"/>
              <w:numId w:val="80"/>
            </w:numPr>
          </w:pPr>
        </w:pPrChange>
      </w:pPr>
      <w:ins w:author="GUSTAVO DE OLIVEIRA REGO MORAIS" w:date="2025-08-08T19:57:32.302Z" w:id="1450392822">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14Z" w:id="922451167">
              <w:rPr>
                <w:rFonts w:ascii="Aptos" w:hAnsi="Aptos" w:eastAsia="Aptos" w:cs="Aptos"/>
                <w:b w:val="1"/>
                <w:bCs w:val="1"/>
                <w:noProof w:val="0"/>
                <w:sz w:val="24"/>
                <w:szCs w:val="24"/>
                <w:lang w:val="pt-BR"/>
              </w:rPr>
            </w:rPrChange>
          </w:rPr>
          <w:t>Decisão do Usuário e Opções Pós-Sugestão</w:t>
        </w:r>
      </w:ins>
    </w:p>
    <w:p w:rsidR="2D807241" w:rsidP="320543F7" w:rsidRDefault="2D807241" w14:paraId="4FDFA714" w14:textId="0A49F6AC">
      <w:pPr>
        <w:keepNext w:val="0"/>
        <w:keepLines w:val="0"/>
        <w:spacing w:before="120" w:beforeAutospacing="off" w:after="120" w:afterAutospacing="off" w:line="360" w:lineRule="auto"/>
        <w:ind w:firstLine="708"/>
        <w:jc w:val="both"/>
        <w:rPr>
          <w:ins w:author="GUSTAVO DE OLIVEIRA REGO MORAIS" w:date="2025-08-08T19:57:32.302Z" w16du:dateUtc="2025-08-08T19:57:32.302Z" w:id="1930608694"/>
          <w:rFonts w:ascii="Times New Roman" w:hAnsi="Times New Roman" w:eastAsia="Times New Roman" w:cs="Times New Roman"/>
          <w:b w:val="0"/>
          <w:bCs w:val="0"/>
          <w:i w:val="0"/>
          <w:iCs w:val="0"/>
          <w:noProof w:val="0"/>
          <w:sz w:val="24"/>
          <w:szCs w:val="24"/>
          <w:lang w:val="pt-BR"/>
          <w:rPrChange w:author="GUSTAVO DE OLIVEIRA REGO MORAIS" w:date="2025-08-08T19:58:10.358Z" w:id="1284476109">
            <w:rPr>
              <w:ins w:author="GUSTAVO DE OLIVEIRA REGO MORAIS" w:date="2025-08-08T19:57:32.302Z" w16du:dateUtc="2025-08-08T19:57:32.302Z" w:id="2080924185"/>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2096569500">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15Z" w:id="1405857939">
              <w:rPr>
                <w:rFonts w:ascii="Aptos" w:hAnsi="Aptos" w:eastAsia="Aptos" w:cs="Aptos"/>
                <w:noProof w:val="0"/>
                <w:sz w:val="24"/>
                <w:szCs w:val="24"/>
                <w:lang w:val="pt-BR"/>
              </w:rPr>
            </w:rPrChange>
          </w:rPr>
          <w:t xml:space="preserve">Após a exibição da sugestão, o fluxo retorna para a partição "Usuário" em um nó de decisão </w:t>
        </w:r>
      </w:ins>
      <w:ins w:author="GUSTAVO DE OLIVEIRA REGO MORAIS" w:date="2025-08-08T19:58:14.429Z" w:id="48708311">
        <w:r w:rsidRPr="320543F7"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445616572">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1421062834">
              <w:rPr>
                <w:rFonts w:ascii="Consolas" w:hAnsi="Consolas" w:eastAsia="Consolas" w:cs="Consolas"/>
                <w:b w:val="1"/>
                <w:bCs w:val="1"/>
                <w:noProof w:val="0"/>
                <w:sz w:val="24"/>
                <w:szCs w:val="24"/>
                <w:lang w:val="pt-BR"/>
              </w:rPr>
            </w:rPrChange>
          </w:rPr>
          <w:t xml:space="preserve">Aceita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29Z" w:id="1014011599">
              <w:rPr>
                <w:rFonts w:ascii="Consolas" w:hAnsi="Consolas" w:eastAsia="Consolas" w:cs="Consolas"/>
                <w:b w:val="1"/>
                <w:bCs w:val="1"/>
                <w:noProof w:val="0"/>
                <w:sz w:val="24"/>
                <w:szCs w:val="24"/>
                <w:lang w:val="pt-BR"/>
              </w:rPr>
            </w:rPrChange>
          </w:rPr>
          <w:t>sugestão?</w:t>
        </w:r>
      </w:ins>
      <w:ins w:author="GUSTAVO DE OLIVEIRA REGO MORAIS" w:date="2025-08-08T19:58:17.447Z" w:id="1526281601">
        <w:r w:rsidRPr="320543F7" w:rsidR="2D807241">
          <w:rPr>
            <w:rFonts w:ascii="Times New Roman" w:hAnsi="Times New Roman" w:eastAsia="Times New Roman" w:cs="Times New Roman"/>
            <w:b w:val="0"/>
            <w:bCs w:val="0"/>
            <w:i w:val="0"/>
            <w:iCs w:val="0"/>
            <w:noProof w:val="0"/>
            <w:sz w:val="24"/>
            <w:szCs w:val="24"/>
            <w:lang w:val="pt-BR"/>
          </w:rPr>
          <w:t>”</w:t>
        </w:r>
      </w:ins>
      <w:ins w:author="GUSTAVO DE OLIVEIRA REGO MORAIS" w:date="2025-08-08T19:57:32.302Z" w:id="1131849288">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Z" w:id="726267396">
              <w:rPr>
                <w:rFonts w:ascii="Aptos" w:hAnsi="Aptos" w:eastAsia="Aptos" w:cs="Aptos"/>
                <w:noProof w:val="0"/>
                <w:sz w:val="24"/>
                <w:szCs w:val="24"/>
                <w:lang w:val="pt-BR"/>
              </w:rPr>
            </w:rPrChange>
          </w:rPr>
          <w:t>:</w:t>
        </w:r>
      </w:ins>
    </w:p>
    <w:p w:rsidR="2D807241" w:rsidP="320543F7" w:rsidRDefault="2D807241" w14:paraId="7DA4F26D" w14:textId="792DECA5">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2Z" w16du:dateUtc="2025-08-08T19:57:32.302Z" w:id="420015981"/>
          <w:rFonts w:ascii="Times New Roman" w:hAnsi="Times New Roman" w:eastAsia="Times New Roman" w:cs="Times New Roman"/>
          <w:i w:val="0"/>
          <w:iCs w:val="0"/>
          <w:noProof w:val="0"/>
          <w:sz w:val="24"/>
          <w:szCs w:val="24"/>
          <w:lang w:val="pt-BR"/>
          <w:rPrChange w:author="GUSTAVO DE OLIVEIRA REGO MORAIS" w:date="2025-08-08T19:57:57.192Z" w:id="806024004">
            <w:rPr>
              <w:ins w:author="GUSTAVO DE OLIVEIRA REGO MORAIS" w:date="2025-08-08T19:57:32.302Z" w16du:dateUtc="2025-08-08T19:57:32.302Z" w:id="597857860"/>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88568784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21Z" w:id="1692036138">
              <w:rPr>
                <w:rFonts w:ascii="Aptos" w:hAnsi="Aptos" w:eastAsia="Aptos" w:cs="Aptos"/>
                <w:b w:val="1"/>
                <w:bCs w:val="1"/>
                <w:noProof w:val="0"/>
                <w:sz w:val="24"/>
                <w:szCs w:val="24"/>
                <w:lang w:val="pt-BR"/>
              </w:rPr>
            </w:rPrChange>
          </w:rPr>
          <w:t>Se o usuário aceita a sugestão ("Sim"):</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32Z" w:id="999730714">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6.957Z" w:id="1781784410">
              <w:rPr>
                <w:rFonts w:ascii="Aptos" w:hAnsi="Aptos" w:eastAsia="Aptos" w:cs="Aptos"/>
                <w:noProof w:val="0"/>
                <w:sz w:val="24"/>
                <w:szCs w:val="24"/>
                <w:lang w:val="pt-BR"/>
              </w:rPr>
            </w:rPrChange>
          </w:rPr>
          <w:t xml:space="preserve">Um novo nó de decisão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1698813186">
              <w:rPr>
                <w:rFonts w:ascii="Consolas" w:hAnsi="Consolas" w:eastAsia="Consolas" w:cs="Consolas"/>
                <w:b w:val="1"/>
                <w:bCs w:val="1"/>
                <w:noProof w:val="0"/>
                <w:sz w:val="24"/>
                <w:szCs w:val="24"/>
                <w:lang w:val="pt-BR"/>
              </w:rPr>
            </w:rPrChange>
          </w:rPr>
          <w:t>Está logado?</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3Z" w:id="837758715">
              <w:rPr>
                <w:rFonts w:ascii="Aptos" w:hAnsi="Aptos" w:eastAsia="Aptos" w:cs="Aptos"/>
                <w:noProof w:val="0"/>
                <w:sz w:val="24"/>
                <w:szCs w:val="24"/>
                <w:lang w:val="pt-BR"/>
              </w:rPr>
            </w:rPrChange>
          </w:rPr>
          <w:t xml:space="preserve"> é ativado. Se a resposta for "Sim", o sistema prossegue para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4Z" w:id="1134356337">
              <w:rPr>
                <w:rFonts w:ascii="Consolas" w:hAnsi="Consolas" w:eastAsia="Consolas" w:cs="Consolas"/>
                <w:b w:val="1"/>
                <w:bCs w:val="1"/>
                <w:noProof w:val="0"/>
                <w:sz w:val="24"/>
                <w:szCs w:val="24"/>
                <w:lang w:val="pt-BR"/>
              </w:rPr>
            </w:rPrChange>
          </w:rPr>
          <w:t>Salva/exporta build</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5Z" w:id="30664918">
              <w:rPr>
                <w:rFonts w:ascii="Aptos" w:hAnsi="Aptos" w:eastAsia="Aptos" w:cs="Aptos"/>
                <w:noProof w:val="0"/>
                <w:sz w:val="24"/>
                <w:szCs w:val="24"/>
                <w:lang w:val="pt-BR"/>
              </w:rPr>
            </w:rPrChange>
          </w:rPr>
          <w:t xml:space="preserve">. Se a resposta for "Não", o usuário pode optar por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6Z" w:id="1226408881">
              <w:rPr>
                <w:rFonts w:ascii="Consolas" w:hAnsi="Consolas" w:eastAsia="Consolas" w:cs="Consolas"/>
                <w:b w:val="1"/>
                <w:bCs w:val="1"/>
                <w:noProof w:val="0"/>
                <w:sz w:val="24"/>
                <w:szCs w:val="24"/>
                <w:lang w:val="pt-BR"/>
              </w:rPr>
            </w:rPrChange>
          </w:rPr>
          <w:t>Processo sem salvar</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37Z" w:id="1155421467">
              <w:rPr>
                <w:rFonts w:ascii="Aptos" w:hAnsi="Aptos" w:eastAsia="Aptos" w:cs="Aptos"/>
                <w:noProof w:val="0"/>
                <w:sz w:val="24"/>
                <w:szCs w:val="24"/>
                <w:lang w:val="pt-BR"/>
              </w:rPr>
            </w:rPrChange>
          </w:rPr>
          <w:t xml:space="preserve"> ou, em um caminho alternativo, continuar sem salvar.</w:t>
        </w:r>
      </w:ins>
    </w:p>
    <w:p w:rsidR="2D807241" w:rsidP="320543F7" w:rsidRDefault="2D807241" w14:paraId="17311B10" w14:textId="04FA253D">
      <w:pPr>
        <w:pStyle w:val="ListParagraph"/>
        <w:keepNext w:val="0"/>
        <w:keepLines w:val="0"/>
        <w:numPr>
          <w:ilvl w:val="0"/>
          <w:numId w:val="81"/>
        </w:numPr>
        <w:spacing w:before="120" w:beforeAutospacing="off" w:after="120" w:afterAutospacing="off" w:line="360" w:lineRule="auto"/>
        <w:jc w:val="both"/>
        <w:rPr>
          <w:ins w:author="GUSTAVO DE OLIVEIRA REGO MORAIS" w:date="2025-08-08T19:57:32.303Z" w16du:dateUtc="2025-08-08T19:57:32.303Z" w:id="1819365885"/>
          <w:rFonts w:ascii="Times New Roman" w:hAnsi="Times New Roman" w:eastAsia="Times New Roman" w:cs="Times New Roman"/>
          <w:i w:val="0"/>
          <w:iCs w:val="0"/>
          <w:noProof w:val="0"/>
          <w:sz w:val="24"/>
          <w:szCs w:val="24"/>
          <w:lang w:val="pt-BR"/>
          <w:rPrChange w:author="GUSTAVO DE OLIVEIRA REGO MORAIS" w:date="2025-08-08T19:57:57.194Z" w:id="392347212">
            <w:rPr>
              <w:ins w:author="GUSTAVO DE OLIVEIRA REGO MORAIS" w:date="2025-08-08T19:57:32.303Z" w16du:dateUtc="2025-08-08T19:57:32.303Z" w:id="1882131215"/>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2Z" w:id="1425805696">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3Z" w:id="841647757">
              <w:rPr>
                <w:rFonts w:ascii="Aptos" w:hAnsi="Aptos" w:eastAsia="Aptos" w:cs="Aptos"/>
                <w:b w:val="1"/>
                <w:bCs w:val="1"/>
                <w:noProof w:val="0"/>
                <w:sz w:val="24"/>
                <w:szCs w:val="24"/>
                <w:lang w:val="pt-BR"/>
              </w:rPr>
            </w:rPrChange>
          </w:rPr>
          <w:t>Se o usuário não aceita a sugestão ("Não"):</w:t>
        </w:r>
        <w:r w:rsidRPr="320543F7" w:rsidR="2D807241">
          <w:rPr>
            <w:rFonts w:ascii="Times New Roman" w:hAnsi="Times New Roman" w:eastAsia="Times New Roman" w:cs="Times New Roman"/>
            <w:i w:val="0"/>
            <w:iCs w:val="0"/>
            <w:noProof w:val="0"/>
            <w:sz w:val="24"/>
            <w:szCs w:val="24"/>
            <w:lang w:val="pt-BR"/>
            <w:rPrChange w:author="GUSTAVO DE OLIVEIRA REGO MORAIS" w:date="2025-08-08T19:57:43.939Z" w:id="1393258055">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8:34.822Z" w:id="1348018787">
              <w:rPr>
                <w:rFonts w:ascii="Aptos" w:hAnsi="Aptos" w:eastAsia="Aptos" w:cs="Aptos"/>
                <w:noProof w:val="0"/>
                <w:sz w:val="24"/>
                <w:szCs w:val="24"/>
                <w:lang w:val="pt-BR"/>
              </w:rPr>
            </w:rPrChange>
          </w:rPr>
          <w:t xml:space="preserve">O usuário opta por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175743821">
              <w:rPr>
                <w:rFonts w:ascii="Consolas" w:hAnsi="Consolas" w:eastAsia="Consolas" w:cs="Consolas"/>
                <w:b w:val="1"/>
                <w:bCs w:val="1"/>
                <w:noProof w:val="0"/>
                <w:sz w:val="24"/>
                <w:szCs w:val="24"/>
                <w:lang w:val="pt-BR"/>
              </w:rPr>
            </w:rPrChange>
          </w:rPr>
          <w:t>Ajusta build manualmente (CU-04)</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Z" w:id="702940706">
              <w:rPr>
                <w:rFonts w:ascii="Aptos" w:hAnsi="Aptos" w:eastAsia="Aptos" w:cs="Aptos"/>
                <w:noProof w:val="0"/>
                <w:sz w:val="24"/>
                <w:szCs w:val="24"/>
                <w:lang w:val="pt-BR"/>
              </w:rPr>
            </w:rPrChange>
          </w:rPr>
          <w:t>, que é um caso de uso para modificações manuais na configuração.</w:t>
        </w:r>
      </w:ins>
    </w:p>
    <w:p w:rsidR="2D807241" w:rsidP="320543F7" w:rsidRDefault="2D807241" w14:paraId="7F110ACA" w14:textId="5BD036AC">
      <w:pPr>
        <w:pStyle w:val="Heading4"/>
        <w:keepNext w:val="0"/>
        <w:keepLines w:val="0"/>
        <w:spacing w:before="120" w:beforeAutospacing="off" w:after="120" w:afterAutospacing="off" w:line="360" w:lineRule="auto"/>
        <w:jc w:val="both"/>
        <w:rPr>
          <w:ins w:author="GUSTAVO DE OLIVEIRA REGO MORAIS" w:date="2025-08-08T19:57:32.303Z" w16du:dateUtc="2025-08-08T19:57:32.303Z" w:id="1403432251"/>
          <w:rFonts w:ascii="Times New Roman" w:hAnsi="Times New Roman" w:eastAsia="Times New Roman" w:cs="Times New Roman"/>
          <w:b w:val="1"/>
          <w:bCs w:val="1"/>
          <w:i w:val="0"/>
          <w:iCs w:val="0"/>
          <w:noProof w:val="0"/>
          <w:sz w:val="24"/>
          <w:szCs w:val="24"/>
          <w:lang w:val="pt-BR"/>
          <w:rPrChange w:author="GUSTAVO DE OLIVEIRA REGO MORAIS" w:date="2025-08-08T19:57:57.195Z" w:id="222293464">
            <w:rPr>
              <w:ins w:author="GUSTAVO DE OLIVEIRA REGO MORAIS" w:date="2025-08-08T19:57:32.303Z" w16du:dateUtc="2025-08-08T19:57:32.303Z" w:id="1849066207"/>
              <w:rFonts w:ascii="Aptos" w:hAnsi="Aptos" w:eastAsia="Aptos" w:cs="Aptos"/>
              <w:b w:val="1"/>
              <w:bCs w:val="1"/>
              <w:noProof w:val="0"/>
              <w:sz w:val="24"/>
              <w:szCs w:val="24"/>
              <w:lang w:val="pt-BR"/>
            </w:rPr>
          </w:rPrChange>
        </w:rPr>
        <w:pPrChange w:author="GUSTAVO DE OLIVEIRA REGO MORAIS" w:date="2025-08-08T20:11:06.583Z">
          <w:pPr>
            <w:numPr>
              <w:ilvl w:val="0"/>
              <w:numId w:val="81"/>
            </w:numPr>
          </w:pPr>
        </w:pPrChange>
      </w:pPr>
      <w:ins w:author="GUSTAVO DE OLIVEIRA REGO MORAIS" w:date="2025-08-08T19:57:32.303Z" w:id="1953984495">
        <w:r w:rsidRPr="320543F7" w:rsidR="2D807241">
          <w:rPr>
            <w:rFonts w:ascii="Times New Roman" w:hAnsi="Times New Roman" w:eastAsia="Times New Roman" w:cs="Times New Roman"/>
            <w:b w:val="1"/>
            <w:bCs w:val="1"/>
            <w:i w:val="0"/>
            <w:iCs w:val="0"/>
            <w:noProof w:val="0"/>
            <w:sz w:val="24"/>
            <w:szCs w:val="24"/>
            <w:lang w:val="pt-BR"/>
            <w:rPrChange w:author="GUSTAVO DE OLIVEIRA REGO MORAIS" w:date="2025-08-08T20:10:07.038Z" w:id="2082961158">
              <w:rPr>
                <w:rFonts w:ascii="Aptos" w:hAnsi="Aptos" w:eastAsia="Aptos" w:cs="Aptos"/>
                <w:b w:val="1"/>
                <w:bCs w:val="1"/>
                <w:noProof w:val="0"/>
                <w:sz w:val="24"/>
                <w:szCs w:val="24"/>
                <w:lang w:val="pt-BR"/>
              </w:rPr>
            </w:rPrChange>
          </w:rPr>
          <w:t>Finalização do Fluxo</w:t>
        </w:r>
      </w:ins>
    </w:p>
    <w:p w:rsidR="2D807241" w:rsidP="320543F7" w:rsidRDefault="2D807241" w14:paraId="66ACFA6D" w14:textId="47D329AC">
      <w:pPr>
        <w:keepNext w:val="0"/>
        <w:keepLines w:val="0"/>
        <w:spacing w:before="120" w:beforeAutospacing="off" w:after="120" w:afterAutospacing="off" w:line="360" w:lineRule="auto"/>
        <w:jc w:val="both"/>
        <w:rPr>
          <w:ins w:author="GUSTAVO DE OLIVEIRA REGO MORAIS" w:date="2025-08-08T19:57:32.303Z" w16du:dateUtc="2025-08-08T19:57:32.303Z" w:id="2113738640"/>
          <w:rFonts w:ascii="Times New Roman" w:hAnsi="Times New Roman" w:eastAsia="Times New Roman" w:cs="Times New Roman"/>
          <w:b w:val="0"/>
          <w:bCs w:val="0"/>
          <w:i w:val="0"/>
          <w:iCs w:val="0"/>
          <w:noProof w:val="0"/>
          <w:sz w:val="24"/>
          <w:szCs w:val="24"/>
          <w:lang w:val="pt-BR"/>
          <w:rPrChange w:author="GUSTAVO DE OLIVEIRA REGO MORAIS" w:date="2025-08-08T19:58:21.535Z" w:id="408394314">
            <w:rPr>
              <w:ins w:author="GUSTAVO DE OLIVEIRA REGO MORAIS" w:date="2025-08-08T19:57:32.303Z" w16du:dateUtc="2025-08-08T19:57:32.303Z" w:id="405935066"/>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19:57:32.303Z" w:id="220736747">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20:10:07.041Z" w:id="904042818">
              <w:rPr>
                <w:rFonts w:ascii="Aptos" w:hAnsi="Aptos" w:eastAsia="Aptos" w:cs="Aptos"/>
                <w:noProof w:val="0"/>
                <w:sz w:val="24"/>
                <w:szCs w:val="24"/>
                <w:lang w:val="pt-BR"/>
              </w:rPr>
            </w:rPrChange>
          </w:rPr>
          <w:t xml:space="preserve">Os fluxos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1614520381">
              <w:rPr>
                <w:rFonts w:ascii="Aptos" w:hAnsi="Aptos" w:eastAsia="Aptos" w:cs="Aptos"/>
                <w:noProof w:val="0"/>
                <w:sz w:val="24"/>
                <w:szCs w:val="24"/>
                <w:lang w:val="pt-BR"/>
              </w:rPr>
            </w:rPrChange>
          </w:rPr>
          <w:t xml:space="preserve">de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396806372">
              <w:rPr>
                <w:rFonts w:ascii="Consolas" w:hAnsi="Consolas" w:eastAsia="Consolas" w:cs="Consolas"/>
                <w:b w:val="1"/>
                <w:bCs w:val="1"/>
                <w:noProof w:val="0"/>
                <w:sz w:val="24"/>
                <w:szCs w:val="24"/>
                <w:lang w:val="pt-BR"/>
              </w:rPr>
            </w:rPrChange>
          </w:rPr>
          <w:t>Ajusta</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3Z" w:id="233213266">
              <w:rPr>
                <w:rFonts w:ascii="Consolas" w:hAnsi="Consolas" w:eastAsia="Consolas" w:cs="Consolas"/>
                <w:b w:val="1"/>
                <w:bCs w:val="1"/>
                <w:noProof w:val="0"/>
                <w:sz w:val="24"/>
                <w:szCs w:val="24"/>
                <w:lang w:val="pt-BR"/>
              </w:rPr>
            </w:rPrChange>
          </w:rPr>
          <w:t xml:space="preserve"> build manualmente (CU-04)</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4Z" w:id="190087130">
              <w:rPr>
                <w:rFonts w:ascii="Aptos" w:hAnsi="Aptos" w:eastAsia="Aptos" w:cs="Aptos"/>
                <w:noProof w:val="0"/>
                <w:sz w:val="24"/>
                <w:szCs w:val="24"/>
                <w:lang w:val="pt-BR"/>
              </w:rPr>
            </w:rPrChange>
          </w:rPr>
          <w:t xml:space="preserv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305052367">
              <w:rPr>
                <w:rFonts w:ascii="Consolas" w:hAnsi="Consolas" w:eastAsia="Consolas" w:cs="Consolas"/>
                <w:b w:val="1"/>
                <w:bCs w:val="1"/>
                <w:noProof w:val="0"/>
                <w:sz w:val="24"/>
                <w:szCs w:val="24"/>
                <w:lang w:val="pt-BR"/>
              </w:rPr>
            </w:rPrChange>
          </w:rPr>
          <w:t>Salva/exporta</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5Z" w:id="1936792385">
              <w:rPr>
                <w:rFonts w:ascii="Consolas" w:hAnsi="Consolas" w:eastAsia="Consolas" w:cs="Consolas"/>
                <w:b w:val="1"/>
                <w:bCs w:val="1"/>
                <w:noProof w:val="0"/>
                <w:sz w:val="24"/>
                <w:szCs w:val="24"/>
                <w:lang w:val="pt-BR"/>
              </w:rPr>
            </w:rPrChange>
          </w:rPr>
          <w:t xml:space="preserve"> build</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6Z" w:id="1304807465">
              <w:rPr>
                <w:rFonts w:ascii="Aptos" w:hAnsi="Aptos" w:eastAsia="Aptos" w:cs="Aptos"/>
                <w:noProof w:val="0"/>
                <w:sz w:val="24"/>
                <w:szCs w:val="24"/>
                <w:lang w:val="pt-BR"/>
              </w:rPr>
            </w:rPrChange>
          </w:rPr>
          <w:t xml:space="preserve"> e </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7Z" w:id="1280610411">
              <w:rPr>
                <w:rFonts w:ascii="Consolas" w:hAnsi="Consolas" w:eastAsia="Consolas" w:cs="Consolas"/>
                <w:b w:val="1"/>
                <w:bCs w:val="1"/>
                <w:noProof w:val="0"/>
                <w:sz w:val="24"/>
                <w:szCs w:val="24"/>
                <w:lang w:val="pt-BR"/>
              </w:rPr>
            </w:rPrChange>
          </w:rPr>
          <w:t>Processo sem salvar</w:t>
        </w:r>
        <w:r w:rsidRPr="320543F7" w:rsidR="2D807241">
          <w:rPr>
            <w:rFonts w:ascii="Times New Roman" w:hAnsi="Times New Roman" w:eastAsia="Times New Roman" w:cs="Times New Roman"/>
            <w:b w:val="0"/>
            <w:bCs w:val="0"/>
            <w:i w:val="0"/>
            <w:iCs w:val="0"/>
            <w:noProof w:val="0"/>
            <w:sz w:val="24"/>
            <w:szCs w:val="24"/>
            <w:lang w:val="pt-BR"/>
            <w:rPrChange w:author="GUSTAVO DE OLIVEIRA REGO MORAIS" w:date="2025-08-08T19:57:43.948Z" w:id="1656025778">
              <w:rPr>
                <w:rFonts w:ascii="Aptos" w:hAnsi="Aptos" w:eastAsia="Aptos" w:cs="Aptos"/>
                <w:noProof w:val="0"/>
                <w:sz w:val="24"/>
                <w:szCs w:val="24"/>
                <w:lang w:val="pt-BR"/>
              </w:rPr>
            </w:rPrChange>
          </w:rPr>
          <w:t xml:space="preserve"> convergem para o nó final do diagrama, indicando o encerramento do processo de configuração do PC.</w:t>
        </w:r>
      </w:ins>
    </w:p>
    <w:p w:rsidR="7DC02D2F" w:rsidP="320543F7" w:rsidRDefault="7DC02D2F" w14:paraId="285EF539" w14:textId="69A0672C">
      <w:pPr>
        <w:pStyle w:val="Heading3"/>
        <w:keepNext w:val="0"/>
        <w:keepLines w:val="0"/>
        <w:spacing w:before="120" w:beforeAutospacing="off" w:after="120" w:afterAutospacing="off" w:line="360" w:lineRule="auto"/>
        <w:ind w:left="0" w:right="0"/>
        <w:jc w:val="both"/>
        <w:rPr>
          <w:ins w:author="GUSTAVO DE OLIVEIRA REGO MORAIS" w:date="2025-08-08T20:00:44.835Z" w16du:dateUtc="2025-08-08T20:00:44.835Z" w:id="222293437"/>
          <w:rFonts w:ascii="Times New Roman" w:hAnsi="Times New Roman" w:eastAsia="Times New Roman" w:cs="Times New Roman"/>
          <w:b w:val="1"/>
          <w:bCs w:val="1"/>
          <w:i w:val="0"/>
          <w:iCs w:val="0"/>
          <w:noProof w:val="0"/>
          <w:sz w:val="24"/>
          <w:szCs w:val="24"/>
          <w:lang w:val="pt-BR"/>
          <w:rPrChange w:author="GUSTAVO DE OLIVEIRA REGO MORAIS" w:date="2025-08-08T20:01:17.174Z" w:id="206819705">
            <w:rPr>
              <w:ins w:author="GUSTAVO DE OLIVEIRA REGO MORAIS" w:date="2025-08-08T20:00:44.835Z" w16du:dateUtc="2025-08-08T20:00:44.835Z" w:id="521567537"/>
              <w:rFonts w:ascii="Aptos" w:hAnsi="Aptos" w:eastAsia="Aptos" w:cs="Aptos"/>
              <w:b w:val="1"/>
              <w:bCs w:val="1"/>
              <w:noProof w:val="0"/>
              <w:sz w:val="28"/>
              <w:szCs w:val="28"/>
              <w:lang w:val="pt-BR"/>
            </w:rPr>
          </w:rPrChange>
        </w:rPr>
        <w:pPrChange w:author="GUSTAVO DE OLIVEIRA REGO MORAIS" w:date="2025-08-08T20:11:06.583Z">
          <w:pPr/>
        </w:pPrChange>
      </w:pPr>
      <w:ins w:author="GUSTAVO DE OLIVEIRA REGO MORAIS" w:date="2025-08-08T19:58:48.498Z" w:id="553788239">
        <w:r w:rsidRPr="320543F7" w:rsidR="7DC02D2F">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055Z" w:id="47855200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5.1.3. </w:t>
        </w:r>
      </w:ins>
      <w:ins w:author="GUSTAVO DE OLIVEIRA REGO MORAIS" w:date="2025-08-08T20:00:44.835Z" w:id="1468467825">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7.173Z" w:id="824323093">
              <w:rPr>
                <w:rFonts w:ascii="Aptos" w:hAnsi="Aptos" w:eastAsia="Aptos" w:cs="Aptos"/>
                <w:b w:val="1"/>
                <w:bCs w:val="1"/>
                <w:noProof w:val="0"/>
                <w:sz w:val="28"/>
                <w:szCs w:val="28"/>
                <w:lang w:val="pt-BR"/>
              </w:rPr>
            </w:rPrChange>
          </w:rPr>
          <w:t>Descrição Detalhada do Fluxo do Sistema de Recomendação Térmica</w:t>
        </w:r>
      </w:ins>
    </w:p>
    <w:p w:rsidR="0287EB14" w:rsidP="320543F7" w:rsidRDefault="0287EB14" w14:paraId="462036A7" w14:textId="17F913E0">
      <w:pPr>
        <w:pStyle w:val="Heading4"/>
        <w:keepNext w:val="0"/>
        <w:keepLines w:val="0"/>
        <w:spacing w:before="120" w:beforeAutospacing="off" w:after="120" w:afterAutospacing="off" w:line="360" w:lineRule="auto"/>
        <w:jc w:val="both"/>
        <w:rPr>
          <w:ins w:author="GUSTAVO DE OLIVEIRA REGO MORAIS" w:date="2025-08-08T20:00:44.835Z" w16du:dateUtc="2025-08-08T20:00:44.835Z" w:id="1658705758"/>
          <w:rFonts w:ascii="Times New Roman" w:hAnsi="Times New Roman" w:eastAsia="Times New Roman" w:cs="Times New Roman"/>
          <w:b w:val="1"/>
          <w:bCs w:val="1"/>
          <w:i w:val="0"/>
          <w:iCs w:val="0"/>
          <w:noProof w:val="0"/>
          <w:sz w:val="24"/>
          <w:szCs w:val="24"/>
          <w:lang w:val="pt-BR"/>
          <w:rPrChange w:author="GUSTAVO DE OLIVEIRA REGO MORAIS" w:date="2025-08-08T20:01:17.174Z" w:id="848851587">
            <w:rPr>
              <w:ins w:author="GUSTAVO DE OLIVEIRA REGO MORAIS" w:date="2025-08-08T20:00:44.835Z" w16du:dateUtc="2025-08-08T20:00:44.835Z" w:id="1560828282"/>
              <w:rFonts w:ascii="Aptos" w:hAnsi="Aptos" w:eastAsia="Aptos" w:cs="Aptos"/>
              <w:b w:val="1"/>
              <w:bCs w:val="1"/>
              <w:noProof w:val="0"/>
              <w:sz w:val="24"/>
              <w:szCs w:val="24"/>
              <w:lang w:val="pt-BR"/>
            </w:rPr>
          </w:rPrChange>
        </w:rPr>
        <w:pPrChange w:author="GUSTAVO DE OLIVEIRA REGO MORAIS" w:date="2025-08-08T20:11:06.583Z">
          <w:pPr/>
        </w:pPrChange>
      </w:pPr>
      <w:ins w:author="GUSTAVO DE OLIVEIRA REGO MORAIS" w:date="2025-08-08T20:00:44.835Z" w:id="1137640678">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57Z" w:id="858912333">
              <w:rPr>
                <w:rFonts w:ascii="Aptos" w:hAnsi="Aptos" w:eastAsia="Aptos" w:cs="Aptos"/>
                <w:b w:val="1"/>
                <w:bCs w:val="1"/>
                <w:noProof w:val="0"/>
                <w:sz w:val="24"/>
                <w:szCs w:val="24"/>
                <w:lang w:val="pt-BR"/>
              </w:rPr>
            </w:rPrChange>
          </w:rPr>
          <w:t>Partições</w:t>
        </w:r>
      </w:ins>
    </w:p>
    <w:p w:rsidR="0287EB14" w:rsidP="320543F7" w:rsidRDefault="0287EB14" w14:paraId="43709867" w14:textId="2746D03D">
      <w:pPr>
        <w:keepNext w:val="0"/>
        <w:keepLines w:val="0"/>
        <w:spacing w:before="120" w:beforeAutospacing="off" w:after="120" w:afterAutospacing="off" w:line="360" w:lineRule="auto"/>
        <w:jc w:val="both"/>
        <w:rPr>
          <w:ins w:author="GUSTAVO DE OLIVEIRA REGO MORAIS" w:date="2025-08-08T20:00:44.835Z" w16du:dateUtc="2025-08-08T20:00:44.835Z" w:id="1241071678"/>
          <w:rFonts w:ascii="Times New Roman" w:hAnsi="Times New Roman" w:eastAsia="Times New Roman" w:cs="Times New Roman"/>
          <w:i w:val="0"/>
          <w:iCs w:val="0"/>
          <w:noProof w:val="0"/>
          <w:sz w:val="24"/>
          <w:szCs w:val="24"/>
          <w:lang w:val="pt-BR"/>
          <w:rPrChange w:author="GUSTAVO DE OLIVEIRA REGO MORAIS" w:date="2025-08-08T20:01:17.175Z" w:id="1725358942">
            <w:rPr>
              <w:ins w:author="GUSTAVO DE OLIVEIRA REGO MORAIS" w:date="2025-08-08T20:00:44.835Z" w16du:dateUtc="2025-08-08T20:00:44.835Z" w:id="1365112682"/>
              <w:rFonts w:ascii="Aptos" w:hAnsi="Aptos" w:eastAsia="Aptos" w:cs="Aptos"/>
              <w:noProof w:val="0"/>
              <w:sz w:val="24"/>
              <w:szCs w:val="24"/>
              <w:lang w:val="pt-BR"/>
            </w:rPr>
          </w:rPrChange>
        </w:rPr>
        <w:pPrChange w:author="GUSTAVO DE OLIVEIRA REGO MORAIS" w:date="2025-08-08T20:11:06.583Z">
          <w:pPr/>
        </w:pPrChange>
      </w:pPr>
      <w:ins w:author="GUSTAVO DE OLIVEIRA REGO MORAIS" w:date="2025-08-08T20:00:44.835Z" w:id="1796981122">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059Z" w:id="549326379">
              <w:rPr>
                <w:rFonts w:ascii="Aptos" w:hAnsi="Aptos" w:eastAsia="Aptos" w:cs="Aptos"/>
                <w:noProof w:val="0"/>
                <w:sz w:val="24"/>
                <w:szCs w:val="24"/>
                <w:lang w:val="pt-BR"/>
              </w:rPr>
            </w:rPrChange>
          </w:rPr>
          <w:t>O diagrama está dividido em três partições que representam os papéis dos atores e módulos do processo:</w:t>
        </w:r>
      </w:ins>
    </w:p>
    <w:p w:rsidR="0287EB14" w:rsidP="320543F7" w:rsidRDefault="0287EB14" w14:paraId="560BF848" w14:textId="054EC47B">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1231579633"/>
          <w:rFonts w:ascii="Times New Roman" w:hAnsi="Times New Roman" w:eastAsia="Times New Roman" w:cs="Times New Roman"/>
          <w:i w:val="0"/>
          <w:iCs w:val="0"/>
          <w:noProof w:val="0"/>
          <w:sz w:val="24"/>
          <w:szCs w:val="24"/>
          <w:lang w:val="pt-BR"/>
          <w:rPrChange w:author="GUSTAVO DE OLIVEIRA REGO MORAIS" w:date="2025-08-08T20:01:17.176Z" w:id="1669508302">
            <w:rPr>
              <w:ins w:author="GUSTAVO DE OLIVEIRA REGO MORAIS" w:date="2025-08-08T20:00:44.835Z" w16du:dateUtc="2025-08-08T20:00:44.835Z" w:id="2014854459"/>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546414008">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Z" w:id="1447784546">
              <w:rPr>
                <w:rFonts w:ascii="Aptos" w:hAnsi="Aptos" w:eastAsia="Aptos" w:cs="Aptos"/>
                <w:b w:val="1"/>
                <w:bCs w:val="1"/>
                <w:noProof w:val="0"/>
                <w:sz w:val="24"/>
                <w:szCs w:val="24"/>
                <w:lang w:val="pt-BR"/>
              </w:rPr>
            </w:rPrChange>
          </w:rPr>
          <w:t>Usuário: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48Z" w:id="168241304">
              <w:rPr>
                <w:rFonts w:ascii="Aptos" w:hAnsi="Aptos" w:eastAsia="Aptos" w:cs="Aptos"/>
                <w:noProof w:val="0"/>
                <w:sz w:val="24"/>
                <w:szCs w:val="24"/>
                <w:lang w:val="pt-BR"/>
              </w:rPr>
            </w:rPrChange>
          </w:rPr>
          <w:t xml:space="preserve"> Responsável por iniciar o processo e interagir com as recomendações.</w:t>
        </w:r>
      </w:ins>
    </w:p>
    <w:p w:rsidR="0287EB14" w:rsidP="320543F7" w:rsidRDefault="0287EB14" w14:paraId="35EB97E1" w14:textId="27F1AC2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732207728"/>
          <w:rFonts w:ascii="Times New Roman" w:hAnsi="Times New Roman" w:eastAsia="Times New Roman" w:cs="Times New Roman"/>
          <w:i w:val="0"/>
          <w:iCs w:val="0"/>
          <w:noProof w:val="0"/>
          <w:sz w:val="24"/>
          <w:szCs w:val="24"/>
          <w:lang w:val="pt-BR"/>
          <w:rPrChange w:author="GUSTAVO DE OLIVEIRA REGO MORAIS" w:date="2025-08-08T20:01:17.177Z" w:id="634277998">
            <w:rPr>
              <w:ins w:author="GUSTAVO DE OLIVEIRA REGO MORAIS" w:date="2025-08-08T20:00:44.835Z" w16du:dateUtc="2025-08-08T20:00:44.835Z" w:id="2068174452"/>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88459846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2Z" w:id="60583455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Z" w:id="1944330347">
              <w:rPr>
                <w:rFonts w:ascii="Aptos" w:hAnsi="Aptos" w:eastAsia="Aptos" w:cs="Aptos"/>
                <w:noProof w:val="0"/>
                <w:sz w:val="24"/>
                <w:szCs w:val="24"/>
                <w:lang w:val="pt-BR"/>
              </w:rPr>
            </w:rPrChange>
          </w:rPr>
          <w:t xml:space="preserve"> Responsável por processar os dados e gerar as recomendações.</w:t>
        </w:r>
      </w:ins>
    </w:p>
    <w:p w:rsidR="0287EB14" w:rsidP="320543F7" w:rsidRDefault="0287EB14" w14:paraId="7DB421ED" w14:textId="48378471">
      <w:pPr>
        <w:pStyle w:val="ListParagraph"/>
        <w:keepNext w:val="0"/>
        <w:keepLines w:val="0"/>
        <w:numPr>
          <w:ilvl w:val="0"/>
          <w:numId w:val="82"/>
        </w:numPr>
        <w:spacing w:before="120" w:beforeAutospacing="off" w:after="120" w:afterAutospacing="off" w:line="360" w:lineRule="auto"/>
        <w:jc w:val="both"/>
        <w:rPr>
          <w:ins w:author="GUSTAVO DE OLIVEIRA REGO MORAIS" w:date="2025-08-08T20:00:44.835Z" w16du:dateUtc="2025-08-08T20:00:44.835Z" w:id="1200309801"/>
          <w:rFonts w:ascii="Times New Roman" w:hAnsi="Times New Roman" w:eastAsia="Times New Roman" w:cs="Times New Roman"/>
          <w:i w:val="0"/>
          <w:iCs w:val="0"/>
          <w:noProof w:val="0"/>
          <w:sz w:val="24"/>
          <w:szCs w:val="24"/>
          <w:lang w:val="pt-BR"/>
          <w:rPrChange w:author="GUSTAVO DE OLIVEIRA REGO MORAIS" w:date="2025-08-08T20:01:17.178Z" w:id="1079674662">
            <w:rPr>
              <w:ins w:author="GUSTAVO DE OLIVEIRA REGO MORAIS" w:date="2025-08-08T20:00:44.835Z" w16du:dateUtc="2025-08-08T20:00:44.835Z" w:id="374981558"/>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5Z" w:id="1820945099">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5Z" w:id="713812207">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2Z" w:id="558286153">
              <w:rPr>
                <w:rFonts w:ascii="Aptos" w:hAnsi="Aptos" w:eastAsia="Aptos" w:cs="Aptos"/>
                <w:noProof w:val="0"/>
                <w:sz w:val="24"/>
                <w:szCs w:val="24"/>
                <w:lang w:val="pt-BR"/>
              </w:rPr>
            </w:rPrChange>
          </w:rPr>
          <w:t xml:space="preserve"> Responsável por verificar a validade das soluções propostas.</w:t>
        </w:r>
      </w:ins>
    </w:p>
    <w:p w:rsidR="0287EB14" w:rsidP="320543F7" w:rsidRDefault="0287EB14" w14:paraId="006DBB0E" w14:textId="07F7AD5B">
      <w:pPr>
        <w:pStyle w:val="Heading4"/>
        <w:keepNext w:val="0"/>
        <w:keepLines w:val="0"/>
        <w:spacing w:before="120" w:beforeAutospacing="off" w:after="120" w:afterAutospacing="off" w:line="360" w:lineRule="auto"/>
        <w:jc w:val="both"/>
        <w:rPr>
          <w:ins w:author="GUSTAVO DE OLIVEIRA REGO MORAIS" w:date="2025-08-08T20:00:44.835Z" w16du:dateUtc="2025-08-08T20:00:44.835Z" w:id="1255096353"/>
          <w:rFonts w:ascii="Times New Roman" w:hAnsi="Times New Roman" w:eastAsia="Times New Roman" w:cs="Times New Roman"/>
          <w:b w:val="1"/>
          <w:bCs w:val="1"/>
          <w:i w:val="0"/>
          <w:iCs w:val="0"/>
          <w:noProof w:val="0"/>
          <w:sz w:val="24"/>
          <w:szCs w:val="24"/>
          <w:lang w:val="pt-BR"/>
          <w:rPrChange w:author="GUSTAVO DE OLIVEIRA REGO MORAIS" w:date="2025-08-08T20:01:17.179Z" w:id="793074191">
            <w:rPr>
              <w:ins w:author="GUSTAVO DE OLIVEIRA REGO MORAIS" w:date="2025-08-08T20:00:44.835Z" w16du:dateUtc="2025-08-08T20:00:44.835Z" w:id="103281347"/>
              <w:rFonts w:ascii="Aptos" w:hAnsi="Aptos" w:eastAsia="Aptos" w:cs="Aptos"/>
              <w:b w:val="1"/>
              <w:bCs w:val="1"/>
              <w:noProof w:val="0"/>
              <w:sz w:val="24"/>
              <w:szCs w:val="24"/>
              <w:lang w:val="pt-BR"/>
            </w:rPr>
          </w:rPrChange>
        </w:rPr>
        <w:pPrChange w:author="GUSTAVO DE OLIVEIRA REGO MORAIS" w:date="2025-08-08T20:11:06.584Z">
          <w:pPr>
            <w:numPr>
              <w:ilvl w:val="0"/>
              <w:numId w:val="82"/>
            </w:numPr>
          </w:pPr>
        </w:pPrChange>
      </w:pPr>
      <w:ins w:author="GUSTAVO DE OLIVEIRA REGO MORAIS" w:date="2025-08-08T20:00:44.835Z" w:id="56101427">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67Z" w:id="1380205973">
              <w:rPr>
                <w:rFonts w:ascii="Aptos" w:hAnsi="Aptos" w:eastAsia="Aptos" w:cs="Aptos"/>
                <w:b w:val="1"/>
                <w:bCs w:val="1"/>
                <w:noProof w:val="0"/>
                <w:sz w:val="24"/>
                <w:szCs w:val="24"/>
                <w:lang w:val="pt-BR"/>
              </w:rPr>
            </w:rPrChange>
          </w:rPr>
          <w:t>Fluxo de Entrada e Processamento de Dados</w:t>
        </w:r>
      </w:ins>
    </w:p>
    <w:p w:rsidR="0287EB14" w:rsidP="320543F7" w:rsidRDefault="0287EB14" w14:paraId="2094138F" w14:textId="686092C6">
      <w:pPr>
        <w:keepNext w:val="0"/>
        <w:keepLines w:val="0"/>
        <w:spacing w:before="120" w:beforeAutospacing="off" w:after="120" w:afterAutospacing="off" w:line="360" w:lineRule="auto"/>
        <w:jc w:val="both"/>
        <w:rPr>
          <w:ins w:author="GUSTAVO DE OLIVEIRA REGO MORAIS" w:date="2025-08-08T20:00:44.836Z" w16du:dateUtc="2025-08-08T20:00:44.836Z" w:id="822773815"/>
          <w:rFonts w:ascii="Times New Roman" w:hAnsi="Times New Roman" w:eastAsia="Times New Roman" w:cs="Times New Roman"/>
          <w:i w:val="0"/>
          <w:iCs w:val="0"/>
          <w:noProof w:val="0"/>
          <w:sz w:val="24"/>
          <w:szCs w:val="24"/>
          <w:lang w:val="pt-BR"/>
          <w:rPrChange w:author="GUSTAVO DE OLIVEIRA REGO MORAIS" w:date="2025-08-08T20:01:17.189Z" w:id="40061766">
            <w:rPr>
              <w:ins w:author="GUSTAVO DE OLIVEIRA REGO MORAIS" w:date="2025-08-08T20:00:44.836Z" w16du:dateUtc="2025-08-08T20:00:44.836Z" w:id="751880971"/>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822095066">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069Z" w:id="1224284360">
              <w:rPr>
                <w:rFonts w:ascii="Aptos" w:hAnsi="Aptos" w:eastAsia="Aptos" w:cs="Aptos"/>
                <w:noProof w:val="0"/>
                <w:sz w:val="24"/>
                <w:szCs w:val="24"/>
                <w:lang w:val="pt-BR"/>
              </w:rPr>
            </w:rPrChange>
          </w:rPr>
          <w:t xml:space="preserve">O processo se inicia no nó inicial, onde o usuário executa a </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4Z" w:id="769139283">
              <w:rPr>
                <w:rFonts w:ascii="Aptos" w:hAnsi="Aptos" w:eastAsia="Aptos" w:cs="Aptos"/>
                <w:noProof w:val="0"/>
                <w:sz w:val="24"/>
                <w:szCs w:val="24"/>
                <w:lang w:val="pt-BR"/>
              </w:rPr>
            </w:rPrChange>
          </w:rPr>
          <w:t xml:space="preserve">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1507001447">
              <w:rPr>
                <w:rFonts w:ascii="Consolas" w:hAnsi="Consolas" w:eastAsia="Consolas" w:cs="Consolas"/>
                <w:b w:val="1"/>
                <w:bCs w:val="1"/>
                <w:noProof w:val="0"/>
                <w:sz w:val="24"/>
                <w:szCs w:val="24"/>
                <w:lang w:val="pt-BR"/>
              </w:rPr>
            </w:rPrChange>
          </w:rPr>
          <w:t>Solicita</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5Z" w:id="1619804683">
              <w:rPr>
                <w:rFonts w:ascii="Consolas" w:hAnsi="Consolas" w:eastAsia="Consolas" w:cs="Consolas"/>
                <w:b w:val="1"/>
                <w:bCs w:val="1"/>
                <w:noProof w:val="0"/>
                <w:sz w:val="24"/>
                <w:szCs w:val="24"/>
                <w:lang w:val="pt-BR"/>
              </w:rPr>
            </w:rPrChange>
          </w:rPr>
          <w:t xml:space="preserve"> recomendação térmica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5Z" w:id="215431926">
              <w:rPr>
                <w:rFonts w:ascii="Aptos" w:hAnsi="Aptos" w:eastAsia="Aptos" w:cs="Aptos"/>
                <w:noProof w:val="0"/>
                <w:sz w:val="24"/>
                <w:szCs w:val="24"/>
                <w:lang w:val="pt-BR"/>
              </w:rPr>
            </w:rPrChange>
          </w:rPr>
          <w:t xml:space="preserve">. O fluxo segue para 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6Z" w:id="421757800">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7Z" w:id="2126388107">
              <w:rPr>
                <w:rFonts w:ascii="Aptos" w:hAnsi="Aptos" w:eastAsia="Aptos" w:cs="Aptos"/>
                <w:noProof w:val="0"/>
                <w:sz w:val="24"/>
                <w:szCs w:val="24"/>
                <w:lang w:val="pt-BR"/>
              </w:rPr>
            </w:rPrChange>
          </w:rPr>
          <w:t xml:space="preserve">, que verifica se os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788507050">
              <w:rPr>
                <w:rFonts w:ascii="Consolas" w:hAnsi="Consolas" w:eastAsia="Consolas" w:cs="Consolas"/>
                <w:b w:val="1"/>
                <w:bCs w:val="1"/>
                <w:noProof w:val="0"/>
                <w:sz w:val="24"/>
                <w:szCs w:val="24"/>
                <w:lang w:val="pt-BR"/>
              </w:rPr>
            </w:rPrChange>
          </w:rPr>
          <w:t xml:space="preserve">Dados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58Z" w:id="2057784878">
              <w:rPr>
                <w:rFonts w:ascii="Consolas" w:hAnsi="Consolas" w:eastAsia="Consolas" w:cs="Consolas"/>
                <w:b w:val="1"/>
                <w:bCs w:val="1"/>
                <w:noProof w:val="0"/>
                <w:sz w:val="24"/>
                <w:szCs w:val="24"/>
                <w:lang w:val="pt-BR"/>
              </w:rPr>
            </w:rPrChange>
          </w:rPr>
          <w:t>disponíveis?</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59Z" w:id="242194564">
              <w:rPr>
                <w:rFonts w:ascii="Aptos" w:hAnsi="Aptos" w:eastAsia="Aptos" w:cs="Aptos"/>
                <w:noProof w:val="0"/>
                <w:sz w:val="24"/>
                <w:szCs w:val="24"/>
                <w:lang w:val="pt-BR"/>
              </w:rPr>
            </w:rPrChange>
          </w:rPr>
          <w:t>.</w:t>
        </w:r>
      </w:ins>
    </w:p>
    <w:p w:rsidR="0287EB14" w:rsidP="320543F7" w:rsidRDefault="0287EB14" w14:paraId="7BF77701" w14:textId="17814CEB">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717777950"/>
          <w:rFonts w:ascii="Times New Roman" w:hAnsi="Times New Roman" w:eastAsia="Times New Roman" w:cs="Times New Roman"/>
          <w:i w:val="0"/>
          <w:iCs w:val="0"/>
          <w:noProof w:val="0"/>
          <w:sz w:val="24"/>
          <w:szCs w:val="24"/>
          <w:lang w:val="pt-BR"/>
          <w:rPrChange w:author="GUSTAVO DE OLIVEIRA REGO MORAIS" w:date="2025-08-08T20:01:17.191Z" w:id="1499820957">
            <w:rPr>
              <w:ins w:author="GUSTAVO DE OLIVEIRA REGO MORAIS" w:date="2025-08-08T20:00:44.836Z" w16du:dateUtc="2025-08-08T20:00:44.836Z" w:id="380470393"/>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1401486825">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3Z" w:id="2137958359">
              <w:rPr>
                <w:rFonts w:ascii="Aptos" w:hAnsi="Aptos" w:eastAsia="Aptos" w:cs="Aptos"/>
                <w:b w:val="1"/>
                <w:bCs w:val="1"/>
                <w:noProof w:val="0"/>
                <w:sz w:val="24"/>
                <w:szCs w:val="24"/>
                <w:lang w:val="pt-BR"/>
              </w:rPr>
            </w:rPrChange>
          </w:rPr>
          <w:t>Se os dados não estiverem completos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61Z" w:id="1565155449">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41.292Z" w:id="97942784">
              <w:rPr>
                <w:rFonts w:ascii="Aptos" w:hAnsi="Aptos" w:eastAsia="Aptos" w:cs="Aptos"/>
                <w:noProof w:val="0"/>
                <w:sz w:val="24"/>
                <w:szCs w:val="24"/>
                <w:lang w:val="pt-BR"/>
              </w:rPr>
            </w:rPrChange>
          </w:rPr>
          <w:t xml:space="preserve">O fluxo retorna à partição do usuário, que deve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1279484464">
              <w:rPr>
                <w:rFonts w:ascii="Consolas" w:hAnsi="Consolas" w:eastAsia="Consolas" w:cs="Consolas"/>
                <w:b w:val="1"/>
                <w:bCs w:val="1"/>
                <w:noProof w:val="0"/>
                <w:sz w:val="24"/>
                <w:szCs w:val="24"/>
                <w:lang w:val="pt-BR"/>
              </w:rPr>
            </w:rPrChange>
          </w:rPr>
          <w:t>Preenche dados faltantes</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2Z" w:id="2098427047">
              <w:rPr>
                <w:rFonts w:ascii="Aptos" w:hAnsi="Aptos" w:eastAsia="Aptos" w:cs="Aptos"/>
                <w:noProof w:val="0"/>
                <w:sz w:val="24"/>
                <w:szCs w:val="24"/>
                <w:lang w:val="pt-BR"/>
              </w:rPr>
            </w:rPrChange>
          </w:rPr>
          <w:t xml:space="preserve"> antes de o processo continuar.</w:t>
        </w:r>
      </w:ins>
    </w:p>
    <w:p w:rsidR="0287EB14" w:rsidP="320543F7" w:rsidRDefault="0287EB14" w14:paraId="1AF55A34" w14:textId="03BD225D">
      <w:pPr>
        <w:pStyle w:val="ListParagraph"/>
        <w:keepNext w:val="0"/>
        <w:keepLines w:val="0"/>
        <w:numPr>
          <w:ilvl w:val="0"/>
          <w:numId w:val="83"/>
        </w:numPr>
        <w:spacing w:before="120" w:beforeAutospacing="off" w:after="120" w:afterAutospacing="off" w:line="360" w:lineRule="auto"/>
        <w:jc w:val="both"/>
        <w:rPr>
          <w:ins w:author="GUSTAVO DE OLIVEIRA REGO MORAIS" w:date="2025-08-08T20:00:44.836Z" w16du:dateUtc="2025-08-08T20:00:44.836Z" w:id="1923877063"/>
          <w:rFonts w:ascii="Times New Roman" w:hAnsi="Times New Roman" w:eastAsia="Times New Roman" w:cs="Times New Roman"/>
          <w:i w:val="0"/>
          <w:iCs w:val="0"/>
          <w:noProof w:val="0"/>
          <w:sz w:val="24"/>
          <w:szCs w:val="24"/>
          <w:lang w:val="pt-BR"/>
          <w:rPrChange w:author="GUSTAVO DE OLIVEIRA REGO MORAIS" w:date="2025-08-08T20:01:17.201Z" w:id="1588469898">
            <w:rPr>
              <w:ins w:author="GUSTAVO DE OLIVEIRA REGO MORAIS" w:date="2025-08-08T20:00:44.836Z" w16du:dateUtc="2025-08-08T20:00:44.836Z" w:id="576482455"/>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313733456">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089Z" w:id="1936753857">
              <w:rPr>
                <w:rFonts w:ascii="Aptos" w:hAnsi="Aptos" w:eastAsia="Aptos" w:cs="Aptos"/>
                <w:b w:val="1"/>
                <w:bCs w:val="1"/>
                <w:noProof w:val="0"/>
                <w:sz w:val="24"/>
                <w:szCs w:val="24"/>
                <w:lang w:val="pt-BR"/>
              </w:rPr>
            </w:rPrChange>
          </w:rPr>
          <w:t>Se os dados estiverem disponíveis ("Sim") ou forem preenchidos:</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64Z" w:id="1229339234">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38.956Z" w:id="1312190711">
              <w:rPr>
                <w:rFonts w:ascii="Aptos" w:hAnsi="Aptos" w:eastAsia="Aptos" w:cs="Aptos"/>
                <w:noProof w:val="0"/>
                <w:sz w:val="24"/>
                <w:szCs w:val="24"/>
                <w:lang w:val="pt-BR"/>
              </w:rPr>
            </w:rPrChange>
          </w:rPr>
          <w:t xml:space="preserve">O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5Z" w:id="96928148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1716964752">
              <w:rPr>
                <w:rFonts w:ascii="Aptos" w:hAnsi="Aptos" w:eastAsia="Aptos" w:cs="Aptos"/>
                <w:noProof w:val="0"/>
                <w:sz w:val="24"/>
                <w:szCs w:val="24"/>
                <w:lang w:val="pt-BR"/>
              </w:rPr>
            </w:rPrChange>
          </w:rPr>
          <w:t xml:space="preserve"> executa as atividades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6Z" w:id="486088734">
              <w:rPr>
                <w:rFonts w:ascii="Consolas" w:hAnsi="Consolas" w:eastAsia="Consolas" w:cs="Consolas"/>
                <w:b w:val="1"/>
                <w:bCs w:val="1"/>
                <w:noProof w:val="0"/>
                <w:sz w:val="24"/>
                <w:szCs w:val="24"/>
                <w:lang w:val="pt-BR"/>
              </w:rPr>
            </w:rPrChange>
          </w:rPr>
          <w:t>Interpreta ambiente e preferências</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8Z" w:id="1468419693">
              <w:rPr>
                <w:rFonts w:ascii="Aptos" w:hAnsi="Aptos" w:eastAsia="Aptos" w:cs="Aptos"/>
                <w:noProof w:val="0"/>
                <w:sz w:val="24"/>
                <w:szCs w:val="24"/>
                <w:lang w:val="pt-BR"/>
              </w:rPr>
            </w:rPrChange>
          </w:rPr>
          <w:t xml:space="preserv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69Z" w:id="1154850400">
              <w:rPr>
                <w:rFonts w:ascii="Consolas" w:hAnsi="Consolas" w:eastAsia="Consolas" w:cs="Consolas"/>
                <w:b w:val="1"/>
                <w:bCs w:val="1"/>
                <w:noProof w:val="0"/>
                <w:sz w:val="24"/>
                <w:szCs w:val="24"/>
                <w:lang w:val="pt-BR"/>
              </w:rPr>
            </w:rPrChange>
          </w:rPr>
          <w:t>Calcula TDP total</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Z" w:id="174576998">
              <w:rPr>
                <w:rFonts w:ascii="Aptos" w:hAnsi="Aptos" w:eastAsia="Aptos" w:cs="Aptos"/>
                <w:noProof w:val="0"/>
                <w:sz w:val="24"/>
                <w:szCs w:val="24"/>
                <w:lang w:val="pt-BR"/>
              </w:rPr>
            </w:rPrChange>
          </w:rPr>
          <w:t xml:space="preserve"> e, em seguida,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1Z" w:id="502659797">
              <w:rPr>
                <w:rFonts w:ascii="Consolas" w:hAnsi="Consolas" w:eastAsia="Consolas" w:cs="Consolas"/>
                <w:b w:val="1"/>
                <w:bCs w:val="1"/>
                <w:noProof w:val="0"/>
                <w:sz w:val="24"/>
                <w:szCs w:val="24"/>
                <w:lang w:val="pt-BR"/>
              </w:rPr>
            </w:rPrChange>
          </w:rPr>
          <w:t>Gerar recomendação térmica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2Z" w:id="458462460">
              <w:rPr>
                <w:rFonts w:ascii="Aptos" w:hAnsi="Aptos" w:eastAsia="Aptos" w:cs="Aptos"/>
                <w:noProof w:val="0"/>
                <w:sz w:val="24"/>
                <w:szCs w:val="24"/>
                <w:lang w:val="pt-BR"/>
              </w:rPr>
            </w:rPrChange>
          </w:rPr>
          <w:t>.</w:t>
        </w:r>
      </w:ins>
    </w:p>
    <w:p w:rsidR="0287EB14" w:rsidP="320543F7" w:rsidRDefault="0287EB14" w14:paraId="28728C9F" w14:textId="3F8BFA1E">
      <w:pPr>
        <w:pStyle w:val="Heading4"/>
        <w:keepNext w:val="0"/>
        <w:keepLines w:val="0"/>
        <w:spacing w:before="120" w:beforeAutospacing="off" w:after="120" w:afterAutospacing="off" w:line="360" w:lineRule="auto"/>
        <w:jc w:val="both"/>
        <w:rPr>
          <w:ins w:author="GUSTAVO DE OLIVEIRA REGO MORAIS" w:date="2025-08-08T20:00:44.836Z" w16du:dateUtc="2025-08-08T20:00:44.836Z" w:id="59274469"/>
          <w:rFonts w:ascii="Times New Roman" w:hAnsi="Times New Roman" w:eastAsia="Times New Roman" w:cs="Times New Roman"/>
          <w:b w:val="1"/>
          <w:bCs w:val="1"/>
          <w:i w:val="0"/>
          <w:iCs w:val="0"/>
          <w:noProof w:val="0"/>
          <w:sz w:val="24"/>
          <w:szCs w:val="24"/>
          <w:lang w:val="pt-BR"/>
          <w:rPrChange w:author="GUSTAVO DE OLIVEIRA REGO MORAIS" w:date="2025-08-08T20:01:17.201Z" w:id="89989762">
            <w:rPr>
              <w:ins w:author="GUSTAVO DE OLIVEIRA REGO MORAIS" w:date="2025-08-08T20:00:44.836Z" w16du:dateUtc="2025-08-08T20:00:44.836Z" w:id="1320381137"/>
              <w:rFonts w:ascii="Aptos" w:hAnsi="Aptos" w:eastAsia="Aptos" w:cs="Aptos"/>
              <w:b w:val="1"/>
              <w:bCs w:val="1"/>
              <w:noProof w:val="0"/>
              <w:sz w:val="24"/>
              <w:szCs w:val="24"/>
              <w:lang w:val="pt-BR"/>
            </w:rPr>
          </w:rPrChange>
        </w:rPr>
        <w:pPrChange w:author="GUSTAVO DE OLIVEIRA REGO MORAIS" w:date="2025-08-08T20:11:06.584Z">
          <w:pPr>
            <w:numPr>
              <w:ilvl w:val="0"/>
              <w:numId w:val="83"/>
            </w:numPr>
          </w:pPr>
        </w:pPrChange>
      </w:pPr>
      <w:ins w:author="GUSTAVO DE OLIVEIRA REGO MORAIS" w:date="2025-08-08T20:00:44.836Z" w:id="934158222">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05Z" w:id="945765736">
              <w:rPr>
                <w:rFonts w:ascii="Aptos" w:hAnsi="Aptos" w:eastAsia="Aptos" w:cs="Aptos"/>
                <w:b w:val="1"/>
                <w:bCs w:val="1"/>
                <w:noProof w:val="0"/>
                <w:sz w:val="24"/>
                <w:szCs w:val="24"/>
                <w:lang w:val="pt-BR"/>
              </w:rPr>
            </w:rPrChange>
          </w:rPr>
          <w:t>Validação da Recomendação e Loop de Geração</w:t>
        </w:r>
      </w:ins>
    </w:p>
    <w:p w:rsidR="0287EB14" w:rsidP="320543F7" w:rsidRDefault="0287EB14" w14:paraId="142543BC" w14:textId="37013798">
      <w:pPr>
        <w:keepNext w:val="0"/>
        <w:keepLines w:val="0"/>
        <w:spacing w:before="120" w:beforeAutospacing="off" w:after="120" w:afterAutospacing="off" w:line="360" w:lineRule="auto"/>
        <w:ind w:firstLine="708"/>
        <w:jc w:val="both"/>
        <w:rPr>
          <w:ins w:author="GUSTAVO DE OLIVEIRA REGO MORAIS" w:date="2025-08-08T20:00:44.836Z" w16du:dateUtc="2025-08-08T20:00:44.836Z" w:id="861472709"/>
          <w:rFonts w:ascii="Times New Roman" w:hAnsi="Times New Roman" w:eastAsia="Times New Roman" w:cs="Times New Roman"/>
          <w:b w:val="0"/>
          <w:bCs w:val="0"/>
          <w:i w:val="0"/>
          <w:iCs w:val="0"/>
          <w:noProof w:val="0"/>
          <w:sz w:val="24"/>
          <w:szCs w:val="24"/>
          <w:lang w:val="pt-BR"/>
          <w:rPrChange w:author="GUSTAVO DE OLIVEIRA REGO MORAIS" w:date="2025-08-08T20:01:46.842Z" w:id="2119428136">
            <w:rPr>
              <w:ins w:author="GUSTAVO DE OLIVEIRA REGO MORAIS" w:date="2025-08-08T20:00:44.836Z" w16du:dateUtc="2025-08-08T20:00:44.836Z" w:id="1968372690"/>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3628097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06Z" w:id="54864049">
              <w:rPr>
                <w:rFonts w:ascii="Aptos" w:hAnsi="Aptos" w:eastAsia="Aptos" w:cs="Aptos"/>
                <w:noProof w:val="0"/>
                <w:sz w:val="24"/>
                <w:szCs w:val="24"/>
                <w:lang w:val="pt-BR"/>
              </w:rPr>
            </w:rPrChange>
          </w:rPr>
          <w:t xml:space="preserve">Após a recomendação ser gerada, o fluxo é transferido para o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5Z" w:id="474608966">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619928971">
              <w:rPr>
                <w:rFonts w:ascii="Aptos" w:hAnsi="Aptos" w:eastAsia="Aptos" w:cs="Aptos"/>
                <w:noProof w:val="0"/>
                <w:sz w:val="24"/>
                <w:szCs w:val="24"/>
                <w:lang w:val="pt-BR"/>
              </w:rPr>
            </w:rPrChange>
          </w:rPr>
          <w:t xml:space="preserve">, que executa a atividade </w:t>
        </w:r>
      </w:ins>
      <w:ins w:author="GUSTAVO DE OLIVEIRA REGO MORAIS" w:date="2025-08-08T20:02:54.565Z" w:id="2065712972">
        <w:r w:rsidRPr="320543F7" w:rsidR="7C0FB25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814937893">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1881398462">
              <w:rPr>
                <w:rFonts w:ascii="Consolas" w:hAnsi="Consolas" w:eastAsia="Consolas" w:cs="Consolas"/>
                <w:b w:val="1"/>
                <w:bCs w:val="1"/>
                <w:noProof w:val="0"/>
                <w:sz w:val="24"/>
                <w:szCs w:val="24"/>
                <w:lang w:val="pt-BR"/>
              </w:rPr>
            </w:rPrChange>
          </w:rPr>
          <w:t>Validar Recomendação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6Z" w:id="985091739">
              <w:rPr>
                <w:rFonts w:ascii="Consolas" w:hAnsi="Consolas" w:eastAsia="Consolas" w:cs="Consolas"/>
                <w:b w:val="1"/>
                <w:bCs w:val="1"/>
                <w:noProof w:val="0"/>
                <w:sz w:val="24"/>
                <w:szCs w:val="24"/>
                <w:lang w:val="pt-BR"/>
              </w:rPr>
            </w:rPrChange>
          </w:rPr>
          <w:t xml:space="preserve"> proposta</w:t>
        </w:r>
      </w:ins>
      <w:ins w:author="GUSTAVO DE OLIVEIRA REGO MORAIS" w:date="2025-08-08T20:03:03.742Z" w:id="270516400">
        <w:r w:rsidRPr="320543F7" w:rsidR="063D5507">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571629558">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7Z" w:id="1843766501">
              <w:rPr>
                <w:rFonts w:ascii="Aptos" w:hAnsi="Aptos" w:eastAsia="Aptos" w:cs="Aptos"/>
                <w:noProof w:val="0"/>
                <w:sz w:val="24"/>
                <w:szCs w:val="24"/>
                <w:lang w:val="pt-BR"/>
              </w:rPr>
            </w:rPrChange>
          </w:rPr>
          <w:t xml:space="preserve">. Um nó de decisão verifica a condição </w:t>
        </w:r>
      </w:ins>
      <w:ins w:author="GUSTAVO DE OLIVEIRA REGO MORAIS" w:date="2025-08-08T20:02:51.756Z" w:id="1178976499">
        <w:r w:rsidRPr="320543F7" w:rsidR="536911FE">
          <w:rPr>
            <w:rFonts w:ascii="Times New Roman" w:hAnsi="Times New Roman" w:eastAsia="Times New Roman" w:cs="Times New Roman"/>
            <w:b w:val="0"/>
            <w:bCs w:val="0"/>
            <w:i w:val="0"/>
            <w:iCs w:val="0"/>
            <w:noProof w:val="0"/>
            <w:sz w:val="24"/>
            <w:szCs w:val="24"/>
            <w:lang w:val="pt-BR"/>
          </w:rPr>
          <w:t>“</w:t>
        </w:r>
      </w:ins>
      <w:ins w:author="GUSTAVO DE OLIVEIRA REGO MORAIS" w:date="2025-08-08T20:00:44.836Z" w:id="1170225682">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778Z" w:id="826581614">
              <w:rPr>
                <w:rFonts w:ascii="Consolas" w:hAnsi="Consolas" w:eastAsia="Consolas" w:cs="Consolas"/>
                <w:b w:val="1"/>
                <w:bCs w:val="1"/>
                <w:noProof w:val="0"/>
                <w:sz w:val="24"/>
                <w:szCs w:val="24"/>
                <w:lang w:val="pt-BR"/>
              </w:rPr>
            </w:rPrChange>
          </w:rPr>
          <w:t xml:space="preserve">Solução recomendada é </w:t>
        </w:r>
      </w:ins>
      <w:ins w:author="GUSTAVO DE OLIVEIRA REGO MORAIS" w:date="2025-08-08T20:02:47.981Z" w:id="797734963">
        <w:r w:rsidRPr="320543F7" w:rsidR="74A059DF">
          <w:rPr>
            <w:rFonts w:ascii="Times New Roman" w:hAnsi="Times New Roman" w:eastAsia="Times New Roman" w:cs="Times New Roman"/>
            <w:b w:val="0"/>
            <w:bCs w:val="0"/>
            <w:i w:val="0"/>
            <w:iCs w:val="0"/>
            <w:noProof w:val="0"/>
            <w:sz w:val="24"/>
            <w:szCs w:val="24"/>
            <w:lang w:val="pt-BR"/>
          </w:rPr>
          <w:t>válida?”</w:t>
        </w:r>
        <w:r w:rsidRPr="320543F7" w:rsidR="74A059DF">
          <w:rPr>
            <w:rFonts w:ascii="Times New Roman" w:hAnsi="Times New Roman" w:eastAsia="Times New Roman" w:cs="Times New Roman"/>
            <w:b w:val="0"/>
            <w:bCs w:val="0"/>
            <w:i w:val="0"/>
            <w:iCs w:val="0"/>
            <w:noProof w:val="0"/>
            <w:sz w:val="24"/>
            <w:szCs w:val="24"/>
            <w:lang w:val="pt-BR"/>
          </w:rPr>
          <w:t>:</w:t>
        </w:r>
      </w:ins>
    </w:p>
    <w:p w:rsidR="0287EB14" w:rsidP="320543F7" w:rsidRDefault="0287EB14" w14:paraId="66802665" w14:textId="7E7F51F0">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492880687"/>
          <w:rFonts w:ascii="Times New Roman" w:hAnsi="Times New Roman" w:eastAsia="Times New Roman" w:cs="Times New Roman"/>
          <w:i w:val="0"/>
          <w:iCs w:val="0"/>
          <w:noProof w:val="0"/>
          <w:sz w:val="24"/>
          <w:szCs w:val="24"/>
          <w:lang w:val="pt-BR"/>
          <w:rPrChange w:author="GUSTAVO DE OLIVEIRA REGO MORAIS" w:date="2025-08-08T20:01:17.209Z" w:id="1155051903">
            <w:rPr>
              <w:ins w:author="GUSTAVO DE OLIVEIRA REGO MORAIS" w:date="2025-08-08T20:00:44.836Z" w16du:dateUtc="2025-08-08T20:00:44.836Z" w:id="438507961"/>
              <w:rFonts w:ascii="Aptos" w:hAnsi="Aptos" w:eastAsia="Aptos" w:cs="Aptos"/>
              <w:noProof w:val="0"/>
              <w:sz w:val="24"/>
              <w:szCs w:val="24"/>
              <w:lang w:val="pt-BR"/>
            </w:rPr>
          </w:rPrChange>
        </w:rPr>
        <w:pPrChange w:author="GUSTAVO DE OLIVEIRA REGO MORAIS" w:date="2025-08-08T20:11:06.584Z">
          <w:pPr/>
        </w:pPrChange>
      </w:pPr>
      <w:ins w:author="GUSTAVO DE OLIVEIRA REGO MORAIS" w:date="2025-08-08T20:00:44.836Z" w:id="79998950">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6Z" w:id="1710929937">
              <w:rPr>
                <w:rFonts w:ascii="Aptos" w:hAnsi="Aptos" w:eastAsia="Aptos" w:cs="Aptos"/>
                <w:b w:val="1"/>
                <w:bCs w:val="1"/>
                <w:noProof w:val="0"/>
                <w:sz w:val="24"/>
                <w:szCs w:val="24"/>
                <w:lang w:val="pt-BR"/>
              </w:rPr>
            </w:rPrChange>
          </w:rPr>
          <w:t>Se a solução for válida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1Z" w:id="1839072357">
              <w:rPr>
                <w:rFonts w:ascii="Aptos" w:hAnsi="Aptos" w:eastAsia="Aptos" w:cs="Aptos"/>
                <w:noProof w:val="0"/>
                <w:sz w:val="24"/>
                <w:szCs w:val="24"/>
                <w:lang w:val="pt-BR"/>
              </w:rPr>
            </w:rPrChange>
          </w:rPr>
          <w:t xml:space="preserve"> O fluxo retorna à partição do usuário.</w:t>
        </w:r>
      </w:ins>
    </w:p>
    <w:p w:rsidR="0287EB14" w:rsidP="320543F7" w:rsidRDefault="0287EB14" w14:paraId="7FF48F17" w14:textId="74B75AC1">
      <w:pPr>
        <w:pStyle w:val="ListParagraph"/>
        <w:keepNext w:val="0"/>
        <w:keepLines w:val="0"/>
        <w:numPr>
          <w:ilvl w:val="0"/>
          <w:numId w:val="84"/>
        </w:numPr>
        <w:spacing w:before="120" w:beforeAutospacing="off" w:after="120" w:afterAutospacing="off" w:line="360" w:lineRule="auto"/>
        <w:jc w:val="both"/>
        <w:rPr>
          <w:ins w:author="GUSTAVO DE OLIVEIRA REGO MORAIS" w:date="2025-08-08T20:00:44.836Z" w16du:dateUtc="2025-08-08T20:00:44.836Z" w:id="2018198777"/>
          <w:rFonts w:ascii="Times New Roman" w:hAnsi="Times New Roman" w:eastAsia="Times New Roman" w:cs="Times New Roman"/>
          <w:i w:val="0"/>
          <w:iCs w:val="0"/>
          <w:noProof w:val="0"/>
          <w:sz w:val="24"/>
          <w:szCs w:val="24"/>
          <w:lang w:val="pt-BR"/>
          <w:rPrChange w:author="GUSTAVO DE OLIVEIRA REGO MORAIS" w:date="2025-08-08T20:01:17.213Z" w:id="736498170">
            <w:rPr>
              <w:ins w:author="GUSTAVO DE OLIVEIRA REGO MORAIS" w:date="2025-08-08T20:00:44.836Z" w16du:dateUtc="2025-08-08T20:00:44.836Z" w:id="359653326"/>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479825544">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18Z" w:id="653923511">
              <w:rPr>
                <w:rFonts w:ascii="Aptos" w:hAnsi="Aptos" w:eastAsia="Aptos" w:cs="Aptos"/>
                <w:b w:val="1"/>
                <w:bCs w:val="1"/>
                <w:noProof w:val="0"/>
                <w:sz w:val="24"/>
                <w:szCs w:val="24"/>
                <w:lang w:val="pt-BR"/>
              </w:rPr>
            </w:rPrChange>
          </w:rPr>
          <w:t>Se a solução não for válida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3Z" w:id="331023948">
              <w:rPr>
                <w:rFonts w:ascii="Aptos" w:hAnsi="Aptos" w:eastAsia="Aptos" w:cs="Aptos"/>
                <w:noProof w:val="0"/>
                <w:sz w:val="24"/>
                <w:szCs w:val="24"/>
                <w:lang w:val="pt-BR"/>
              </w:rPr>
            </w:rPrChange>
          </w:rPr>
          <w:t xml:space="preserve"> O fluxo retorna ao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4Z" w:id="899809292">
              <w:rPr>
                <w:rFonts w:ascii="Aptos" w:hAnsi="Aptos" w:eastAsia="Aptos" w:cs="Aptos"/>
                <w:b w:val="1"/>
                <w:bCs w:val="1"/>
                <w:noProof w:val="0"/>
                <w:sz w:val="24"/>
                <w:szCs w:val="24"/>
                <w:lang w:val="pt-BR"/>
              </w:rPr>
            </w:rPrChange>
          </w:rPr>
          <w:t>Módulo Térmico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5Z" w:id="514758109">
              <w:rPr>
                <w:rFonts w:ascii="Aptos" w:hAnsi="Aptos" w:eastAsia="Aptos" w:cs="Aptos"/>
                <w:noProof w:val="0"/>
                <w:sz w:val="24"/>
                <w:szCs w:val="24"/>
                <w:lang w:val="pt-BR"/>
              </w:rPr>
            </w:rPrChange>
          </w:rPr>
          <w:t xml:space="preserve">, que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85Z" w:id="994404953">
              <w:rPr>
                <w:rFonts w:ascii="Consolas" w:hAnsi="Consolas" w:eastAsia="Consolas" w:cs="Consolas"/>
                <w:b w:val="1"/>
                <w:bCs w:val="1"/>
                <w:noProof w:val="0"/>
                <w:sz w:val="24"/>
                <w:szCs w:val="24"/>
                <w:lang w:val="pt-BR"/>
              </w:rPr>
            </w:rPrChange>
          </w:rPr>
          <w:t>Gerar novamente Recomendação térmica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86Z" w:id="1059775937">
              <w:rPr>
                <w:rFonts w:ascii="Aptos" w:hAnsi="Aptos" w:eastAsia="Aptos" w:cs="Aptos"/>
                <w:noProof w:val="0"/>
                <w:sz w:val="24"/>
                <w:szCs w:val="24"/>
                <w:lang w:val="pt-BR"/>
              </w:rPr>
            </w:rPrChange>
          </w:rPr>
          <w:t>, criando um ciclo de validação e ajuste até que uma solução válida seja encontrada.</w:t>
        </w:r>
      </w:ins>
    </w:p>
    <w:p w:rsidR="0287EB14" w:rsidP="320543F7" w:rsidRDefault="0287EB14" w14:paraId="17000658" w14:textId="02F2DEE8">
      <w:pPr>
        <w:pStyle w:val="Heading4"/>
        <w:keepNext w:val="0"/>
        <w:keepLines w:val="0"/>
        <w:spacing w:before="120" w:beforeAutospacing="off" w:after="120" w:afterAutospacing="off" w:line="360" w:lineRule="auto"/>
        <w:jc w:val="both"/>
        <w:rPr>
          <w:ins w:author="GUSTAVO DE OLIVEIRA REGO MORAIS" w:date="2025-08-08T20:00:44.836Z" w16du:dateUtc="2025-08-08T20:00:44.836Z" w:id="1098817133"/>
          <w:rFonts w:ascii="Times New Roman" w:hAnsi="Times New Roman" w:eastAsia="Times New Roman" w:cs="Times New Roman"/>
          <w:b w:val="1"/>
          <w:bCs w:val="1"/>
          <w:i w:val="0"/>
          <w:iCs w:val="0"/>
          <w:noProof w:val="0"/>
          <w:sz w:val="24"/>
          <w:szCs w:val="24"/>
          <w:lang w:val="pt-BR"/>
          <w:rPrChange w:author="GUSTAVO DE OLIVEIRA REGO MORAIS" w:date="2025-08-08T20:01:17.213Z" w:id="2008676568">
            <w:rPr>
              <w:ins w:author="GUSTAVO DE OLIVEIRA REGO MORAIS" w:date="2025-08-08T20:00:44.836Z" w16du:dateUtc="2025-08-08T20:00:44.836Z" w:id="1424685365"/>
              <w:rFonts w:ascii="Aptos" w:hAnsi="Aptos" w:eastAsia="Aptos" w:cs="Aptos"/>
              <w:b w:val="1"/>
              <w:bCs w:val="1"/>
              <w:noProof w:val="0"/>
              <w:sz w:val="24"/>
              <w:szCs w:val="24"/>
              <w:lang w:val="pt-BR"/>
            </w:rPr>
          </w:rPrChange>
        </w:rPr>
        <w:pPrChange w:author="GUSTAVO DE OLIVEIRA REGO MORAIS" w:date="2025-08-08T20:11:06.585Z">
          <w:pPr>
            <w:numPr>
              <w:ilvl w:val="0"/>
              <w:numId w:val="84"/>
            </w:numPr>
          </w:pPr>
        </w:pPrChange>
      </w:pPr>
      <w:ins w:author="GUSTAVO DE OLIVEIRA REGO MORAIS" w:date="2025-08-08T20:00:44.836Z" w:id="1478714784">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25Z" w:id="1223103490">
              <w:rPr>
                <w:rFonts w:ascii="Aptos" w:hAnsi="Aptos" w:eastAsia="Aptos" w:cs="Aptos"/>
                <w:b w:val="1"/>
                <w:bCs w:val="1"/>
                <w:noProof w:val="0"/>
                <w:sz w:val="24"/>
                <w:szCs w:val="24"/>
                <w:lang w:val="pt-BR"/>
              </w:rPr>
            </w:rPrChange>
          </w:rPr>
          <w:t>Interação e Decisão do Usuário</w:t>
        </w:r>
      </w:ins>
    </w:p>
    <w:p w:rsidR="0287EB14" w:rsidP="320543F7" w:rsidRDefault="0287EB14" w14:paraId="367D06E9" w14:textId="26C89BB1">
      <w:pPr>
        <w:keepNext w:val="0"/>
        <w:keepLines w:val="0"/>
        <w:spacing w:before="120" w:beforeAutospacing="off" w:after="120" w:afterAutospacing="off" w:line="360" w:lineRule="auto"/>
        <w:ind w:firstLine="708"/>
        <w:jc w:val="both"/>
        <w:rPr>
          <w:ins w:author="GUSTAVO DE OLIVEIRA REGO MORAIS" w:date="2025-08-08T20:00:44.836Z" w16du:dateUtc="2025-08-08T20:00:44.836Z" w:id="1778797912"/>
          <w:rFonts w:ascii="Times New Roman" w:hAnsi="Times New Roman" w:eastAsia="Times New Roman" w:cs="Times New Roman"/>
          <w:i w:val="0"/>
          <w:iCs w:val="0"/>
          <w:noProof w:val="0"/>
          <w:sz w:val="24"/>
          <w:szCs w:val="24"/>
          <w:lang w:val="pt-BR"/>
          <w:rPrChange w:author="GUSTAVO DE OLIVEIRA REGO MORAIS" w:date="2025-08-08T20:01:17.215Z" w:id="740826246">
            <w:rPr>
              <w:ins w:author="GUSTAVO DE OLIVEIRA REGO MORAIS" w:date="2025-08-08T20:00:44.836Z" w16du:dateUtc="2025-08-08T20:00:44.836Z" w:id="130764612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6Z" w:id="270033240">
        <w:r w:rsidRPr="320543F7" w:rsidR="0287EB14">
          <w:rPr>
            <w:rFonts w:ascii="Times New Roman" w:hAnsi="Times New Roman" w:eastAsia="Times New Roman" w:cs="Times New Roman"/>
            <w:i w:val="0"/>
            <w:iCs w:val="0"/>
            <w:noProof w:val="0"/>
            <w:sz w:val="24"/>
            <w:szCs w:val="24"/>
            <w:lang w:val="pt-BR"/>
            <w:rPrChange w:author="GUSTAVO DE OLIVEIRA REGO MORAIS" w:date="2025-08-08T20:10:07.127Z" w:id="348667277">
              <w:rPr>
                <w:rFonts w:ascii="Aptos" w:hAnsi="Aptos" w:eastAsia="Aptos" w:cs="Aptos"/>
                <w:noProof w:val="0"/>
                <w:sz w:val="24"/>
                <w:szCs w:val="24"/>
                <w:lang w:val="pt-BR"/>
              </w:rPr>
            </w:rPrChange>
          </w:rPr>
          <w:t xml:space="preserve">Uma vez que uma solução válida é proposta, o fluxo retorna ao usuário, que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Z" w:id="1342480597">
              <w:rPr>
                <w:rFonts w:ascii="Consolas" w:hAnsi="Consolas" w:eastAsia="Consolas" w:cs="Consolas"/>
                <w:b w:val="1"/>
                <w:bCs w:val="1"/>
                <w:noProof w:val="0"/>
                <w:sz w:val="24"/>
                <w:szCs w:val="24"/>
                <w:lang w:val="pt-BR"/>
              </w:rPr>
            </w:rPrChange>
          </w:rPr>
          <w:t>Visualiza Recomendação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Z" w:id="518995741">
              <w:rPr>
                <w:rFonts w:ascii="Aptos" w:hAnsi="Aptos" w:eastAsia="Aptos" w:cs="Aptos"/>
                <w:noProof w:val="0"/>
                <w:sz w:val="24"/>
                <w:szCs w:val="24"/>
                <w:lang w:val="pt-BR"/>
              </w:rPr>
            </w:rPrChange>
          </w:rPr>
          <w:t>. Dois nós de decisão sequenciais são apresentados:</w:t>
        </w:r>
      </w:ins>
    </w:p>
    <w:p w:rsidR="0287EB14" w:rsidP="320543F7" w:rsidRDefault="0287EB14" w14:paraId="03CD1EAA" w14:textId="4ADD178A">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6Z" w16du:dateUtc="2025-08-08T20:00:44.836Z" w:id="1626120205"/>
          <w:rFonts w:ascii="Times New Roman" w:hAnsi="Times New Roman" w:eastAsia="Times New Roman" w:cs="Times New Roman"/>
          <w:b w:val="1"/>
          <w:bCs w:val="1"/>
          <w:i w:val="0"/>
          <w:iCs w:val="0"/>
          <w:noProof w:val="0"/>
          <w:sz w:val="24"/>
          <w:szCs w:val="24"/>
          <w:lang w:val="pt-BR"/>
          <w:rPrChange w:author="GUSTAVO DE OLIVEIRA REGO MORAIS" w:date="2025-08-08T20:01:17.217Z" w:id="317940267">
            <w:rPr>
              <w:ins w:author="GUSTAVO DE OLIVEIRA REGO MORAIS" w:date="2025-08-08T20:00:44.836Z" w16du:dateUtc="2025-08-08T20:00:44.836Z" w:id="321433305"/>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6Z" w:id="749658882">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Z" w:id="1261008032">
              <w:rPr>
                <w:rFonts w:ascii="Consolas" w:hAnsi="Consolas" w:eastAsia="Consolas" w:cs="Consolas"/>
                <w:b w:val="1"/>
                <w:bCs w:val="1"/>
                <w:noProof w:val="0"/>
                <w:sz w:val="24"/>
                <w:szCs w:val="24"/>
                <w:lang w:val="pt-BR"/>
              </w:rPr>
            </w:rPrChange>
          </w:rPr>
          <w:t xml:space="preserve">Usuário deseja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1Z" w:id="1929900874">
              <w:rPr>
                <w:rFonts w:ascii="Consolas" w:hAnsi="Consolas" w:eastAsia="Consolas" w:cs="Consolas"/>
                <w:b w:val="1"/>
                <w:bCs w:val="1"/>
                <w:noProof w:val="0"/>
                <w:sz w:val="24"/>
                <w:szCs w:val="24"/>
                <w:lang w:val="pt-BR"/>
              </w:rPr>
            </w:rPrChange>
          </w:rPr>
          <w:t>sugerir?</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2Z" w:id="1408609645">
              <w:rPr>
                <w:rFonts w:ascii="Aptos" w:hAnsi="Aptos" w:eastAsia="Aptos" w:cs="Aptos"/>
                <w:b w:val="1"/>
                <w:bCs w:val="1"/>
                <w:noProof w:val="0"/>
                <w:sz w:val="24"/>
                <w:szCs w:val="24"/>
                <w:lang w:val="pt-BR"/>
              </w:rPr>
            </w:rPrChange>
          </w:rPr>
          <w:t>:</w:t>
        </w:r>
      </w:ins>
    </w:p>
    <w:p w:rsidR="0287EB14" w:rsidP="320543F7" w:rsidRDefault="0287EB14" w14:paraId="52CD402A" w14:textId="5B65357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11217352"/>
          <w:rFonts w:ascii="Times New Roman" w:hAnsi="Times New Roman" w:eastAsia="Times New Roman" w:cs="Times New Roman"/>
          <w:i w:val="0"/>
          <w:iCs w:val="0"/>
          <w:noProof w:val="0"/>
          <w:sz w:val="24"/>
          <w:szCs w:val="24"/>
          <w:lang w:val="pt-BR"/>
          <w:rPrChange w:author="GUSTAVO DE OLIVEIRA REGO MORAIS" w:date="2025-08-08T20:01:17.221Z" w:id="552226711">
            <w:rPr>
              <w:ins w:author="GUSTAVO DE OLIVEIRA REGO MORAIS" w:date="2025-08-08T20:00:44.837Z" w16du:dateUtc="2025-08-08T20:00:44.837Z" w:id="622179824"/>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451269122">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34Z" w:id="461248880">
              <w:rPr>
                <w:rFonts w:ascii="Aptos" w:hAnsi="Aptos" w:eastAsia="Aptos" w:cs="Aptos"/>
                <w:b w:val="1"/>
                <w:bCs w:val="1"/>
                <w:noProof w:val="0"/>
                <w:sz w:val="24"/>
                <w:szCs w:val="24"/>
                <w:lang w:val="pt-BR"/>
              </w:rPr>
            </w:rPrChange>
          </w:rPr>
          <w:t>Se a resposta for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4Z" w:id="1465183515">
              <w:rPr>
                <w:rFonts w:ascii="Aptos" w:hAnsi="Aptos" w:eastAsia="Aptos" w:cs="Aptos"/>
                <w:noProof w:val="0"/>
                <w:sz w:val="24"/>
                <w:szCs w:val="24"/>
                <w:lang w:val="pt-BR"/>
              </w:rPr>
            </w:rPrChange>
          </w:rPr>
          <w:t xml:space="preserve"> O usuário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4Z" w:id="1384881370">
              <w:rPr>
                <w:rFonts w:ascii="Consolas" w:hAnsi="Consolas" w:eastAsia="Consolas" w:cs="Consolas"/>
                <w:b w:val="1"/>
                <w:bCs w:val="1"/>
                <w:noProof w:val="0"/>
                <w:sz w:val="24"/>
                <w:szCs w:val="24"/>
                <w:lang w:val="pt-BR"/>
              </w:rPr>
            </w:rPrChange>
          </w:rPr>
          <w:t>Envia sugestão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5Z" w:id="137627444">
              <w:rPr>
                <w:rFonts w:ascii="Aptos" w:hAnsi="Aptos" w:eastAsia="Aptos" w:cs="Aptos"/>
                <w:noProof w:val="0"/>
                <w:sz w:val="24"/>
                <w:szCs w:val="24"/>
                <w:lang w:val="pt-BR"/>
              </w:rPr>
            </w:rPrChange>
          </w:rPr>
          <w:t xml:space="preserve">, que é então enviada para a validação no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796Z" w:id="2067110266">
              <w:rPr>
                <w:rFonts w:ascii="Aptos" w:hAnsi="Aptos" w:eastAsia="Aptos" w:cs="Aptos"/>
                <w:b w:val="1"/>
                <w:bCs w:val="1"/>
                <w:noProof w:val="0"/>
                <w:sz w:val="24"/>
                <w:szCs w:val="24"/>
                <w:lang w:val="pt-BR"/>
              </w:rPr>
            </w:rPrChange>
          </w:rPr>
          <w:t>Módulo de Validação de Sistema</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7Z" w:id="2009686671">
              <w:rPr>
                <w:rFonts w:ascii="Aptos" w:hAnsi="Aptos" w:eastAsia="Aptos" w:cs="Aptos"/>
                <w:noProof w:val="0"/>
                <w:sz w:val="24"/>
                <w:szCs w:val="24"/>
                <w:lang w:val="pt-BR"/>
              </w:rPr>
            </w:rPrChange>
          </w:rPr>
          <w:t>, reiniciando o ciclo de validação.</w:t>
        </w:r>
      </w:ins>
    </w:p>
    <w:p w:rsidR="0287EB14" w:rsidP="320543F7" w:rsidRDefault="0287EB14" w14:paraId="7131CEEB" w14:textId="50F68ABE">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532941213"/>
          <w:rFonts w:ascii="Times New Roman" w:hAnsi="Times New Roman" w:eastAsia="Times New Roman" w:cs="Times New Roman"/>
          <w:i w:val="0"/>
          <w:iCs w:val="0"/>
          <w:noProof w:val="0"/>
          <w:sz w:val="24"/>
          <w:szCs w:val="24"/>
          <w:lang w:val="pt-BR"/>
          <w:rPrChange w:author="GUSTAVO DE OLIVEIRA REGO MORAIS" w:date="2025-08-08T20:01:17.222Z" w:id="87716633">
            <w:rPr>
              <w:ins w:author="GUSTAVO DE OLIVEIRA REGO MORAIS" w:date="2025-08-08T20:00:44.837Z" w16du:dateUtc="2025-08-08T20:00:44.837Z" w:id="408224366"/>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38051561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2Z" w:id="1553298055">
              <w:rPr>
                <w:rFonts w:ascii="Aptos" w:hAnsi="Aptos" w:eastAsia="Aptos" w:cs="Aptos"/>
                <w:b w:val="1"/>
                <w:bCs w:val="1"/>
                <w:noProof w:val="0"/>
                <w:sz w:val="24"/>
                <w:szCs w:val="24"/>
                <w:lang w:val="pt-BR"/>
              </w:rPr>
            </w:rPrChange>
          </w:rPr>
          <w:t>Se a resposta for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798Z" w:id="771183159">
              <w:rPr>
                <w:rFonts w:ascii="Aptos" w:hAnsi="Aptos" w:eastAsia="Aptos" w:cs="Aptos"/>
                <w:noProof w:val="0"/>
                <w:sz w:val="24"/>
                <w:szCs w:val="24"/>
                <w:lang w:val="pt-BR"/>
              </w:rPr>
            </w:rPrChange>
          </w:rPr>
          <w:t xml:space="preserve"> O fluxo continua para a próxima decisão.</w:t>
        </w:r>
      </w:ins>
    </w:p>
    <w:p w:rsidR="0287EB14" w:rsidP="320543F7" w:rsidRDefault="0287EB14" w14:paraId="2BEEB36D" w14:textId="03CD0F6C">
      <w:pPr>
        <w:pStyle w:val="ListParagraph"/>
        <w:keepNext w:val="0"/>
        <w:keepLines w:val="0"/>
        <w:numPr>
          <w:ilvl w:val="0"/>
          <w:numId w:val="85"/>
        </w:numPr>
        <w:spacing w:before="120" w:beforeAutospacing="off" w:after="120" w:afterAutospacing="off" w:line="360" w:lineRule="auto"/>
        <w:jc w:val="both"/>
        <w:rPr>
          <w:ins w:author="GUSTAVO DE OLIVEIRA REGO MORAIS" w:date="2025-08-08T20:00:44.837Z" w16du:dateUtc="2025-08-08T20:00:44.837Z" w:id="1817130735"/>
          <w:rFonts w:ascii="Times New Roman" w:hAnsi="Times New Roman" w:eastAsia="Times New Roman" w:cs="Times New Roman"/>
          <w:b w:val="1"/>
          <w:bCs w:val="1"/>
          <w:i w:val="0"/>
          <w:iCs w:val="0"/>
          <w:noProof w:val="0"/>
          <w:sz w:val="24"/>
          <w:szCs w:val="24"/>
          <w:lang w:val="pt-BR"/>
          <w:rPrChange w:author="GUSTAVO DE OLIVEIRA REGO MORAIS" w:date="2025-08-08T20:01:17.223Z" w:id="1238102683">
            <w:rPr>
              <w:ins w:author="GUSTAVO DE OLIVEIRA REGO MORAIS" w:date="2025-08-08T20:00:44.837Z" w16du:dateUtc="2025-08-08T20:00:44.837Z" w:id="1665334908"/>
              <w:rFonts w:ascii="Aptos" w:hAnsi="Aptos" w:eastAsia="Aptos" w:cs="Aptos"/>
              <w:b w:val="1"/>
              <w:bCs w:val="1"/>
              <w:noProof w:val="0"/>
              <w:sz w:val="24"/>
              <w:szCs w:val="24"/>
              <w:lang w:val="pt-BR"/>
            </w:rPr>
          </w:rPrChange>
        </w:rPr>
        <w:pPrChange w:author="GUSTAVO DE OLIVEIRA REGO MORAIS" w:date="2025-08-08T20:11:06.585Z">
          <w:pPr/>
        </w:pPrChange>
      </w:pPr>
      <w:ins w:author="GUSTAVO DE OLIVEIRA REGO MORAIS" w:date="2025-08-08T20:00:44.837Z" w:id="536997493">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5Z" w:id="1348371725">
              <w:rPr>
                <w:rFonts w:ascii="Consolas" w:hAnsi="Consolas" w:eastAsia="Consolas" w:cs="Consolas"/>
                <w:b w:val="1"/>
                <w:bCs w:val="1"/>
                <w:noProof w:val="0"/>
                <w:sz w:val="24"/>
                <w:szCs w:val="24"/>
                <w:lang w:val="pt-BR"/>
              </w:rPr>
            </w:rPrChange>
          </w:rPr>
          <w:t xml:space="preserve">Aceita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370428005">
              <w:rPr>
                <w:rFonts w:ascii="Consolas" w:hAnsi="Consolas" w:eastAsia="Consolas" w:cs="Consolas"/>
                <w:b w:val="1"/>
                <w:bCs w:val="1"/>
                <w:noProof w:val="0"/>
                <w:sz w:val="24"/>
                <w:szCs w:val="24"/>
                <w:lang w:val="pt-BR"/>
              </w:rPr>
            </w:rPrChange>
          </w:rPr>
          <w:t>Recomendação?</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Z" w:id="742279949">
              <w:rPr>
                <w:rFonts w:ascii="Aptos" w:hAnsi="Aptos" w:eastAsia="Aptos" w:cs="Aptos"/>
                <w:b w:val="1"/>
                <w:bCs w:val="1"/>
                <w:noProof w:val="0"/>
                <w:sz w:val="24"/>
                <w:szCs w:val="24"/>
                <w:lang w:val="pt-BR"/>
              </w:rPr>
            </w:rPrChange>
          </w:rPr>
          <w:t>:</w:t>
        </w:r>
      </w:ins>
    </w:p>
    <w:p w:rsidR="0287EB14" w:rsidP="320543F7" w:rsidRDefault="0287EB14" w14:paraId="7346B09E" w14:textId="1570AFDA">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86554302"/>
          <w:rFonts w:ascii="Times New Roman" w:hAnsi="Times New Roman" w:eastAsia="Times New Roman" w:cs="Times New Roman"/>
          <w:i w:val="0"/>
          <w:iCs w:val="0"/>
          <w:noProof w:val="0"/>
          <w:sz w:val="24"/>
          <w:szCs w:val="24"/>
          <w:lang w:val="pt-BR"/>
          <w:rPrChange w:author="GUSTAVO DE OLIVEIRA REGO MORAIS" w:date="2025-08-08T20:01:17.225Z" w:id="39824649">
            <w:rPr>
              <w:ins w:author="GUSTAVO DE OLIVEIRA REGO MORAIS" w:date="2025-08-08T20:00:44.837Z" w16du:dateUtc="2025-08-08T20:00:44.837Z" w:id="92126711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727844171">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48Z" w:id="1115957354">
              <w:rPr>
                <w:rFonts w:ascii="Aptos" w:hAnsi="Aptos" w:eastAsia="Aptos" w:cs="Aptos"/>
                <w:b w:val="1"/>
                <w:bCs w:val="1"/>
                <w:noProof w:val="0"/>
                <w:sz w:val="24"/>
                <w:szCs w:val="24"/>
                <w:lang w:val="pt-BR"/>
              </w:rPr>
            </w:rPrChange>
          </w:rPr>
          <w:t>Se a resposta for "Sim":</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07Z" w:id="1250105167">
              <w:rPr>
                <w:rFonts w:ascii="Aptos" w:hAnsi="Aptos" w:eastAsia="Aptos" w:cs="Aptos"/>
                <w:noProof w:val="0"/>
                <w:sz w:val="24"/>
                <w:szCs w:val="24"/>
                <w:lang w:val="pt-BR"/>
              </w:rPr>
            </w:rPrChange>
          </w:rPr>
          <w:t xml:space="preserve"> O usuário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08Z" w:id="940171529">
              <w:rPr>
                <w:rFonts w:ascii="Consolas" w:hAnsi="Consolas" w:eastAsia="Consolas" w:cs="Consolas"/>
                <w:b w:val="1"/>
                <w:bCs w:val="1"/>
                <w:noProof w:val="0"/>
                <w:sz w:val="24"/>
                <w:szCs w:val="24"/>
                <w:lang w:val="pt-BR"/>
              </w:rPr>
            </w:rPrChange>
          </w:rPr>
          <w:t>Confirma recomendação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08Z" w:id="439844469">
              <w:rPr>
                <w:rFonts w:ascii="Aptos" w:hAnsi="Aptos" w:eastAsia="Aptos" w:cs="Aptos"/>
                <w:noProof w:val="0"/>
                <w:sz w:val="24"/>
                <w:szCs w:val="24"/>
                <w:lang w:val="pt-BR"/>
              </w:rPr>
            </w:rPrChange>
          </w:rPr>
          <w:t>.</w:t>
        </w:r>
      </w:ins>
    </w:p>
    <w:p w:rsidR="0287EB14" w:rsidP="320543F7" w:rsidRDefault="0287EB14" w14:paraId="2DA023A6" w14:textId="4B414446">
      <w:pPr>
        <w:pStyle w:val="ListParagraph"/>
        <w:keepNext w:val="0"/>
        <w:keepLines w:val="0"/>
        <w:numPr>
          <w:ilvl w:val="1"/>
          <w:numId w:val="85"/>
        </w:numPr>
        <w:spacing w:before="120" w:beforeAutospacing="off" w:after="120" w:afterAutospacing="off" w:line="360" w:lineRule="auto"/>
        <w:jc w:val="both"/>
        <w:rPr>
          <w:ins w:author="GUSTAVO DE OLIVEIRA REGO MORAIS" w:date="2025-08-08T20:00:44.837Z" w16du:dateUtc="2025-08-08T20:00:44.837Z" w:id="872964405"/>
          <w:rFonts w:ascii="Times New Roman" w:hAnsi="Times New Roman" w:eastAsia="Times New Roman" w:cs="Times New Roman"/>
          <w:i w:val="0"/>
          <w:iCs w:val="0"/>
          <w:noProof w:val="0"/>
          <w:sz w:val="24"/>
          <w:szCs w:val="24"/>
          <w:lang w:val="pt-BR"/>
          <w:rPrChange w:author="GUSTAVO DE OLIVEIRA REGO MORAIS" w:date="2025-08-08T20:01:17.228Z" w:id="797815327">
            <w:rPr>
              <w:ins w:author="GUSTAVO DE OLIVEIRA REGO MORAIS" w:date="2025-08-08T20:00:44.837Z" w16du:dateUtc="2025-08-08T20:00:44.837Z" w:id="1932222952"/>
              <w:rFonts w:ascii="Aptos" w:hAnsi="Aptos" w:eastAsia="Aptos" w:cs="Aptos"/>
              <w:noProof w:val="0"/>
              <w:sz w:val="24"/>
              <w:szCs w:val="24"/>
              <w:lang w:val="pt-BR"/>
            </w:rPr>
          </w:rPrChange>
        </w:rPr>
        <w:pPrChange w:author="GUSTAVO DE OLIVEIRA REGO MORAIS" w:date="2025-08-08T20:11:06.585Z">
          <w:pPr/>
        </w:pPrChange>
      </w:pPr>
      <w:ins w:author="GUSTAVO DE OLIVEIRA REGO MORAIS" w:date="2025-08-08T20:00:44.837Z" w:id="1470762637">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3Z" w:id="343610101">
              <w:rPr>
                <w:rFonts w:ascii="Aptos" w:hAnsi="Aptos" w:eastAsia="Aptos" w:cs="Aptos"/>
                <w:b w:val="1"/>
                <w:bCs w:val="1"/>
                <w:noProof w:val="0"/>
                <w:sz w:val="24"/>
                <w:szCs w:val="24"/>
                <w:lang w:val="pt-BR"/>
              </w:rPr>
            </w:rPrChange>
          </w:rPr>
          <w:t>Se a resposta for "Não":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1Z" w:id="553978946">
              <w:rPr>
                <w:rFonts w:ascii="Aptos" w:hAnsi="Aptos" w:eastAsia="Aptos" w:cs="Aptos"/>
                <w:noProof w:val="0"/>
                <w:sz w:val="24"/>
                <w:szCs w:val="24"/>
                <w:lang w:val="pt-BR"/>
              </w:rPr>
            </w:rPrChange>
          </w:rPr>
          <w:t xml:space="preserve"> O usuário executa a atividade </w:t>
        </w:r>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01:11.811Z" w:id="1114962447">
              <w:rPr>
                <w:rFonts w:ascii="Consolas" w:hAnsi="Consolas" w:eastAsia="Consolas" w:cs="Consolas"/>
                <w:b w:val="1"/>
                <w:bCs w:val="1"/>
                <w:noProof w:val="0"/>
                <w:sz w:val="24"/>
                <w:szCs w:val="24"/>
                <w:lang w:val="pt-BR"/>
              </w:rPr>
            </w:rPrChange>
          </w:rPr>
          <w:t>Encerra processo</w:t>
        </w:r>
        <w:r w:rsidRPr="320543F7" w:rsidR="0287EB14">
          <w:rPr>
            <w:rFonts w:ascii="Times New Roman" w:hAnsi="Times New Roman" w:eastAsia="Times New Roman" w:cs="Times New Roman"/>
            <w:i w:val="0"/>
            <w:iCs w:val="0"/>
            <w:noProof w:val="0"/>
            <w:sz w:val="24"/>
            <w:szCs w:val="24"/>
            <w:lang w:val="pt-BR"/>
            <w:rPrChange w:author="GUSTAVO DE OLIVEIRA REGO MORAIS" w:date="2025-08-08T20:01:11.812Z" w:id="73430975">
              <w:rPr>
                <w:rFonts w:ascii="Aptos" w:hAnsi="Aptos" w:eastAsia="Aptos" w:cs="Aptos"/>
                <w:noProof w:val="0"/>
                <w:sz w:val="24"/>
                <w:szCs w:val="24"/>
                <w:lang w:val="pt-BR"/>
              </w:rPr>
            </w:rPrChange>
          </w:rPr>
          <w:t>.</w:t>
        </w:r>
      </w:ins>
    </w:p>
    <w:p w:rsidR="0287EB14" w:rsidP="320543F7" w:rsidRDefault="0287EB14" w14:paraId="6EF026CD" w14:textId="30E0E120">
      <w:pPr>
        <w:pStyle w:val="Heading4"/>
        <w:keepNext w:val="0"/>
        <w:keepLines w:val="0"/>
        <w:spacing w:before="120" w:beforeAutospacing="off" w:after="120" w:afterAutospacing="off" w:line="360" w:lineRule="auto"/>
        <w:jc w:val="both"/>
        <w:rPr>
          <w:ins w:author="GUSTAVO DE OLIVEIRA REGO MORAIS" w:date="2025-08-08T20:00:44.837Z" w16du:dateUtc="2025-08-08T20:00:44.837Z" w:id="367068564"/>
          <w:rFonts w:ascii="Times New Roman" w:hAnsi="Times New Roman" w:eastAsia="Times New Roman" w:cs="Times New Roman"/>
          <w:b w:val="1"/>
          <w:bCs w:val="1"/>
          <w:i w:val="0"/>
          <w:iCs w:val="0"/>
          <w:noProof w:val="0"/>
          <w:sz w:val="24"/>
          <w:szCs w:val="24"/>
          <w:lang w:val="pt-BR"/>
          <w:rPrChange w:author="GUSTAVO DE OLIVEIRA REGO MORAIS" w:date="2025-08-08T20:01:17.228Z" w:id="2143275440">
            <w:rPr>
              <w:ins w:author="GUSTAVO DE OLIVEIRA REGO MORAIS" w:date="2025-08-08T20:00:44.837Z" w16du:dateUtc="2025-08-08T20:00:44.837Z" w:id="181612065"/>
              <w:rFonts w:ascii="Aptos" w:hAnsi="Aptos" w:eastAsia="Aptos" w:cs="Aptos"/>
              <w:b w:val="1"/>
              <w:bCs w:val="1"/>
              <w:noProof w:val="0"/>
              <w:sz w:val="24"/>
              <w:szCs w:val="24"/>
              <w:lang w:val="pt-BR"/>
            </w:rPr>
          </w:rPrChange>
        </w:rPr>
        <w:pPrChange w:author="GUSTAVO DE OLIVEIRA REGO MORAIS" w:date="2025-08-08T20:11:06.585Z">
          <w:pPr>
            <w:numPr>
              <w:ilvl w:val="1"/>
              <w:numId w:val="85"/>
            </w:numPr>
          </w:pPr>
        </w:pPrChange>
      </w:pPr>
      <w:ins w:author="GUSTAVO DE OLIVEIRA REGO MORAIS" w:date="2025-08-08T20:00:44.837Z" w:id="480815775">
        <w:r w:rsidRPr="320543F7" w:rsidR="0287EB14">
          <w:rPr>
            <w:rFonts w:ascii="Times New Roman" w:hAnsi="Times New Roman" w:eastAsia="Times New Roman" w:cs="Times New Roman"/>
            <w:b w:val="1"/>
            <w:bCs w:val="1"/>
            <w:i w:val="0"/>
            <w:iCs w:val="0"/>
            <w:noProof w:val="0"/>
            <w:sz w:val="24"/>
            <w:szCs w:val="24"/>
            <w:lang w:val="pt-BR"/>
            <w:rPrChange w:author="GUSTAVO DE OLIVEIRA REGO MORAIS" w:date="2025-08-08T20:10:07.157Z" w:id="647903442">
              <w:rPr>
                <w:rFonts w:ascii="Aptos" w:hAnsi="Aptos" w:eastAsia="Aptos" w:cs="Aptos"/>
                <w:b w:val="1"/>
                <w:bCs w:val="1"/>
                <w:noProof w:val="0"/>
                <w:sz w:val="24"/>
                <w:szCs w:val="24"/>
                <w:lang w:val="pt-BR"/>
              </w:rPr>
            </w:rPrChange>
          </w:rPr>
          <w:t>Finalização do Fluxo</w:t>
        </w:r>
      </w:ins>
    </w:p>
    <w:p w:rsidR="0287EB14" w:rsidP="320543F7" w:rsidRDefault="0287EB14" w14:paraId="0BBA3935" w14:textId="5047088D">
      <w:pPr>
        <w:keepNext w:val="0"/>
        <w:keepLines w:val="0"/>
        <w:spacing w:before="120" w:beforeAutospacing="off" w:after="120" w:afterAutospacing="off" w:line="360" w:lineRule="auto"/>
        <w:ind w:firstLine="708"/>
        <w:jc w:val="both"/>
        <w:rPr>
          <w:ins w:author="GUSTAVO DE OLIVEIRA REGO MORAIS" w:date="2025-08-08T20:00:44.837Z" w16du:dateUtc="2025-08-08T20:00:44.837Z" w:id="1209880104"/>
          <w:rFonts w:ascii="Times New Roman" w:hAnsi="Times New Roman" w:eastAsia="Times New Roman" w:cs="Times New Roman"/>
          <w:b w:val="0"/>
          <w:bCs w:val="0"/>
          <w:i w:val="0"/>
          <w:iCs w:val="0"/>
          <w:noProof w:val="0"/>
          <w:sz w:val="24"/>
          <w:szCs w:val="24"/>
          <w:lang w:val="pt-BR"/>
          <w:rPrChange w:author="GUSTAVO DE OLIVEIRA REGO MORAIS" w:date="2025-08-08T20:01:57.655Z" w:id="198306077">
            <w:rPr>
              <w:ins w:author="GUSTAVO DE OLIVEIRA REGO MORAIS" w:date="2025-08-08T20:00:44.837Z" w16du:dateUtc="2025-08-08T20:00:44.837Z" w:id="41018953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0:44.837Z" w:id="171160051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10:07.159Z" w:id="834095342">
              <w:rPr>
                <w:rFonts w:ascii="Aptos" w:hAnsi="Aptos" w:eastAsia="Aptos" w:cs="Aptos"/>
                <w:noProof w:val="0"/>
                <w:sz w:val="24"/>
                <w:szCs w:val="24"/>
                <w:lang w:val="pt-BR"/>
              </w:rPr>
            </w:rPrChange>
          </w:rPr>
          <w:t xml:space="preserve">A finalização do processo ocorre após a decisão final do usuário. Tanto a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4Z" w:id="1301974756">
              <w:rPr>
                <w:rFonts w:ascii="Aptos" w:hAnsi="Aptos" w:eastAsia="Aptos" w:cs="Aptos"/>
                <w:noProof w:val="0"/>
                <w:sz w:val="24"/>
                <w:szCs w:val="24"/>
                <w:lang w:val="pt-BR"/>
              </w:rPr>
            </w:rPrChange>
          </w:rPr>
          <w:t xml:space="preserve">atividade </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513889436">
              <w:rPr>
                <w:rFonts w:ascii="Consolas" w:hAnsi="Consolas" w:eastAsia="Consolas" w:cs="Consolas"/>
                <w:b w:val="1"/>
                <w:bCs w:val="1"/>
                <w:noProof w:val="0"/>
                <w:sz w:val="24"/>
                <w:szCs w:val="24"/>
                <w:lang w:val="pt-BR"/>
              </w:rPr>
            </w:rPrChange>
          </w:rPr>
          <w:t>Confirma</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5Z" w:id="11358141">
              <w:rPr>
                <w:rFonts w:ascii="Consolas" w:hAnsi="Consolas" w:eastAsia="Consolas" w:cs="Consolas"/>
                <w:b w:val="1"/>
                <w:bCs w:val="1"/>
                <w:noProof w:val="0"/>
                <w:sz w:val="24"/>
                <w:szCs w:val="24"/>
                <w:lang w:val="pt-BR"/>
              </w:rPr>
            </w:rPrChange>
          </w:rPr>
          <w:t xml:space="preserve"> recomendação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1786741691">
              <w:rPr>
                <w:rFonts w:ascii="Aptos" w:hAnsi="Aptos" w:eastAsia="Aptos" w:cs="Aptos"/>
                <w:noProof w:val="0"/>
                <w:sz w:val="24"/>
                <w:szCs w:val="24"/>
                <w:lang w:val="pt-BR"/>
              </w:rPr>
            </w:rPrChange>
          </w:rPr>
          <w:t xml:space="preserve"> quanto a </w:t>
        </w:r>
      </w:ins>
      <w:ins w:author="GUSTAVO DE OLIVEIRA REGO MORAIS" w:date="2025-08-08T20:02:14.512Z" w:id="1578250676">
        <w:r w:rsidRPr="320543F7" w:rsidR="7262204D">
          <w:rPr>
            <w:rFonts w:ascii="Times New Roman" w:hAnsi="Times New Roman" w:eastAsia="Times New Roman" w:cs="Times New Roman"/>
            <w:b w:val="0"/>
            <w:bCs w:val="0"/>
            <w:i w:val="0"/>
            <w:iCs w:val="0"/>
            <w:noProof w:val="0"/>
            <w:sz w:val="24"/>
            <w:szCs w:val="24"/>
            <w:lang w:val="pt-BR"/>
          </w:rPr>
          <w:t>atividade Encerra</w:t>
        </w:r>
      </w:ins>
      <w:ins w:author="GUSTAVO DE OLIVEIRA REGO MORAIS" w:date="2025-08-08T20:00:44.837Z" w:id="859919255">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6Z" w:id="1434562654">
              <w:rPr>
                <w:rFonts w:ascii="Consolas" w:hAnsi="Consolas" w:eastAsia="Consolas" w:cs="Consolas"/>
                <w:b w:val="1"/>
                <w:bCs w:val="1"/>
                <w:noProof w:val="0"/>
                <w:sz w:val="24"/>
                <w:szCs w:val="24"/>
                <w:lang w:val="pt-BR"/>
              </w:rPr>
            </w:rPrChange>
          </w:rPr>
          <w:t xml:space="preserve"> processo</w:t>
        </w:r>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913621039">
              <w:rPr>
                <w:rFonts w:ascii="Aptos" w:hAnsi="Aptos" w:eastAsia="Aptos" w:cs="Aptos"/>
                <w:noProof w:val="0"/>
                <w:sz w:val="24"/>
                <w:szCs w:val="24"/>
                <w:lang w:val="pt-BR"/>
              </w:rPr>
            </w:rPrChange>
          </w:rPr>
          <w:t xml:space="preserve"> conduzem o fluxo para o nó final do diagrama. Isso demonstra que o processo é encerrado de forma controlada, independentemente de o usuário ter </w:t>
        </w:r>
      </w:ins>
      <w:ins w:author="GUSTAVO DE OLIVEIRA REGO MORAIS" w:date="2025-08-08T20:02:07.739Z" w:id="1592909906">
        <w:r w:rsidRPr="320543F7" w:rsidR="498D210D">
          <w:rPr>
            <w:rFonts w:ascii="Times New Roman" w:hAnsi="Times New Roman" w:eastAsia="Times New Roman" w:cs="Times New Roman"/>
            <w:b w:val="0"/>
            <w:bCs w:val="0"/>
            <w:i w:val="0"/>
            <w:iCs w:val="0"/>
            <w:noProof w:val="0"/>
            <w:sz w:val="24"/>
            <w:szCs w:val="24"/>
            <w:lang w:val="pt-BR"/>
          </w:rPr>
          <w:t>aceitado</w:t>
        </w:r>
      </w:ins>
      <w:ins w:author="GUSTAVO DE OLIVEIRA REGO MORAIS" w:date="2025-08-08T20:00:44.837Z" w:id="1631099066">
        <w:r w:rsidRPr="320543F7" w:rsidR="0287EB14">
          <w:rPr>
            <w:rFonts w:ascii="Times New Roman" w:hAnsi="Times New Roman" w:eastAsia="Times New Roman" w:cs="Times New Roman"/>
            <w:b w:val="0"/>
            <w:bCs w:val="0"/>
            <w:i w:val="0"/>
            <w:iCs w:val="0"/>
            <w:noProof w:val="0"/>
            <w:sz w:val="24"/>
            <w:szCs w:val="24"/>
            <w:lang w:val="pt-BR"/>
            <w:rPrChange w:author="GUSTAVO DE OLIVEIRA REGO MORAIS" w:date="2025-08-08T20:01:11.817Z" w:id="1284326002">
              <w:rPr>
                <w:rFonts w:ascii="Aptos" w:hAnsi="Aptos" w:eastAsia="Aptos" w:cs="Aptos"/>
                <w:noProof w:val="0"/>
                <w:sz w:val="24"/>
                <w:szCs w:val="24"/>
                <w:lang w:val="pt-BR"/>
              </w:rPr>
            </w:rPrChange>
          </w:rPr>
          <w:t xml:space="preserve"> ou não a solução proposta.</w:t>
        </w:r>
      </w:ins>
    </w:p>
    <w:p w:rsidR="67694C2C" w:rsidP="320543F7" w:rsidRDefault="67694C2C" w14:paraId="55C3C246" w14:textId="78F65A82">
      <w:pPr>
        <w:pStyle w:val="Heading3"/>
        <w:keepNext w:val="0"/>
        <w:keepLines w:val="0"/>
        <w:spacing w:before="120" w:beforeAutospacing="off" w:after="120" w:afterAutospacing="off" w:line="360" w:lineRule="auto"/>
        <w:ind w:left="0" w:right="0"/>
        <w:jc w:val="both"/>
        <w:rPr>
          <w:ins w:author="GUSTAVO DE OLIVEIRA REGO MORAIS" w:date="2025-08-08T20:05:08.165Z" w16du:dateUtc="2025-08-08T20:05:08.165Z" w:id="211607078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86Z" w:id="1952377606">
            <w:rPr>
              <w:ins w:author="GUSTAVO DE OLIVEIRA REGO MORAIS" w:date="2025-08-08T20:05:08.165Z" w16du:dateUtc="2025-08-08T20:05:08.165Z" w:id="310493002"/>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08.165Z" w:id="1959621625">
        <w:r w:rsidRPr="320543F7"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5.1.</w:t>
        </w:r>
      </w:ins>
      <w:ins w:author="GUSTAVO DE OLIVEIRA REGO MORAIS" w:date="2025-08-08T20:06:10.849Z" w:id="745107843">
        <w:r w:rsidRPr="320543F7"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06:43.649Z" w:id="840845059">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4</w:t>
        </w:r>
      </w:ins>
      <w:ins w:author="GUSTAVO DE OLIVEIRA REGO MORAIS" w:date="2025-08-08T20:05:08.165Z" w:id="984331513">
        <w:r w:rsidRPr="320543F7"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 Detalhada</w:t>
        </w:r>
      </w:ins>
      <w:ins w:author="GUSTAVO DE OLIVEIRA REGO MORAIS" w:date="2025-08-08T20:05:56.299Z" w:id="661765175">
        <w:r w:rsidRPr="320543F7" w:rsidR="67694C2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de Montagem Manual de PC</w:t>
        </w:r>
      </w:ins>
    </w:p>
    <w:p w:rsidR="67694C2C" w:rsidP="320543F7" w:rsidRDefault="67694C2C" w14:paraId="1A05BA59" w14:textId="39DE5909">
      <w:pPr>
        <w:keepNext w:val="0"/>
        <w:keepLines w:val="0"/>
        <w:spacing w:before="120" w:beforeAutospacing="off" w:after="120" w:afterAutospacing="off" w:line="360" w:lineRule="auto"/>
        <w:ind w:firstLine="708"/>
        <w:jc w:val="both"/>
        <w:rPr>
          <w:ins w:author="GUSTAVO DE OLIVEIRA REGO MORAIS" w:date="2025-08-08T20:05:17.77Z" w16du:dateUtc="2025-08-08T20:05:17.77Z" w:id="266086333"/>
          <w:rFonts w:ascii="Times New Roman" w:hAnsi="Times New Roman" w:eastAsia="Times New Roman" w:cs="Times New Roman"/>
          <w:i w:val="0"/>
          <w:iCs w:val="0"/>
          <w:noProof w:val="0"/>
          <w:sz w:val="24"/>
          <w:szCs w:val="24"/>
          <w:lang w:val="pt-BR"/>
          <w:rPrChange w:author="GUSTAVO DE OLIVEIRA REGO MORAIS" w:date="2025-08-08T20:06:43.86Z" w:id="631264949">
            <w:rPr>
              <w:ins w:author="GUSTAVO DE OLIVEIRA REGO MORAIS" w:date="2025-08-08T20:05:17.77Z" w16du:dateUtc="2025-08-08T20:05:17.77Z" w:id="380757514"/>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Z" w:id="1860331651">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72Z" w:id="1937436510">
              <w:rPr>
                <w:rFonts w:ascii="Aptos" w:hAnsi="Aptos" w:eastAsia="Aptos" w:cs="Aptos"/>
                <w:noProof w:val="0"/>
                <w:sz w:val="24"/>
                <w:szCs w:val="24"/>
                <w:lang w:val="pt-BR"/>
              </w:rPr>
            </w:rPrChange>
          </w:rPr>
          <w:t>O diagrama de atividade modela o processo interativo de um usuário ao montar um computador manualmente, com o sistema atuando como um guia de validação em tempo real para garantir a compatibilidade dos componentes escolhidos.</w:t>
        </w:r>
      </w:ins>
    </w:p>
    <w:p w:rsidR="67694C2C" w:rsidP="320543F7" w:rsidRDefault="67694C2C" w14:paraId="29EFE891" w14:textId="6298E7C4">
      <w:pPr>
        <w:pStyle w:val="Heading4"/>
        <w:keepNext w:val="0"/>
        <w:keepLines w:val="0"/>
        <w:spacing w:before="120" w:beforeAutospacing="off" w:after="120" w:afterAutospacing="off" w:line="360" w:lineRule="auto"/>
        <w:jc w:val="both"/>
        <w:rPr>
          <w:ins w:author="GUSTAVO DE OLIVEIRA REGO MORAIS" w:date="2025-08-08T20:05:17.771Z" w16du:dateUtc="2025-08-08T20:05:17.771Z" w:id="22980288"/>
          <w:rFonts w:ascii="Times New Roman" w:hAnsi="Times New Roman" w:eastAsia="Times New Roman" w:cs="Times New Roman"/>
          <w:b w:val="1"/>
          <w:bCs w:val="1"/>
          <w:i w:val="0"/>
          <w:iCs w:val="0"/>
          <w:noProof w:val="0"/>
          <w:sz w:val="24"/>
          <w:szCs w:val="24"/>
          <w:lang w:val="pt-BR"/>
          <w:rPrChange w:author="GUSTAVO DE OLIVEIRA REGO MORAIS" w:date="2025-08-08T20:06:43.861Z" w:id="1283976807">
            <w:rPr>
              <w:ins w:author="GUSTAVO DE OLIVEIRA REGO MORAIS" w:date="2025-08-08T20:05:17.771Z" w16du:dateUtc="2025-08-08T20:05:17.771Z" w:id="1598972506"/>
              <w:rFonts w:ascii="Aptos" w:hAnsi="Aptos" w:eastAsia="Aptos" w:cs="Aptos"/>
              <w:b w:val="1"/>
              <w:bCs w:val="1"/>
              <w:noProof w:val="0"/>
              <w:sz w:val="24"/>
              <w:szCs w:val="24"/>
              <w:lang w:val="pt-BR"/>
            </w:rPr>
          </w:rPrChange>
        </w:rPr>
        <w:pPrChange w:author="GUSTAVO DE OLIVEIRA REGO MORAIS" w:date="2025-08-08T20:11:06.586Z">
          <w:pPr/>
        </w:pPrChange>
      </w:pPr>
      <w:ins w:author="GUSTAVO DE OLIVEIRA REGO MORAIS" w:date="2025-08-08T20:05:17.771Z" w:id="147781884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4Z" w:id="758647238">
              <w:rPr>
                <w:rFonts w:ascii="Aptos" w:hAnsi="Aptos" w:eastAsia="Aptos" w:cs="Aptos"/>
                <w:b w:val="1"/>
                <w:bCs w:val="1"/>
                <w:noProof w:val="0"/>
                <w:sz w:val="24"/>
                <w:szCs w:val="24"/>
                <w:lang w:val="pt-BR"/>
              </w:rPr>
            </w:rPrChange>
          </w:rPr>
          <w:t>Início e Seleção de Componentes</w:t>
        </w:r>
      </w:ins>
    </w:p>
    <w:p w:rsidR="67694C2C" w:rsidP="320543F7" w:rsidRDefault="67694C2C" w14:paraId="60AFB6E3" w14:textId="06D32D7B">
      <w:pPr>
        <w:keepNext w:val="0"/>
        <w:keepLines w:val="0"/>
        <w:spacing w:before="120" w:beforeAutospacing="off" w:after="120" w:afterAutospacing="off" w:line="360" w:lineRule="auto"/>
        <w:ind w:firstLine="708"/>
        <w:jc w:val="both"/>
        <w:rPr>
          <w:ins w:author="GUSTAVO DE OLIVEIRA REGO MORAIS" w:date="2025-08-08T20:05:17.771Z" w16du:dateUtc="2025-08-08T20:05:17.771Z" w:id="363816549"/>
          <w:rFonts w:ascii="Times New Roman" w:hAnsi="Times New Roman" w:eastAsia="Times New Roman" w:cs="Times New Roman"/>
          <w:i w:val="0"/>
          <w:iCs w:val="0"/>
          <w:noProof w:val="0"/>
          <w:sz w:val="24"/>
          <w:szCs w:val="24"/>
          <w:lang w:val="pt-BR"/>
          <w:rPrChange w:author="GUSTAVO DE OLIVEIRA REGO MORAIS" w:date="2025-08-08T20:06:43.862Z" w:id="1231424765">
            <w:rPr>
              <w:ins w:author="GUSTAVO DE OLIVEIRA REGO MORAIS" w:date="2025-08-08T20:05:17.771Z" w16du:dateUtc="2025-08-08T20:05:17.771Z" w:id="447499671"/>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530524077">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75Z" w:id="2124671511">
              <w:rPr>
                <w:rFonts w:ascii="Aptos" w:hAnsi="Aptos" w:eastAsia="Aptos" w:cs="Aptos"/>
                <w:noProof w:val="0"/>
                <w:sz w:val="24"/>
                <w:szCs w:val="24"/>
                <w:lang w:val="pt-BR"/>
              </w:rPr>
            </w:rPrChange>
          </w:rPr>
          <w:t>O fluxo começa com a atividade "Editar Build". O sistema inicia o processo exibindo as categorias de componentes através da atividade "Exibe categoria de componentes". O usuário entra em um ciclo de seleção, onde a atividade "Usuário escolhe ou substitui peça" é o ponto central. A cada escolha, o sistema realiza uma validação de compatibilidade na condição "Peças são compatíveis?":</w:t>
        </w:r>
      </w:ins>
    </w:p>
    <w:p w:rsidR="67694C2C" w:rsidP="320543F7" w:rsidRDefault="67694C2C" w14:paraId="391B5E2E" w14:textId="6E471A57">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837760329"/>
          <w:rFonts w:ascii="Times New Roman" w:hAnsi="Times New Roman" w:eastAsia="Times New Roman" w:cs="Times New Roman"/>
          <w:i w:val="0"/>
          <w:iCs w:val="0"/>
          <w:noProof w:val="0"/>
          <w:sz w:val="24"/>
          <w:szCs w:val="24"/>
          <w:lang w:val="pt-BR"/>
          <w:rPrChange w:author="GUSTAVO DE OLIVEIRA REGO MORAIS" w:date="2025-08-08T20:06:43.863Z" w:id="230673624">
            <w:rPr>
              <w:ins w:author="GUSTAVO DE OLIVEIRA REGO MORAIS" w:date="2025-08-08T20:05:17.771Z" w16du:dateUtc="2025-08-08T20:05:17.771Z" w:id="2057781236"/>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521512649">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7Z" w:id="2070558489">
              <w:rPr>
                <w:rFonts w:ascii="Aptos" w:hAnsi="Aptos" w:eastAsia="Aptos" w:cs="Aptos"/>
                <w:b w:val="1"/>
                <w:bCs w:val="1"/>
                <w:noProof w:val="0"/>
                <w:sz w:val="24"/>
                <w:szCs w:val="24"/>
                <w:lang w:val="pt-BR"/>
              </w:rPr>
            </w:rPrChange>
          </w:rPr>
          <w:t>Caso de Sucesso:</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2Z" w:id="1885821837">
              <w:rPr>
                <w:rFonts w:ascii="Aptos" w:hAnsi="Aptos" w:eastAsia="Aptos" w:cs="Aptos"/>
                <w:noProof w:val="0"/>
                <w:sz w:val="24"/>
                <w:szCs w:val="24"/>
                <w:lang w:val="pt-BR"/>
              </w:rPr>
            </w:rPrChange>
          </w:rPr>
          <w:t xml:space="preserve"> Se as peças forem compatíveis ("Sim"), o sistema executa a atividade "Atualizar Build".</w:t>
        </w:r>
      </w:ins>
    </w:p>
    <w:p w:rsidR="67694C2C" w:rsidP="320543F7" w:rsidRDefault="67694C2C" w14:paraId="577D1E37" w14:textId="2E99B860">
      <w:pPr>
        <w:pStyle w:val="ListParagraph"/>
        <w:keepNext w:val="0"/>
        <w:keepLines w:val="0"/>
        <w:numPr>
          <w:ilvl w:val="0"/>
          <w:numId w:val="86"/>
        </w:numPr>
        <w:spacing w:before="120" w:beforeAutospacing="off" w:after="120" w:afterAutospacing="off" w:line="360" w:lineRule="auto"/>
        <w:jc w:val="both"/>
        <w:rPr>
          <w:ins w:author="GUSTAVO DE OLIVEIRA REGO MORAIS" w:date="2025-08-08T20:05:17.771Z" w16du:dateUtc="2025-08-08T20:05:17.771Z" w:id="2035921395"/>
          <w:rFonts w:ascii="Times New Roman" w:hAnsi="Times New Roman" w:eastAsia="Times New Roman" w:cs="Times New Roman"/>
          <w:i w:val="0"/>
          <w:iCs w:val="0"/>
          <w:noProof w:val="0"/>
          <w:sz w:val="24"/>
          <w:szCs w:val="24"/>
          <w:lang w:val="pt-BR"/>
          <w:rPrChange w:author="GUSTAVO DE OLIVEIRA REGO MORAIS" w:date="2025-08-08T20:06:43.864Z" w:id="1936863817">
            <w:rPr>
              <w:ins w:author="GUSTAVO DE OLIVEIRA REGO MORAIS" w:date="2025-08-08T20:05:17.771Z" w16du:dateUtc="2025-08-08T20:05:17.771Z" w:id="1015405219"/>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73389740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79Z" w:id="2059086775">
              <w:rPr>
                <w:rFonts w:ascii="Aptos" w:hAnsi="Aptos" w:eastAsia="Aptos" w:cs="Aptos"/>
                <w:b w:val="1"/>
                <w:bCs w:val="1"/>
                <w:noProof w:val="0"/>
                <w:sz w:val="24"/>
                <w:szCs w:val="24"/>
                <w:lang w:val="pt-BR"/>
              </w:rPr>
            </w:rPrChange>
          </w:rPr>
          <w:t>Caso de Falha: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3Z" w:id="1865813785">
              <w:rPr>
                <w:rFonts w:ascii="Aptos" w:hAnsi="Aptos" w:eastAsia="Aptos" w:cs="Aptos"/>
                <w:noProof w:val="0"/>
                <w:sz w:val="24"/>
                <w:szCs w:val="24"/>
                <w:lang w:val="pt-BR"/>
              </w:rPr>
            </w:rPrChange>
          </w:rPr>
          <w:t xml:space="preserve"> Se houver incompatibilidade ("Não"), o sistema notifica o usuário através da atividade "Exibir mensagem de incompatibilidade" e auxilia a escolha com "Sugerir peças compatíveis".</w:t>
        </w:r>
      </w:ins>
    </w:p>
    <w:p w:rsidR="67694C2C" w:rsidP="320543F7" w:rsidRDefault="67694C2C" w14:paraId="12B9D12B" w14:textId="53AB1E42">
      <w:pPr>
        <w:pStyle w:val="Heading4"/>
        <w:keepNext w:val="0"/>
        <w:keepLines w:val="0"/>
        <w:spacing w:before="120" w:beforeAutospacing="off" w:after="120" w:afterAutospacing="off" w:line="360" w:lineRule="auto"/>
        <w:jc w:val="both"/>
        <w:rPr>
          <w:ins w:author="GUSTAVO DE OLIVEIRA REGO MORAIS" w:date="2025-08-08T20:05:17.771Z" w16du:dateUtc="2025-08-08T20:05:17.771Z" w:id="1675084321"/>
          <w:rFonts w:ascii="Times New Roman" w:hAnsi="Times New Roman" w:eastAsia="Times New Roman" w:cs="Times New Roman"/>
          <w:b w:val="1"/>
          <w:bCs w:val="1"/>
          <w:i w:val="0"/>
          <w:iCs w:val="0"/>
          <w:noProof w:val="0"/>
          <w:sz w:val="24"/>
          <w:szCs w:val="24"/>
          <w:lang w:val="pt-BR"/>
          <w:rPrChange w:author="GUSTAVO DE OLIVEIRA REGO MORAIS" w:date="2025-08-08T20:06:43.864Z" w:id="454500382">
            <w:rPr>
              <w:ins w:author="GUSTAVO DE OLIVEIRA REGO MORAIS" w:date="2025-08-08T20:05:17.771Z" w16du:dateUtc="2025-08-08T20:05:17.771Z" w:id="1153000835"/>
              <w:rFonts w:ascii="Aptos" w:hAnsi="Aptos" w:eastAsia="Aptos" w:cs="Aptos"/>
              <w:b w:val="1"/>
              <w:bCs w:val="1"/>
              <w:noProof w:val="0"/>
              <w:sz w:val="24"/>
              <w:szCs w:val="24"/>
              <w:lang w:val="pt-BR"/>
            </w:rPr>
          </w:rPrChange>
        </w:rPr>
        <w:pPrChange w:author="GUSTAVO DE OLIVEIRA REGO MORAIS" w:date="2025-08-08T20:11:06.586Z">
          <w:pPr>
            <w:numPr>
              <w:ilvl w:val="0"/>
              <w:numId w:val="86"/>
            </w:numPr>
          </w:pPr>
        </w:pPrChange>
      </w:pPr>
      <w:ins w:author="GUSTAVO DE OLIVEIRA REGO MORAIS" w:date="2025-08-08T20:05:17.771Z" w:id="1900998546">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2Z" w:id="1495946205">
              <w:rPr>
                <w:rFonts w:ascii="Aptos" w:hAnsi="Aptos" w:eastAsia="Aptos" w:cs="Aptos"/>
                <w:b w:val="1"/>
                <w:bCs w:val="1"/>
                <w:noProof w:val="0"/>
                <w:sz w:val="24"/>
                <w:szCs w:val="24"/>
                <w:lang w:val="pt-BR"/>
              </w:rPr>
            </w:rPrChange>
          </w:rPr>
          <w:t>Loop de Alterações e Verificação do Gabinete</w:t>
        </w:r>
      </w:ins>
    </w:p>
    <w:p w:rsidR="67694C2C" w:rsidP="320543F7" w:rsidRDefault="67694C2C" w14:paraId="3724C3B0" w14:textId="48863147">
      <w:pPr>
        <w:keepNext w:val="0"/>
        <w:keepLines w:val="0"/>
        <w:spacing w:before="120" w:beforeAutospacing="off" w:after="120" w:afterAutospacing="off" w:line="360" w:lineRule="auto"/>
        <w:ind w:firstLine="708"/>
        <w:jc w:val="both"/>
        <w:rPr>
          <w:ins w:author="GUSTAVO DE OLIVEIRA REGO MORAIS" w:date="2025-08-08T20:05:17.771Z" w16du:dateUtc="2025-08-08T20:05:17.771Z" w:id="736528917"/>
          <w:rFonts w:ascii="Times New Roman" w:hAnsi="Times New Roman" w:eastAsia="Times New Roman" w:cs="Times New Roman"/>
          <w:i w:val="0"/>
          <w:iCs w:val="0"/>
          <w:noProof w:val="0"/>
          <w:sz w:val="24"/>
          <w:szCs w:val="24"/>
          <w:lang w:val="pt-BR"/>
          <w:rPrChange w:author="GUSTAVO DE OLIVEIRA REGO MORAIS" w:date="2025-08-08T20:06:43.865Z" w:id="906764547">
            <w:rPr>
              <w:ins w:author="GUSTAVO DE OLIVEIRA REGO MORAIS" w:date="2025-08-08T20:05:17.771Z" w16du:dateUtc="2025-08-08T20:05:17.771Z" w:id="1628272310"/>
              <w:rFonts w:ascii="Aptos" w:hAnsi="Aptos" w:eastAsia="Aptos" w:cs="Aptos"/>
              <w:noProof w:val="0"/>
              <w:sz w:val="24"/>
              <w:szCs w:val="24"/>
              <w:lang w:val="pt-BR"/>
            </w:rPr>
          </w:rPrChange>
        </w:rPr>
        <w:pPrChange w:author="GUSTAVO DE OLIVEIRA REGO MORAIS" w:date="2025-08-08T20:11:06.586Z">
          <w:pPr/>
        </w:pPrChange>
      </w:pPr>
      <w:ins w:author="GUSTAVO DE OLIVEIRA REGO MORAIS" w:date="2025-08-08T20:05:17.771Z" w:id="727354986">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83Z" w:id="2078617018">
              <w:rPr>
                <w:rFonts w:ascii="Aptos" w:hAnsi="Aptos" w:eastAsia="Aptos" w:cs="Aptos"/>
                <w:noProof w:val="0"/>
                <w:sz w:val="24"/>
                <w:szCs w:val="24"/>
                <w:lang w:val="pt-BR"/>
              </w:rPr>
            </w:rPrChange>
          </w:rPr>
          <w:t>Após cada atualização ou sugestão, o usuário é questionado na decisão "Alterar mais peças?". Se a resposta for "Sim", o fluxo retorna para o início do ciclo de seleção, permitindo múltiplas modificações. Se a resposta for "Não", o fluxo prossegue para uma etapa específica de verificação do gabinete, na decisão "Alterar Gabinete?".</w:t>
        </w:r>
      </w:ins>
    </w:p>
    <w:p w:rsidR="67694C2C" w:rsidP="320543F7" w:rsidRDefault="67694C2C" w14:paraId="2598997E" w14:textId="05777E70">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941179818"/>
          <w:rFonts w:ascii="Times New Roman" w:hAnsi="Times New Roman" w:eastAsia="Times New Roman" w:cs="Times New Roman"/>
          <w:i w:val="0"/>
          <w:iCs w:val="0"/>
          <w:noProof w:val="0"/>
          <w:sz w:val="24"/>
          <w:szCs w:val="24"/>
          <w:lang w:val="pt-BR"/>
          <w:rPrChange w:author="GUSTAVO DE OLIVEIRA REGO MORAIS" w:date="2025-08-08T20:06:43.866Z" w:id="1708374214">
            <w:rPr>
              <w:ins w:author="GUSTAVO DE OLIVEIRA REGO MORAIS" w:date="2025-08-08T20:05:17.772Z" w16du:dateUtc="2025-08-08T20:05:17.772Z" w:id="1295521888"/>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537926242">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5Z" w:id="317091558">
              <w:rPr>
                <w:rFonts w:ascii="Aptos" w:hAnsi="Aptos" w:eastAsia="Aptos" w:cs="Aptos"/>
                <w:b w:val="1"/>
                <w:bCs w:val="1"/>
                <w:noProof w:val="0"/>
                <w:sz w:val="24"/>
                <w:szCs w:val="24"/>
                <w:lang w:val="pt-BR"/>
              </w:rPr>
            </w:rPrChange>
          </w:rPr>
          <w:t>Alteração do Gabinete: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59Z" w:id="1764817745">
              <w:rPr>
                <w:rFonts w:ascii="Aptos" w:hAnsi="Aptos" w:eastAsia="Aptos" w:cs="Aptos"/>
                <w:noProof w:val="0"/>
                <w:sz w:val="24"/>
                <w:szCs w:val="24"/>
                <w:lang w:val="pt-BR"/>
              </w:rPr>
            </w:rPrChange>
          </w:rPr>
          <w:t xml:space="preserve"> Se o usuário optar por "Sim", o sistema verifica a condição "Gabinete tem suporte para as peças?".</w:t>
        </w:r>
      </w:ins>
    </w:p>
    <w:p w:rsidR="67694C2C" w:rsidP="320543F7" w:rsidRDefault="67694C2C" w14:paraId="09363050" w14:textId="2138C68F">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780705661"/>
          <w:rFonts w:ascii="Times New Roman" w:hAnsi="Times New Roman" w:eastAsia="Times New Roman" w:cs="Times New Roman"/>
          <w:i w:val="0"/>
          <w:iCs w:val="0"/>
          <w:noProof w:val="0"/>
          <w:sz w:val="24"/>
          <w:szCs w:val="24"/>
          <w:lang w:val="pt-BR"/>
          <w:rPrChange w:author="GUSTAVO DE OLIVEIRA REGO MORAIS" w:date="2025-08-08T20:06:43.867Z" w:id="1591784925">
            <w:rPr>
              <w:ins w:author="GUSTAVO DE OLIVEIRA REGO MORAIS" w:date="2025-08-08T20:05:17.772Z" w16du:dateUtc="2025-08-08T20:05:17.772Z" w:id="1200490058"/>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73051448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7Z" w:id="1739520282">
              <w:rPr>
                <w:rFonts w:ascii="Aptos" w:hAnsi="Aptos" w:eastAsia="Aptos" w:cs="Aptos"/>
                <w:b w:val="1"/>
                <w:bCs w:val="1"/>
                <w:noProof w:val="0"/>
                <w:sz w:val="24"/>
                <w:szCs w:val="24"/>
                <w:lang w:val="pt-BR"/>
              </w:rPr>
            </w:rPrChange>
          </w:rPr>
          <w:t>Compatibilidade: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1Z" w:id="592926710">
              <w:rPr>
                <w:rFonts w:ascii="Aptos" w:hAnsi="Aptos" w:eastAsia="Aptos" w:cs="Aptos"/>
                <w:noProof w:val="0"/>
                <w:sz w:val="24"/>
                <w:szCs w:val="24"/>
                <w:lang w:val="pt-BR"/>
              </w:rPr>
            </w:rPrChange>
          </w:rPr>
          <w:t xml:space="preserve"> Se o gabinete for compatível ("Sim"), a atividade "Atualizar gabinete" é executada.</w:t>
        </w:r>
      </w:ins>
    </w:p>
    <w:p w:rsidR="67694C2C" w:rsidP="320543F7" w:rsidRDefault="67694C2C" w14:paraId="69BB2F81" w14:textId="19A53DCD">
      <w:pPr>
        <w:pStyle w:val="ListParagraph"/>
        <w:keepNext w:val="0"/>
        <w:keepLines w:val="0"/>
        <w:numPr>
          <w:ilvl w:val="1"/>
          <w:numId w:val="87"/>
        </w:numPr>
        <w:spacing w:before="120" w:beforeAutospacing="off" w:after="120" w:afterAutospacing="off" w:line="360" w:lineRule="auto"/>
        <w:jc w:val="both"/>
        <w:rPr>
          <w:ins w:author="GUSTAVO DE OLIVEIRA REGO MORAIS" w:date="2025-08-08T20:05:17.772Z" w16du:dateUtc="2025-08-08T20:05:17.772Z" w:id="1350354689"/>
          <w:rFonts w:ascii="Times New Roman" w:hAnsi="Times New Roman" w:eastAsia="Times New Roman" w:cs="Times New Roman"/>
          <w:i w:val="0"/>
          <w:iCs w:val="0"/>
          <w:noProof w:val="0"/>
          <w:sz w:val="24"/>
          <w:szCs w:val="24"/>
          <w:lang w:val="pt-BR"/>
          <w:rPrChange w:author="GUSTAVO DE OLIVEIRA REGO MORAIS" w:date="2025-08-08T20:06:43.869Z" w:id="209843442">
            <w:rPr>
              <w:ins w:author="GUSTAVO DE OLIVEIRA REGO MORAIS" w:date="2025-08-08T20:05:17.772Z" w16du:dateUtc="2025-08-08T20:05:17.772Z" w:id="1281154204"/>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659362667">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89Z" w:id="376569934">
              <w:rPr>
                <w:rFonts w:ascii="Aptos" w:hAnsi="Aptos" w:eastAsia="Aptos" w:cs="Aptos"/>
                <w:b w:val="1"/>
                <w:bCs w:val="1"/>
                <w:noProof w:val="0"/>
                <w:sz w:val="24"/>
                <w:szCs w:val="24"/>
                <w:lang w:val="pt-BR"/>
              </w:rPr>
            </w:rPrChange>
          </w:rPr>
          <w:t>Incompatibilidade: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2Z" w:id="788360019">
              <w:rPr>
                <w:rFonts w:ascii="Aptos" w:hAnsi="Aptos" w:eastAsia="Aptos" w:cs="Aptos"/>
                <w:noProof w:val="0"/>
                <w:sz w:val="24"/>
                <w:szCs w:val="24"/>
                <w:lang w:val="pt-BR"/>
              </w:rPr>
            </w:rPrChange>
          </w:rPr>
          <w:t xml:space="preserve"> Se não for compatível ("Não"), o sistema exibe o "Exibir alerta de incompatibilidade" e executa a atividade "Sugerir novos gabinetes", fornecendo alternativas ao usuário.</w:t>
        </w:r>
      </w:ins>
    </w:p>
    <w:p w:rsidR="67694C2C" w:rsidP="320543F7" w:rsidRDefault="67694C2C" w14:paraId="29401541" w14:textId="57AF6824">
      <w:pPr>
        <w:pStyle w:val="ListParagraph"/>
        <w:keepNext w:val="0"/>
        <w:keepLines w:val="0"/>
        <w:numPr>
          <w:ilvl w:val="0"/>
          <w:numId w:val="87"/>
        </w:numPr>
        <w:spacing w:before="120" w:beforeAutospacing="off" w:after="120" w:afterAutospacing="off" w:line="360" w:lineRule="auto"/>
        <w:jc w:val="both"/>
        <w:rPr>
          <w:ins w:author="GUSTAVO DE OLIVEIRA REGO MORAIS" w:date="2025-08-08T20:05:17.772Z" w16du:dateUtc="2025-08-08T20:05:17.772Z" w:id="1714231287"/>
          <w:rFonts w:ascii="Times New Roman" w:hAnsi="Times New Roman" w:eastAsia="Times New Roman" w:cs="Times New Roman"/>
          <w:i w:val="0"/>
          <w:iCs w:val="0"/>
          <w:noProof w:val="0"/>
          <w:sz w:val="24"/>
          <w:szCs w:val="24"/>
          <w:lang w:val="pt-BR"/>
          <w:rPrChange w:author="GUSTAVO DE OLIVEIRA REGO MORAIS" w:date="2025-08-08T20:06:43.87Z" w:id="700424124">
            <w:rPr>
              <w:ins w:author="GUSTAVO DE OLIVEIRA REGO MORAIS" w:date="2025-08-08T20:05:17.772Z" w16du:dateUtc="2025-08-08T20:05:17.772Z" w:id="127710331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39532886">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2Z" w:id="701459659">
              <w:rPr>
                <w:rFonts w:ascii="Aptos" w:hAnsi="Aptos" w:eastAsia="Aptos" w:cs="Aptos"/>
                <w:b w:val="1"/>
                <w:bCs w:val="1"/>
                <w:noProof w:val="0"/>
                <w:sz w:val="24"/>
                <w:szCs w:val="24"/>
                <w:lang w:val="pt-BR"/>
              </w:rPr>
            </w:rPrChange>
          </w:rPr>
          <w:t>Manter o Gabinete:</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4Z" w:id="1144577479">
              <w:rPr>
                <w:rFonts w:ascii="Aptos" w:hAnsi="Aptos" w:eastAsia="Aptos" w:cs="Aptos"/>
                <w:noProof w:val="0"/>
                <w:sz w:val="24"/>
                <w:szCs w:val="24"/>
                <w:lang w:val="pt-BR"/>
              </w:rPr>
            </w:rPrChange>
          </w:rPr>
          <w:t xml:space="preserve"> Se o usuário optar por "Não", o fluxo ignora a etapa de verificação do gabinete, seguindo diretamente para a validação final.</w:t>
        </w:r>
      </w:ins>
    </w:p>
    <w:p w:rsidR="67694C2C" w:rsidP="320543F7" w:rsidRDefault="67694C2C" w14:paraId="03EC4AB1" w14:textId="54317C0D">
      <w:pPr>
        <w:pStyle w:val="Heading4"/>
        <w:keepNext w:val="0"/>
        <w:keepLines w:val="0"/>
        <w:spacing w:before="120" w:beforeAutospacing="off" w:after="120" w:afterAutospacing="off" w:line="360" w:lineRule="auto"/>
        <w:jc w:val="both"/>
        <w:rPr>
          <w:ins w:author="GUSTAVO DE OLIVEIRA REGO MORAIS" w:date="2025-08-08T20:05:17.772Z" w16du:dateUtc="2025-08-08T20:05:17.772Z" w:id="1563407156"/>
          <w:rFonts w:ascii="Times New Roman" w:hAnsi="Times New Roman" w:eastAsia="Times New Roman" w:cs="Times New Roman"/>
          <w:b w:val="1"/>
          <w:bCs w:val="1"/>
          <w:i w:val="0"/>
          <w:iCs w:val="0"/>
          <w:noProof w:val="0"/>
          <w:sz w:val="24"/>
          <w:szCs w:val="24"/>
          <w:lang w:val="pt-BR"/>
          <w:rPrChange w:author="GUSTAVO DE OLIVEIRA REGO MORAIS" w:date="2025-08-08T20:06:43.87Z" w:id="360472470">
            <w:rPr>
              <w:ins w:author="GUSTAVO DE OLIVEIRA REGO MORAIS" w:date="2025-08-08T20:05:17.772Z" w16du:dateUtc="2025-08-08T20:05:17.772Z" w:id="1932091194"/>
              <w:rFonts w:ascii="Aptos" w:hAnsi="Aptos" w:eastAsia="Aptos" w:cs="Aptos"/>
              <w:b w:val="1"/>
              <w:bCs w:val="1"/>
              <w:noProof w:val="0"/>
              <w:sz w:val="24"/>
              <w:szCs w:val="24"/>
              <w:lang w:val="pt-BR"/>
            </w:rPr>
          </w:rPrChange>
        </w:rPr>
        <w:pPrChange w:author="GUSTAVO DE OLIVEIRA REGO MORAIS" w:date="2025-08-08T20:11:06.587Z">
          <w:pPr>
            <w:numPr>
              <w:ilvl w:val="0"/>
              <w:numId w:val="87"/>
            </w:numPr>
          </w:pPr>
        </w:pPrChange>
      </w:pPr>
      <w:ins w:author="GUSTAVO DE OLIVEIRA REGO MORAIS" w:date="2025-08-08T20:05:17.772Z" w:id="1872267416">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4Z" w:id="62081054">
              <w:rPr>
                <w:rFonts w:ascii="Aptos" w:hAnsi="Aptos" w:eastAsia="Aptos" w:cs="Aptos"/>
                <w:b w:val="1"/>
                <w:bCs w:val="1"/>
                <w:noProof w:val="0"/>
                <w:sz w:val="24"/>
                <w:szCs w:val="24"/>
                <w:lang w:val="pt-BR"/>
              </w:rPr>
            </w:rPrChange>
          </w:rPr>
          <w:t>Validação Final e Finalização do Build</w:t>
        </w:r>
      </w:ins>
    </w:p>
    <w:p w:rsidR="67694C2C" w:rsidP="320543F7" w:rsidRDefault="67694C2C" w14:paraId="4A371D93" w14:textId="3B3A474C">
      <w:pPr>
        <w:keepNext w:val="0"/>
        <w:keepLines w:val="0"/>
        <w:spacing w:before="120" w:beforeAutospacing="off" w:after="120" w:afterAutospacing="off" w:line="360" w:lineRule="auto"/>
        <w:ind w:firstLine="708"/>
        <w:jc w:val="both"/>
        <w:rPr>
          <w:ins w:author="GUSTAVO DE OLIVEIRA REGO MORAIS" w:date="2025-08-08T20:05:17.772Z" w16du:dateUtc="2025-08-08T20:05:17.772Z" w:id="445386799"/>
          <w:rFonts w:ascii="Times New Roman" w:hAnsi="Times New Roman" w:eastAsia="Times New Roman" w:cs="Times New Roman"/>
          <w:i w:val="0"/>
          <w:iCs w:val="0"/>
          <w:noProof w:val="0"/>
          <w:sz w:val="24"/>
          <w:szCs w:val="24"/>
          <w:lang w:val="pt-BR"/>
          <w:rPrChange w:author="GUSTAVO DE OLIVEIRA REGO MORAIS" w:date="2025-08-08T20:06:43.872Z" w:id="1229979928">
            <w:rPr>
              <w:ins w:author="GUSTAVO DE OLIVEIRA REGO MORAIS" w:date="2025-08-08T20:05:17.772Z" w16du:dateUtc="2025-08-08T20:05:17.772Z" w:id="888698474"/>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359946251">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196Z" w:id="2090350118">
              <w:rPr>
                <w:rFonts w:ascii="Aptos" w:hAnsi="Aptos" w:eastAsia="Aptos" w:cs="Aptos"/>
                <w:noProof w:val="0"/>
                <w:sz w:val="24"/>
                <w:szCs w:val="24"/>
                <w:lang w:val="pt-BR"/>
              </w:rPr>
            </w:rPrChange>
          </w:rPr>
          <w:t xml:space="preserve">Todos os caminhos convergem para a validação final do build. Um nó de decisão rigoroso verifica a condição "Build tem incompatibilidades </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7Z" w:id="681556045">
              <w:rPr>
                <w:rFonts w:ascii="Aptos" w:hAnsi="Aptos" w:eastAsia="Aptos" w:cs="Aptos"/>
                <w:noProof w:val="0"/>
                <w:sz w:val="24"/>
                <w:szCs w:val="24"/>
                <w:lang w:val="pt-BR"/>
              </w:rPr>
            </w:rPrChange>
          </w:rPr>
          <w:t>criticas</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7Z" w:id="1506871478">
              <w:rPr>
                <w:rFonts w:ascii="Aptos" w:hAnsi="Aptos" w:eastAsia="Aptos" w:cs="Aptos"/>
                <w:noProof w:val="0"/>
                <w:sz w:val="24"/>
                <w:szCs w:val="24"/>
                <w:lang w:val="pt-BR"/>
              </w:rPr>
            </w:rPrChange>
          </w:rPr>
          <w:t>?".</w:t>
        </w:r>
      </w:ins>
    </w:p>
    <w:p w:rsidR="67694C2C" w:rsidP="320543F7" w:rsidRDefault="67694C2C" w14:paraId="1E84572D" w14:textId="5938D5E2">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1024702489"/>
          <w:rFonts w:ascii="Times New Roman" w:hAnsi="Times New Roman" w:eastAsia="Times New Roman" w:cs="Times New Roman"/>
          <w:i w:val="0"/>
          <w:iCs w:val="0"/>
          <w:noProof w:val="0"/>
          <w:sz w:val="24"/>
          <w:szCs w:val="24"/>
          <w:lang w:val="pt-BR"/>
          <w:rPrChange w:author="GUSTAVO DE OLIVEIRA REGO MORAIS" w:date="2025-08-08T20:06:43.874Z" w:id="2075415402">
            <w:rPr>
              <w:ins w:author="GUSTAVO DE OLIVEIRA REGO MORAIS" w:date="2025-08-08T20:05:17.772Z" w16du:dateUtc="2025-08-08T20:05:17.772Z" w:id="3539319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204070751">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199Z" w:id="719076802">
              <w:rPr>
                <w:rFonts w:ascii="Aptos" w:hAnsi="Aptos" w:eastAsia="Aptos" w:cs="Aptos"/>
                <w:b w:val="1"/>
                <w:bCs w:val="1"/>
                <w:noProof w:val="0"/>
                <w:sz w:val="24"/>
                <w:szCs w:val="24"/>
                <w:lang w:val="pt-BR"/>
              </w:rPr>
            </w:rPrChange>
          </w:rPr>
          <w:t>Incompatibilidade Crítica: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1508898075">
              <w:rPr>
                <w:rFonts w:ascii="Aptos" w:hAnsi="Aptos" w:eastAsia="Aptos" w:cs="Aptos"/>
                <w:noProof w:val="0"/>
                <w:sz w:val="24"/>
                <w:szCs w:val="24"/>
                <w:lang w:val="pt-BR"/>
              </w:rPr>
            </w:rPrChange>
          </w:rPr>
          <w:t xml:space="preserve"> Se houver incompatibilidade crítica ("Sim"), o sistema notifica o usuário com "Exibe mensagem de incompatibilidade </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1722194254">
              <w:rPr>
                <w:rFonts w:ascii="Aptos" w:hAnsi="Aptos" w:eastAsia="Aptos" w:cs="Aptos"/>
                <w:noProof w:val="0"/>
                <w:sz w:val="24"/>
                <w:szCs w:val="24"/>
                <w:lang w:val="pt-BR"/>
              </w:rPr>
            </w:rPrChange>
          </w:rPr>
          <w:t>critica</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69Z" w:id="283285114">
              <w:rPr>
                <w:rFonts w:ascii="Aptos" w:hAnsi="Aptos" w:eastAsia="Aptos" w:cs="Aptos"/>
                <w:noProof w:val="0"/>
                <w:sz w:val="24"/>
                <w:szCs w:val="24"/>
                <w:lang w:val="pt-BR"/>
              </w:rPr>
            </w:rPrChange>
          </w:rPr>
          <w:t>", "Bloqueia finalização" e "Solicitar correções". Esse fluxo direciona o usuário a um ponto anterior do processo para que as correções obrigatórias sejam realizadas.</w:t>
        </w:r>
      </w:ins>
    </w:p>
    <w:p w:rsidR="67694C2C" w:rsidP="320543F7" w:rsidRDefault="67694C2C" w14:paraId="695C5508" w14:textId="68F05F6C">
      <w:pPr>
        <w:pStyle w:val="ListParagraph"/>
        <w:keepNext w:val="0"/>
        <w:keepLines w:val="0"/>
        <w:numPr>
          <w:ilvl w:val="0"/>
          <w:numId w:val="88"/>
        </w:numPr>
        <w:spacing w:before="120" w:beforeAutospacing="off" w:after="120" w:afterAutospacing="off" w:line="360" w:lineRule="auto"/>
        <w:jc w:val="both"/>
        <w:rPr>
          <w:ins w:author="GUSTAVO DE OLIVEIRA REGO MORAIS" w:date="2025-08-08T20:05:17.772Z" w16du:dateUtc="2025-08-08T20:05:17.772Z" w:id="2010984821"/>
          <w:rFonts w:ascii="Times New Roman" w:hAnsi="Times New Roman" w:eastAsia="Times New Roman" w:cs="Times New Roman"/>
          <w:i w:val="0"/>
          <w:iCs w:val="0"/>
          <w:noProof w:val="0"/>
          <w:sz w:val="24"/>
          <w:szCs w:val="24"/>
          <w:lang w:val="pt-BR"/>
          <w:rPrChange w:author="GUSTAVO DE OLIVEIRA REGO MORAIS" w:date="2025-08-08T20:06:43.875Z" w:id="392466068">
            <w:rPr>
              <w:ins w:author="GUSTAVO DE OLIVEIRA REGO MORAIS" w:date="2025-08-08T20:05:17.772Z" w16du:dateUtc="2025-08-08T20:05:17.772Z" w:id="761529512"/>
              <w:rFonts w:ascii="Aptos" w:hAnsi="Aptos" w:eastAsia="Aptos" w:cs="Aptos"/>
              <w:noProof w:val="0"/>
              <w:sz w:val="24"/>
              <w:szCs w:val="24"/>
              <w:lang w:val="pt-BR"/>
            </w:rPr>
          </w:rPrChange>
        </w:rPr>
        <w:pPrChange w:author="GUSTAVO DE OLIVEIRA REGO MORAIS" w:date="2025-08-08T20:11:06.587Z">
          <w:pPr/>
        </w:pPrChange>
      </w:pPr>
      <w:ins w:author="GUSTAVO DE OLIVEIRA REGO MORAIS" w:date="2025-08-08T20:05:17.772Z" w:id="1900022283">
        <w:r w:rsidRPr="320543F7" w:rsidR="67694C2C">
          <w:rPr>
            <w:rFonts w:ascii="Times New Roman" w:hAnsi="Times New Roman" w:eastAsia="Times New Roman" w:cs="Times New Roman"/>
            <w:b w:val="1"/>
            <w:bCs w:val="1"/>
            <w:i w:val="0"/>
            <w:iCs w:val="0"/>
            <w:noProof w:val="0"/>
            <w:sz w:val="24"/>
            <w:szCs w:val="24"/>
            <w:lang w:val="pt-BR"/>
            <w:rPrChange w:author="GUSTAVO DE OLIVEIRA REGO MORAIS" w:date="2025-08-08T20:10:07.204Z" w:id="1980258643">
              <w:rPr>
                <w:rFonts w:ascii="Aptos" w:hAnsi="Aptos" w:eastAsia="Aptos" w:cs="Aptos"/>
                <w:b w:val="1"/>
                <w:bCs w:val="1"/>
                <w:noProof w:val="0"/>
                <w:sz w:val="24"/>
                <w:szCs w:val="24"/>
                <w:lang w:val="pt-BR"/>
              </w:rPr>
            </w:rPrChange>
          </w:rPr>
          <w:t>Build Válido:</w:t>
        </w:r>
        <w:r w:rsidRPr="320543F7" w:rsidR="67694C2C">
          <w:rPr>
            <w:rFonts w:ascii="Times New Roman" w:hAnsi="Times New Roman" w:eastAsia="Times New Roman" w:cs="Times New Roman"/>
            <w:i w:val="0"/>
            <w:iCs w:val="0"/>
            <w:noProof w:val="0"/>
            <w:sz w:val="24"/>
            <w:szCs w:val="24"/>
            <w:lang w:val="pt-BR"/>
            <w:rPrChange w:author="GUSTAVO DE OLIVEIRA REGO MORAIS" w:date="2025-08-08T20:05:28.97Z" w:id="129670728">
              <w:rPr>
                <w:rFonts w:ascii="Aptos" w:hAnsi="Aptos" w:eastAsia="Aptos" w:cs="Aptos"/>
                <w:noProof w:val="0"/>
                <w:sz w:val="24"/>
                <w:szCs w:val="24"/>
                <w:lang w:val="pt-BR"/>
              </w:rPr>
            </w:rPrChange>
          </w:rPr>
          <w:t xml:space="preserve"> Se não houver incompatibilidade crítica ("Não"), a atividade "Permitir Salvar, exportar ou finalizar build" é executada, concedendo ao usuário a opção de concluir o processo.</w:t>
        </w:r>
      </w:ins>
    </w:p>
    <w:p w:rsidR="67694C2C" w:rsidP="320543F7" w:rsidRDefault="67694C2C" w14:paraId="400E487C" w14:textId="198E760D">
      <w:pPr>
        <w:keepNext w:val="0"/>
        <w:keepLines w:val="0"/>
        <w:spacing w:before="120" w:beforeAutospacing="off" w:after="120" w:afterAutospacing="off" w:line="360" w:lineRule="auto"/>
        <w:ind w:firstLine="708"/>
        <w:jc w:val="both"/>
        <w:rPr>
          <w:ins w:author="GUSTAVO DE OLIVEIRA REGO MORAIS" w:date="2025-08-08T20:05:17.772Z" w16du:dateUtc="2025-08-08T20:05:17.772Z" w:id="1271487546"/>
          <w:rFonts w:ascii="Times New Roman" w:hAnsi="Times New Roman" w:eastAsia="Times New Roman" w:cs="Times New Roman"/>
          <w:i w:val="0"/>
          <w:iCs w:val="0"/>
          <w:noProof w:val="0"/>
          <w:sz w:val="24"/>
          <w:szCs w:val="24"/>
          <w:lang w:val="pt-BR"/>
          <w:rPrChange w:author="GUSTAVO DE OLIVEIRA REGO MORAIS" w:date="2025-08-08T20:06:43.876Z" w:id="295429689">
            <w:rPr>
              <w:ins w:author="GUSTAVO DE OLIVEIRA REGO MORAIS" w:date="2025-08-08T20:05:17.772Z" w16du:dateUtc="2025-08-08T20:05:17.772Z" w:id="359274929"/>
              <w:rFonts w:ascii="Aptos" w:hAnsi="Aptos" w:eastAsia="Aptos" w:cs="Aptos"/>
              <w:noProof w:val="0"/>
              <w:sz w:val="24"/>
              <w:szCs w:val="24"/>
              <w:lang w:val="pt-BR"/>
            </w:rPr>
          </w:rPrChange>
        </w:rPr>
        <w:pPrChange w:author="GUSTAVO DE OLIVEIRA REGO MORAIS" w:date="2025-08-08T20:11:06.588Z">
          <w:pPr>
            <w:numPr>
              <w:ilvl w:val="0"/>
              <w:numId w:val="88"/>
            </w:numPr>
          </w:pPr>
        </w:pPrChange>
      </w:pPr>
      <w:ins w:author="GUSTAVO DE OLIVEIRA REGO MORAIS" w:date="2025-08-08T20:05:17.772Z" w:id="166169868">
        <w:r w:rsidRPr="320543F7" w:rsidR="67694C2C">
          <w:rPr>
            <w:rFonts w:ascii="Times New Roman" w:hAnsi="Times New Roman" w:eastAsia="Times New Roman" w:cs="Times New Roman"/>
            <w:i w:val="0"/>
            <w:iCs w:val="0"/>
            <w:noProof w:val="0"/>
            <w:sz w:val="24"/>
            <w:szCs w:val="24"/>
            <w:lang w:val="pt-BR"/>
            <w:rPrChange w:author="GUSTAVO DE OLIVEIRA REGO MORAIS" w:date="2025-08-08T20:10:07.205Z" w:id="984686177">
              <w:rPr>
                <w:rFonts w:ascii="Aptos" w:hAnsi="Aptos" w:eastAsia="Aptos" w:cs="Aptos"/>
                <w:noProof w:val="0"/>
                <w:sz w:val="24"/>
                <w:szCs w:val="24"/>
                <w:lang w:val="pt-BR"/>
              </w:rPr>
            </w:rPrChange>
          </w:rPr>
          <w:t>O fluxo de "Solicitar correções" e o fluxo de finalização bem-sucedida convergem para o nó final do diagrama, garantindo que o processo seja sempre encerrado de maneira controlada, seja por sucesso ou por necessidade de correção.</w:t>
        </w:r>
      </w:ins>
    </w:p>
    <w:p w:rsidR="320543F7" w:rsidP="320543F7" w:rsidRDefault="320543F7" w14:paraId="1B088360" w14:textId="271D7E77">
      <w:pPr>
        <w:pStyle w:val="Normal"/>
        <w:keepNext w:val="0"/>
        <w:keepLines w:val="0"/>
        <w:spacing w:before="120" w:beforeAutospacing="off" w:after="120" w:afterAutospacing="off" w:line="360" w:lineRule="auto"/>
        <w:jc w:val="both"/>
        <w:rPr>
          <w:ins w:author="GUSTAVO DE OLIVEIRA REGO MORAIS" w:date="2025-08-08T19:58:48.498Z" w16du:dateUtc="2025-08-08T19:58:48.498Z" w:id="1449657272"/>
          <w:rFonts w:ascii="Times New Roman" w:hAnsi="Times New Roman" w:eastAsia="Times New Roman" w:cs="Times New Roman"/>
          <w:noProof w:val="0"/>
          <w:lang w:val="pt-BR"/>
          <w:rPrChange w:author="GUSTAVO DE OLIVEIRA REGO MORAIS" w:date="2025-08-08T20:10:07.207Z" w:id="1157040649">
            <w:rPr>
              <w:ins w:author="GUSTAVO DE OLIVEIRA REGO MORAIS" w:date="2025-08-08T19:58:48.498Z" w16du:dateUtc="2025-08-08T19:58:48.498Z" w:id="362309912"/>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11:06.588Z">
          <w:pPr>
            <w:pStyle w:val="Normal"/>
            <w:keepNext w:val="1"/>
            <w:keepLines w:val="1"/>
          </w:pPr>
        </w:pPrChange>
      </w:pPr>
    </w:p>
    <w:p w:rsidR="68A2B600" w:rsidP="320543F7" w:rsidRDefault="68A2B600" w14:paraId="244BF539" w14:textId="6BDEA494">
      <w:pPr>
        <w:pStyle w:val="Heading3"/>
        <w:keepNext w:val="0"/>
        <w:keepLines w:val="0"/>
        <w:suppressLineNumbers w:val="0"/>
        <w:bidi w:val="0"/>
        <w:spacing w:before="120" w:beforeAutospacing="off" w:after="120" w:afterAutospacing="off" w:line="360" w:lineRule="auto"/>
        <w:ind w:left="0" w:right="0"/>
        <w:jc w:val="both"/>
        <w:rPr>
          <w:ins w:author="GUSTAVO DE OLIVEIRA REGO MORAIS" w:date="2025-08-08T20:08:15.497Z" w16du:dateUtc="2025-08-08T20:08:15.497Z" w:id="1398413726"/>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11:06.588Z">
          <w:pPr/>
        </w:pPrChange>
      </w:pPr>
      <w:ins w:author="GUSTAVO DE OLIVEIRA REGO MORAIS" w:date="2025-08-08T20:07:51.489Z" w:id="428338230">
        <w:r w:rsidRPr="320543F7"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54655918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5.1.5. Descrição Detalhada do Fluxo de </w:t>
        </w:r>
      </w:ins>
      <w:ins w:author="GUSTAVO DE OLIVEIRA REGO MORAIS" w:date="2025-08-08T20:08:03.388Z" w:id="697497786">
        <w:r w:rsidRPr="320543F7" w:rsidR="68A2B60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10:07.208Z" w:id="1533802976">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Coleta de Requisitos</w:t>
        </w:r>
      </w:ins>
    </w:p>
    <w:p w:rsidR="68A2B600" w:rsidP="320543F7" w:rsidRDefault="68A2B600" w14:paraId="6FE46013" w14:textId="0F56427E">
      <w:pPr>
        <w:keepNext w:val="0"/>
        <w:keepLines w:val="0"/>
        <w:bidi w:val="0"/>
        <w:spacing w:before="120" w:beforeAutospacing="off" w:after="120" w:afterAutospacing="off" w:line="360" w:lineRule="auto"/>
        <w:jc w:val="both"/>
        <w:rPr>
          <w:ins w:author="GUSTAVO DE OLIVEIRA REGO MORAIS" w:date="2025-08-08T20:08:17.302Z" w16du:dateUtc="2025-08-08T20:08:17.302Z" w:id="383339096"/>
          <w:rFonts w:ascii="Times New Roman" w:hAnsi="Times New Roman" w:eastAsia="Times New Roman" w:cs="Times New Roman"/>
          <w:b w:val="0"/>
          <w:bCs w:val="0"/>
          <w:i w:val="0"/>
          <w:iCs w:val="0"/>
          <w:noProof w:val="0"/>
          <w:sz w:val="24"/>
          <w:szCs w:val="24"/>
          <w:lang w:val="pt-BR"/>
          <w:rPrChange w:author="GUSTAVO DE OLIVEIRA REGO MORAIS" w:date="2025-08-08T20:08:36.652Z" w:id="1434944473">
            <w:rPr>
              <w:ins w:author="GUSTAVO DE OLIVEIRA REGO MORAIS" w:date="2025-08-08T20:08:17.302Z" w16du:dateUtc="2025-08-08T20:08:17.302Z" w:id="2035391751"/>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2Z" w:id="708756273">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Z" w:id="1052474216">
              <w:rPr>
                <w:rFonts w:ascii="Aptos" w:hAnsi="Aptos" w:eastAsia="Aptos" w:cs="Aptos"/>
                <w:b w:val="0"/>
                <w:bCs w:val="0"/>
                <w:noProof w:val="0"/>
                <w:sz w:val="24"/>
                <w:szCs w:val="24"/>
                <w:lang w:val="pt-BR"/>
              </w:rPr>
            </w:rPrChange>
          </w:rPr>
          <w:t>O diagrama de atividade modela o processo de coleta de requisitos e preferências do usuário para a funcionalidade de montar um PC, utilizando um fluxo interativo e automatizado. O processo é dividido entre as ações do usuário e as respostas do sistema.</w:t>
        </w:r>
      </w:ins>
    </w:p>
    <w:p w:rsidR="68A2B600" w:rsidP="320543F7" w:rsidRDefault="68A2B600" w14:paraId="42510B53" w14:textId="7FE9B15A">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94587554"/>
          <w:rFonts w:ascii="Times New Roman" w:hAnsi="Times New Roman" w:eastAsia="Times New Roman" w:cs="Times New Roman"/>
          <w:b w:val="1"/>
          <w:bCs w:val="1"/>
          <w:i w:val="0"/>
          <w:iCs w:val="0"/>
          <w:noProof w:val="0"/>
          <w:sz w:val="24"/>
          <w:szCs w:val="24"/>
          <w:lang w:val="pt-BR"/>
          <w:rPrChange w:author="GUSTAVO DE OLIVEIRA REGO MORAIS" w:date="2025-08-08T20:20:05.18Z" w:id="1903611204">
            <w:rPr>
              <w:ins w:author="GUSTAVO DE OLIVEIRA REGO MORAIS" w:date="2025-08-08T20:08:17.304Z" w16du:dateUtc="2025-08-08T20:08:17.304Z" w:id="1267262447"/>
              <w:rFonts w:ascii="Aptos" w:hAnsi="Aptos" w:eastAsia="Aptos" w:cs="Aptos"/>
              <w:b w:val="1"/>
              <w:bCs w:val="1"/>
              <w:noProof w:val="0"/>
              <w:sz w:val="24"/>
              <w:szCs w:val="24"/>
              <w:lang w:val="pt-BR"/>
            </w:rPr>
          </w:rPrChange>
        </w:rPr>
        <w:pPrChange w:author="GUSTAVO DE OLIVEIRA REGO MORAIS" w:date="2025-08-08T20:11:06.588Z">
          <w:pPr>
            <w:bidi w:val="0"/>
          </w:pPr>
        </w:pPrChange>
      </w:pPr>
      <w:ins w:author="GUSTAVO DE OLIVEIRA REGO MORAIS" w:date="2025-08-08T20:08:17.302Z" w:id="1153747048">
        <w:r w:rsidRPr="320543F7"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5.18Z" w:id="1042517806">
              <w:rPr>
                <w:rFonts w:ascii="Aptos" w:hAnsi="Aptos" w:eastAsia="Aptos" w:cs="Aptos"/>
                <w:b w:val="1"/>
                <w:bCs w:val="1"/>
                <w:noProof w:val="0"/>
                <w:sz w:val="24"/>
                <w:szCs w:val="24"/>
                <w:lang w:val="pt-BR"/>
              </w:rPr>
            </w:rPrChange>
          </w:rPr>
          <w:t>Partições</w:t>
        </w:r>
      </w:ins>
    </w:p>
    <w:p w:rsidR="68A2B600" w:rsidP="320543F7" w:rsidRDefault="68A2B600" w14:paraId="4C15C36A" w14:textId="35B9E188">
      <w:pPr>
        <w:keepNext w:val="0"/>
        <w:keepLines w:val="0"/>
        <w:bidi w:val="0"/>
        <w:spacing w:before="120" w:beforeAutospacing="off" w:after="120" w:afterAutospacing="off" w:line="360" w:lineRule="auto"/>
        <w:jc w:val="both"/>
        <w:rPr>
          <w:ins w:author="GUSTAVO DE OLIVEIRA REGO MORAIS" w:date="2025-08-08T20:08:17.304Z" w16du:dateUtc="2025-08-08T20:08:17.304Z" w:id="573202397"/>
          <w:rFonts w:ascii="Times New Roman" w:hAnsi="Times New Roman" w:eastAsia="Times New Roman" w:cs="Times New Roman"/>
          <w:b w:val="0"/>
          <w:bCs w:val="0"/>
          <w:i w:val="0"/>
          <w:iCs w:val="0"/>
          <w:noProof w:val="0"/>
          <w:sz w:val="24"/>
          <w:szCs w:val="24"/>
          <w:lang w:val="pt-BR"/>
          <w:rPrChange w:author="GUSTAVO DE OLIVEIRA REGO MORAIS" w:date="2025-08-08T20:08:36.653Z" w:id="908734233">
            <w:rPr>
              <w:ins w:author="GUSTAVO DE OLIVEIRA REGO MORAIS" w:date="2025-08-08T20:08:17.304Z" w16du:dateUtc="2025-08-08T20:08:17.304Z" w:id="178684277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090785182">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3Z" w:id="574566581">
              <w:rPr>
                <w:rFonts w:ascii="Aptos" w:hAnsi="Aptos" w:eastAsia="Aptos" w:cs="Aptos"/>
                <w:b w:val="0"/>
                <w:bCs w:val="0"/>
                <w:noProof w:val="0"/>
                <w:sz w:val="24"/>
                <w:szCs w:val="24"/>
                <w:lang w:val="pt-BR"/>
              </w:rPr>
            </w:rPrChange>
          </w:rPr>
          <w:t>O diagrama é dividido em duas partições que representam os papéis dos atores no processo:</w:t>
        </w:r>
      </w:ins>
    </w:p>
    <w:p w:rsidR="68A2B600" w:rsidP="320543F7" w:rsidRDefault="68A2B600" w14:paraId="7F631055" w14:textId="639FA812">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1675838728"/>
          <w:rFonts w:ascii="Times New Roman" w:hAnsi="Times New Roman" w:eastAsia="Times New Roman" w:cs="Times New Roman"/>
          <w:b w:val="0"/>
          <w:bCs w:val="0"/>
          <w:i w:val="0"/>
          <w:iCs w:val="0"/>
          <w:noProof w:val="0"/>
          <w:sz w:val="24"/>
          <w:szCs w:val="24"/>
          <w:lang w:val="pt-BR"/>
          <w:rPrChange w:author="GUSTAVO DE OLIVEIRA REGO MORAIS" w:date="2025-08-08T20:08:36.654Z" w:id="1265775950">
            <w:rPr>
              <w:ins w:author="GUSTAVO DE OLIVEIRA REGO MORAIS" w:date="2025-08-08T20:08:17.304Z" w16du:dateUtc="2025-08-08T20:08:17.304Z" w:id="11895525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114150210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4Z" w:id="291993727">
              <w:rPr>
                <w:rFonts w:ascii="Aptos" w:hAnsi="Aptos" w:eastAsia="Aptos" w:cs="Aptos"/>
                <w:b w:val="0"/>
                <w:bCs w:val="0"/>
                <w:noProof w:val="0"/>
                <w:sz w:val="24"/>
                <w:szCs w:val="24"/>
                <w:lang w:val="pt-BR"/>
              </w:rPr>
            </w:rPrChange>
          </w:rPr>
          <w:t>Usuário: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5Z" w:id="1068791975">
              <w:rPr>
                <w:rFonts w:ascii="Aptos" w:hAnsi="Aptos" w:eastAsia="Aptos" w:cs="Aptos"/>
                <w:b w:val="0"/>
                <w:bCs w:val="0"/>
                <w:noProof w:val="0"/>
                <w:sz w:val="24"/>
                <w:szCs w:val="24"/>
                <w:lang w:val="pt-BR"/>
              </w:rPr>
            </w:rPrChange>
          </w:rPr>
          <w:t xml:space="preserve"> Atua fornecendo informações e tomando decisões.</w:t>
        </w:r>
      </w:ins>
    </w:p>
    <w:p w:rsidR="68A2B600" w:rsidP="320543F7" w:rsidRDefault="68A2B600" w14:paraId="5DC6163A" w14:textId="2D77DD3F">
      <w:pPr>
        <w:pStyle w:val="ListParagraph"/>
        <w:keepNext w:val="0"/>
        <w:keepLines w:val="0"/>
        <w:numPr>
          <w:ilvl w:val="0"/>
          <w:numId w:val="89"/>
        </w:numPr>
        <w:bidi w:val="0"/>
        <w:spacing w:before="120" w:beforeAutospacing="off" w:after="120" w:afterAutospacing="off" w:line="360" w:lineRule="auto"/>
        <w:jc w:val="both"/>
        <w:rPr>
          <w:ins w:author="GUSTAVO DE OLIVEIRA REGO MORAIS" w:date="2025-08-08T20:08:17.304Z" w16du:dateUtc="2025-08-08T20:08:17.304Z" w:id="2020693433"/>
          <w:rFonts w:ascii="Times New Roman" w:hAnsi="Times New Roman" w:eastAsia="Times New Roman" w:cs="Times New Roman"/>
          <w:b w:val="0"/>
          <w:bCs w:val="0"/>
          <w:i w:val="0"/>
          <w:iCs w:val="0"/>
          <w:noProof w:val="0"/>
          <w:sz w:val="24"/>
          <w:szCs w:val="24"/>
          <w:lang w:val="pt-BR"/>
          <w:rPrChange w:author="GUSTAVO DE OLIVEIRA REGO MORAIS" w:date="2025-08-08T20:08:36.655Z" w:id="1465073516">
            <w:rPr>
              <w:ins w:author="GUSTAVO DE OLIVEIRA REGO MORAIS" w:date="2025-08-08T20:08:17.304Z" w16du:dateUtc="2025-08-08T20:08:17.304Z" w:id="581119135"/>
              <w:rFonts w:ascii="Aptos" w:hAnsi="Aptos" w:eastAsia="Aptos" w:cs="Aptos"/>
              <w:b w:val="0"/>
              <w:bCs w:val="0"/>
              <w:noProof w:val="0"/>
              <w:sz w:val="24"/>
              <w:szCs w:val="24"/>
              <w:lang w:val="pt-BR"/>
            </w:rPr>
          </w:rPrChange>
        </w:rPr>
        <w:pPrChange w:author="GUSTAVO DE OLIVEIRA REGO MORAIS" w:date="2025-08-08T20:11:06.588Z">
          <w:pPr>
            <w:bidi w:val="0"/>
          </w:pPr>
        </w:pPrChange>
      </w:pPr>
      <w:ins w:author="GUSTAVO DE OLIVEIRA REGO MORAIS" w:date="2025-08-08T20:08:17.304Z" w:id="514950810">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17Z" w:id="1285390917">
              <w:rPr>
                <w:rFonts w:ascii="Aptos" w:hAnsi="Aptos" w:eastAsia="Aptos" w:cs="Aptos"/>
                <w:b w:val="0"/>
                <w:bCs w:val="0"/>
                <w:noProof w:val="0"/>
                <w:sz w:val="24"/>
                <w:szCs w:val="24"/>
                <w:lang w:val="pt-BR"/>
              </w:rPr>
            </w:rPrChange>
          </w:rPr>
          <w:t>Sistema:</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87Z" w:id="957547051">
              <w:rPr>
                <w:rFonts w:ascii="Aptos" w:hAnsi="Aptos" w:eastAsia="Aptos" w:cs="Aptos"/>
                <w:b w:val="0"/>
                <w:bCs w:val="0"/>
                <w:noProof w:val="0"/>
                <w:sz w:val="24"/>
                <w:szCs w:val="24"/>
                <w:lang w:val="pt-BR"/>
              </w:rPr>
            </w:rPrChange>
          </w:rPr>
          <w:t xml:space="preserve"> Responsável por iniciar a coleta, processar dados e fazer perguntas.</w:t>
        </w:r>
      </w:ins>
    </w:p>
    <w:p w:rsidR="68A2B600" w:rsidP="320543F7" w:rsidRDefault="68A2B600" w14:paraId="535B4C41" w14:textId="6B83190C">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242060591"/>
          <w:rFonts w:ascii="Times New Roman" w:hAnsi="Times New Roman" w:eastAsia="Times New Roman" w:cs="Times New Roman"/>
          <w:b w:val="1"/>
          <w:bCs w:val="1"/>
          <w:i w:val="0"/>
          <w:iCs w:val="0"/>
          <w:noProof w:val="0"/>
          <w:sz w:val="24"/>
          <w:szCs w:val="24"/>
          <w:lang w:val="pt-BR"/>
          <w:rPrChange w:author="GUSTAVO DE OLIVEIRA REGO MORAIS" w:date="2025-08-08T20:20:06.764Z" w:id="123378706">
            <w:rPr>
              <w:ins w:author="GUSTAVO DE OLIVEIRA REGO MORAIS" w:date="2025-08-08T20:08:17.304Z" w16du:dateUtc="2025-08-08T20:08:17.304Z" w:id="299763781"/>
              <w:rFonts w:ascii="Aptos" w:hAnsi="Aptos" w:eastAsia="Aptos" w:cs="Aptos"/>
              <w:b w:val="1"/>
              <w:bCs w:val="1"/>
              <w:noProof w:val="0"/>
              <w:sz w:val="24"/>
              <w:szCs w:val="24"/>
              <w:lang w:val="pt-BR"/>
            </w:rPr>
          </w:rPrChange>
        </w:rPr>
        <w:pPrChange w:author="GUSTAVO DE OLIVEIRA REGO MORAIS" w:date="2025-08-08T20:11:06.589Z">
          <w:pPr>
            <w:numPr>
              <w:ilvl w:val="0"/>
              <w:numId w:val="89"/>
            </w:numPr>
            <w:bidi w:val="0"/>
          </w:pPr>
        </w:pPrChange>
      </w:pPr>
      <w:ins w:author="GUSTAVO DE OLIVEIRA REGO MORAIS" w:date="2025-08-08T20:08:17.304Z" w:id="416170784">
        <w:r w:rsidRPr="320543F7"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6.763Z" w:id="1868717223">
              <w:rPr>
                <w:rFonts w:ascii="Aptos" w:hAnsi="Aptos" w:eastAsia="Aptos" w:cs="Aptos"/>
                <w:b w:val="1"/>
                <w:bCs w:val="1"/>
                <w:noProof w:val="0"/>
                <w:sz w:val="24"/>
                <w:szCs w:val="24"/>
                <w:lang w:val="pt-BR"/>
              </w:rPr>
            </w:rPrChange>
          </w:rPr>
          <w:t>Início e Coleta Inicial de Dados</w:t>
        </w:r>
      </w:ins>
    </w:p>
    <w:p w:rsidR="68A2B600" w:rsidP="320543F7" w:rsidRDefault="68A2B600" w14:paraId="47843F21" w14:textId="1DFD2CEF">
      <w:pPr>
        <w:keepNext w:val="0"/>
        <w:keepLines w:val="0"/>
        <w:bidi w:val="0"/>
        <w:spacing w:before="120" w:beforeAutospacing="off" w:after="120" w:afterAutospacing="off" w:line="360" w:lineRule="auto"/>
        <w:jc w:val="both"/>
        <w:rPr>
          <w:ins w:author="GUSTAVO DE OLIVEIRA REGO MORAIS" w:date="2025-08-08T20:08:17.304Z" w16du:dateUtc="2025-08-08T20:08:17.304Z" w:id="847952449"/>
          <w:rFonts w:ascii="Times New Roman" w:hAnsi="Times New Roman" w:eastAsia="Times New Roman" w:cs="Times New Roman"/>
          <w:b w:val="0"/>
          <w:bCs w:val="0"/>
          <w:i w:val="0"/>
          <w:iCs w:val="0"/>
          <w:noProof w:val="0"/>
          <w:sz w:val="24"/>
          <w:szCs w:val="24"/>
          <w:lang w:val="pt-BR"/>
          <w:rPrChange w:author="GUSTAVO DE OLIVEIRA REGO MORAIS" w:date="2025-08-08T20:08:36.658Z" w:id="1678799210">
            <w:rPr>
              <w:ins w:author="GUSTAVO DE OLIVEIRA REGO MORAIS" w:date="2025-08-08T20:08:17.304Z" w16du:dateUtc="2025-08-08T20:08:17.304Z" w:id="1102251635"/>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351344564">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Z" w:id="2109566463">
              <w:rPr>
                <w:rFonts w:ascii="Aptos" w:hAnsi="Aptos" w:eastAsia="Aptos" w:cs="Aptos"/>
                <w:noProof w:val="0"/>
                <w:sz w:val="24"/>
                <w:szCs w:val="24"/>
                <w:lang w:val="pt-BR"/>
              </w:rPr>
            </w:rPrChange>
          </w:rPr>
          <w:t xml:space="preserve">O fluxo começa com a atividade "Acessa a funcionalidade 'Montar PC'", iniciada pelo usuário. O controle é então transferido para o sistema, que executa as atividades "Inicia coleta de dados via </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Z" w:id="1977404353">
              <w:rPr>
                <w:rFonts w:ascii="Aptos" w:hAnsi="Aptos" w:eastAsia="Aptos" w:cs="Aptos"/>
                <w:b w:val="0"/>
                <w:bCs w:val="0"/>
                <w:noProof w:val="0"/>
                <w:sz w:val="24"/>
                <w:szCs w:val="24"/>
                <w:lang w:val="pt-BR"/>
              </w:rPr>
            </w:rPrChange>
          </w:rPr>
          <w:t>Chatbot</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1Z" w:id="1834153852">
              <w:rPr>
                <w:rFonts w:ascii="Aptos" w:hAnsi="Aptos" w:eastAsia="Aptos" w:cs="Aptos"/>
                <w:b w:val="0"/>
                <w:bCs w:val="0"/>
                <w:noProof w:val="0"/>
                <w:sz w:val="24"/>
                <w:szCs w:val="24"/>
                <w:lang w:val="pt-BR"/>
              </w:rPr>
            </w:rPrChange>
          </w:rPr>
          <w:t>" e "Solicita Orçamento e Perfil de Uso", iniciando a interação.</w:t>
        </w:r>
      </w:ins>
    </w:p>
    <w:p w:rsidR="68A2B600" w:rsidP="320543F7" w:rsidRDefault="68A2B600" w14:paraId="0E522687" w14:textId="530F8B15">
      <w:pPr>
        <w:pStyle w:val="Heading4"/>
        <w:keepNext w:val="0"/>
        <w:keepLines w:val="0"/>
        <w:bidi w:val="0"/>
        <w:spacing w:before="120" w:beforeAutospacing="off" w:after="120" w:afterAutospacing="off" w:line="360" w:lineRule="auto"/>
        <w:jc w:val="both"/>
        <w:rPr>
          <w:ins w:author="GUSTAVO DE OLIVEIRA REGO MORAIS" w:date="2025-08-08T20:08:17.304Z" w16du:dateUtc="2025-08-08T20:08:17.304Z" w:id="541493528"/>
          <w:rFonts w:ascii="Times New Roman" w:hAnsi="Times New Roman" w:eastAsia="Times New Roman" w:cs="Times New Roman"/>
          <w:b w:val="1"/>
          <w:bCs w:val="1"/>
          <w:i w:val="0"/>
          <w:iCs w:val="0"/>
          <w:noProof w:val="0"/>
          <w:sz w:val="24"/>
          <w:szCs w:val="24"/>
          <w:lang w:val="pt-BR"/>
          <w:rPrChange w:author="GUSTAVO DE OLIVEIRA REGO MORAIS" w:date="2025-08-08T20:20:08.372Z" w:id="430076346">
            <w:rPr>
              <w:ins w:author="GUSTAVO DE OLIVEIRA REGO MORAIS" w:date="2025-08-08T20:08:17.304Z" w16du:dateUtc="2025-08-08T20:08:17.304Z" w:id="1524983503"/>
              <w:rFonts w:ascii="Aptos" w:hAnsi="Aptos" w:eastAsia="Aptos" w:cs="Aptos"/>
              <w:b w:val="1"/>
              <w:bCs w:val="1"/>
              <w:noProof w:val="0"/>
              <w:sz w:val="24"/>
              <w:szCs w:val="24"/>
              <w:lang w:val="pt-BR"/>
            </w:rPr>
          </w:rPrChange>
        </w:rPr>
        <w:pPrChange w:author="GUSTAVO DE OLIVEIRA REGO MORAIS" w:date="2025-08-08T20:11:06.589Z">
          <w:pPr>
            <w:bidi w:val="0"/>
          </w:pPr>
        </w:pPrChange>
      </w:pPr>
      <w:ins w:author="GUSTAVO DE OLIVEIRA REGO MORAIS" w:date="2025-08-08T20:08:17.304Z" w:id="800593117">
        <w:r w:rsidRPr="320543F7" w:rsidR="68A2B600">
          <w:rPr>
            <w:rFonts w:ascii="Times New Roman" w:hAnsi="Times New Roman" w:eastAsia="Times New Roman" w:cs="Times New Roman"/>
            <w:b w:val="1"/>
            <w:bCs w:val="1"/>
            <w:i w:val="0"/>
            <w:iCs w:val="0"/>
            <w:noProof w:val="0"/>
            <w:sz w:val="24"/>
            <w:szCs w:val="24"/>
            <w:lang w:val="pt-BR"/>
            <w:rPrChange w:author="GUSTAVO DE OLIVEIRA REGO MORAIS" w:date="2025-08-08T20:20:08.372Z" w:id="1279859202">
              <w:rPr>
                <w:rFonts w:ascii="Aptos" w:hAnsi="Aptos" w:eastAsia="Aptos" w:cs="Aptos"/>
                <w:b w:val="1"/>
                <w:bCs w:val="1"/>
                <w:noProof w:val="0"/>
                <w:sz w:val="24"/>
                <w:szCs w:val="24"/>
                <w:lang w:val="pt-BR"/>
              </w:rPr>
            </w:rPrChange>
          </w:rPr>
          <w:t>Decisão de Localização e Temperatura</w:t>
        </w:r>
      </w:ins>
    </w:p>
    <w:p w:rsidR="68A2B600" w:rsidP="320543F7" w:rsidRDefault="68A2B600" w14:paraId="7E9560B1" w14:textId="7F1AC3AD">
      <w:pPr>
        <w:keepNext w:val="0"/>
        <w:keepLines w:val="0"/>
        <w:bidi w:val="0"/>
        <w:spacing w:before="120" w:beforeAutospacing="off" w:after="120" w:afterAutospacing="off" w:line="360" w:lineRule="auto"/>
        <w:jc w:val="both"/>
        <w:rPr>
          <w:ins w:author="GUSTAVO DE OLIVEIRA REGO MORAIS" w:date="2025-08-08T20:08:17.304Z" w16du:dateUtc="2025-08-08T20:08:17.304Z" w:id="1245622455"/>
          <w:rFonts w:ascii="Times New Roman" w:hAnsi="Times New Roman" w:eastAsia="Times New Roman" w:cs="Times New Roman"/>
          <w:b w:val="0"/>
          <w:bCs w:val="0"/>
          <w:i w:val="0"/>
          <w:iCs w:val="0"/>
          <w:noProof w:val="0"/>
          <w:sz w:val="24"/>
          <w:szCs w:val="24"/>
          <w:lang w:val="pt-BR"/>
          <w:rPrChange w:author="GUSTAVO DE OLIVEIRA REGO MORAIS" w:date="2025-08-08T20:08:36.659Z" w:id="1541599558">
            <w:rPr>
              <w:ins w:author="GUSTAVO DE OLIVEIRA REGO MORAIS" w:date="2025-08-08T20:08:17.304Z" w16du:dateUtc="2025-08-08T20:08:17.304Z" w:id="703995891"/>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4Z" w:id="305401362">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5Z" w:id="1297279685">
              <w:rPr>
                <w:rFonts w:ascii="Aptos" w:hAnsi="Aptos" w:eastAsia="Aptos" w:cs="Aptos"/>
                <w:b w:val="0"/>
                <w:bCs w:val="0"/>
                <w:noProof w:val="0"/>
                <w:sz w:val="24"/>
                <w:szCs w:val="24"/>
                <w:lang w:val="pt-BR"/>
              </w:rPr>
            </w:rPrChange>
          </w:rPr>
          <w:t>O sistema apresenta ao usuário a decisão "Permite usar a localização?".</w:t>
        </w:r>
      </w:ins>
    </w:p>
    <w:p w:rsidR="68A2B600" w:rsidP="320543F7" w:rsidRDefault="68A2B600" w14:paraId="2C21B88C" w14:textId="29B84DD2">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610698011"/>
          <w:rFonts w:ascii="Times New Roman" w:hAnsi="Times New Roman" w:eastAsia="Times New Roman" w:cs="Times New Roman"/>
          <w:b w:val="0"/>
          <w:bCs w:val="0"/>
          <w:i w:val="0"/>
          <w:iCs w:val="0"/>
          <w:noProof w:val="0"/>
          <w:sz w:val="24"/>
          <w:szCs w:val="24"/>
          <w:lang w:val="pt-BR"/>
          <w:rPrChange w:author="GUSTAVO DE OLIVEIRA REGO MORAIS" w:date="2025-08-08T20:08:36.66Z" w:id="1379261766">
            <w:rPr>
              <w:ins w:author="GUSTAVO DE OLIVEIRA REGO MORAIS" w:date="2025-08-08T20:08:17.305Z" w16du:dateUtc="2025-08-08T20:08:17.305Z" w:id="1737901132"/>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83695465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7Z" w:id="572056680">
              <w:rPr>
                <w:rFonts w:ascii="Aptos" w:hAnsi="Aptos" w:eastAsia="Aptos" w:cs="Aptos"/>
                <w:b w:val="0"/>
                <w:bCs w:val="0"/>
                <w:noProof w:val="0"/>
                <w:sz w:val="24"/>
                <w:szCs w:val="24"/>
                <w:lang w:val="pt-BR"/>
              </w:rPr>
            </w:rPrChange>
          </w:rPr>
          <w:t>Permissão Concedida ("SIM"):</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6Z" w:id="407025159">
              <w:rPr>
                <w:rFonts w:ascii="Aptos" w:hAnsi="Aptos" w:eastAsia="Aptos" w:cs="Aptos"/>
                <w:b w:val="0"/>
                <w:bCs w:val="0"/>
                <w:noProof w:val="0"/>
                <w:sz w:val="24"/>
                <w:szCs w:val="24"/>
                <w:lang w:val="pt-BR"/>
              </w:rPr>
            </w:rPrChange>
          </w:rPr>
          <w:t xml:space="preserve"> O sistema "Detecta localização via IP" e, em seguida, "Busca temperatura máxima anual na API de Clima", obtendo os dados necessários de forma automatizada.</w:t>
        </w:r>
      </w:ins>
    </w:p>
    <w:p w:rsidR="68A2B600" w:rsidP="320543F7" w:rsidRDefault="68A2B600" w14:paraId="1348FDD0" w14:textId="3EC2B237">
      <w:pPr>
        <w:pStyle w:val="ListParagraph"/>
        <w:keepNext w:val="0"/>
        <w:keepLines w:val="0"/>
        <w:numPr>
          <w:ilvl w:val="0"/>
          <w:numId w:val="90"/>
        </w:numPr>
        <w:bidi w:val="0"/>
        <w:spacing w:before="120" w:beforeAutospacing="off" w:after="120" w:afterAutospacing="off" w:line="360" w:lineRule="auto"/>
        <w:jc w:val="both"/>
        <w:rPr>
          <w:ins w:author="GUSTAVO DE OLIVEIRA REGO MORAIS" w:date="2025-08-08T20:08:17.305Z" w16du:dateUtc="2025-08-08T20:08:17.305Z" w:id="722474500"/>
          <w:rFonts w:ascii="Times New Roman" w:hAnsi="Times New Roman" w:eastAsia="Times New Roman" w:cs="Times New Roman"/>
          <w:b w:val="0"/>
          <w:bCs w:val="0"/>
          <w:i w:val="0"/>
          <w:iCs w:val="0"/>
          <w:noProof w:val="0"/>
          <w:sz w:val="24"/>
          <w:szCs w:val="24"/>
          <w:lang w:val="pt-BR"/>
          <w:rPrChange w:author="GUSTAVO DE OLIVEIRA REGO MORAIS" w:date="2025-08-08T20:08:36.661Z" w:id="1188440465">
            <w:rPr>
              <w:ins w:author="GUSTAVO DE OLIVEIRA REGO MORAIS" w:date="2025-08-08T20:08:17.305Z" w16du:dateUtc="2025-08-08T20:08:17.305Z" w:id="1752848495"/>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1091838369">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29Z" w:id="1296909731">
              <w:rPr>
                <w:rFonts w:ascii="Aptos" w:hAnsi="Aptos" w:eastAsia="Aptos" w:cs="Aptos"/>
                <w:b w:val="0"/>
                <w:bCs w:val="0"/>
                <w:noProof w:val="0"/>
                <w:sz w:val="24"/>
                <w:szCs w:val="24"/>
                <w:lang w:val="pt-BR"/>
              </w:rPr>
            </w:rPrChange>
          </w:rPr>
          <w:t>Permissão Negada ("NÃO"):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497Z" w:id="1335435675">
              <w:rPr>
                <w:rFonts w:ascii="Aptos" w:hAnsi="Aptos" w:eastAsia="Aptos" w:cs="Aptos"/>
                <w:b w:val="0"/>
                <w:bCs w:val="0"/>
                <w:noProof w:val="0"/>
                <w:sz w:val="24"/>
                <w:szCs w:val="24"/>
                <w:lang w:val="pt-BR"/>
              </w:rPr>
            </w:rPrChange>
          </w:rPr>
          <w:t xml:space="preserve"> O sistema "Bloqueia o avanço e solicita a inserção manual da temperatura". O usuário, então, executa a atividade "Insere temperatura manualmente".</w:t>
        </w:r>
      </w:ins>
    </w:p>
    <w:p w:rsidR="68A2B600" w:rsidP="320543F7" w:rsidRDefault="68A2B600" w14:paraId="331C1385" w14:textId="10F5B0A0">
      <w:pPr>
        <w:keepNext w:val="0"/>
        <w:keepLines w:val="0"/>
        <w:bidi w:val="0"/>
        <w:spacing w:before="120" w:beforeAutospacing="off" w:after="120" w:afterAutospacing="off" w:line="360" w:lineRule="auto"/>
        <w:jc w:val="both"/>
        <w:rPr>
          <w:ins w:author="GUSTAVO DE OLIVEIRA REGO MORAIS" w:date="2025-08-08T20:08:17.305Z" w16du:dateUtc="2025-08-08T20:08:17.305Z" w:id="1934702720"/>
          <w:rFonts w:ascii="Times New Roman" w:hAnsi="Times New Roman" w:eastAsia="Times New Roman" w:cs="Times New Roman"/>
          <w:b w:val="0"/>
          <w:bCs w:val="0"/>
          <w:i w:val="0"/>
          <w:iCs w:val="0"/>
          <w:noProof w:val="0"/>
          <w:sz w:val="24"/>
          <w:szCs w:val="24"/>
          <w:lang w:val="pt-BR"/>
          <w:rPrChange w:author="GUSTAVO DE OLIVEIRA REGO MORAIS" w:date="2025-08-08T20:08:36.662Z" w:id="964653146">
            <w:rPr>
              <w:ins w:author="GUSTAVO DE OLIVEIRA REGO MORAIS" w:date="2025-08-08T20:08:17.305Z" w16du:dateUtc="2025-08-08T20:08:17.305Z" w:id="2134712817"/>
              <w:rFonts w:ascii="Aptos" w:hAnsi="Aptos" w:eastAsia="Aptos" w:cs="Aptos"/>
              <w:b w:val="0"/>
              <w:bCs w:val="0"/>
              <w:noProof w:val="0"/>
              <w:sz w:val="24"/>
              <w:szCs w:val="24"/>
              <w:lang w:val="pt-BR"/>
            </w:rPr>
          </w:rPrChange>
        </w:rPr>
        <w:pPrChange w:author="GUSTAVO DE OLIVEIRA REGO MORAIS" w:date="2025-08-08T20:11:06.589Z">
          <w:pPr>
            <w:numPr>
              <w:ilvl w:val="0"/>
              <w:numId w:val="90"/>
            </w:numPr>
            <w:bidi w:val="0"/>
          </w:pPr>
        </w:pPrChange>
      </w:pPr>
      <w:ins w:author="GUSTAVO DE OLIVEIRA REGO MORAIS" w:date="2025-08-08T20:08:17.305Z" w:id="80070254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1Z" w:id="1786665777">
              <w:rPr>
                <w:rFonts w:ascii="Aptos" w:hAnsi="Aptos" w:eastAsia="Aptos" w:cs="Aptos"/>
                <w:b w:val="0"/>
                <w:bCs w:val="0"/>
                <w:noProof w:val="0"/>
                <w:sz w:val="24"/>
                <w:szCs w:val="24"/>
                <w:lang w:val="pt-BR"/>
              </w:rPr>
            </w:rPrChange>
          </w:rPr>
          <w:t>Após a coleta da temperatura (de forma automática ou manual), os fluxos se unem para prosseguir na coleta de outros requisitos.</w:t>
        </w:r>
      </w:ins>
    </w:p>
    <w:p w:rsidR="68A2B600" w:rsidP="320543F7" w:rsidRDefault="68A2B600" w14:paraId="47BB1E4C" w14:textId="0AE4421F">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494478256"/>
          <w:rFonts w:ascii="Times New Roman" w:hAnsi="Times New Roman" w:eastAsia="Times New Roman" w:cs="Times New Roman"/>
          <w:b w:val="1"/>
          <w:bCs w:val="1"/>
          <w:i w:val="0"/>
          <w:iCs w:val="0"/>
          <w:noProof w:val="0"/>
          <w:sz w:val="24"/>
          <w:szCs w:val="24"/>
          <w:lang w:val="pt-BR"/>
          <w:rPrChange w:author="GUSTAVO DE OLIVEIRA REGO MORAIS" w:date="2025-08-08T20:20:10.884Z" w:id="1963442318">
            <w:rPr>
              <w:ins w:author="GUSTAVO DE OLIVEIRA REGO MORAIS" w:date="2025-08-08T20:08:17.305Z" w16du:dateUtc="2025-08-08T20:08:17.305Z" w:id="1550049512"/>
              <w:rFonts w:ascii="Aptos" w:hAnsi="Aptos" w:eastAsia="Aptos" w:cs="Aptos"/>
              <w:b w:val="1"/>
              <w:bCs w:val="1"/>
              <w:noProof w:val="0"/>
              <w:sz w:val="24"/>
              <w:szCs w:val="24"/>
              <w:lang w:val="pt-BR"/>
            </w:rPr>
          </w:rPrChange>
        </w:rPr>
        <w:pPrChange w:author="GUSTAVO DE OLIVEIRA REGO MORAIS" w:date="2025-08-08T20:11:06.589Z">
          <w:pPr>
            <w:bidi w:val="0"/>
          </w:pPr>
        </w:pPrChange>
      </w:pPr>
      <w:ins w:author="GUSTAVO DE OLIVEIRA REGO MORAIS" w:date="2025-08-08T20:08:17.305Z" w:id="430033437">
        <w:r w:rsidRPr="320543F7"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0.884Z" w:id="870811316">
              <w:rPr>
                <w:rFonts w:ascii="Aptos" w:hAnsi="Aptos" w:eastAsia="Aptos" w:cs="Aptos"/>
                <w:b w:val="1"/>
                <w:bCs w:val="1"/>
                <w:noProof w:val="0"/>
                <w:sz w:val="24"/>
                <w:szCs w:val="24"/>
                <w:lang w:val="pt-BR"/>
              </w:rPr>
            </w:rPrChange>
          </w:rPr>
          <w:t>Loop de Coleta de Requisitos</w:t>
        </w:r>
      </w:ins>
    </w:p>
    <w:p w:rsidR="68A2B600" w:rsidP="320543F7" w:rsidRDefault="68A2B600" w14:paraId="4A5BF390" w14:textId="21F2381B">
      <w:pPr>
        <w:keepNext w:val="0"/>
        <w:keepLines w:val="0"/>
        <w:bidi w:val="0"/>
        <w:spacing w:before="120" w:beforeAutospacing="off" w:after="120" w:afterAutospacing="off" w:line="360" w:lineRule="auto"/>
        <w:jc w:val="both"/>
        <w:rPr>
          <w:ins w:author="GUSTAVO DE OLIVEIRA REGO MORAIS" w:date="2025-08-08T20:08:17.305Z" w16du:dateUtc="2025-08-08T20:08:17.305Z" w:id="1309134874"/>
          <w:rFonts w:ascii="Times New Roman" w:hAnsi="Times New Roman" w:eastAsia="Times New Roman" w:cs="Times New Roman"/>
          <w:b w:val="0"/>
          <w:bCs w:val="0"/>
          <w:i w:val="0"/>
          <w:iCs w:val="0"/>
          <w:noProof w:val="0"/>
          <w:sz w:val="24"/>
          <w:szCs w:val="24"/>
          <w:lang w:val="pt-BR"/>
          <w:rPrChange w:author="GUSTAVO DE OLIVEIRA REGO MORAIS" w:date="2025-08-08T20:08:36.663Z" w:id="2042532330">
            <w:rPr>
              <w:ins w:author="GUSTAVO DE OLIVEIRA REGO MORAIS" w:date="2025-08-08T20:08:17.305Z" w16du:dateUtc="2025-08-08T20:08:17.305Z" w:id="1645848414"/>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2135072215">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4Z" w:id="1961690528">
              <w:rPr>
                <w:rFonts w:ascii="Aptos" w:hAnsi="Aptos" w:eastAsia="Aptos" w:cs="Aptos"/>
                <w:b w:val="0"/>
                <w:bCs w:val="0"/>
                <w:noProof w:val="0"/>
                <w:sz w:val="24"/>
                <w:szCs w:val="24"/>
                <w:lang w:val="pt-BR"/>
              </w:rPr>
            </w:rPrChange>
          </w:rPr>
          <w:t>A coleta continua com o sistema executando a atividade "Solicita próximo requisito", que pode incluir informações como "ambiente físico, finalidade". O usuário responde com a atividade "Fornece o requisito". A seguir, o sistema avalia a condição "Requisitos para o perfil SÃO suficientes?".</w:t>
        </w:r>
      </w:ins>
    </w:p>
    <w:p w:rsidR="68A2B600" w:rsidP="320543F7" w:rsidRDefault="68A2B600" w14:paraId="781C8AF6" w14:textId="6CA5D25A">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394361758"/>
          <w:rFonts w:ascii="Times New Roman" w:hAnsi="Times New Roman" w:eastAsia="Times New Roman" w:cs="Times New Roman"/>
          <w:b w:val="0"/>
          <w:bCs w:val="0"/>
          <w:i w:val="0"/>
          <w:iCs w:val="0"/>
          <w:noProof w:val="0"/>
          <w:sz w:val="24"/>
          <w:szCs w:val="24"/>
          <w:lang w:val="pt-BR"/>
          <w:rPrChange w:author="GUSTAVO DE OLIVEIRA REGO MORAIS" w:date="2025-08-08T20:08:36.664Z" w:id="1512951629">
            <w:rPr>
              <w:ins w:author="GUSTAVO DE OLIVEIRA REGO MORAIS" w:date="2025-08-08T20:08:17.305Z" w16du:dateUtc="2025-08-08T20:08:17.305Z" w:id="1901002398"/>
              <w:rFonts w:ascii="Aptos" w:hAnsi="Aptos" w:eastAsia="Aptos" w:cs="Aptos"/>
              <w:b w:val="0"/>
              <w:bCs w:val="0"/>
              <w:noProof w:val="0"/>
              <w:sz w:val="24"/>
              <w:szCs w:val="24"/>
              <w:lang w:val="pt-BR"/>
            </w:rPr>
          </w:rPrChange>
        </w:rPr>
        <w:pPrChange w:author="GUSTAVO DE OLIVEIRA REGO MORAIS" w:date="2025-08-08T20:11:06.589Z">
          <w:pPr>
            <w:bidi w:val="0"/>
          </w:pPr>
        </w:pPrChange>
      </w:pPr>
      <w:ins w:author="GUSTAVO DE OLIVEIRA REGO MORAIS" w:date="2025-08-08T20:08:17.305Z" w:id="6046682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6Z" w:id="1080739225">
              <w:rPr>
                <w:rFonts w:ascii="Aptos" w:hAnsi="Aptos" w:eastAsia="Aptos" w:cs="Aptos"/>
                <w:b w:val="0"/>
                <w:bCs w:val="0"/>
                <w:noProof w:val="0"/>
                <w:sz w:val="24"/>
                <w:szCs w:val="24"/>
                <w:lang w:val="pt-BR"/>
              </w:rPr>
            </w:rPrChange>
          </w:rPr>
          <w:t>Se os requisitos não forem suficientes ("NÃO"):</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3Z" w:id="772620105">
              <w:rPr>
                <w:rFonts w:ascii="Aptos" w:hAnsi="Aptos" w:eastAsia="Aptos" w:cs="Aptos"/>
                <w:b w:val="0"/>
                <w:bCs w:val="0"/>
                <w:noProof w:val="0"/>
                <w:sz w:val="24"/>
                <w:szCs w:val="24"/>
                <w:lang w:val="pt-BR"/>
              </w:rPr>
            </w:rPrChange>
          </w:rPr>
          <w:t xml:space="preserve"> O fluxo retorna para "Solicita próximo requisito", reiniciando o ciclo para coletar mais informações.</w:t>
        </w:r>
      </w:ins>
    </w:p>
    <w:p w:rsidR="68A2B600" w:rsidP="320543F7" w:rsidRDefault="68A2B600" w14:paraId="2E312918" w14:textId="0569C0B6">
      <w:pPr>
        <w:pStyle w:val="ListParagraph"/>
        <w:keepNext w:val="0"/>
        <w:keepLines w:val="0"/>
        <w:numPr>
          <w:ilvl w:val="0"/>
          <w:numId w:val="91"/>
        </w:numPr>
        <w:bidi w:val="0"/>
        <w:spacing w:before="120" w:beforeAutospacing="off" w:after="120" w:afterAutospacing="off" w:line="360" w:lineRule="auto"/>
        <w:jc w:val="both"/>
        <w:rPr>
          <w:ins w:author="GUSTAVO DE OLIVEIRA REGO MORAIS" w:date="2025-08-08T20:08:17.305Z" w16du:dateUtc="2025-08-08T20:08:17.305Z" w:id="1955688064"/>
          <w:rFonts w:ascii="Times New Roman" w:hAnsi="Times New Roman" w:eastAsia="Times New Roman" w:cs="Times New Roman"/>
          <w:b w:val="0"/>
          <w:bCs w:val="0"/>
          <w:i w:val="0"/>
          <w:iCs w:val="0"/>
          <w:noProof w:val="0"/>
          <w:sz w:val="24"/>
          <w:szCs w:val="24"/>
          <w:lang w:val="pt-BR"/>
          <w:rPrChange w:author="GUSTAVO DE OLIVEIRA REGO MORAIS" w:date="2025-08-08T20:08:36.665Z" w:id="132780653">
            <w:rPr>
              <w:ins w:author="GUSTAVO DE OLIVEIRA REGO MORAIS" w:date="2025-08-08T20:08:17.305Z" w16du:dateUtc="2025-08-08T20:08:17.305Z" w:id="164781125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920327139">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38Z" w:id="76252813">
              <w:rPr>
                <w:rFonts w:ascii="Aptos" w:hAnsi="Aptos" w:eastAsia="Aptos" w:cs="Aptos"/>
                <w:b w:val="0"/>
                <w:bCs w:val="0"/>
                <w:noProof w:val="0"/>
                <w:sz w:val="24"/>
                <w:szCs w:val="24"/>
                <w:lang w:val="pt-BR"/>
              </w:rPr>
            </w:rPrChange>
          </w:rPr>
          <w:t>Se os requisitos forem suficientes ("SIM"):</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9.505Z" w:id="845077850">
              <w:rPr>
                <w:rFonts w:ascii="Aptos" w:hAnsi="Aptos" w:eastAsia="Aptos" w:cs="Aptos"/>
                <w:b w:val="0"/>
                <w:bCs w:val="0"/>
                <w:noProof w:val="0"/>
                <w:sz w:val="24"/>
                <w:szCs w:val="24"/>
                <w:lang w:val="pt-BR"/>
              </w:rPr>
            </w:rPrChange>
          </w:rPr>
          <w:t xml:space="preserve"> O fluxo prossegue para a etapa final, saindo do loop.</w:t>
        </w:r>
      </w:ins>
    </w:p>
    <w:p w:rsidR="68A2B600" w:rsidP="320543F7" w:rsidRDefault="68A2B600" w14:paraId="05FC012B" w14:textId="09A0B4CC">
      <w:pPr>
        <w:pStyle w:val="Heading4"/>
        <w:keepNext w:val="0"/>
        <w:keepLines w:val="0"/>
        <w:bidi w:val="0"/>
        <w:spacing w:before="120" w:beforeAutospacing="off" w:after="120" w:afterAutospacing="off" w:line="360" w:lineRule="auto"/>
        <w:jc w:val="both"/>
        <w:rPr>
          <w:ins w:author="GUSTAVO DE OLIVEIRA REGO MORAIS" w:date="2025-08-08T20:08:17.305Z" w16du:dateUtc="2025-08-08T20:08:17.305Z" w:id="925296248"/>
          <w:rFonts w:ascii="Times New Roman" w:hAnsi="Times New Roman" w:eastAsia="Times New Roman" w:cs="Times New Roman"/>
          <w:b w:val="1"/>
          <w:bCs w:val="1"/>
          <w:i w:val="0"/>
          <w:iCs w:val="0"/>
          <w:noProof w:val="0"/>
          <w:sz w:val="24"/>
          <w:szCs w:val="24"/>
          <w:lang w:val="pt-BR"/>
          <w:rPrChange w:author="GUSTAVO DE OLIVEIRA REGO MORAIS" w:date="2025-08-08T20:20:13.948Z" w:id="2005169972">
            <w:rPr>
              <w:ins w:author="GUSTAVO DE OLIVEIRA REGO MORAIS" w:date="2025-08-08T20:08:17.305Z" w16du:dateUtc="2025-08-08T20:08:17.305Z" w:id="326137531"/>
              <w:rFonts w:ascii="Aptos" w:hAnsi="Aptos" w:eastAsia="Aptos" w:cs="Aptos"/>
              <w:b w:val="1"/>
              <w:bCs w:val="1"/>
              <w:noProof w:val="0"/>
              <w:sz w:val="24"/>
              <w:szCs w:val="24"/>
              <w:lang w:val="pt-BR"/>
            </w:rPr>
          </w:rPrChange>
        </w:rPr>
        <w:pPrChange w:author="GUSTAVO DE OLIVEIRA REGO MORAIS" w:date="2025-08-08T20:11:06.59Z">
          <w:pPr>
            <w:numPr>
              <w:ilvl w:val="0"/>
              <w:numId w:val="91"/>
            </w:numPr>
            <w:bidi w:val="0"/>
          </w:pPr>
        </w:pPrChange>
      </w:pPr>
      <w:ins w:author="GUSTAVO DE OLIVEIRA REGO MORAIS" w:date="2025-08-08T20:08:17.305Z" w:id="520242170">
        <w:r w:rsidRPr="320543F7" w:rsidR="68A2B600">
          <w:rPr>
            <w:rFonts w:ascii="Times New Roman" w:hAnsi="Times New Roman" w:eastAsia="Times New Roman" w:cs="Times New Roman"/>
            <w:b w:val="1"/>
            <w:bCs w:val="1"/>
            <w:i w:val="0"/>
            <w:iCs w:val="0"/>
            <w:noProof w:val="0"/>
            <w:sz w:val="24"/>
            <w:szCs w:val="24"/>
            <w:lang w:val="pt-BR"/>
            <w:rPrChange w:author="GUSTAVO DE OLIVEIRA REGO MORAIS" w:date="2025-08-08T20:20:13.948Z" w:id="1285298226">
              <w:rPr>
                <w:rFonts w:ascii="Aptos" w:hAnsi="Aptos" w:eastAsia="Aptos" w:cs="Aptos"/>
                <w:b w:val="1"/>
                <w:bCs w:val="1"/>
                <w:noProof w:val="0"/>
                <w:sz w:val="24"/>
                <w:szCs w:val="24"/>
                <w:lang w:val="pt-BR"/>
              </w:rPr>
            </w:rPrChange>
          </w:rPr>
          <w:t>Finalização e Disponibilização de Dados</w:t>
        </w:r>
      </w:ins>
    </w:p>
    <w:p w:rsidR="68A2B600" w:rsidP="320543F7" w:rsidRDefault="68A2B600" w14:paraId="01901E33" w14:textId="5193AEA0">
      <w:pPr>
        <w:keepNext w:val="0"/>
        <w:keepLines w:val="0"/>
        <w:bidi w:val="0"/>
        <w:spacing w:before="120" w:beforeAutospacing="off" w:after="120" w:afterAutospacing="off" w:line="360" w:lineRule="auto"/>
        <w:jc w:val="both"/>
        <w:rPr>
          <w:ins w:author="GUSTAVO DE OLIVEIRA REGO MORAIS" w:date="2025-08-08T20:08:17.305Z" w16du:dateUtc="2025-08-08T20:08:17.305Z" w:id="1241343925"/>
          <w:rFonts w:ascii="Times New Roman" w:hAnsi="Times New Roman" w:eastAsia="Times New Roman" w:cs="Times New Roman"/>
          <w:b w:val="0"/>
          <w:bCs w:val="0"/>
          <w:i w:val="0"/>
          <w:iCs w:val="0"/>
          <w:noProof w:val="0"/>
          <w:sz w:val="24"/>
          <w:szCs w:val="24"/>
          <w:lang w:val="pt-BR"/>
          <w:rPrChange w:author="GUSTAVO DE OLIVEIRA REGO MORAIS" w:date="2025-08-08T20:08:36.666Z" w:id="1928366871">
            <w:rPr>
              <w:ins w:author="GUSTAVO DE OLIVEIRA REGO MORAIS" w:date="2025-08-08T20:08:17.305Z" w16du:dateUtc="2025-08-08T20:08:17.305Z" w:id="1419628219"/>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67190046">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2Z" w:id="2037206525">
              <w:rPr>
                <w:rFonts w:ascii="Aptos" w:hAnsi="Aptos" w:eastAsia="Aptos" w:cs="Aptos"/>
                <w:b w:val="0"/>
                <w:bCs w:val="0"/>
                <w:noProof w:val="0"/>
                <w:sz w:val="24"/>
                <w:szCs w:val="24"/>
                <w:lang w:val="pt-BR"/>
              </w:rPr>
            </w:rPrChange>
          </w:rPr>
          <w:t>O processo se encerra com o sistema executando duas atividades essenciais:</w:t>
        </w:r>
      </w:ins>
    </w:p>
    <w:p w:rsidR="68A2B600" w:rsidP="320543F7" w:rsidRDefault="68A2B600" w14:paraId="3FF9B933" w14:textId="60DA5D42">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1672116314"/>
          <w:rFonts w:ascii="Times New Roman" w:hAnsi="Times New Roman" w:eastAsia="Times New Roman" w:cs="Times New Roman"/>
          <w:b w:val="0"/>
          <w:bCs w:val="0"/>
          <w:i w:val="0"/>
          <w:iCs w:val="0"/>
          <w:noProof w:val="0"/>
          <w:sz w:val="24"/>
          <w:szCs w:val="24"/>
          <w:lang w:val="pt-BR"/>
          <w:rPrChange w:author="GUSTAVO DE OLIVEIRA REGO MORAIS" w:date="2025-08-08T20:08:36.668Z" w:id="2056086398">
            <w:rPr>
              <w:ins w:author="GUSTAVO DE OLIVEIRA REGO MORAIS" w:date="2025-08-08T20:08:17.305Z" w16du:dateUtc="2025-08-08T20:08:17.305Z" w:id="1997773002"/>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1573293870">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3Z" w:id="1001494269">
              <w:rPr>
                <w:rFonts w:ascii="Consolas" w:hAnsi="Consolas" w:eastAsia="Consolas" w:cs="Consolas"/>
                <w:b w:val="1"/>
                <w:bCs w:val="1"/>
                <w:noProof w:val="0"/>
                <w:sz w:val="24"/>
                <w:szCs w:val="24"/>
                <w:lang w:val="pt-BR"/>
              </w:rPr>
            </w:rPrChange>
          </w:rPr>
          <w:t>Armazena todas as preferências coletadas (sessão ou perfil)</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3Z" w:id="2016725921">
              <w:rPr>
                <w:rFonts w:ascii="Aptos" w:hAnsi="Aptos" w:eastAsia="Aptos" w:cs="Aptos"/>
                <w:noProof w:val="0"/>
                <w:sz w:val="24"/>
                <w:szCs w:val="24"/>
                <w:lang w:val="pt-BR"/>
              </w:rPr>
            </w:rPrChange>
          </w:rPr>
          <w:t>: Esta atividade salva os dados de forma persistente ou temporária.</w:t>
        </w:r>
      </w:ins>
    </w:p>
    <w:p w:rsidR="68A2B600" w:rsidP="320543F7" w:rsidRDefault="68A2B600" w14:paraId="50902F1B" w14:textId="514A1EFF">
      <w:pPr>
        <w:pStyle w:val="ListParagraph"/>
        <w:keepNext w:val="0"/>
        <w:keepLines w:val="0"/>
        <w:numPr>
          <w:ilvl w:val="0"/>
          <w:numId w:val="92"/>
        </w:numPr>
        <w:bidi w:val="0"/>
        <w:spacing w:before="120" w:beforeAutospacing="off" w:after="120" w:afterAutospacing="off" w:line="360" w:lineRule="auto"/>
        <w:jc w:val="both"/>
        <w:rPr>
          <w:ins w:author="GUSTAVO DE OLIVEIRA REGO MORAIS" w:date="2025-08-08T20:08:17.305Z" w16du:dateUtc="2025-08-08T20:08:17.305Z" w:id="110702228"/>
          <w:rFonts w:ascii="Times New Roman" w:hAnsi="Times New Roman" w:eastAsia="Times New Roman" w:cs="Times New Roman"/>
          <w:b w:val="0"/>
          <w:bCs w:val="0"/>
          <w:i w:val="0"/>
          <w:iCs w:val="0"/>
          <w:noProof w:val="0"/>
          <w:sz w:val="24"/>
          <w:szCs w:val="24"/>
          <w:lang w:val="pt-BR"/>
          <w:rPrChange w:author="GUSTAVO DE OLIVEIRA REGO MORAIS" w:date="2025-08-08T20:08:36.669Z" w:id="1849394859">
            <w:rPr>
              <w:ins w:author="GUSTAVO DE OLIVEIRA REGO MORAIS" w:date="2025-08-08T20:08:17.305Z" w16du:dateUtc="2025-08-08T20:08:17.305Z" w:id="2056144911"/>
              <w:rFonts w:ascii="Aptos" w:hAnsi="Aptos" w:eastAsia="Aptos" w:cs="Aptos"/>
              <w:b w:val="0"/>
              <w:bCs w:val="0"/>
              <w:noProof w:val="0"/>
              <w:sz w:val="24"/>
              <w:szCs w:val="24"/>
              <w:lang w:val="pt-BR"/>
            </w:rPr>
          </w:rPrChange>
        </w:rPr>
        <w:pPrChange w:author="GUSTAVO DE OLIVEIRA REGO MORAIS" w:date="2025-08-08T20:11:06.59Z">
          <w:pPr>
            <w:bidi w:val="0"/>
          </w:pPr>
        </w:pPrChange>
      </w:pPr>
      <w:ins w:author="GUSTAVO DE OLIVEIRA REGO MORAIS" w:date="2025-08-08T20:08:17.305Z" w:id="9964542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6Z" w:id="1606350388">
              <w:rPr>
                <w:rFonts w:ascii="Consolas" w:hAnsi="Consolas" w:eastAsia="Consolas" w:cs="Consolas"/>
                <w:b w:val="1"/>
                <w:bCs w:val="1"/>
                <w:noProof w:val="0"/>
                <w:sz w:val="24"/>
                <w:szCs w:val="24"/>
                <w:lang w:val="pt-BR"/>
              </w:rPr>
            </w:rPrChange>
          </w:rPr>
          <w:t>Disponibiliza os dados para os outros casos de uso (CU1, CU3, CU5)</w:t>
        </w:r>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08:25.734Z" w:id="1908835869">
              <w:rPr>
                <w:rFonts w:ascii="Aptos" w:hAnsi="Aptos" w:eastAsia="Aptos" w:cs="Aptos"/>
                <w:noProof w:val="0"/>
                <w:sz w:val="24"/>
                <w:szCs w:val="24"/>
                <w:lang w:val="pt-BR"/>
              </w:rPr>
            </w:rPrChange>
          </w:rPr>
          <w:t>: Esta atividade torna os dados coletados acessíveis para outros módulos ou funcionalidades do sistema, como o de montagem de PC.</w:t>
        </w:r>
      </w:ins>
    </w:p>
    <w:p w:rsidR="68A2B600" w:rsidP="320543F7" w:rsidRDefault="68A2B600" w14:paraId="7B85B44D" w14:textId="0F654092">
      <w:pPr>
        <w:keepNext w:val="0"/>
        <w:keepLines w:val="0"/>
        <w:bidi w:val="0"/>
        <w:spacing w:before="120" w:beforeAutospacing="off" w:after="120" w:afterAutospacing="off" w:line="360" w:lineRule="auto"/>
        <w:jc w:val="both"/>
        <w:rPr>
          <w:rFonts w:ascii="Times New Roman" w:hAnsi="Times New Roman" w:eastAsia="Times New Roman" w:cs="Times New Roman"/>
          <w:b w:val="0"/>
          <w:bCs w:val="0"/>
          <w:i w:val="0"/>
          <w:iCs w:val="0"/>
          <w:noProof w:val="0"/>
          <w:sz w:val="24"/>
          <w:szCs w:val="24"/>
          <w:lang w:val="pt-BR"/>
        </w:rPr>
        <w:pPrChange w:author="GUSTAVO DE OLIVEIRA REGO MORAIS" w:date="2025-08-08T20:11:06.59Z">
          <w:pPr>
            <w:numPr>
              <w:ilvl w:val="0"/>
              <w:numId w:val="92"/>
            </w:numPr>
            <w:bidi w:val="0"/>
          </w:pPr>
        </w:pPrChange>
      </w:pPr>
      <w:ins w:author="GUSTAVO DE OLIVEIRA REGO MORAIS" w:date="2025-08-08T20:08:17.305Z" w:id="558030457">
        <w:r w:rsidRPr="320543F7" w:rsidR="68A2B600">
          <w:rPr>
            <w:rFonts w:ascii="Times New Roman" w:hAnsi="Times New Roman" w:eastAsia="Times New Roman" w:cs="Times New Roman"/>
            <w:b w:val="0"/>
            <w:bCs w:val="0"/>
            <w:i w:val="0"/>
            <w:iCs w:val="0"/>
            <w:noProof w:val="0"/>
            <w:sz w:val="24"/>
            <w:szCs w:val="24"/>
            <w:lang w:val="pt-BR"/>
            <w:rPrChange w:author="GUSTAVO DE OLIVEIRA REGO MORAIS" w:date="2025-08-08T20:10:07.248Z" w:id="1079731679">
              <w:rPr>
                <w:rFonts w:ascii="Aptos" w:hAnsi="Aptos" w:eastAsia="Aptos" w:cs="Aptos"/>
                <w:b w:val="0"/>
                <w:bCs w:val="0"/>
                <w:noProof w:val="0"/>
                <w:sz w:val="24"/>
                <w:szCs w:val="24"/>
                <w:lang w:val="pt-BR"/>
              </w:rPr>
            </w:rPrChange>
          </w:rPr>
          <w:t>O fluxo termina no nó final, indicando o encerramento do processo de coleta de requisitos.</w:t>
        </w:r>
      </w:ins>
    </w:p>
    <w:p w:rsidR="7E933464" w:rsidP="320543F7" w:rsidRDefault="7E933464" w14:paraId="6F3751A3" w14:textId="0DFC53F9">
      <w:pPr>
        <w:pStyle w:val="Heading1"/>
        <w:rPr>
          <w:b w:val="1"/>
          <w:bCs w:val="1"/>
          <w:sz w:val="24"/>
          <w:szCs w:val="24"/>
          <w:rPrChange w:author="GUSTAVO DE OLIVEIRA REGO MORAIS" w:date="2025-08-08T20:20:18.194Z" w:id="354874481">
            <w:rPr>
              <w:sz w:val="24"/>
              <w:szCs w:val="24"/>
            </w:rPr>
          </w:rPrChange>
        </w:rPr>
      </w:pPr>
      <w:bookmarkStart w:name="_Toc1361035702" w:id="732957088"/>
      <w:r w:rsidRPr="320543F7" w:rsidR="6265BE77">
        <w:rPr>
          <w:b w:val="1"/>
          <w:bCs w:val="1"/>
          <w:sz w:val="24"/>
          <w:szCs w:val="24"/>
          <w:rPrChange w:author="GUSTAVO DE OLIVEIRA REGO MORAIS" w:date="2025-08-08T20:20:18.193Z" w:id="1866436999">
            <w:rPr>
              <w:sz w:val="24"/>
              <w:szCs w:val="24"/>
            </w:rPr>
          </w:rPrChange>
        </w:rPr>
        <w:t>6</w:t>
      </w:r>
      <w:r w:rsidRPr="320543F7" w:rsidR="7D58D9E0">
        <w:rPr>
          <w:b w:val="1"/>
          <w:bCs w:val="1"/>
          <w:sz w:val="24"/>
          <w:szCs w:val="24"/>
        </w:rPr>
        <w:t>.</w:t>
      </w:r>
      <w:r w:rsidRPr="320543F7" w:rsidR="6265BE77">
        <w:rPr>
          <w:b w:val="1"/>
          <w:bCs w:val="1"/>
          <w:sz w:val="24"/>
          <w:szCs w:val="24"/>
          <w:rPrChange w:author="GUSTAVO DE OLIVEIRA REGO MORAIS" w:date="2025-08-08T20:20:18.193Z" w:id="1389857467">
            <w:rPr>
              <w:sz w:val="24"/>
              <w:szCs w:val="24"/>
            </w:rPr>
          </w:rPrChange>
        </w:rPr>
        <w:t xml:space="preserve"> DIAGRAMA DE ESTA</w:t>
      </w:r>
      <w:r w:rsidRPr="320543F7" w:rsidR="6265BE77">
        <w:rPr>
          <w:b w:val="1"/>
          <w:bCs w:val="1"/>
          <w:sz w:val="24"/>
          <w:szCs w:val="24"/>
          <w:rPrChange w:author="GUSTAVO DE OLIVEIRA REGO MORAIS" w:date="2025-08-08T20:20:18.193Z" w:id="438261916">
            <w:rPr>
              <w:sz w:val="24"/>
              <w:szCs w:val="24"/>
            </w:rPr>
          </w:rPrChange>
        </w:rPr>
        <w:t>DOS</w:t>
      </w:r>
      <w:bookmarkEnd w:id="732957088"/>
    </w:p>
    <w:p w:rsidR="49F66391" w:rsidP="4B48383A" w:rsidRDefault="49F66391" w14:paraId="37926808" w14:textId="49A9E179">
      <w:pPr>
        <w:pStyle w:val="Normal1"/>
        <w:spacing w:line="360" w:lineRule="auto"/>
        <w:ind w:firstLine="708"/>
        <w:jc w:val="both"/>
        <w:rPr>
          <w:rFonts w:ascii="Times New Roman" w:hAnsi="Times New Roman" w:eastAsia="Times New Roman" w:cs="Times New Roman"/>
          <w:noProof w:val="0"/>
          <w:lang w:val="pt-BR"/>
        </w:rPr>
      </w:pPr>
      <w:r w:rsidRPr="4B48383A" w:rsidR="49F66391">
        <w:rPr>
          <w:rFonts w:ascii="Times New Roman" w:hAnsi="Times New Roman" w:eastAsia="Times New Roman" w:cs="Times New Roman"/>
          <w:noProof w:val="0"/>
          <w:lang w:val="pt-BR"/>
        </w:rPr>
        <w:t>O Diagrama de Estados (ou Diagrama de Máquina de Estados) é um artefato da UML (</w:t>
      </w:r>
      <w:r w:rsidRPr="4B48383A" w:rsidR="49F66391">
        <w:rPr>
          <w:rFonts w:ascii="Times New Roman" w:hAnsi="Times New Roman" w:eastAsia="Times New Roman" w:cs="Times New Roman"/>
          <w:noProof w:val="0"/>
          <w:lang w:val="pt-BR"/>
        </w:rPr>
        <w:t>Unified</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Modeling</w:t>
      </w:r>
      <w:r w:rsidRPr="4B48383A" w:rsidR="49F66391">
        <w:rPr>
          <w:rFonts w:ascii="Times New Roman" w:hAnsi="Times New Roman" w:eastAsia="Times New Roman" w:cs="Times New Roman"/>
          <w:noProof w:val="0"/>
          <w:lang w:val="pt-BR"/>
        </w:rPr>
        <w:t xml:space="preserve"> </w:t>
      </w:r>
      <w:r w:rsidRPr="4B48383A" w:rsidR="49F66391">
        <w:rPr>
          <w:rFonts w:ascii="Times New Roman" w:hAnsi="Times New Roman" w:eastAsia="Times New Roman" w:cs="Times New Roman"/>
          <w:noProof w:val="0"/>
          <w:lang w:val="pt-BR"/>
        </w:rPr>
        <w:t>Language</w:t>
      </w:r>
      <w:r w:rsidRPr="4B48383A" w:rsidR="49F66391">
        <w:rPr>
          <w:rFonts w:ascii="Times New Roman" w:hAnsi="Times New Roman" w:eastAsia="Times New Roman" w:cs="Times New Roman"/>
          <w:noProof w:val="0"/>
          <w:lang w:val="pt-BR"/>
        </w:rPr>
        <w:t>) utilizado para descrever os estados possíveis de um objeto durante seu ciclo de vida, bem como os eventos ou condições que provocam a transição entre esses estados. Ele é especialmente útil para modelar o comportamento de sistemas interativos ou com regras de fluxo bem definidas, como assistentes de montagem, formulários com múltiplas etapas e fluxos guiados de usuário.</w:t>
      </w:r>
    </w:p>
    <w:p w:rsidR="49F66391" w:rsidP="4B48383A" w:rsidRDefault="49F66391" w14:paraId="783C610D" w14:textId="295C4184">
      <w:pPr>
        <w:pStyle w:val="Normal1"/>
        <w:spacing w:line="360" w:lineRule="auto"/>
        <w:jc w:val="both"/>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lang w:val="pt-BR"/>
        </w:rPr>
        <w:t>No projeto Montador de PC Online, esse diagrama é usado para representar as mudanças de estado do objeto "Build de PC" ao longo do uso da plataforma — desde sua criação até a exportação ou descarte.</w:t>
      </w:r>
    </w:p>
    <w:p w:rsidR="49F66391" w:rsidP="4B48383A" w:rsidRDefault="49F66391" w14:paraId="48CACB3D" w14:textId="79887C6A">
      <w:pPr>
        <w:pStyle w:val="Normal"/>
        <w:spacing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A seguir, são listados os principais elementos encontrados em um diagrama de estados:</w:t>
      </w:r>
    </w:p>
    <w:p w:rsidR="6D2F07E2" w:rsidP="4B48383A" w:rsidRDefault="6D2F07E2" w14:paraId="5C513B35" w14:textId="67A127A4">
      <w:pPr>
        <w:pStyle w:val="Normal1"/>
        <w:spacing w:line="360" w:lineRule="auto"/>
        <w:ind w:firstLine="0"/>
        <w:jc w:val="center"/>
        <w:rPr>
          <w:rFonts w:ascii="Times New Roman" w:hAnsi="Times New Roman" w:eastAsia="Times New Roman" w:cs="Times New Roman"/>
          <w:b w:val="0"/>
          <w:bCs w:val="0"/>
          <w:noProof w:val="0"/>
          <w:sz w:val="28"/>
          <w:szCs w:val="28"/>
          <w:lang w:val="pt-BR"/>
        </w:rPr>
      </w:pPr>
      <w:r w:rsidRPr="4B48383A" w:rsidR="6D2F07E2">
        <w:rPr>
          <w:rFonts w:ascii="Times New Roman" w:hAnsi="Times New Roman" w:eastAsia="Times New Roman" w:cs="Times New Roman"/>
          <w:b w:val="0"/>
          <w:bCs w:val="0"/>
          <w:noProof w:val="0"/>
          <w:lang w:val="pt-BR"/>
        </w:rPr>
        <w:t>Tebela</w:t>
      </w:r>
      <w:r w:rsidRPr="4B48383A" w:rsidR="6D2F07E2">
        <w:rPr>
          <w:rFonts w:ascii="Times New Roman" w:hAnsi="Times New Roman" w:eastAsia="Times New Roman" w:cs="Times New Roman"/>
          <w:b w:val="0"/>
          <w:bCs w:val="0"/>
          <w:noProof w:val="0"/>
          <w:lang w:val="pt-BR"/>
        </w:rPr>
        <w:t xml:space="preserve"> 5 - Principais Elementos do Diagrama</w:t>
      </w:r>
    </w:p>
    <w:tbl>
      <w:tblPr>
        <w:tblStyle w:val="TableNormal"/>
        <w:bidiVisual w:val="0"/>
        <w:tblW w:w="0" w:type="auto"/>
        <w:tblLayout w:type="fixed"/>
        <w:tblLook w:val="06A0" w:firstRow="1" w:lastRow="0" w:firstColumn="1" w:lastColumn="0" w:noHBand="1" w:noVBand="1"/>
      </w:tblPr>
      <w:tblGrid>
        <w:gridCol w:w="1395"/>
        <w:gridCol w:w="7620"/>
      </w:tblGrid>
      <w:tr w:rsidR="4B48383A" w:rsidTr="4B48383A" w14:paraId="02B12FD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61D2E1" w14:textId="3751A471">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620" w:type="dxa"/>
            <w:tcBorders>
              <w:top w:val="single" w:color="000000" w:themeColor="text1" w:sz="12"/>
              <w:bottom w:val="single" w:color="000000" w:themeColor="text1" w:sz="12"/>
            </w:tcBorders>
            <w:tcMar/>
            <w:vAlign w:val="center"/>
          </w:tcPr>
          <w:p w:rsidR="4B48383A" w:rsidP="4B48383A" w:rsidRDefault="4B48383A" w14:paraId="22B070AB" w14:textId="1F6E0BD6">
            <w:pPr>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0FED0C24">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9AABFE2" w14:textId="05C54067">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Inicial</w:t>
            </w:r>
          </w:p>
        </w:tc>
        <w:tc>
          <w:tcPr>
            <w:tcW w:w="7620" w:type="dxa"/>
            <w:tcBorders>
              <w:top w:val="single" w:color="000000" w:themeColor="text1" w:sz="12"/>
              <w:bottom w:val="single" w:color="000000" w:themeColor="text1" w:sz="12"/>
            </w:tcBorders>
            <w:tcMar/>
            <w:vAlign w:val="center"/>
          </w:tcPr>
          <w:p w:rsidR="4B48383A" w:rsidP="4B48383A" w:rsidRDefault="4B48383A" w14:paraId="7DE4AC81" w14:textId="6A7E9C8C">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ponto de partida do objeto. Representado por um círculo sólido.</w:t>
            </w:r>
          </w:p>
        </w:tc>
      </w:tr>
      <w:tr w:rsidR="4B48383A" w:rsidTr="4B48383A" w14:paraId="39C3D469">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6CC2F42" w14:textId="6BE01532">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w:t>
            </w:r>
          </w:p>
        </w:tc>
        <w:tc>
          <w:tcPr>
            <w:tcW w:w="7620" w:type="dxa"/>
            <w:tcBorders>
              <w:top w:val="single" w:color="000000" w:themeColor="text1" w:sz="12"/>
              <w:bottom w:val="single" w:color="000000" w:themeColor="text1" w:sz="12"/>
            </w:tcBorders>
            <w:tcMar/>
            <w:vAlign w:val="center"/>
          </w:tcPr>
          <w:p w:rsidR="4B48383A" w:rsidP="4B48383A" w:rsidRDefault="4B48383A" w14:paraId="51FB362E" w14:textId="393FFAF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uma situação ou condição em que o objeto pode estar. Mostrado como um retângulo com cantos arredondados.</w:t>
            </w:r>
          </w:p>
        </w:tc>
      </w:tr>
      <w:tr w:rsidR="4B48383A" w:rsidTr="4B48383A" w14:paraId="332FDB0A">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64B0B765" w14:textId="0BCD968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Transição</w:t>
            </w:r>
          </w:p>
        </w:tc>
        <w:tc>
          <w:tcPr>
            <w:tcW w:w="7620" w:type="dxa"/>
            <w:tcBorders>
              <w:top w:val="single" w:color="000000" w:themeColor="text1" w:sz="12"/>
              <w:bottom w:val="single" w:color="000000" w:themeColor="text1" w:sz="12"/>
            </w:tcBorders>
            <w:tcMar/>
            <w:vAlign w:val="center"/>
          </w:tcPr>
          <w:p w:rsidR="4B48383A" w:rsidP="4B48383A" w:rsidRDefault="4B48383A" w14:paraId="6934C275" w14:textId="59F244D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seta que liga dois estados, indicando uma mudança que ocorre devido a um evento.</w:t>
            </w:r>
          </w:p>
        </w:tc>
      </w:tr>
      <w:tr w:rsidR="4B48383A" w:rsidTr="4B48383A" w14:paraId="3CB4FE6D">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3C2BAFD" w14:textId="18984CFF">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Evento</w:t>
            </w:r>
          </w:p>
        </w:tc>
        <w:tc>
          <w:tcPr>
            <w:tcW w:w="7620" w:type="dxa"/>
            <w:tcBorders>
              <w:top w:val="single" w:color="000000" w:themeColor="text1" w:sz="12"/>
              <w:bottom w:val="single" w:color="000000" w:themeColor="text1" w:sz="12"/>
            </w:tcBorders>
            <w:tcMar/>
            <w:vAlign w:val="center"/>
          </w:tcPr>
          <w:p w:rsidR="4B48383A" w:rsidP="4B48383A" w:rsidRDefault="4B48383A" w14:paraId="3C75E36B" w14:textId="5BCC3BEE">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gatilho que provoca a transição de um estado para outro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"Orçamento definido").</w:t>
            </w:r>
          </w:p>
        </w:tc>
      </w:tr>
      <w:tr w:rsidR="4B48383A" w:rsidTr="4B48383A" w14:paraId="2CF35847">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587BA19F" w14:textId="14AB54C1">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Condição/Guarda</w:t>
            </w:r>
          </w:p>
        </w:tc>
        <w:tc>
          <w:tcPr>
            <w:tcW w:w="7620" w:type="dxa"/>
            <w:tcBorders>
              <w:top w:val="single" w:color="000000" w:themeColor="text1" w:sz="12"/>
              <w:bottom w:val="single" w:color="000000" w:themeColor="text1" w:sz="12"/>
            </w:tcBorders>
            <w:tcMar/>
            <w:vAlign w:val="center"/>
          </w:tcPr>
          <w:p w:rsidR="4B48383A" w:rsidP="4B48383A" w:rsidRDefault="4B48383A" w14:paraId="6541AA69" w14:textId="58EEA807">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verificação lógica que deve ser verdadeira para que a transição ocorra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w:t>
            </w:r>
            <w:r w:rsidRPr="4B48383A" w:rsidR="4B48383A">
              <w:rPr>
                <w:rFonts w:ascii="Times New Roman" w:hAnsi="Times New Roman" w:eastAsia="Times New Roman" w:cs="Times New Roman"/>
              </w:rPr>
              <w:t>orcamento</w:t>
            </w:r>
            <w:r w:rsidRPr="4B48383A" w:rsidR="4B48383A">
              <w:rPr>
                <w:rFonts w:ascii="Times New Roman" w:hAnsi="Times New Roman" w:eastAsia="Times New Roman" w:cs="Times New Roman"/>
              </w:rPr>
              <w:t xml:space="preserve"> &gt;= mínimo]).</w:t>
            </w:r>
          </w:p>
        </w:tc>
      </w:tr>
      <w:tr w:rsidR="4B48383A" w:rsidTr="4B48383A" w14:paraId="0FF84B40">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0D823C8A" w14:textId="57B9F8A4">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Ação</w:t>
            </w:r>
          </w:p>
        </w:tc>
        <w:tc>
          <w:tcPr>
            <w:tcW w:w="7620" w:type="dxa"/>
            <w:tcBorders>
              <w:top w:val="single" w:color="000000" w:themeColor="text1" w:sz="12"/>
              <w:bottom w:val="single" w:color="000000" w:themeColor="text1" w:sz="12"/>
            </w:tcBorders>
            <w:tcMar/>
            <w:vAlign w:val="center"/>
          </w:tcPr>
          <w:p w:rsidR="4B48383A" w:rsidP="4B48383A" w:rsidRDefault="4B48383A" w14:paraId="4B897E3F" w14:textId="7B5E054D">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Uma atividade executada durante a transição ou ao entrar/sair de um estado.</w:t>
            </w:r>
          </w:p>
        </w:tc>
      </w:tr>
      <w:tr w:rsidR="4B48383A" w:rsidTr="4B48383A" w14:paraId="7A8BABB3">
        <w:trPr>
          <w:trHeight w:val="300"/>
        </w:trPr>
        <w:tc>
          <w:tcPr>
            <w:tcW w:w="1395" w:type="dxa"/>
            <w:tcBorders>
              <w:top w:val="single" w:color="000000" w:themeColor="text1" w:sz="12"/>
              <w:bottom w:val="single" w:color="000000" w:themeColor="text1" w:sz="12"/>
            </w:tcBorders>
            <w:tcMar/>
            <w:vAlign w:val="center"/>
          </w:tcPr>
          <w:p w:rsidR="4B48383A" w:rsidP="4B48383A" w:rsidRDefault="4B48383A" w14:paraId="755C49F5" w14:textId="09A325AD">
            <w:pPr>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Estado Final</w:t>
            </w:r>
          </w:p>
        </w:tc>
        <w:tc>
          <w:tcPr>
            <w:tcW w:w="7620" w:type="dxa"/>
            <w:tcBorders>
              <w:top w:val="single" w:color="000000" w:themeColor="text1" w:sz="12"/>
              <w:bottom w:val="single" w:color="000000" w:themeColor="text1" w:sz="12"/>
            </w:tcBorders>
            <w:tcMar/>
            <w:vAlign w:val="center"/>
          </w:tcPr>
          <w:p w:rsidR="4B48383A" w:rsidP="4B48383A" w:rsidRDefault="4B48383A" w14:paraId="78AD015B" w14:textId="0915D431">
            <w:pPr>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o término do ciclo de vida do objeto. Representado por um círculo com um anel externo.</w:t>
            </w:r>
          </w:p>
        </w:tc>
      </w:tr>
    </w:tbl>
    <w:p w:rsidR="34CD9F17" w:rsidP="4B48383A" w:rsidRDefault="34CD9F17" w14:paraId="129CF329" w14:textId="52978F26">
      <w:pPr>
        <w:bidi w:val="0"/>
        <w:spacing w:line="360" w:lineRule="auto"/>
        <w:jc w:val="center"/>
        <w:rPr>
          <w:rFonts w:ascii="Times New Roman" w:hAnsi="Times New Roman" w:eastAsia="Times New Roman" w:cs="Times New Roman"/>
          <w:b w:val="0"/>
          <w:bCs w:val="0"/>
        </w:rPr>
      </w:pPr>
      <w:r w:rsidRPr="4B48383A" w:rsidR="34CD9F17">
        <w:rPr>
          <w:rFonts w:ascii="Times New Roman" w:hAnsi="Times New Roman" w:eastAsia="Times New Roman" w:cs="Times New Roman"/>
          <w:b w:val="1"/>
          <w:bCs w:val="1"/>
        </w:rPr>
        <w:t xml:space="preserve">Fonte: </w:t>
      </w:r>
      <w:r w:rsidRPr="4B48383A" w:rsidR="34CD9F17">
        <w:rPr>
          <w:rFonts w:ascii="Times New Roman" w:hAnsi="Times New Roman" w:eastAsia="Times New Roman" w:cs="Times New Roman"/>
          <w:b w:val="0"/>
          <w:bCs w:val="0"/>
        </w:rPr>
        <w:t>Autoria propria,2025</w:t>
      </w:r>
    </w:p>
    <w:p w:rsidR="49F66391" w:rsidP="4B48383A" w:rsidRDefault="49F66391" w14:paraId="37E3A775" w14:textId="2933E75C">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49F66391">
        <w:rPr>
          <w:rFonts w:ascii="Times New Roman" w:hAnsi="Times New Roman" w:eastAsia="Times New Roman" w:cs="Times New Roman"/>
          <w:b w:val="1"/>
          <w:bCs w:val="1"/>
          <w:noProof w:val="0"/>
          <w:lang w:val="pt-BR"/>
        </w:rPr>
        <w:t>Aplicação no Projeto</w:t>
      </w:r>
    </w:p>
    <w:p w:rsidR="49F66391" w:rsidP="4B48383A" w:rsidRDefault="49F66391" w14:paraId="374D8D4F" w14:textId="14F6B504">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 xml:space="preserve">No contexto do Montador de PC Online, o objeto modelado é a </w:t>
      </w:r>
      <w:r w:rsidRPr="4B48383A" w:rsidR="49F66391">
        <w:rPr>
          <w:rFonts w:ascii="Times New Roman" w:hAnsi="Times New Roman" w:eastAsia="Times New Roman" w:cs="Times New Roman"/>
          <w:i w:val="1"/>
          <w:iCs w:val="1"/>
          <w:noProof w:val="0"/>
          <w:sz w:val="24"/>
          <w:szCs w:val="24"/>
          <w:lang w:val="pt-BR"/>
        </w:rPr>
        <w:t>Build de PC</w:t>
      </w:r>
      <w:r w:rsidRPr="4B48383A" w:rsidR="49F66391">
        <w:rPr>
          <w:rFonts w:ascii="Times New Roman" w:hAnsi="Times New Roman" w:eastAsia="Times New Roman" w:cs="Times New Roman"/>
          <w:noProof w:val="0"/>
          <w:sz w:val="24"/>
          <w:szCs w:val="24"/>
          <w:lang w:val="pt-BR"/>
        </w:rPr>
        <w:t xml:space="preserve"> do usuário. O diagrama descreve como ela é criada, modificada, validada e exportada, incluindo estados como:</w:t>
      </w:r>
    </w:p>
    <w:p w:rsidR="49F66391" w:rsidP="4B48383A" w:rsidRDefault="49F66391" w14:paraId="20916C23" w14:textId="5EA4DEF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Nova Build Criada</w:t>
      </w:r>
    </w:p>
    <w:p w:rsidR="49F66391" w:rsidP="4B48383A" w:rsidRDefault="49F66391" w14:paraId="547E18F8" w14:textId="3137E48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Requisitos Definidos</w:t>
      </w:r>
    </w:p>
    <w:p w:rsidR="49F66391" w:rsidP="4B48383A" w:rsidRDefault="49F66391" w14:paraId="6EA48232" w14:textId="51D63F4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Recomendado</w:t>
      </w:r>
    </w:p>
    <w:p w:rsidR="49F66391" w:rsidP="4B48383A" w:rsidRDefault="49F66391" w14:paraId="13F4ADEA" w14:textId="0DA27376">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Editado Manualmente</w:t>
      </w:r>
    </w:p>
    <w:p w:rsidR="49F66391" w:rsidP="4B48383A" w:rsidRDefault="49F66391" w14:paraId="6617A085" w14:textId="69AE2AE2">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Compatibilidade Avaliada</w:t>
      </w:r>
    </w:p>
    <w:p w:rsidR="49F66391" w:rsidP="4B48383A" w:rsidRDefault="49F66391" w14:paraId="049C442D" w14:textId="36657519">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Salva</w:t>
      </w:r>
    </w:p>
    <w:p w:rsidR="49F66391" w:rsidP="4B48383A" w:rsidRDefault="49F66391" w14:paraId="75646D2E" w14:textId="488953F1">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Exportada</w:t>
      </w:r>
    </w:p>
    <w:p w:rsidR="49F66391" w:rsidP="4B48383A" w:rsidRDefault="49F66391" w14:paraId="34E0BF49" w14:textId="721E9C9A">
      <w:pPr>
        <w:pStyle w:val="ListParagraph"/>
        <w:numPr>
          <w:ilvl w:val="0"/>
          <w:numId w:val="49"/>
        </w:numPr>
        <w:bidi w:val="0"/>
        <w:spacing w:before="240" w:beforeAutospacing="off" w:after="240" w:afterAutospacing="off" w:line="360" w:lineRule="auto"/>
        <w:rPr>
          <w:rFonts w:ascii="Times New Roman" w:hAnsi="Times New Roman" w:eastAsia="Times New Roman" w:cs="Times New Roman"/>
          <w:noProof w:val="0"/>
          <w:sz w:val="24"/>
          <w:szCs w:val="24"/>
          <w:lang w:val="pt-BR"/>
        </w:rPr>
      </w:pPr>
      <w:r w:rsidRPr="4B48383A" w:rsidR="49F66391">
        <w:rPr>
          <w:rFonts w:ascii="Times New Roman" w:hAnsi="Times New Roman" w:eastAsia="Times New Roman" w:cs="Times New Roman"/>
          <w:noProof w:val="0"/>
          <w:sz w:val="24"/>
          <w:szCs w:val="24"/>
          <w:lang w:val="pt-BR"/>
        </w:rPr>
        <w:t>Build Descartada</w:t>
      </w:r>
    </w:p>
    <w:p w:rsidR="49F66391" w:rsidP="4B48383A" w:rsidRDefault="49F66391" w14:paraId="296D2803" w14:textId="5F65CD4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0F2515F7">
        <w:rPr>
          <w:rFonts w:ascii="Times New Roman" w:hAnsi="Times New Roman" w:eastAsia="Times New Roman" w:cs="Times New Roman"/>
          <w:noProof w:val="0"/>
          <w:sz w:val="24"/>
          <w:szCs w:val="24"/>
          <w:lang w:val="pt-BR"/>
        </w:rPr>
        <w:t>Esse modelo permite prever comportamentos esperados do sistema diante das ações do usuário e garantir consistência na lógica de funcionamento.</w:t>
      </w:r>
    </w:p>
    <w:p w:rsidR="6501E477" w:rsidP="1AF509E4" w:rsidRDefault="6501E477" w14:paraId="79B2B762" w14:textId="554526A0">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320543F7" w:rsidR="10A70ABF">
        <w:rPr>
          <w:rFonts w:ascii="Times New Roman" w:hAnsi="Times New Roman" w:eastAsia="Times New Roman" w:cs="Times New Roman"/>
          <w:noProof w:val="0"/>
          <w:sz w:val="24"/>
          <w:szCs w:val="24"/>
          <w:lang w:val="pt-BR"/>
        </w:rPr>
        <w:t xml:space="preserve">A seguir temos os </w:t>
      </w:r>
      <w:r w:rsidRPr="320543F7" w:rsidR="10A70ABF">
        <w:rPr>
          <w:rFonts w:ascii="Times New Roman" w:hAnsi="Times New Roman" w:eastAsia="Times New Roman" w:cs="Times New Roman"/>
          <w:noProof w:val="0"/>
          <w:sz w:val="24"/>
          <w:szCs w:val="24"/>
          <w:lang w:val="pt-BR"/>
        </w:rPr>
        <w:t>digram</w:t>
      </w:r>
      <w:ins w:author="GUSTAVO DE OLIVEIRA REGO MORAIS" w:date="2025-08-08T20:11:34.394Z" w:id="970305948">
        <w:r w:rsidRPr="320543F7" w:rsidR="65FF6975">
          <w:rPr>
            <w:rFonts w:ascii="Times New Roman" w:hAnsi="Times New Roman" w:eastAsia="Times New Roman" w:cs="Times New Roman"/>
            <w:noProof w:val="0"/>
            <w:sz w:val="24"/>
            <w:szCs w:val="24"/>
            <w:lang w:val="pt-BR"/>
          </w:rPr>
          <w:t>a</w:t>
        </w:r>
      </w:ins>
      <w:r w:rsidRPr="320543F7" w:rsidR="10A70ABF">
        <w:rPr>
          <w:rFonts w:ascii="Times New Roman" w:hAnsi="Times New Roman" w:eastAsia="Times New Roman" w:cs="Times New Roman"/>
          <w:noProof w:val="0"/>
          <w:sz w:val="24"/>
          <w:szCs w:val="24"/>
          <w:lang w:val="pt-BR"/>
        </w:rPr>
        <w:t>s</w:t>
      </w:r>
      <w:r w:rsidRPr="320543F7" w:rsidR="10A70ABF">
        <w:rPr>
          <w:rFonts w:ascii="Times New Roman" w:hAnsi="Times New Roman" w:eastAsia="Times New Roman" w:cs="Times New Roman"/>
          <w:noProof w:val="0"/>
          <w:sz w:val="24"/>
          <w:szCs w:val="24"/>
          <w:lang w:val="pt-BR"/>
        </w:rPr>
        <w:t xml:space="preserve"> do sistema:</w:t>
      </w:r>
    </w:p>
    <w:p w:rsidR="1AF509E4" w:rsidP="1AF509E4" w:rsidRDefault="1AF509E4" w14:paraId="5FF76FFF" w14:textId="7D830F1C">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082FDDD6" w14:textId="047D0CC0">
      <w:pPr>
        <w:bidi w:val="0"/>
        <w:spacing w:before="240" w:beforeAutospacing="off" w:after="240" w:afterAutospacing="off" w:line="360" w:lineRule="auto"/>
        <w:ind w:firstLine="0"/>
        <w:jc w:val="both"/>
      </w:pPr>
    </w:p>
    <w:p w:rsidR="1AF509E4" w:rsidP="1AF509E4" w:rsidRDefault="1AF509E4" w14:paraId="2F1172D9" w14:textId="5947A0E4">
      <w:pPr>
        <w:bidi w:val="0"/>
        <w:spacing w:before="240" w:beforeAutospacing="off" w:after="240" w:afterAutospacing="off" w:line="360" w:lineRule="auto"/>
        <w:ind w:firstLine="0"/>
        <w:jc w:val="both"/>
      </w:pPr>
    </w:p>
    <w:p w:rsidR="61BFC41F" w:rsidP="1AF509E4" w:rsidRDefault="61BFC41F" w14:paraId="169B2AD4" w14:textId="6C07AE9F">
      <w:pPr>
        <w:bidi w:val="0"/>
        <w:spacing w:before="240" w:beforeAutospacing="off" w:after="240" w:afterAutospacing="off" w:line="360" w:lineRule="auto"/>
        <w:ind w:firstLine="0"/>
        <w:jc w:val="both"/>
      </w:pPr>
      <w:r w:rsidR="61BFC41F">
        <w:drawing>
          <wp:inline wp14:editId="0695C54C" wp14:anchorId="2878D835">
            <wp:extent cx="3713006" cy="4958925"/>
            <wp:effectExtent l="0" t="0" r="0" b="0"/>
            <wp:docPr id="477994138" name="" title=""/>
            <wp:cNvGraphicFramePr>
              <a:graphicFrameLocks noChangeAspect="1"/>
            </wp:cNvGraphicFramePr>
            <a:graphic>
              <a:graphicData uri="http://schemas.openxmlformats.org/drawingml/2006/picture">
                <pic:pic>
                  <pic:nvPicPr>
                    <pic:cNvPr id="0" name=""/>
                    <pic:cNvPicPr/>
                  </pic:nvPicPr>
                  <pic:blipFill>
                    <a:blip r:embed="Rd5460c2e3c96452a">
                      <a:extLst>
                        <a:ext xmlns:a="http://schemas.openxmlformats.org/drawingml/2006/main" uri="{28A0092B-C50C-407E-A947-70E740481C1C}">
                          <a14:useLocalDpi val="0"/>
                        </a:ext>
                      </a:extLst>
                    </a:blip>
                    <a:stretch>
                      <a:fillRect/>
                    </a:stretch>
                  </pic:blipFill>
                  <pic:spPr>
                    <a:xfrm>
                      <a:off x="0" y="0"/>
                      <a:ext cx="3713006" cy="4958925"/>
                    </a:xfrm>
                    <a:prstGeom prst="rect">
                      <a:avLst/>
                    </a:prstGeom>
                  </pic:spPr>
                </pic:pic>
              </a:graphicData>
            </a:graphic>
          </wp:inline>
        </w:drawing>
      </w:r>
    </w:p>
    <w:p w:rsidR="61BFC41F" w:rsidP="1AF509E4" w:rsidRDefault="61BFC41F" w14:paraId="130D1DCA" w14:textId="710E3804">
      <w:pPr>
        <w:bidi w:val="0"/>
        <w:spacing w:before="240" w:beforeAutospacing="off" w:after="240" w:afterAutospacing="off" w:line="360" w:lineRule="auto"/>
        <w:ind w:firstLine="0"/>
        <w:jc w:val="both"/>
      </w:pPr>
      <w:r w:rsidR="61BFC41F">
        <w:rPr/>
        <w:t>Figura 1</w:t>
      </w:r>
      <w:r w:rsidR="4CD3E8CE">
        <w:rPr/>
        <w:t>3</w:t>
      </w:r>
      <w:r w:rsidR="61BFC41F">
        <w:rPr/>
        <w:t xml:space="preserve"> – Coleta de requisitos</w:t>
      </w:r>
    </w:p>
    <w:p w:rsidR="1AF509E4" w:rsidP="1AF509E4" w:rsidRDefault="1AF509E4" w14:paraId="3811EE42" w14:textId="3152DF74">
      <w:pPr>
        <w:bidi w:val="0"/>
        <w:spacing w:before="240" w:beforeAutospacing="off" w:after="240" w:afterAutospacing="off" w:line="360" w:lineRule="auto"/>
        <w:ind w:firstLine="708"/>
      </w:pPr>
    </w:p>
    <w:p w:rsidR="1AF509E4" w:rsidP="1AF509E4" w:rsidRDefault="1AF509E4" w14:paraId="1ACCC363" w14:textId="22A0F016">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7D291592" w14:textId="3C73C943">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1E29A2B4" w14:textId="5CF5AF32">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1AF509E4" w:rsidP="1AF509E4" w:rsidRDefault="1AF509E4" w14:paraId="4045BE85" w14:textId="18520B19">
      <w:pPr>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p>
    <w:p w:rsidR="61BFC41F" w:rsidP="1AF509E4" w:rsidRDefault="61BFC41F" w14:paraId="0BA68AB3" w14:textId="146EFA3D">
      <w:pPr>
        <w:pStyle w:val="Normal"/>
        <w:bidi w:val="0"/>
        <w:spacing w:before="240" w:beforeAutospacing="off" w:after="240" w:afterAutospacing="off" w:line="360" w:lineRule="auto"/>
        <w:ind w:firstLine="708"/>
        <w:rPr>
          <w:rFonts w:ascii="Times New Roman" w:hAnsi="Times New Roman" w:eastAsia="Times New Roman" w:cs="Times New Roman"/>
          <w:noProof w:val="0"/>
          <w:sz w:val="24"/>
          <w:szCs w:val="24"/>
          <w:lang w:val="pt-BR"/>
        </w:rPr>
      </w:pPr>
      <w:r w:rsidRPr="1AF509E4" w:rsidR="61BFC41F">
        <w:rPr>
          <w:rFonts w:ascii="Times New Roman" w:hAnsi="Times New Roman" w:eastAsia="Times New Roman" w:cs="Times New Roman"/>
          <w:noProof w:val="0"/>
          <w:sz w:val="24"/>
          <w:szCs w:val="24"/>
          <w:lang w:val="pt-BR"/>
        </w:rPr>
        <w:t>Figura 1</w:t>
      </w:r>
      <w:r w:rsidRPr="1AF509E4" w:rsidR="63972BA1">
        <w:rPr>
          <w:rFonts w:ascii="Times New Roman" w:hAnsi="Times New Roman" w:eastAsia="Times New Roman" w:cs="Times New Roman"/>
          <w:noProof w:val="0"/>
          <w:sz w:val="24"/>
          <w:szCs w:val="24"/>
          <w:lang w:val="pt-BR"/>
        </w:rPr>
        <w:t>4</w:t>
      </w:r>
      <w:r w:rsidRPr="1AF509E4" w:rsidR="61BFC41F">
        <w:rPr>
          <w:rFonts w:ascii="Times New Roman" w:hAnsi="Times New Roman" w:eastAsia="Times New Roman" w:cs="Times New Roman"/>
          <w:noProof w:val="0"/>
          <w:sz w:val="24"/>
          <w:szCs w:val="24"/>
          <w:lang w:val="pt-BR"/>
        </w:rPr>
        <w:t xml:space="preserve"> – Cadastro e login</w:t>
      </w:r>
    </w:p>
    <w:p w:rsidR="4B48383A" w:rsidP="1AF509E4" w:rsidRDefault="4B48383A" w14:paraId="5833B50A" w14:textId="55AD65BA">
      <w:pPr>
        <w:bidi w:val="0"/>
        <w:spacing w:line="360" w:lineRule="auto"/>
        <w:jc w:val="center"/>
        <w:rPr>
          <w:rFonts w:ascii="Times New Roman" w:hAnsi="Times New Roman" w:eastAsia="Times New Roman" w:cs="Times New Roman"/>
        </w:rPr>
      </w:pPr>
      <w:r w:rsidR="21DD563B">
        <w:drawing>
          <wp:inline wp14:editId="5965EBFE" wp14:anchorId="7712672A">
            <wp:extent cx="5724524" cy="3819525"/>
            <wp:effectExtent l="0" t="0" r="0" b="0"/>
            <wp:docPr id="1421669709" name="" title=""/>
            <wp:cNvGraphicFramePr>
              <a:graphicFrameLocks noChangeAspect="1"/>
            </wp:cNvGraphicFramePr>
            <a:graphic>
              <a:graphicData uri="http://schemas.openxmlformats.org/drawingml/2006/picture">
                <pic:pic>
                  <pic:nvPicPr>
                    <pic:cNvPr id="0" name=""/>
                    <pic:cNvPicPr/>
                  </pic:nvPicPr>
                  <pic:blipFill>
                    <a:blip r:embed="R3ebaaf17a9934666">
                      <a:extLst>
                        <a:ext xmlns:a="http://schemas.openxmlformats.org/drawingml/2006/main" uri="{28A0092B-C50C-407E-A947-70E740481C1C}">
                          <a14:useLocalDpi val="0"/>
                        </a:ext>
                      </a:extLst>
                    </a:blip>
                    <a:stretch>
                      <a:fillRect/>
                    </a:stretch>
                  </pic:blipFill>
                  <pic:spPr>
                    <a:xfrm>
                      <a:off x="0" y="0"/>
                      <a:ext cx="5724524" cy="3819525"/>
                    </a:xfrm>
                    <a:prstGeom prst="rect">
                      <a:avLst/>
                    </a:prstGeom>
                  </pic:spPr>
                </pic:pic>
              </a:graphicData>
            </a:graphic>
          </wp:inline>
        </w:drawing>
      </w:r>
    </w:p>
    <w:p w:rsidR="1AF509E4" w:rsidP="1AF509E4" w:rsidRDefault="1AF509E4" w14:paraId="0B84FC8A" w14:textId="0B59716D">
      <w:pPr>
        <w:bidi w:val="0"/>
        <w:spacing w:line="360" w:lineRule="auto"/>
        <w:jc w:val="center"/>
        <w:rPr>
          <w:rFonts w:ascii="Times New Roman" w:hAnsi="Times New Roman" w:eastAsia="Times New Roman" w:cs="Times New Roman"/>
        </w:rPr>
      </w:pPr>
    </w:p>
    <w:p w:rsidR="21DD563B" w:rsidP="1AF509E4" w:rsidRDefault="21DD563B" w14:paraId="1B65AD7D" w14:textId="2E8A0D3F">
      <w:pPr>
        <w:bidi w:val="0"/>
        <w:spacing w:line="360" w:lineRule="auto"/>
        <w:jc w:val="center"/>
        <w:rPr>
          <w:rFonts w:ascii="Times New Roman" w:hAnsi="Times New Roman" w:eastAsia="Times New Roman" w:cs="Times New Roman"/>
        </w:rPr>
      </w:pPr>
      <w:r w:rsidR="21DD563B">
        <w:drawing>
          <wp:inline wp14:editId="37301DA0" wp14:anchorId="681C38C8">
            <wp:extent cx="5641180" cy="5444067"/>
            <wp:effectExtent l="0" t="0" r="0" b="0"/>
            <wp:docPr id="1733851522" name="" title=""/>
            <wp:cNvGraphicFramePr>
              <a:graphicFrameLocks noChangeAspect="1"/>
            </wp:cNvGraphicFramePr>
            <a:graphic>
              <a:graphicData uri="http://schemas.openxmlformats.org/drawingml/2006/picture">
                <pic:pic>
                  <pic:nvPicPr>
                    <pic:cNvPr id="0" name=""/>
                    <pic:cNvPicPr/>
                  </pic:nvPicPr>
                  <pic:blipFill>
                    <a:blip r:embed="Rfe672b0406874b88">
                      <a:extLst>
                        <a:ext xmlns:a="http://schemas.openxmlformats.org/drawingml/2006/main" uri="{28A0092B-C50C-407E-A947-70E740481C1C}">
                          <a14:useLocalDpi val="0"/>
                        </a:ext>
                      </a:extLst>
                    </a:blip>
                    <a:stretch>
                      <a:fillRect/>
                    </a:stretch>
                  </pic:blipFill>
                  <pic:spPr>
                    <a:xfrm>
                      <a:off x="0" y="0"/>
                      <a:ext cx="5641180" cy="5444067"/>
                    </a:xfrm>
                    <a:prstGeom prst="rect">
                      <a:avLst/>
                    </a:prstGeom>
                  </pic:spPr>
                </pic:pic>
              </a:graphicData>
            </a:graphic>
          </wp:inline>
        </w:drawing>
      </w:r>
    </w:p>
    <w:p w:rsidR="23C3CAC8" w:rsidP="1AF509E4" w:rsidRDefault="23C3CAC8" w14:paraId="750517B2" w14:textId="05639B68">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Figura 1</w:t>
      </w:r>
      <w:r w:rsidRPr="1AF509E4" w:rsidR="1A605697">
        <w:rPr>
          <w:rFonts w:ascii="Times New Roman" w:hAnsi="Times New Roman" w:eastAsia="Times New Roman" w:cs="Times New Roman"/>
        </w:rPr>
        <w:t>5</w:t>
      </w:r>
      <w:r w:rsidRPr="1AF509E4" w:rsidR="23C3CAC8">
        <w:rPr>
          <w:rFonts w:ascii="Times New Roman" w:hAnsi="Times New Roman" w:eastAsia="Times New Roman" w:cs="Times New Roman"/>
        </w:rPr>
        <w:t>: Configuração automatizada</w:t>
      </w:r>
    </w:p>
    <w:p w:rsidR="1AF509E4" w:rsidP="1AF509E4" w:rsidRDefault="1AF509E4" w14:paraId="58D6402E" w14:textId="7D1F813F">
      <w:pPr>
        <w:bidi w:val="0"/>
        <w:spacing w:line="360" w:lineRule="auto"/>
        <w:jc w:val="center"/>
        <w:rPr>
          <w:rFonts w:ascii="Times New Roman" w:hAnsi="Times New Roman" w:eastAsia="Times New Roman" w:cs="Times New Roman"/>
        </w:rPr>
      </w:pPr>
    </w:p>
    <w:p w:rsidR="1AF509E4" w:rsidP="1AF509E4" w:rsidRDefault="1AF509E4" w14:paraId="6E294813" w14:textId="35EDCBD0">
      <w:pPr>
        <w:bidi w:val="0"/>
        <w:spacing w:line="360" w:lineRule="auto"/>
        <w:jc w:val="center"/>
        <w:rPr>
          <w:rFonts w:ascii="Times New Roman" w:hAnsi="Times New Roman" w:eastAsia="Times New Roman" w:cs="Times New Roman"/>
        </w:rPr>
      </w:pPr>
    </w:p>
    <w:p w:rsidR="1AF509E4" w:rsidP="1AF509E4" w:rsidRDefault="1AF509E4" w14:paraId="4526019A" w14:textId="5A563AF1">
      <w:pPr>
        <w:bidi w:val="0"/>
        <w:spacing w:line="360" w:lineRule="auto"/>
        <w:jc w:val="center"/>
        <w:rPr>
          <w:rFonts w:ascii="Times New Roman" w:hAnsi="Times New Roman" w:eastAsia="Times New Roman" w:cs="Times New Roman"/>
        </w:rPr>
      </w:pPr>
    </w:p>
    <w:p w:rsidR="1AF509E4" w:rsidP="1AF509E4" w:rsidRDefault="1AF509E4" w14:paraId="618B2C1F" w14:textId="11D39DBF">
      <w:pPr>
        <w:bidi w:val="0"/>
        <w:spacing w:line="360" w:lineRule="auto"/>
        <w:jc w:val="center"/>
        <w:rPr>
          <w:rFonts w:ascii="Times New Roman" w:hAnsi="Times New Roman" w:eastAsia="Times New Roman" w:cs="Times New Roman"/>
        </w:rPr>
      </w:pPr>
    </w:p>
    <w:p w:rsidR="23C3CAC8" w:rsidP="1AF509E4" w:rsidRDefault="23C3CAC8" w14:paraId="22DF424D" w14:textId="6918B9A3">
      <w:pPr>
        <w:bidi w:val="0"/>
        <w:spacing w:line="360" w:lineRule="auto"/>
        <w:jc w:val="center"/>
        <w:rPr>
          <w:rFonts w:ascii="Times New Roman" w:hAnsi="Times New Roman" w:eastAsia="Times New Roman" w:cs="Times New Roman"/>
        </w:rPr>
      </w:pPr>
      <w:r w:rsidRPr="1AF509E4" w:rsidR="23C3CAC8">
        <w:rPr>
          <w:rFonts w:ascii="Times New Roman" w:hAnsi="Times New Roman" w:eastAsia="Times New Roman" w:cs="Times New Roman"/>
        </w:rPr>
        <w:t xml:space="preserve"> </w:t>
      </w:r>
    </w:p>
    <w:p w:rsidR="1AF509E4" w:rsidP="1AF509E4" w:rsidRDefault="1AF509E4" w14:paraId="29F82A0C" w14:textId="7411C02C">
      <w:pPr>
        <w:bidi w:val="0"/>
        <w:spacing w:line="360" w:lineRule="auto"/>
        <w:jc w:val="center"/>
        <w:rPr>
          <w:rFonts w:ascii="Times New Roman" w:hAnsi="Times New Roman" w:eastAsia="Times New Roman" w:cs="Times New Roman"/>
        </w:rPr>
      </w:pPr>
    </w:p>
    <w:p w:rsidR="1AF509E4" w:rsidP="1AF509E4" w:rsidRDefault="1AF509E4" w14:paraId="18DD2AE8" w14:textId="75D68FD0">
      <w:pPr>
        <w:bidi w:val="0"/>
        <w:spacing w:line="360" w:lineRule="auto"/>
        <w:jc w:val="center"/>
        <w:rPr>
          <w:rFonts w:ascii="Times New Roman" w:hAnsi="Times New Roman" w:eastAsia="Times New Roman" w:cs="Times New Roman"/>
        </w:rPr>
      </w:pPr>
    </w:p>
    <w:p w:rsidR="1AF509E4" w:rsidP="1AF509E4" w:rsidRDefault="1AF509E4" w14:paraId="7F8202F8" w14:textId="48FBAF8B">
      <w:pPr>
        <w:bidi w:val="0"/>
        <w:spacing w:line="360" w:lineRule="auto"/>
        <w:jc w:val="center"/>
        <w:rPr>
          <w:rFonts w:ascii="Times New Roman" w:hAnsi="Times New Roman" w:eastAsia="Times New Roman" w:cs="Times New Roman"/>
        </w:rPr>
      </w:pPr>
    </w:p>
    <w:p w:rsidR="058C1A67" w:rsidP="1AF509E4" w:rsidRDefault="058C1A67" w14:paraId="7AC84621" w14:textId="6C615D2C">
      <w:pPr>
        <w:bidi w:val="0"/>
        <w:spacing w:line="360" w:lineRule="auto"/>
        <w:jc w:val="center"/>
        <w:rPr>
          <w:rFonts w:ascii="Times New Roman" w:hAnsi="Times New Roman" w:eastAsia="Times New Roman" w:cs="Times New Roman"/>
        </w:rPr>
      </w:pPr>
      <w:r w:rsidRPr="1AF509E4" w:rsidR="058C1A67">
        <w:rPr>
          <w:rFonts w:ascii="Times New Roman" w:hAnsi="Times New Roman" w:eastAsia="Times New Roman" w:cs="Times New Roman"/>
        </w:rPr>
        <w:t>Figura 1</w:t>
      </w:r>
      <w:r w:rsidRPr="1AF509E4" w:rsidR="4A642030">
        <w:rPr>
          <w:rFonts w:ascii="Times New Roman" w:hAnsi="Times New Roman" w:eastAsia="Times New Roman" w:cs="Times New Roman"/>
        </w:rPr>
        <w:t>6</w:t>
      </w:r>
      <w:r w:rsidRPr="1AF509E4" w:rsidR="058C1A67">
        <w:rPr>
          <w:rFonts w:ascii="Times New Roman" w:hAnsi="Times New Roman" w:eastAsia="Times New Roman" w:cs="Times New Roman"/>
        </w:rPr>
        <w:t xml:space="preserve"> – Sistema de refrigeração</w:t>
      </w:r>
    </w:p>
    <w:p w:rsidR="058C1A67" w:rsidP="1AF509E4" w:rsidRDefault="058C1A67" w14:paraId="66B9386A" w14:textId="446E5D24">
      <w:pPr>
        <w:bidi w:val="0"/>
        <w:spacing w:line="360" w:lineRule="auto"/>
        <w:jc w:val="center"/>
      </w:pPr>
      <w:r w:rsidR="058C1A67">
        <w:drawing>
          <wp:inline wp14:editId="5BF5EB98" wp14:anchorId="2E6F3A5B">
            <wp:extent cx="4007536" cy="5486398"/>
            <wp:effectExtent l="0" t="0" r="0" b="0"/>
            <wp:docPr id="1853902490" name="" title=""/>
            <wp:cNvGraphicFramePr>
              <a:graphicFrameLocks noChangeAspect="1"/>
            </wp:cNvGraphicFramePr>
            <a:graphic>
              <a:graphicData uri="http://schemas.openxmlformats.org/drawingml/2006/picture">
                <pic:pic>
                  <pic:nvPicPr>
                    <pic:cNvPr id="0" name=""/>
                    <pic:cNvPicPr/>
                  </pic:nvPicPr>
                  <pic:blipFill>
                    <a:blip r:embed="R56e68dc6ac254763">
                      <a:extLst>
                        <a:ext xmlns:a="http://schemas.openxmlformats.org/drawingml/2006/main" uri="{28A0092B-C50C-407E-A947-70E740481C1C}">
                          <a14:useLocalDpi val="0"/>
                        </a:ext>
                      </a:extLst>
                    </a:blip>
                    <a:stretch>
                      <a:fillRect/>
                    </a:stretch>
                  </pic:blipFill>
                  <pic:spPr>
                    <a:xfrm>
                      <a:off x="0" y="0"/>
                      <a:ext cx="4007536" cy="5486398"/>
                    </a:xfrm>
                    <a:prstGeom prst="rect">
                      <a:avLst/>
                    </a:prstGeom>
                  </pic:spPr>
                </pic:pic>
              </a:graphicData>
            </a:graphic>
          </wp:inline>
        </w:drawing>
      </w:r>
    </w:p>
    <w:p w:rsidR="1AF509E4" w:rsidP="1AF509E4" w:rsidRDefault="1AF509E4" w14:paraId="00126241" w14:textId="06573F84">
      <w:pPr>
        <w:bidi w:val="0"/>
        <w:spacing w:line="360" w:lineRule="auto"/>
        <w:jc w:val="center"/>
      </w:pPr>
    </w:p>
    <w:p w:rsidR="1AF509E4" w:rsidP="1AF509E4" w:rsidRDefault="1AF509E4" w14:paraId="3EBB3F87" w14:textId="45C3922D">
      <w:pPr>
        <w:bidi w:val="0"/>
        <w:spacing w:line="360" w:lineRule="auto"/>
        <w:jc w:val="center"/>
      </w:pPr>
    </w:p>
    <w:p w:rsidR="1AF509E4" w:rsidP="1AF509E4" w:rsidRDefault="1AF509E4" w14:paraId="338F51EB" w14:textId="1DA2D4DD">
      <w:pPr>
        <w:bidi w:val="0"/>
        <w:spacing w:line="360" w:lineRule="auto"/>
        <w:jc w:val="center"/>
      </w:pPr>
    </w:p>
    <w:p w:rsidR="1AF509E4" w:rsidP="1AF509E4" w:rsidRDefault="1AF509E4" w14:paraId="61443F5A" w14:textId="34A5BF84">
      <w:pPr>
        <w:bidi w:val="0"/>
        <w:spacing w:line="360" w:lineRule="auto"/>
        <w:jc w:val="center"/>
      </w:pPr>
    </w:p>
    <w:p w:rsidR="1AF509E4" w:rsidP="1AF509E4" w:rsidRDefault="1AF509E4" w14:paraId="6A11007E" w14:textId="3BA337B6">
      <w:pPr>
        <w:bidi w:val="0"/>
        <w:spacing w:line="360" w:lineRule="auto"/>
        <w:jc w:val="center"/>
      </w:pPr>
    </w:p>
    <w:p w:rsidR="1AF509E4" w:rsidP="1AF509E4" w:rsidRDefault="1AF509E4" w14:paraId="3103B9C5" w14:textId="6D37D198">
      <w:pPr>
        <w:bidi w:val="0"/>
        <w:spacing w:line="360" w:lineRule="auto"/>
        <w:jc w:val="center"/>
      </w:pPr>
    </w:p>
    <w:p w:rsidR="1AF509E4" w:rsidP="1AF509E4" w:rsidRDefault="1AF509E4" w14:paraId="3836CD34" w14:textId="3798144C">
      <w:pPr>
        <w:bidi w:val="0"/>
        <w:spacing w:line="360" w:lineRule="auto"/>
        <w:jc w:val="center"/>
      </w:pPr>
    </w:p>
    <w:p w:rsidR="1AF509E4" w:rsidP="1AF509E4" w:rsidRDefault="1AF509E4" w14:paraId="7E30405F" w14:textId="0A7469D6">
      <w:pPr>
        <w:bidi w:val="0"/>
        <w:spacing w:line="360" w:lineRule="auto"/>
        <w:jc w:val="center"/>
      </w:pPr>
    </w:p>
    <w:p w:rsidR="058C1A67" w:rsidP="1AF509E4" w:rsidRDefault="058C1A67" w14:paraId="0E4A2014" w14:textId="69B2B28B">
      <w:pPr>
        <w:pStyle w:val="Normal"/>
        <w:bidi w:val="0"/>
        <w:spacing w:line="360" w:lineRule="auto"/>
        <w:jc w:val="center"/>
      </w:pPr>
      <w:r w:rsidR="058C1A67">
        <w:rPr/>
        <w:t>Figura 1</w:t>
      </w:r>
      <w:r w:rsidR="27FE145E">
        <w:rPr/>
        <w:t>7</w:t>
      </w:r>
      <w:r w:rsidR="058C1A67">
        <w:rPr/>
        <w:t xml:space="preserve"> – Montagem Manual</w:t>
      </w:r>
    </w:p>
    <w:p w:rsidR="6824F88D" w:rsidP="320543F7" w:rsidRDefault="6824F88D" w14:paraId="495CB4EA" w14:textId="6519E8BF">
      <w:pPr>
        <w:spacing w:line="360" w:lineRule="auto"/>
        <w:jc w:val="center"/>
        <w:rPr>
          <w:ins w:author="GUSTAVO DE OLIVEIRA REGO MORAIS" w:date="2025-08-08T20:17:34.24Z" w16du:dateUtc="2025-08-08T20:17:34.24Z" w:id="783808237"/>
          <w:rFonts w:ascii="Times New Roman" w:hAnsi="Times New Roman" w:eastAsia="Times New Roman" w:cs="Times New Roman"/>
        </w:rPr>
      </w:pPr>
      <w:r w:rsidR="6824F88D">
        <w:drawing>
          <wp:inline wp14:editId="6D4D64EC" wp14:anchorId="0DB2A4CC">
            <wp:extent cx="5724524" cy="4591052"/>
            <wp:effectExtent l="0" t="0" r="0" b="0"/>
            <wp:docPr id="8432943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0b8d8cb33c644ae7">
                      <a:extLst>
                        <a:ext xmlns:a="http://schemas.openxmlformats.org/drawingml/2006/main" uri="{28A0092B-C50C-407E-A947-70E740481C1C}">
                          <a14:useLocalDpi xmlns:a14="http://schemas.microsoft.com/office/drawing/2010/main" val="0"/>
                        </a:ext>
                      </a:extLst>
                    </a:blip>
                    <a:stretch>
                      <a:fillRect/>
                    </a:stretch>
                  </pic:blipFill>
                  <pic:spPr>
                    <a:xfrm>
                      <a:off x="0" y="0"/>
                      <a:ext cx="5724524" cy="4591052"/>
                    </a:xfrm>
                    <a:prstGeom prst="rect">
                      <a:avLst/>
                    </a:prstGeom>
                  </pic:spPr>
                </pic:pic>
              </a:graphicData>
            </a:graphic>
          </wp:inline>
        </w:drawing>
      </w:r>
    </w:p>
    <w:p w:rsidR="0E5C31C8" w:rsidP="320543F7" w:rsidRDefault="0E5C31C8" w14:paraId="6B1B429D" w14:textId="6B65FBD1">
      <w:pPr>
        <w:pStyle w:val="Heading2"/>
        <w:keepNext w:val="1"/>
        <w:keepLines w:val="1"/>
        <w:bidi w:val="0"/>
        <w:rPr>
          <w:ins w:author="GUSTAVO DE OLIVEIRA REGO MORAIS" w:date="2025-08-08T20:19:16.295Z" w16du:dateUtc="2025-08-08T20:19:16.295Z" w:id="470672407"/>
          <w:rFonts w:ascii="Times New Roman" w:hAnsi="Times New Roman" w:eastAsia="Times New Roman" w:cs="Times New Roman"/>
          <w:b w:val="1"/>
          <w:bCs w:val="1"/>
          <w:noProof w:val="0"/>
          <w:sz w:val="24"/>
          <w:szCs w:val="24"/>
          <w:lang w:val="pt-BR"/>
          <w:rPrChange w:author="GUSTAVO DE OLIVEIRA REGO MORAIS" w:date="2025-08-08T20:41:47.011Z" w:id="450192700">
            <w:rPr>
              <w:ins w:author="GUSTAVO DE OLIVEIRA REGO MORAIS" w:date="2025-08-08T20:19:16.295Z" w16du:dateUtc="2025-08-08T20:19:16.295Z" w:id="1302176595"/>
              <w:noProof w:val="0"/>
              <w:lang w:val="pt-BR"/>
            </w:rPr>
          </w:rPrChange>
        </w:rPr>
        <w:pPrChange w:author="GUSTAVO DE OLIVEIRA REGO MORAIS" w:date="2025-08-08T20:41:38.47Z">
          <w:pPr>
            <w:bidi w:val="0"/>
          </w:pPr>
        </w:pPrChange>
      </w:pPr>
      <w:ins w:author="GUSTAVO DE OLIVEIRA REGO MORAIS" w:date="2025-08-08T20:17:42.825Z" w:id="1247432345">
        <w:r w:rsidRPr="320543F7" w:rsidR="0E5C31C8">
          <w:rPr>
            <w:rFonts w:ascii="Times New Roman" w:hAnsi="Times New Roman" w:eastAsia="Times New Roman" w:cs="Times New Roman"/>
            <w:b w:val="1"/>
            <w:bCs w:val="1"/>
            <w:noProof w:val="0"/>
            <w:sz w:val="24"/>
            <w:szCs w:val="24"/>
            <w:lang w:val="pt-BR"/>
            <w:rPrChange w:author="GUSTAVO DE OLIVEIRA REGO MORAIS" w:date="2025-08-08T20:41:47.009Z" w:id="737163144">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w:t>
        </w:r>
        <w:r w:rsidRPr="320543F7" w:rsidR="0E5C31C8">
          <w:rPr>
            <w:rFonts w:ascii="Times New Roman" w:hAnsi="Times New Roman" w:eastAsia="Times New Roman" w:cs="Times New Roman"/>
            <w:b w:val="1"/>
            <w:bCs w:val="1"/>
            <w:noProof w:val="0"/>
            <w:sz w:val="24"/>
            <w:szCs w:val="24"/>
            <w:lang w:val="pt-BR"/>
            <w:rPrChange w:author="GUSTAVO DE OLIVEIRA REGO MORAIS" w:date="2025-08-08T20:41:38.467Z" w:id="1177364829">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 xml:space="preserve"> Descrição </w:t>
        </w:r>
      </w:ins>
      <w:ins w:author="GUSTAVO DE OLIVEIRA REGO MORAIS" w:date="2025-08-08T20:19:15.505Z" w:id="2077743095">
        <w:r w:rsidRPr="320543F7" w:rsidR="3ABA5B1A">
          <w:rPr>
            <w:rFonts w:ascii="Times New Roman" w:hAnsi="Times New Roman" w:eastAsia="Times New Roman" w:cs="Times New Roman"/>
            <w:b w:val="1"/>
            <w:bCs w:val="1"/>
            <w:noProof w:val="0"/>
            <w:sz w:val="24"/>
            <w:szCs w:val="24"/>
            <w:lang w:val="pt-BR"/>
            <w:rPrChange w:author="GUSTAVO DE OLIVEIRA REGO MORAIS" w:date="2025-08-08T20:41:38.468Z" w:id="308120473">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Do Diagrama de Estados</w:t>
        </w:r>
      </w:ins>
    </w:p>
    <w:p w:rsidR="0676D898" w:rsidP="320543F7" w:rsidRDefault="0676D898" w14:paraId="3AF0D322" w14:textId="6E637E28">
      <w:pPr>
        <w:keepNext w:val="1"/>
        <w:keepLines w:val="1"/>
        <w:bidi w:val="0"/>
        <w:spacing w:line="360" w:lineRule="auto"/>
        <w:ind w:firstLine="708"/>
        <w:jc w:val="both"/>
        <w:rPr>
          <w:ins w:author="GUSTAVO DE OLIVEIRA REGO MORAIS" w:date="2025-08-08T20:27:00.889Z" w16du:dateUtc="2025-08-08T20:27:00.889Z" w:id="581593454"/>
          <w:rFonts w:ascii="Times New Roman" w:hAnsi="Times New Roman" w:eastAsia="Times New Roman" w:cs="Times New Roman"/>
          <w:noProof w:val="0"/>
          <w:sz w:val="24"/>
          <w:szCs w:val="24"/>
          <w:lang w:val="pt-BR"/>
        </w:rPr>
        <w:pPrChange w:author="GUSTAVO DE OLIVEIRA REGO MORAIS" w:date="2025-08-08T20:22:37.704Z">
          <w:pPr>
            <w:keepNext w:val="1"/>
            <w:keepLines w:val="1"/>
            <w:bidi w:val="0"/>
            <w:ind w:firstLine="708"/>
          </w:pPr>
        </w:pPrChange>
      </w:pPr>
      <w:ins w:author="GUSTAVO DE OLIVEIRA REGO MORAIS" w:date="2025-08-08T20:22:25.43Z" w:id="518683144">
        <w:r w:rsidRPr="320543F7" w:rsidR="0676D898">
          <w:rPr>
            <w:rFonts w:ascii="Times New Roman" w:hAnsi="Times New Roman" w:eastAsia="Times New Roman" w:cs="Times New Roman"/>
            <w:noProof w:val="0"/>
            <w:sz w:val="24"/>
            <w:szCs w:val="24"/>
            <w:lang w:val="pt-BR"/>
            <w:rPrChange w:author="GUSTAVO DE OLIVEIRA REGO MORAIS" w:date="2025-08-08T20:22:29.486Z" w:id="214238286">
              <w:rPr>
                <w:rFonts w:ascii="Aptos" w:hAnsi="Aptos" w:eastAsia="Aptos" w:cs="Aptos"/>
                <w:noProof w:val="0"/>
                <w:sz w:val="24"/>
                <w:szCs w:val="24"/>
                <w:lang w:val="pt-BR"/>
              </w:rPr>
            </w:rPrChange>
          </w:rPr>
          <w:t xml:space="preserve">A descrição do diagrama de estados é uma documentação que modela o comportamento dinâmico de um objeto ao longo de seu ciclo de vida. Ela detalha os diferentes estados pelos quais o objeto pode passar, as transições que ocorrem entre eles e os eventos que as disparam. O diagrama de estados é fundamental para visualizar a lógica por trás de sistemas reativos, sendo capaz de representar comportamentos complexos com a inclusão de </w:t>
        </w:r>
        <w:r w:rsidRPr="320543F7" w:rsidR="0676D898">
          <w:rPr>
            <w:rFonts w:ascii="Times New Roman" w:hAnsi="Times New Roman" w:eastAsia="Times New Roman" w:cs="Times New Roman"/>
            <w:noProof w:val="0"/>
            <w:sz w:val="24"/>
            <w:szCs w:val="24"/>
            <w:lang w:val="pt-BR"/>
            <w:rPrChange w:author="GUSTAVO DE OLIVEIRA REGO MORAIS" w:date="2025-08-08T20:22:29.486Z" w:id="1924710867">
              <w:rPr>
                <w:rFonts w:ascii="Aptos" w:hAnsi="Aptos" w:eastAsia="Aptos" w:cs="Aptos"/>
                <w:noProof w:val="0"/>
                <w:sz w:val="24"/>
                <w:szCs w:val="24"/>
                <w:lang w:val="pt-BR"/>
              </w:rPr>
            </w:rPrChange>
          </w:rPr>
          <w:t>sub-estados</w:t>
        </w:r>
        <w:r w:rsidRPr="320543F7" w:rsidR="0676D898">
          <w:rPr>
            <w:rFonts w:ascii="Times New Roman" w:hAnsi="Times New Roman" w:eastAsia="Times New Roman" w:cs="Times New Roman"/>
            <w:noProof w:val="0"/>
            <w:sz w:val="24"/>
            <w:szCs w:val="24"/>
            <w:lang w:val="pt-BR"/>
            <w:rPrChange w:author="GUSTAVO DE OLIVEIRA REGO MORAIS" w:date="2025-08-08T20:22:29.486Z" w:id="2071902215">
              <w:rPr>
                <w:rFonts w:ascii="Aptos" w:hAnsi="Aptos" w:eastAsia="Aptos" w:cs="Aptos"/>
                <w:noProof w:val="0"/>
                <w:sz w:val="24"/>
                <w:szCs w:val="24"/>
                <w:lang w:val="pt-BR"/>
              </w:rPr>
            </w:rPrChange>
          </w:rPr>
          <w:t xml:space="preserve"> e condições de transição.</w:t>
        </w:r>
      </w:ins>
    </w:p>
    <w:p w:rsidR="343B45C5" w:rsidP="320543F7" w:rsidRDefault="343B45C5" w14:paraId="0F892D4C" w14:textId="7201DEDB">
      <w:pPr>
        <w:pStyle w:val="Heading3"/>
        <w:keepNext w:val="1"/>
        <w:keepLines w:val="1"/>
        <w:suppressLineNumbers w:val="0"/>
        <w:bidi w:val="0"/>
        <w:spacing w:before="281" w:beforeAutospacing="off" w:after="281" w:afterAutospacing="off" w:line="360" w:lineRule="auto"/>
        <w:ind w:left="0" w:right="0"/>
        <w:jc w:val="both"/>
        <w:rPr>
          <w:ins w:author="GUSTAVO DE OLIVEIRA REGO MORAIS" w:date="2025-08-08T20:27:01.818Z" w16du:dateUtc="2025-08-08T20:27:01.818Z" w:id="455224417"/>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1Z" w:id="569877059">
            <w:rPr>
              <w:ins w:author="GUSTAVO DE OLIVEIRA REGO MORAIS" w:date="2025-08-08T20:27:01.818Z" w16du:dateUtc="2025-08-08T20:27:01.818Z" w:id="1705635033"/>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29:00.129Z">
          <w:pPr>
            <w:pStyle w:val="Heading3"/>
            <w:keepNext w:val="1"/>
            <w:keepLines w:val="1"/>
            <w:bidi w:val="0"/>
          </w:pPr>
        </w:pPrChange>
      </w:pPr>
      <w:ins w:author="GUSTAVO DE OLIVEIRA REGO MORAIS" w:date="2025-08-08T20:27:09.391Z" w:id="1000203368">
        <w:r w:rsidRPr="320543F7"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9:06.209Z" w:id="1257891689">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6.1.1. Descrição</w:t>
        </w:r>
        <w:r w:rsidRPr="320543F7" w:rsidR="343B45C5">
          <w:rPr>
            <w:rFonts w:ascii="Times New Roman" w:hAnsi="Times New Roman" w:eastAsia="Times New Roman" w:cs="Times New Roman"/>
            <w:b w:val="1"/>
            <w:bCs w:val="1"/>
            <w:i w:val="0"/>
            <w:iCs w:val="0"/>
            <w:noProof w:val="0"/>
            <w:sz w:val="24"/>
            <w:szCs w:val="24"/>
            <w:lang w:val="pt-BR"/>
          </w:rPr>
          <w:t xml:space="preserve"> do Diagrama de Estados </w:t>
        </w:r>
        <w:r w:rsidRPr="320543F7" w:rsidR="343B45C5">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Change w:author="GUSTAVO DE OLIVEIRA REGO MORAIS" w:date="2025-08-08T20:28:55.813Z" w:id="1402547927">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t>de Coleta de requisitos</w:t>
        </w:r>
      </w:ins>
    </w:p>
    <w:p w:rsidR="0F6FE6DF" w:rsidP="320543F7" w:rsidRDefault="0F6FE6DF" w14:paraId="65CF7487" w14:textId="3DA8948B">
      <w:pPr>
        <w:bidi w:val="0"/>
        <w:spacing w:before="240" w:beforeAutospacing="off" w:after="240" w:afterAutospacing="off" w:line="360" w:lineRule="auto"/>
        <w:jc w:val="both"/>
        <w:rPr>
          <w:ins w:author="GUSTAVO DE OLIVEIRA REGO MORAIS" w:date="2025-08-08T20:28:47.724Z" w16du:dateUtc="2025-08-08T20:28:47.724Z" w:id="286550954"/>
          <w:rFonts w:ascii="Times New Roman" w:hAnsi="Times New Roman" w:eastAsia="Times New Roman" w:cs="Times New Roman"/>
          <w:i w:val="0"/>
          <w:iCs w:val="0"/>
          <w:noProof w:val="0"/>
          <w:sz w:val="24"/>
          <w:szCs w:val="24"/>
          <w:lang w:val="pt-BR"/>
          <w:rPrChange w:author="GUSTAVO DE OLIVEIRA REGO MORAIS" w:date="2025-08-08T20:29:06.217Z" w:id="1427661629">
            <w:rPr>
              <w:ins w:author="GUSTAVO DE OLIVEIRA REGO MORAIS" w:date="2025-08-08T20:28:47.724Z" w16du:dateUtc="2025-08-08T20:28:47.724Z" w:id="1480992173"/>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718283691">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11Z" w:id="716393212">
              <w:rPr>
                <w:rFonts w:ascii="Times New Roman" w:hAnsi="Times New Roman" w:eastAsia="Times New Roman" w:cs="Times New Roman"/>
                <w:noProof w:val="0"/>
                <w:sz w:val="24"/>
                <w:szCs w:val="24"/>
                <w:lang w:val="pt-BR"/>
              </w:rPr>
            </w:rPrChange>
          </w:rPr>
          <w:t xml:space="preserve">O diagrama de estados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292116067">
              <w:rPr>
                <w:rFonts w:ascii="Consolas" w:hAnsi="Consolas" w:eastAsia="Consolas" w:cs="Consolas"/>
                <w:noProof w:val="0"/>
                <w:sz w:val="24"/>
                <w:szCs w:val="24"/>
                <w:lang w:val="pt-BR"/>
              </w:rPr>
            </w:rPrChange>
          </w:rPr>
          <w:t>stm</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617215549">
              <w:rPr>
                <w:rFonts w:ascii="Consolas" w:hAnsi="Consolas" w:eastAsia="Consolas" w:cs="Consolas"/>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865222686">
              <w:rPr>
                <w:rFonts w:ascii="Consolas" w:hAnsi="Consolas" w:eastAsia="Consolas" w:cs="Consolas"/>
                <w:noProof w:val="0"/>
                <w:sz w:val="24"/>
                <w:szCs w:val="24"/>
                <w:lang w:val="pt-BR"/>
              </w:rPr>
            </w:rPrChange>
          </w:rPr>
          <w:t>Statemachine</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267570357">
              <w:rPr>
                <w:rFonts w:ascii="Consolas" w:hAnsi="Consolas" w:eastAsia="Consolas" w:cs="Consolas"/>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333429926">
              <w:rPr>
                <w:rFonts w:ascii="Consolas" w:hAnsi="Consolas" w:eastAsia="Consolas" w:cs="Consolas"/>
                <w:noProof w:val="0"/>
                <w:sz w:val="24"/>
                <w:szCs w:val="24"/>
                <w:lang w:val="pt-BR"/>
              </w:rPr>
            </w:rPrChange>
          </w:rPr>
          <w:t>Diagram</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1153977953">
              <w:rPr>
                <w:rFonts w:ascii="Consolas" w:hAnsi="Consolas" w:eastAsia="Consolas" w:cs="Consolas"/>
                <w:noProof w:val="0"/>
                <w:sz w:val="24"/>
                <w:szCs w:val="24"/>
                <w:lang w:val="pt-BR"/>
              </w:rPr>
            </w:rPrChange>
          </w:rPr>
          <w:t xml:space="preserve"> - CU2</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5Z" w:id="583349049">
              <w:rPr>
                <w:rFonts w:ascii="Times New Roman" w:hAnsi="Times New Roman" w:eastAsia="Times New Roman" w:cs="Times New Roman"/>
                <w:noProof w:val="0"/>
                <w:sz w:val="24"/>
                <w:szCs w:val="24"/>
                <w:lang w:val="pt-BR"/>
              </w:rPr>
            </w:rPrChange>
          </w:rPr>
          <w:t xml:space="preserve"> modela o comportamento da funcionalidade de coleta de requisitos do usuário para a montagem de um PC. O diagrama descreve os estados sequenciais pelos quais a sessão do usuário transita até que todos os dados necessários sejam coletados.</w:t>
        </w:r>
      </w:ins>
    </w:p>
    <w:p w:rsidR="0F6FE6DF" w:rsidP="320543F7" w:rsidRDefault="0F6FE6DF" w14:paraId="296194B5" w14:textId="4DDF2323">
      <w:pPr>
        <w:pStyle w:val="Heading4"/>
        <w:bidi w:val="0"/>
        <w:spacing w:before="319" w:beforeAutospacing="off" w:after="319" w:afterAutospacing="off" w:line="360" w:lineRule="auto"/>
        <w:jc w:val="both"/>
        <w:rPr>
          <w:ins w:author="GUSTAVO DE OLIVEIRA REGO MORAIS" w:date="2025-08-08T20:28:47.724Z" w16du:dateUtc="2025-08-08T20:28:47.724Z" w:id="1904972657"/>
          <w:rFonts w:ascii="Times New Roman" w:hAnsi="Times New Roman" w:eastAsia="Times New Roman" w:cs="Times New Roman"/>
          <w:b w:val="1"/>
          <w:bCs w:val="1"/>
          <w:i w:val="0"/>
          <w:iCs w:val="0"/>
          <w:noProof w:val="0"/>
          <w:sz w:val="24"/>
          <w:szCs w:val="24"/>
          <w:lang w:val="pt-BR"/>
          <w:rPrChange w:author="GUSTAVO DE OLIVEIRA REGO MORAIS" w:date="2025-08-08T20:29:06.217Z" w:id="719285203">
            <w:rPr>
              <w:ins w:author="GUSTAVO DE OLIVEIRA REGO MORAIS" w:date="2025-08-08T20:28:47.724Z" w16du:dateUtc="2025-08-08T20:28:47.724Z" w:id="31984453"/>
              <w:rFonts w:ascii="Times New Roman" w:hAnsi="Times New Roman" w:eastAsia="Times New Roman" w:cs="Times New Roman"/>
              <w:b w:val="1"/>
              <w:bCs w:val="1"/>
              <w:noProof w:val="0"/>
              <w:sz w:val="24"/>
              <w:szCs w:val="24"/>
              <w:lang w:val="pt-BR"/>
            </w:rPr>
          </w:rPrChange>
        </w:rPr>
        <w:pPrChange w:author="GUSTAVO DE OLIVEIRA REGO MORAIS" w:date="2025-08-08T20:29:00.13Z">
          <w:pPr>
            <w:bidi w:val="0"/>
          </w:pPr>
        </w:pPrChange>
      </w:pPr>
      <w:ins w:author="GUSTAVO DE OLIVEIRA REGO MORAIS" w:date="2025-08-08T20:28:47.724Z" w:id="117560726">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17Z" w:id="510664801">
              <w:rPr>
                <w:rFonts w:ascii="Times New Roman" w:hAnsi="Times New Roman" w:eastAsia="Times New Roman" w:cs="Times New Roman"/>
                <w:b w:val="1"/>
                <w:bCs w:val="1"/>
                <w:noProof w:val="0"/>
                <w:sz w:val="24"/>
                <w:szCs w:val="24"/>
                <w:lang w:val="pt-BR"/>
              </w:rPr>
            </w:rPrChange>
          </w:rPr>
          <w:t>Estados de Coleta e Transições</w:t>
        </w:r>
      </w:ins>
    </w:p>
    <w:p w:rsidR="0F6FE6DF" w:rsidP="320543F7" w:rsidRDefault="0F6FE6DF" w14:paraId="0AE7F4A0" w14:textId="53EB9FE2">
      <w:pPr>
        <w:bidi w:val="0"/>
        <w:spacing w:before="240" w:beforeAutospacing="off" w:after="240" w:afterAutospacing="off" w:line="360" w:lineRule="auto"/>
        <w:jc w:val="both"/>
        <w:rPr>
          <w:ins w:author="GUSTAVO DE OLIVEIRA REGO MORAIS" w:date="2025-08-08T20:28:47.724Z" w16du:dateUtc="2025-08-08T20:28:47.724Z" w:id="1297183667"/>
          <w:rFonts w:ascii="Times New Roman" w:hAnsi="Times New Roman" w:eastAsia="Times New Roman" w:cs="Times New Roman"/>
          <w:i w:val="0"/>
          <w:iCs w:val="0"/>
          <w:noProof w:val="0"/>
          <w:sz w:val="24"/>
          <w:szCs w:val="24"/>
          <w:lang w:val="pt-BR"/>
          <w:rPrChange w:author="GUSTAVO DE OLIVEIRA REGO MORAIS" w:date="2025-08-08T20:29:06.222Z" w:id="834725969">
            <w:rPr>
              <w:ins w:author="GUSTAVO DE OLIVEIRA REGO MORAIS" w:date="2025-08-08T20:28:47.724Z" w16du:dateUtc="2025-08-08T20:28:47.724Z" w:id="846758776"/>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408618623">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18Z" w:id="621168630">
              <w:rPr>
                <w:rFonts w:ascii="Times New Roman" w:hAnsi="Times New Roman" w:eastAsia="Times New Roman" w:cs="Times New Roman"/>
                <w:noProof w:val="0"/>
                <w:sz w:val="24"/>
                <w:szCs w:val="24"/>
                <w:lang w:val="pt-BR"/>
              </w:rPr>
            </w:rPrChange>
          </w:rPr>
          <w:t xml:space="preserve">O fluxo começa no nó inicial, com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9Z" w:id="187045128">
              <w:rPr>
                <w:rFonts w:ascii="Consolas" w:hAnsi="Consolas" w:eastAsia="Consolas" w:cs="Consolas"/>
                <w:noProof w:val="0"/>
                <w:sz w:val="24"/>
                <w:szCs w:val="24"/>
                <w:lang w:val="pt-BR"/>
              </w:rPr>
            </w:rPrChange>
          </w:rPr>
          <w:t>"Usuário inicia a coleta"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19Z" w:id="602307049">
              <w:rPr>
                <w:rFonts w:ascii="Times New Roman" w:hAnsi="Times New Roman" w:eastAsia="Times New Roman" w:cs="Times New Roman"/>
                <w:noProof w:val="0"/>
                <w:sz w:val="24"/>
                <w:szCs w:val="24"/>
                <w:lang w:val="pt-BR"/>
              </w:rPr>
            </w:rPrChange>
          </w:rPr>
          <w:t xml:space="preserve">, que leva a sessão ao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4269693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255541755">
              <w:rPr>
                <w:rFonts w:ascii="Consolas" w:hAnsi="Consolas" w:eastAsia="Consolas" w:cs="Consolas"/>
                <w:noProof w:val="0"/>
                <w:sz w:val="24"/>
                <w:szCs w:val="24"/>
                <w:lang w:val="pt-BR"/>
              </w:rPr>
            </w:rPrChange>
          </w:rPr>
          <w:t>Coletando_Dados_Essenciais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Z" w:id="65524601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1Z" w:id="1944326191">
              <w:rPr>
                <w:rFonts w:ascii="Times New Roman" w:hAnsi="Times New Roman" w:eastAsia="Times New Roman" w:cs="Times New Roman"/>
                <w:noProof w:val="0"/>
                <w:sz w:val="24"/>
                <w:szCs w:val="24"/>
                <w:lang w:val="pt-BR"/>
              </w:rPr>
            </w:rPrChange>
          </w:rPr>
          <w:t>.</w:t>
        </w:r>
      </w:ins>
    </w:p>
    <w:p w:rsidR="0F6FE6DF" w:rsidP="320543F7" w:rsidRDefault="0F6FE6DF" w14:paraId="77C320D2" w14:textId="6FBB9007">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971888573"/>
          <w:rFonts w:ascii="Times New Roman" w:hAnsi="Times New Roman" w:eastAsia="Times New Roman" w:cs="Times New Roman"/>
          <w:i w:val="0"/>
          <w:iCs w:val="0"/>
          <w:noProof w:val="0"/>
          <w:sz w:val="24"/>
          <w:szCs w:val="24"/>
          <w:lang w:val="pt-BR"/>
          <w:rPrChange w:author="GUSTAVO DE OLIVEIRA REGO MORAIS" w:date="2025-08-08T20:29:06.229Z" w:id="1459254325">
            <w:rPr>
              <w:ins w:author="GUSTAVO DE OLIVEIRA REGO MORAIS" w:date="2025-08-08T20:28:47.724Z" w16du:dateUtc="2025-08-08T20:28:47.724Z" w:id="72669363"/>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571617345">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23Z" w:id="1118804941">
              <w:rPr>
                <w:rFonts w:ascii="Times New Roman" w:hAnsi="Times New Roman" w:eastAsia="Times New Roman" w:cs="Times New Roman"/>
                <w:b w:val="1"/>
                <w:bCs w:val="1"/>
                <w:noProof w:val="0"/>
                <w:sz w:val="24"/>
                <w:szCs w:val="24"/>
                <w:lang w:val="pt-BR"/>
              </w:rPr>
            </w:rPrChange>
          </w:rPr>
          <w:t>Coleta Essencial:</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2Z" w:id="1562629815">
              <w:rPr>
                <w:rFonts w:ascii="Times New Roman" w:hAnsi="Times New Roman" w:eastAsia="Times New Roman" w:cs="Times New Roman"/>
                <w:noProof w:val="0"/>
                <w:sz w:val="24"/>
                <w:szCs w:val="24"/>
                <w:lang w:val="pt-BR"/>
              </w:rPr>
            </w:rPrChange>
          </w:rPr>
          <w:t xml:space="preserve"> Nesse estado, o sistema espera que o usuário forneça os dados essenciais (como orçamento e perfil de uso). A transição para o próximo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162359841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625180634">
              <w:rPr>
                <w:rFonts w:ascii="Consolas" w:hAnsi="Consolas" w:eastAsia="Consolas" w:cs="Consolas"/>
                <w:noProof w:val="0"/>
                <w:sz w:val="24"/>
                <w:szCs w:val="24"/>
                <w:lang w:val="pt-BR"/>
              </w:rPr>
            </w:rPrChange>
          </w:rPr>
          <w:t>Aguardando_Decisao_Localizacao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3Z" w:id="24206637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4Z" w:id="1748948938">
              <w:rPr>
                <w:rFonts w:ascii="Times New Roman" w:hAnsi="Times New Roman" w:eastAsia="Times New Roman" w:cs="Times New Roman"/>
                <w:noProof w:val="0"/>
                <w:sz w:val="24"/>
                <w:szCs w:val="24"/>
                <w:lang w:val="pt-BR"/>
              </w:rPr>
            </w:rPrChange>
          </w:rPr>
          <w:t xml:space="preserve">, ocorre quando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5Z" w:id="829087165">
              <w:rPr>
                <w:rFonts w:ascii="Consolas" w:hAnsi="Consolas" w:eastAsia="Consolas" w:cs="Consolas"/>
                <w:noProof w:val="0"/>
                <w:sz w:val="24"/>
                <w:szCs w:val="24"/>
                <w:lang w:val="pt-BR"/>
              </w:rPr>
            </w:rPrChange>
          </w:rPr>
          <w:t>"Dados essenciais fornecidos"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5Z" w:id="802902472">
              <w:rPr>
                <w:rFonts w:ascii="Times New Roman" w:hAnsi="Times New Roman" w:eastAsia="Times New Roman" w:cs="Times New Roman"/>
                <w:noProof w:val="0"/>
                <w:sz w:val="24"/>
                <w:szCs w:val="24"/>
                <w:lang w:val="pt-BR"/>
              </w:rPr>
            </w:rPrChange>
          </w:rPr>
          <w:t xml:space="preserve"> é disparado.</w:t>
        </w:r>
      </w:ins>
    </w:p>
    <w:p w:rsidR="0F6FE6DF" w:rsidP="320543F7" w:rsidRDefault="0F6FE6DF" w14:paraId="7167C11F" w14:textId="39721B36">
      <w:pPr>
        <w:pStyle w:val="ListParagraph"/>
        <w:numPr>
          <w:ilvl w:val="0"/>
          <w:numId w:val="100"/>
        </w:numPr>
        <w:bidi w:val="0"/>
        <w:spacing w:before="240" w:beforeAutospacing="off" w:after="240" w:afterAutospacing="off" w:line="360" w:lineRule="auto"/>
        <w:jc w:val="both"/>
        <w:rPr>
          <w:ins w:author="GUSTAVO DE OLIVEIRA REGO MORAIS" w:date="2025-08-08T20:28:47.724Z" w16du:dateUtc="2025-08-08T20:28:47.724Z" w:id="1227390659"/>
          <w:rFonts w:ascii="Times New Roman" w:hAnsi="Times New Roman" w:eastAsia="Times New Roman" w:cs="Times New Roman"/>
          <w:i w:val="0"/>
          <w:iCs w:val="0"/>
          <w:noProof w:val="0"/>
          <w:sz w:val="24"/>
          <w:szCs w:val="24"/>
          <w:lang w:val="pt-BR"/>
          <w:rPrChange w:author="GUSTAVO DE OLIVEIRA REGO MORAIS" w:date="2025-08-08T20:29:06.235Z" w:id="1650033534">
            <w:rPr>
              <w:ins w:author="GUSTAVO DE OLIVEIRA REGO MORAIS" w:date="2025-08-08T20:28:47.724Z" w16du:dateUtc="2025-08-08T20:28:47.724Z" w:id="1960934354"/>
              <w:rFonts w:ascii="Times New Roman" w:hAnsi="Times New Roman" w:eastAsia="Times New Roman" w:cs="Times New Roman"/>
              <w:noProof w:val="0"/>
              <w:sz w:val="24"/>
              <w:szCs w:val="24"/>
              <w:lang w:val="pt-BR"/>
            </w:rPr>
          </w:rPrChange>
        </w:rPr>
        <w:pPrChange w:author="GUSTAVO DE OLIVEIRA REGO MORAIS" w:date="2025-08-08T20:29:00.13Z">
          <w:pPr>
            <w:bidi w:val="0"/>
          </w:pPr>
        </w:pPrChange>
      </w:pPr>
      <w:ins w:author="GUSTAVO DE OLIVEIRA REGO MORAIS" w:date="2025-08-08T20:28:47.724Z" w:id="1705587972">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3Z" w:id="269179131">
              <w:rPr>
                <w:rFonts w:ascii="Times New Roman" w:hAnsi="Times New Roman" w:eastAsia="Times New Roman" w:cs="Times New Roman"/>
                <w:b w:val="1"/>
                <w:bCs w:val="1"/>
                <w:noProof w:val="0"/>
                <w:sz w:val="24"/>
                <w:szCs w:val="24"/>
                <w:lang w:val="pt-BR"/>
              </w:rPr>
            </w:rPrChange>
          </w:rPr>
          <w:t>Decisão de Localização: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7Z" w:id="2030686153">
              <w:rPr>
                <w:rFonts w:ascii="Times New Roman" w:hAnsi="Times New Roman" w:eastAsia="Times New Roman" w:cs="Times New Roman"/>
                <w:noProof w:val="0"/>
                <w:sz w:val="24"/>
                <w:szCs w:val="24"/>
                <w:lang w:val="pt-BR"/>
              </w:rPr>
            </w:rPrChange>
          </w:rPr>
          <w:t xml:space="preserve">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33010693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71574681">
              <w:rPr>
                <w:rFonts w:ascii="Consolas" w:hAnsi="Consolas" w:eastAsia="Consolas" w:cs="Consolas"/>
                <w:noProof w:val="0"/>
                <w:sz w:val="24"/>
                <w:szCs w:val="24"/>
                <w:lang w:val="pt-BR"/>
              </w:rPr>
            </w:rPrChange>
          </w:rPr>
          <w:t>Aguardando_Decisao_Localizacao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8Z" w:id="15697231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1316558560">
              <w:rPr>
                <w:rFonts w:ascii="Times New Roman" w:hAnsi="Times New Roman" w:eastAsia="Times New Roman" w:cs="Times New Roman"/>
                <w:noProof w:val="0"/>
                <w:sz w:val="24"/>
                <w:szCs w:val="24"/>
                <w:lang w:val="pt-BR"/>
              </w:rPr>
            </w:rPrChange>
          </w:rPr>
          <w:t xml:space="preserve"> representa o momento em que o sistema solicita permissão para usar a localização. A partir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512781933">
              <w:rPr>
                <w:rFonts w:ascii="Times New Roman" w:hAnsi="Times New Roman" w:eastAsia="Times New Roman" w:cs="Times New Roman"/>
                <w:noProof w:val="0"/>
                <w:sz w:val="24"/>
                <w:szCs w:val="24"/>
                <w:lang w:val="pt-BR"/>
              </w:rPr>
            </w:rPrChange>
          </w:rPr>
          <w:t>daqui, duas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29Z" w:id="2044190204">
              <w:rPr>
                <w:rFonts w:ascii="Times New Roman" w:hAnsi="Times New Roman" w:eastAsia="Times New Roman" w:cs="Times New Roman"/>
                <w:noProof w:val="0"/>
                <w:sz w:val="24"/>
                <w:szCs w:val="24"/>
                <w:lang w:val="pt-BR"/>
              </w:rPr>
            </w:rPrChange>
          </w:rPr>
          <w:t xml:space="preserve"> transições são possíveis:</w:t>
        </w:r>
      </w:ins>
    </w:p>
    <w:p w:rsidR="0F6FE6DF" w:rsidP="320543F7" w:rsidRDefault="0F6FE6DF" w14:paraId="61F05D55" w14:textId="47C07D86">
      <w:pPr>
        <w:pStyle w:val="ListParagraph"/>
        <w:numPr>
          <w:ilvl w:val="1"/>
          <w:numId w:val="100"/>
        </w:numPr>
        <w:bidi w:val="0"/>
        <w:spacing w:before="240" w:beforeAutospacing="off" w:after="240" w:afterAutospacing="off" w:line="360" w:lineRule="auto"/>
        <w:jc w:val="both"/>
        <w:rPr>
          <w:ins w:author="GUSTAVO DE OLIVEIRA REGO MORAIS" w:date="2025-08-08T20:28:47.724Z" w16du:dateUtc="2025-08-08T20:28:47.724Z" w:id="155243909"/>
          <w:rFonts w:ascii="Times New Roman" w:hAnsi="Times New Roman" w:eastAsia="Times New Roman" w:cs="Times New Roman"/>
          <w:i w:val="0"/>
          <w:iCs w:val="0"/>
          <w:noProof w:val="0"/>
          <w:sz w:val="24"/>
          <w:szCs w:val="24"/>
          <w:lang w:val="pt-BR"/>
          <w:rPrChange w:author="GUSTAVO DE OLIVEIRA REGO MORAIS" w:date="2025-08-08T20:29:06.24Z" w:id="331635067">
            <w:rPr>
              <w:ins w:author="GUSTAVO DE OLIVEIRA REGO MORAIS" w:date="2025-08-08T20:28:47.724Z" w16du:dateUtc="2025-08-08T20:28:47.724Z" w:id="1010572000"/>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4Z" w:id="604931546">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36Z" w:id="70958247">
              <w:rPr>
                <w:rFonts w:ascii="Times New Roman" w:hAnsi="Times New Roman" w:eastAsia="Times New Roman" w:cs="Times New Roman"/>
                <w:noProof w:val="0"/>
                <w:sz w:val="24"/>
                <w:szCs w:val="24"/>
                <w:lang w:val="pt-BR"/>
              </w:rPr>
            </w:rPrChange>
          </w:rPr>
          <w:t xml:space="preserve">Se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Z" w:id="1139322762">
              <w:rPr>
                <w:rFonts w:ascii="Consolas" w:hAnsi="Consolas" w:eastAsia="Consolas" w:cs="Consolas"/>
                <w:noProof w:val="0"/>
                <w:sz w:val="24"/>
                <w:szCs w:val="24"/>
                <w:lang w:val="pt-BR"/>
              </w:rPr>
            </w:rPrChange>
          </w:rPr>
          <w:t>"Usuário permite"</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1384087661">
              <w:rPr>
                <w:rFonts w:ascii="Times New Roman" w:hAnsi="Times New Roman" w:eastAsia="Times New Roman" w:cs="Times New Roman"/>
                <w:noProof w:val="0"/>
                <w:sz w:val="24"/>
                <w:szCs w:val="24"/>
                <w:lang w:val="pt-BR"/>
              </w:rPr>
            </w:rPrChange>
          </w:rPr>
          <w:t xml:space="preserve"> ocorrer, a sessão entra no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2036996126">
              <w:rPr>
                <w:rFonts w:ascii="Times New Roman" w:hAnsi="Times New Roman" w:eastAsia="Times New Roman" w:cs="Times New Roman"/>
                <w:noProof w:val="0"/>
                <w:sz w:val="24"/>
                <w:szCs w:val="24"/>
                <w:lang w:val="pt-BR"/>
              </w:rPr>
            </w:rPrChange>
          </w:rPr>
          <w:t>sub-estado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1Z" w:id="751244125">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2Z" w:id="421658819">
              <w:rPr>
                <w:rFonts w:ascii="Consolas" w:hAnsi="Consolas" w:eastAsia="Consolas" w:cs="Consolas"/>
                <w:noProof w:val="0"/>
                <w:sz w:val="24"/>
                <w:szCs w:val="24"/>
                <w:lang w:val="pt-BR"/>
              </w:rPr>
            </w:rPrChange>
          </w:rPr>
          <w:t>"Automática (via API)"</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3Z" w:id="563855905">
              <w:rPr>
                <w:rFonts w:ascii="Times New Roman" w:hAnsi="Times New Roman" w:eastAsia="Times New Roman" w:cs="Times New Roman"/>
                <w:noProof w:val="0"/>
                <w:sz w:val="24"/>
                <w:szCs w:val="24"/>
                <w:lang w:val="pt-BR"/>
              </w:rPr>
            </w:rPrChange>
          </w:rPr>
          <w:t>.</w:t>
        </w:r>
      </w:ins>
    </w:p>
    <w:p w:rsidR="0F6FE6DF" w:rsidP="320543F7" w:rsidRDefault="0F6FE6DF" w14:paraId="5547BEF4" w14:textId="47B301C1">
      <w:pPr>
        <w:pStyle w:val="ListParagraph"/>
        <w:numPr>
          <w:ilvl w:val="1"/>
          <w:numId w:val="100"/>
        </w:numPr>
        <w:bidi w:val="0"/>
        <w:spacing w:before="240" w:beforeAutospacing="off" w:after="240" w:afterAutospacing="off" w:line="360" w:lineRule="auto"/>
        <w:jc w:val="both"/>
        <w:rPr>
          <w:ins w:author="GUSTAVO DE OLIVEIRA REGO MORAIS" w:date="2025-08-08T20:28:47.725Z" w16du:dateUtc="2025-08-08T20:28:47.725Z" w:id="458169927"/>
          <w:rFonts w:ascii="Times New Roman" w:hAnsi="Times New Roman" w:eastAsia="Times New Roman" w:cs="Times New Roman"/>
          <w:i w:val="0"/>
          <w:iCs w:val="0"/>
          <w:noProof w:val="0"/>
          <w:sz w:val="24"/>
          <w:szCs w:val="24"/>
          <w:lang w:val="pt-BR"/>
          <w:rPrChange w:author="GUSTAVO DE OLIVEIRA REGO MORAIS" w:date="2025-08-08T20:29:06.246Z" w:id="1136546691">
            <w:rPr>
              <w:ins w:author="GUSTAVO DE OLIVEIRA REGO MORAIS" w:date="2025-08-08T20:28:47.725Z" w16du:dateUtc="2025-08-08T20:28:47.725Z" w:id="231480948"/>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2051922475">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41Z" w:id="1448479297">
              <w:rPr>
                <w:rFonts w:ascii="Times New Roman" w:hAnsi="Times New Roman" w:eastAsia="Times New Roman" w:cs="Times New Roman"/>
                <w:noProof w:val="0"/>
                <w:sz w:val="24"/>
                <w:szCs w:val="24"/>
                <w:lang w:val="pt-BR"/>
              </w:rPr>
            </w:rPrChange>
          </w:rPr>
          <w:t xml:space="preserve">Se 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5Z" w:id="1458509618">
              <w:rPr>
                <w:rFonts w:ascii="Consolas" w:hAnsi="Consolas" w:eastAsia="Consolas" w:cs="Consolas"/>
                <w:noProof w:val="0"/>
                <w:sz w:val="24"/>
                <w:szCs w:val="24"/>
                <w:lang w:val="pt-BR"/>
              </w:rPr>
            </w:rPrChange>
          </w:rPr>
          <w:t>"Usuário recusa"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150458519">
              <w:rPr>
                <w:rFonts w:ascii="Times New Roman" w:hAnsi="Times New Roman" w:eastAsia="Times New Roman" w:cs="Times New Roman"/>
                <w:noProof w:val="0"/>
                <w:sz w:val="24"/>
                <w:szCs w:val="24"/>
                <w:lang w:val="pt-BR"/>
              </w:rPr>
            </w:rPrChange>
          </w:rPr>
          <w:t xml:space="preserve"> ocorrer, a sessão entra no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266940889">
              <w:rPr>
                <w:rFonts w:ascii="Times New Roman" w:hAnsi="Times New Roman" w:eastAsia="Times New Roman" w:cs="Times New Roman"/>
                <w:noProof w:val="0"/>
                <w:sz w:val="24"/>
                <w:szCs w:val="24"/>
                <w:lang w:val="pt-BR"/>
              </w:rPr>
            </w:rPrChange>
          </w:rPr>
          <w:t>sub-estado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6Z" w:id="1341252580">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7Z" w:id="21363107">
              <w:rPr>
                <w:rFonts w:ascii="Consolas" w:hAnsi="Consolas" w:eastAsia="Consolas" w:cs="Consolas"/>
                <w:noProof w:val="0"/>
                <w:sz w:val="24"/>
                <w:szCs w:val="24"/>
                <w:lang w:val="pt-BR"/>
              </w:rPr>
            </w:rPrChange>
          </w:rPr>
          <w:t>"Manual (via Usuário)"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7Z" w:id="1638690016">
              <w:rPr>
                <w:rFonts w:ascii="Times New Roman" w:hAnsi="Times New Roman" w:eastAsia="Times New Roman" w:cs="Times New Roman"/>
                <w:noProof w:val="0"/>
                <w:sz w:val="24"/>
                <w:szCs w:val="24"/>
                <w:lang w:val="pt-BR"/>
              </w:rPr>
            </w:rPrChange>
          </w:rPr>
          <w:t>.</w:t>
        </w:r>
      </w:ins>
    </w:p>
    <w:p w:rsidR="0F6FE6DF" w:rsidP="320543F7" w:rsidRDefault="0F6FE6DF" w14:paraId="5E7B1EB9" w14:textId="4652C466">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55515269"/>
          <w:rFonts w:ascii="Times New Roman" w:hAnsi="Times New Roman" w:eastAsia="Times New Roman" w:cs="Times New Roman"/>
          <w:i w:val="0"/>
          <w:iCs w:val="0"/>
          <w:noProof w:val="0"/>
          <w:sz w:val="24"/>
          <w:szCs w:val="24"/>
          <w:lang w:val="pt-BR"/>
          <w:rPrChange w:author="GUSTAVO DE OLIVEIRA REGO MORAIS" w:date="2025-08-08T20:29:06.28Z" w:id="2112463030">
            <w:rPr>
              <w:ins w:author="GUSTAVO DE OLIVEIRA REGO MORAIS" w:date="2025-08-08T20:28:47.725Z" w16du:dateUtc="2025-08-08T20:28:47.725Z" w:id="1795009003"/>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1422016723">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48Z" w:id="910765273">
              <w:rPr>
                <w:rFonts w:ascii="Times New Roman" w:hAnsi="Times New Roman" w:eastAsia="Times New Roman" w:cs="Times New Roman"/>
                <w:b w:val="1"/>
                <w:bCs w:val="1"/>
                <w:noProof w:val="0"/>
                <w:sz w:val="24"/>
                <w:szCs w:val="24"/>
                <w:lang w:val="pt-BR"/>
              </w:rPr>
            </w:rPrChange>
          </w:rPr>
          <w:t>Coleta de Localização: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39Z" w:id="1897354388">
              <w:rPr>
                <w:rFonts w:ascii="Times New Roman" w:hAnsi="Times New Roman" w:eastAsia="Times New Roman" w:cs="Times New Roman"/>
                <w:noProof w:val="0"/>
                <w:sz w:val="24"/>
                <w:szCs w:val="24"/>
                <w:lang w:val="pt-BR"/>
              </w:rPr>
            </w:rPrChange>
          </w:rPr>
          <w:t xml:space="preserve">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940320641">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210337600">
              <w:rPr>
                <w:rFonts w:ascii="Consolas" w:hAnsi="Consolas" w:eastAsia="Consolas" w:cs="Consolas"/>
                <w:noProof w:val="0"/>
                <w:sz w:val="24"/>
                <w:szCs w:val="24"/>
                <w:lang w:val="pt-BR"/>
              </w:rPr>
            </w:rPrChange>
          </w:rPr>
          <w:t>Coletando_Localizacao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66019800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100964302">
              <w:rPr>
                <w:rFonts w:ascii="Times New Roman" w:hAnsi="Times New Roman" w:eastAsia="Times New Roman" w:cs="Times New Roman"/>
                <w:noProof w:val="0"/>
                <w:sz w:val="24"/>
                <w:szCs w:val="24"/>
                <w:lang w:val="pt-BR"/>
              </w:rPr>
            </w:rPrChange>
          </w:rPr>
          <w:t xml:space="preserve"> é um estado composto que representa a coleta de temperatura. Os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393725585">
              <w:rPr>
                <w:rFonts w:ascii="Times New Roman" w:hAnsi="Times New Roman" w:eastAsia="Times New Roman" w:cs="Times New Roman"/>
                <w:noProof w:val="0"/>
                <w:sz w:val="24"/>
                <w:szCs w:val="24"/>
                <w:lang w:val="pt-BR"/>
              </w:rPr>
            </w:rPrChange>
          </w:rPr>
          <w:t>sub-estados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Z" w:id="1851605069">
              <w:rPr>
                <w:rFonts w:ascii="Times New Roman" w:hAnsi="Times New Roman" w:eastAsia="Times New Roman" w:cs="Times New Roman"/>
                <w:noProof w:val="0"/>
                <w:sz w:val="24"/>
                <w:szCs w:val="24"/>
                <w:lang w:val="pt-BR"/>
              </w:rPr>
            </w:rPrChange>
          </w:rPr>
          <w:t xml:space="preserv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1Z" w:id="1033516546">
              <w:rPr>
                <w:rFonts w:ascii="Consolas" w:hAnsi="Consolas" w:eastAsia="Consolas" w:cs="Consolas"/>
                <w:noProof w:val="0"/>
                <w:sz w:val="24"/>
                <w:szCs w:val="24"/>
                <w:lang w:val="pt-BR"/>
              </w:rPr>
            </w:rPrChange>
          </w:rPr>
          <w:t>"Automática"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2Z" w:id="1429163685">
              <w:rPr>
                <w:rFonts w:ascii="Times New Roman" w:hAnsi="Times New Roman" w:eastAsia="Times New Roman" w:cs="Times New Roman"/>
                <w:noProof w:val="0"/>
                <w:sz w:val="24"/>
                <w:szCs w:val="24"/>
                <w:lang w:val="pt-BR"/>
              </w:rPr>
            </w:rPrChange>
          </w:rPr>
          <w:t xml:space="preserve"> 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3Z" w:id="1782335325">
              <w:rPr>
                <w:rFonts w:ascii="Consolas" w:hAnsi="Consolas" w:eastAsia="Consolas" w:cs="Consolas"/>
                <w:noProof w:val="0"/>
                <w:sz w:val="24"/>
                <w:szCs w:val="24"/>
                <w:lang w:val="pt-BR"/>
              </w:rPr>
            </w:rPrChange>
          </w:rPr>
          <w:t>"Manual"</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4Z" w:id="1136904603">
              <w:rPr>
                <w:rFonts w:ascii="Times New Roman" w:hAnsi="Times New Roman" w:eastAsia="Times New Roman" w:cs="Times New Roman"/>
                <w:noProof w:val="0"/>
                <w:sz w:val="24"/>
                <w:szCs w:val="24"/>
                <w:lang w:val="pt-BR"/>
              </w:rPr>
            </w:rPrChange>
          </w:rPr>
          <w:t xml:space="preserve"> modelam as duas formas de obtenção dos dados. Ambas as transições para o próximo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1711229650">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1891601399">
              <w:rPr>
                <w:rFonts w:ascii="Consolas" w:hAnsi="Consolas" w:eastAsia="Consolas" w:cs="Consolas"/>
                <w:noProof w:val="0"/>
                <w:sz w:val="24"/>
                <w:szCs w:val="24"/>
                <w:lang w:val="pt-BR"/>
              </w:rPr>
            </w:rPrChange>
          </w:rPr>
          <w:t>Coletando_Dados_Adicionais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5Z" w:id="74353328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6Z" w:id="1944862445">
              <w:rPr>
                <w:rFonts w:ascii="Times New Roman" w:hAnsi="Times New Roman" w:eastAsia="Times New Roman" w:cs="Times New Roman"/>
                <w:noProof w:val="0"/>
                <w:sz w:val="24"/>
                <w:szCs w:val="24"/>
                <w:lang w:val="pt-BR"/>
              </w:rPr>
            </w:rPrChange>
          </w:rPr>
          <w:t xml:space="preserve">, são acionadas quando a temperatura é obtida: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7Z" w:id="295666637">
              <w:rPr>
                <w:rFonts w:ascii="Consolas" w:hAnsi="Consolas" w:eastAsia="Consolas" w:cs="Consolas"/>
                <w:noProof w:val="0"/>
                <w:sz w:val="24"/>
                <w:szCs w:val="24"/>
                <w:lang w:val="pt-BR"/>
              </w:rPr>
            </w:rPrChange>
          </w:rPr>
          <w:t>"Temperatura obtida via API e IP"</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49Z" w:id="1221837736">
              <w:rPr>
                <w:rFonts w:ascii="Times New Roman" w:hAnsi="Times New Roman" w:eastAsia="Times New Roman" w:cs="Times New Roman"/>
                <w:noProof w:val="0"/>
                <w:sz w:val="24"/>
                <w:szCs w:val="24"/>
                <w:lang w:val="pt-BR"/>
              </w:rPr>
            </w:rPrChange>
          </w:rPr>
          <w:t xml:space="preserve"> ou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Z" w:id="1831438027">
              <w:rPr>
                <w:rFonts w:ascii="Consolas" w:hAnsi="Consolas" w:eastAsia="Consolas" w:cs="Consolas"/>
                <w:noProof w:val="0"/>
                <w:sz w:val="24"/>
                <w:szCs w:val="24"/>
                <w:lang w:val="pt-BR"/>
              </w:rPr>
            </w:rPrChange>
          </w:rPr>
          <w:t>"Temperatura inserida"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2Z" w:id="1041437879">
              <w:rPr>
                <w:rFonts w:ascii="Times New Roman" w:hAnsi="Times New Roman" w:eastAsia="Times New Roman" w:cs="Times New Roman"/>
                <w:noProof w:val="0"/>
                <w:sz w:val="24"/>
                <w:szCs w:val="24"/>
                <w:lang w:val="pt-BR"/>
              </w:rPr>
            </w:rPrChange>
          </w:rPr>
          <w:t>.</w:t>
        </w:r>
      </w:ins>
    </w:p>
    <w:p w:rsidR="0F6FE6DF" w:rsidP="320543F7" w:rsidRDefault="0F6FE6DF" w14:paraId="75355EE3" w14:textId="7FC324B2">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373869555"/>
          <w:rFonts w:ascii="Times New Roman" w:hAnsi="Times New Roman" w:eastAsia="Times New Roman" w:cs="Times New Roman"/>
          <w:i w:val="0"/>
          <w:iCs w:val="0"/>
          <w:noProof w:val="0"/>
          <w:sz w:val="24"/>
          <w:szCs w:val="24"/>
          <w:lang w:val="pt-BR"/>
          <w:rPrChange w:author="GUSTAVO DE OLIVEIRA REGO MORAIS" w:date="2025-08-08T20:29:06.292Z" w:id="496123948">
            <w:rPr>
              <w:ins w:author="GUSTAVO DE OLIVEIRA REGO MORAIS" w:date="2025-08-08T20:28:47.725Z" w16du:dateUtc="2025-08-08T20:28:47.725Z" w:id="1004749180"/>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309353568">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81Z" w:id="922580185">
              <w:rPr>
                <w:rFonts w:ascii="Times New Roman" w:hAnsi="Times New Roman" w:eastAsia="Times New Roman" w:cs="Times New Roman"/>
                <w:b w:val="1"/>
                <w:bCs w:val="1"/>
                <w:noProof w:val="0"/>
                <w:sz w:val="24"/>
                <w:szCs w:val="24"/>
                <w:lang w:val="pt-BR"/>
              </w:rPr>
            </w:rPrChange>
          </w:rPr>
          <w:t>Coleta Adicional e Loop de Validação: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526809822">
              <w:rPr>
                <w:rFonts w:ascii="Times New Roman" w:hAnsi="Times New Roman" w:eastAsia="Times New Roman" w:cs="Times New Roman"/>
                <w:noProof w:val="0"/>
                <w:sz w:val="24"/>
                <w:szCs w:val="24"/>
                <w:lang w:val="pt-BR"/>
              </w:rPr>
            </w:rPrChange>
          </w:rPr>
          <w:t xml:space="preserve"> No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876673818">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957769919">
              <w:rPr>
                <w:rFonts w:ascii="Consolas" w:hAnsi="Consolas" w:eastAsia="Consolas" w:cs="Consolas"/>
                <w:noProof w:val="0"/>
                <w:sz w:val="24"/>
                <w:szCs w:val="24"/>
                <w:lang w:val="pt-BR"/>
              </w:rPr>
            </w:rPrChange>
          </w:rPr>
          <w:t>Coletando_Dados_Adicionais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4Z" w:id="192438940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377546639">
              <w:rPr>
                <w:rFonts w:ascii="Times New Roman" w:hAnsi="Times New Roman" w:eastAsia="Times New Roman" w:cs="Times New Roman"/>
                <w:noProof w:val="0"/>
                <w:sz w:val="24"/>
                <w:szCs w:val="24"/>
                <w:lang w:val="pt-BR"/>
              </w:rPr>
            </w:rPrChange>
          </w:rPr>
          <w:t xml:space="preserve">, o sistema solicita mais informações. Há uma transição de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266740003">
              <w:rPr>
                <w:rFonts w:ascii="Times New Roman" w:hAnsi="Times New Roman" w:eastAsia="Times New Roman" w:cs="Times New Roman"/>
                <w:noProof w:val="0"/>
                <w:sz w:val="24"/>
                <w:szCs w:val="24"/>
                <w:lang w:val="pt-BR"/>
              </w:rPr>
            </w:rPrChange>
          </w:rPr>
          <w:t>auto-retorno</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5Z" w:id="1037811301">
              <w:rPr>
                <w:rFonts w:ascii="Times New Roman" w:hAnsi="Times New Roman" w:eastAsia="Times New Roman" w:cs="Times New Roman"/>
                <w:noProof w:val="0"/>
                <w:sz w:val="24"/>
                <w:szCs w:val="24"/>
                <w:lang w:val="pt-BR"/>
              </w:rPr>
            </w:rPrChange>
          </w:rPr>
          <w:t xml:space="preserve"> dentro do estado, que representa o loop de coleta de dados até que a condição de guarda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987274565">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1499926624">
              <w:rPr>
                <w:rFonts w:ascii="Consolas" w:hAnsi="Consolas" w:eastAsia="Consolas" w:cs="Consolas"/>
                <w:noProof w:val="0"/>
                <w:sz w:val="24"/>
                <w:szCs w:val="24"/>
                <w:lang w:val="pt-BR"/>
              </w:rPr>
            </w:rPrChange>
          </w:rPr>
          <w:t>RequisitosSuficientes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6Z" w:id="1309195468">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7Z" w:id="997597430">
              <w:rPr>
                <w:rFonts w:ascii="Times New Roman" w:hAnsi="Times New Roman" w:eastAsia="Times New Roman" w:cs="Times New Roman"/>
                <w:noProof w:val="0"/>
                <w:sz w:val="24"/>
                <w:szCs w:val="24"/>
                <w:lang w:val="pt-BR"/>
              </w:rPr>
            </w:rPrChange>
          </w:rPr>
          <w:t xml:space="preserve"> seja atendida.</w:t>
        </w:r>
      </w:ins>
    </w:p>
    <w:p w:rsidR="0F6FE6DF" w:rsidP="320543F7" w:rsidRDefault="0F6FE6DF" w14:paraId="03D24A29" w14:textId="0D26B3F4">
      <w:pPr>
        <w:pStyle w:val="ListParagraph"/>
        <w:numPr>
          <w:ilvl w:val="0"/>
          <w:numId w:val="100"/>
        </w:numPr>
        <w:bidi w:val="0"/>
        <w:spacing w:before="240" w:beforeAutospacing="off" w:after="240" w:afterAutospacing="off" w:line="360" w:lineRule="auto"/>
        <w:jc w:val="both"/>
        <w:rPr>
          <w:ins w:author="GUSTAVO DE OLIVEIRA REGO MORAIS" w:date="2025-08-08T20:28:47.725Z" w16du:dateUtc="2025-08-08T20:28:47.725Z" w:id="1385430576"/>
          <w:rFonts w:ascii="Times New Roman" w:hAnsi="Times New Roman" w:eastAsia="Times New Roman" w:cs="Times New Roman"/>
          <w:i w:val="0"/>
          <w:iCs w:val="0"/>
          <w:noProof w:val="0"/>
          <w:sz w:val="24"/>
          <w:szCs w:val="24"/>
          <w:lang w:val="pt-BR"/>
          <w:rPrChange w:author="GUSTAVO DE OLIVEIRA REGO MORAIS" w:date="2025-08-08T20:29:06.296Z" w:id="253524492">
            <w:rPr>
              <w:ins w:author="GUSTAVO DE OLIVEIRA REGO MORAIS" w:date="2025-08-08T20:28:47.725Z" w16du:dateUtc="2025-08-08T20:28:47.725Z" w:id="410148838"/>
              <w:rFonts w:ascii="Times New Roman" w:hAnsi="Times New Roman" w:eastAsia="Times New Roman" w:cs="Times New Roman"/>
              <w:noProof w:val="0"/>
              <w:sz w:val="24"/>
              <w:szCs w:val="24"/>
              <w:lang w:val="pt-BR"/>
            </w:rPr>
          </w:rPrChange>
        </w:rPr>
        <w:pPrChange w:author="GUSTAVO DE OLIVEIRA REGO MORAIS" w:date="2025-08-08T20:29:00.131Z">
          <w:pPr>
            <w:bidi w:val="0"/>
          </w:pPr>
        </w:pPrChange>
      </w:pPr>
      <w:ins w:author="GUSTAVO DE OLIVEIRA REGO MORAIS" w:date="2025-08-08T20:28:47.725Z" w:id="1579969086">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3Z" w:id="95595578">
              <w:rPr>
                <w:rFonts w:ascii="Times New Roman" w:hAnsi="Times New Roman" w:eastAsia="Times New Roman" w:cs="Times New Roman"/>
                <w:b w:val="1"/>
                <w:bCs w:val="1"/>
                <w:noProof w:val="0"/>
                <w:sz w:val="24"/>
                <w:szCs w:val="24"/>
                <w:lang w:val="pt-BR"/>
              </w:rPr>
            </w:rPrChange>
          </w:rPr>
          <w:t>Coleta Concluída: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8Z" w:id="720151578">
              <w:rPr>
                <w:rFonts w:ascii="Times New Roman" w:hAnsi="Times New Roman" w:eastAsia="Times New Roman" w:cs="Times New Roman"/>
                <w:noProof w:val="0"/>
                <w:sz w:val="24"/>
                <w:szCs w:val="24"/>
                <w:lang w:val="pt-BR"/>
              </w:rPr>
            </w:rPrChange>
          </w:rPr>
          <w:t xml:space="preserve"> Quando a condição é atendida, a transição para 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17602254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299136947">
              <w:rPr>
                <w:rFonts w:ascii="Consolas" w:hAnsi="Consolas" w:eastAsia="Consolas" w:cs="Consolas"/>
                <w:noProof w:val="0"/>
                <w:sz w:val="24"/>
                <w:szCs w:val="24"/>
                <w:lang w:val="pt-BR"/>
              </w:rPr>
            </w:rPrChange>
          </w:rPr>
          <w:t>Coleta_Concluida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2045111222">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59Z" w:id="1007187710">
              <w:rPr>
                <w:rFonts w:ascii="Times New Roman" w:hAnsi="Times New Roman" w:eastAsia="Times New Roman" w:cs="Times New Roman"/>
                <w:noProof w:val="0"/>
                <w:sz w:val="24"/>
                <w:szCs w:val="24"/>
                <w:lang w:val="pt-BR"/>
              </w:rPr>
            </w:rPrChange>
          </w:rPr>
          <w:t xml:space="preserve"> é ativada.</w:t>
        </w:r>
      </w:ins>
    </w:p>
    <w:p w:rsidR="0F6FE6DF" w:rsidP="320543F7" w:rsidRDefault="0F6FE6DF" w14:paraId="27511EEC" w14:textId="36783588">
      <w:pPr>
        <w:pStyle w:val="Heading4"/>
        <w:bidi w:val="0"/>
        <w:spacing w:before="0" w:beforeAutospacing="off" w:after="319" w:afterAutospacing="off" w:line="360" w:lineRule="auto"/>
        <w:jc w:val="both"/>
        <w:rPr>
          <w:ins w:author="GUSTAVO DE OLIVEIRA REGO MORAIS" w:date="2025-08-08T20:28:47.725Z" w16du:dateUtc="2025-08-08T20:28:47.725Z" w:id="100170754"/>
          <w:rFonts w:ascii="Times New Roman" w:hAnsi="Times New Roman" w:eastAsia="Times New Roman" w:cs="Times New Roman"/>
          <w:b w:val="1"/>
          <w:bCs w:val="1"/>
          <w:i w:val="0"/>
          <w:iCs w:val="0"/>
          <w:noProof w:val="0"/>
          <w:sz w:val="24"/>
          <w:szCs w:val="24"/>
          <w:lang w:val="pt-BR"/>
          <w:rPrChange w:author="GUSTAVO DE OLIVEIRA REGO MORAIS" w:date="2025-08-08T20:29:06.297Z" w:id="1997346980">
            <w:rPr>
              <w:ins w:author="GUSTAVO DE OLIVEIRA REGO MORAIS" w:date="2025-08-08T20:28:47.725Z" w16du:dateUtc="2025-08-08T20:28:47.725Z" w:id="886056266"/>
              <w:rFonts w:ascii="Times New Roman" w:hAnsi="Times New Roman" w:eastAsia="Times New Roman" w:cs="Times New Roman"/>
              <w:b w:val="1"/>
              <w:bCs w:val="1"/>
              <w:noProof w:val="0"/>
              <w:sz w:val="24"/>
              <w:szCs w:val="24"/>
              <w:lang w:val="pt-BR"/>
            </w:rPr>
          </w:rPrChange>
        </w:rPr>
        <w:pPrChange w:author="GUSTAVO DE OLIVEIRA REGO MORAIS" w:date="2025-08-08T20:29:18.339Z">
          <w:pPr>
            <w:numPr>
              <w:ilvl w:val="0"/>
              <w:numId w:val="100"/>
            </w:numPr>
            <w:bidi w:val="0"/>
          </w:pPr>
        </w:pPrChange>
      </w:pPr>
      <w:ins w:author="GUSTAVO DE OLIVEIRA REGO MORAIS" w:date="2025-08-08T20:28:47.725Z" w:id="1250562801">
        <w:r w:rsidRPr="320543F7" w:rsidR="0F6FE6DF">
          <w:rPr>
            <w:rFonts w:ascii="Times New Roman" w:hAnsi="Times New Roman" w:eastAsia="Times New Roman" w:cs="Times New Roman"/>
            <w:b w:val="1"/>
            <w:bCs w:val="1"/>
            <w:i w:val="0"/>
            <w:iCs w:val="0"/>
            <w:noProof w:val="0"/>
            <w:sz w:val="24"/>
            <w:szCs w:val="24"/>
            <w:lang w:val="pt-BR"/>
            <w:rPrChange w:author="GUSTAVO DE OLIVEIRA REGO MORAIS" w:date="2025-08-08T20:29:06.297Z" w:id="1726177997">
              <w:rPr>
                <w:rFonts w:ascii="Times New Roman" w:hAnsi="Times New Roman" w:eastAsia="Times New Roman" w:cs="Times New Roman"/>
                <w:b w:val="1"/>
                <w:bCs w:val="1"/>
                <w:noProof w:val="0"/>
                <w:sz w:val="24"/>
                <w:szCs w:val="24"/>
                <w:lang w:val="pt-BR"/>
              </w:rPr>
            </w:rPrChange>
          </w:rPr>
          <w:t>Finalização</w:t>
        </w:r>
      </w:ins>
    </w:p>
    <w:p w:rsidR="0F6FE6DF" w:rsidP="320543F7" w:rsidRDefault="0F6FE6DF" w14:paraId="3CCD8F03" w14:textId="489E61AC">
      <w:pPr>
        <w:bidi w:val="0"/>
        <w:spacing w:before="240" w:beforeAutospacing="off" w:after="240" w:afterAutospacing="off" w:line="360" w:lineRule="auto"/>
        <w:jc w:val="both"/>
        <w:rPr>
          <w:ins w:author="GUSTAVO DE OLIVEIRA REGO MORAIS" w:date="2025-08-08T20:22:39.939Z" w16du:dateUtc="2025-08-08T20:22:39.939Z" w:id="1798289994"/>
          <w:rFonts w:ascii="Times New Roman" w:hAnsi="Times New Roman" w:eastAsia="Times New Roman" w:cs="Times New Roman"/>
          <w:i w:val="0"/>
          <w:iCs w:val="0"/>
          <w:noProof w:val="0"/>
          <w:sz w:val="24"/>
          <w:szCs w:val="24"/>
          <w:lang w:val="pt-BR"/>
        </w:rPr>
        <w:pPrChange w:author="GUSTAVO DE OLIVEIRA REGO MORAIS" w:date="2025-08-08T20:29:00.132Z">
          <w:pPr>
            <w:bidi w:val="0"/>
          </w:pPr>
        </w:pPrChange>
      </w:pPr>
      <w:ins w:author="GUSTAVO DE OLIVEIRA REGO MORAIS" w:date="2025-08-08T20:28:47.725Z" w:id="1769501290">
        <w:r w:rsidRPr="320543F7" w:rsidR="0F6FE6DF">
          <w:rPr>
            <w:rFonts w:ascii="Times New Roman" w:hAnsi="Times New Roman" w:eastAsia="Times New Roman" w:cs="Times New Roman"/>
            <w:i w:val="0"/>
            <w:iCs w:val="0"/>
            <w:noProof w:val="0"/>
            <w:sz w:val="24"/>
            <w:szCs w:val="24"/>
            <w:lang w:val="pt-BR"/>
            <w:rPrChange w:author="GUSTAVO DE OLIVEIRA REGO MORAIS" w:date="2025-08-08T20:29:06.298Z" w:id="742604269">
              <w:rPr>
                <w:rFonts w:ascii="Times New Roman" w:hAnsi="Times New Roman" w:eastAsia="Times New Roman" w:cs="Times New Roman"/>
                <w:noProof w:val="0"/>
                <w:sz w:val="24"/>
                <w:szCs w:val="24"/>
                <w:lang w:val="pt-BR"/>
              </w:rPr>
            </w:rPrChange>
          </w:rPr>
          <w:t xml:space="preserve">A partir do estado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1485095427">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220175735">
              <w:rPr>
                <w:rFonts w:ascii="Consolas" w:hAnsi="Consolas" w:eastAsia="Consolas" w:cs="Consolas"/>
                <w:noProof w:val="0"/>
                <w:sz w:val="24"/>
                <w:szCs w:val="24"/>
                <w:lang w:val="pt-BR"/>
              </w:rPr>
            </w:rPrChange>
          </w:rPr>
          <w:t>Coleta_Concluida</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2Z" w:id="1593724296">
              <w:rPr>
                <w:rFonts w:ascii="Consolas" w:hAnsi="Consolas" w:eastAsia="Consolas" w:cs="Consolas"/>
                <w:noProof w:val="0"/>
                <w:sz w:val="24"/>
                <w:szCs w:val="24"/>
                <w:lang w:val="pt-BR"/>
              </w:rPr>
            </w:rPrChange>
          </w:rPr>
          <w:t>"</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3Z" w:id="1669914664">
              <w:rPr>
                <w:rFonts w:ascii="Times New Roman" w:hAnsi="Times New Roman" w:eastAsia="Times New Roman" w:cs="Times New Roman"/>
                <w:noProof w:val="0"/>
                <w:sz w:val="24"/>
                <w:szCs w:val="24"/>
                <w:lang w:val="pt-BR"/>
              </w:rPr>
            </w:rPrChange>
          </w:rPr>
          <w:t xml:space="preserve">, a transição final é disparada pelo evento </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3Z" w:id="1630839262">
              <w:rPr>
                <w:rFonts w:ascii="Consolas" w:hAnsi="Consolas" w:eastAsia="Consolas" w:cs="Consolas"/>
                <w:noProof w:val="0"/>
                <w:sz w:val="24"/>
                <w:szCs w:val="24"/>
                <w:lang w:val="pt-BR"/>
              </w:rPr>
            </w:rPrChange>
          </w:rPr>
          <w:t>"Finaliza e envia dados"</w:t>
        </w:r>
        <w:r w:rsidRPr="320543F7" w:rsidR="0F6FE6DF">
          <w:rPr>
            <w:rFonts w:ascii="Times New Roman" w:hAnsi="Times New Roman" w:eastAsia="Times New Roman" w:cs="Times New Roman"/>
            <w:i w:val="0"/>
            <w:iCs w:val="0"/>
            <w:noProof w:val="0"/>
            <w:sz w:val="24"/>
            <w:szCs w:val="24"/>
            <w:lang w:val="pt-BR"/>
            <w:rPrChange w:author="GUSTAVO DE OLIVEIRA REGO MORAIS" w:date="2025-08-08T20:28:55.864Z" w:id="359472621">
              <w:rPr>
                <w:rFonts w:ascii="Times New Roman" w:hAnsi="Times New Roman" w:eastAsia="Times New Roman" w:cs="Times New Roman"/>
                <w:noProof w:val="0"/>
                <w:sz w:val="24"/>
                <w:szCs w:val="24"/>
                <w:lang w:val="pt-BR"/>
              </w:rPr>
            </w:rPrChange>
          </w:rPr>
          <w:t>, levando ao nó final do diagrama. Isso representa o encerramento da coleta de requisitos e a disponibilização dos dados para o restante do sistema.</w:t>
        </w:r>
      </w:ins>
    </w:p>
    <w:p w:rsidR="0676D898" w:rsidP="320543F7" w:rsidRDefault="0676D898" w14:paraId="333F2530" w14:textId="533BBD51">
      <w:pPr>
        <w:pStyle w:val="Heading3"/>
        <w:suppressLineNumbers w:val="0"/>
        <w:bidi w:val="0"/>
        <w:spacing w:before="319" w:beforeAutospacing="off" w:after="319" w:afterAutospacing="off" w:line="360" w:lineRule="auto"/>
        <w:jc w:val="both"/>
        <w:rPr>
          <w:ins w:author="GUSTAVO DE OLIVEIRA REGO MORAIS" w:date="2025-08-08T20:37:02.098Z" w16du:dateUtc="2025-08-08T20:37:02.098Z" w:id="1486757202"/>
          <w:rFonts w:ascii="Times New Roman" w:hAnsi="Times New Roman" w:eastAsia="Times New Roman" w:cs="Times New Roman"/>
          <w:b w:val="1"/>
          <w:bCs w:val="1"/>
          <w:i w:val="0"/>
          <w:iCs w:val="0"/>
          <w:noProof w:val="0"/>
          <w:sz w:val="24"/>
          <w:szCs w:val="24"/>
          <w:lang w:val="pt-BR"/>
        </w:rPr>
        <w:pPrChange w:author="GUSTAVO DE OLIVEIRA REGO MORAIS" w:date="2025-08-08T20:25:38.468Z">
          <w:pPr>
            <w:bidi w:val="0"/>
          </w:pPr>
        </w:pPrChange>
      </w:pPr>
      <w:ins w:author="GUSTAVO DE OLIVEIRA REGO MORAIS" w:date="2025-08-08T20:23:02.531Z" w:id="337883218">
        <w:r w:rsidRPr="320543F7"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26:55.551Z" w:id="1751837229">
        <w:r w:rsidRPr="320543F7" w:rsidR="7A0F09BB">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2</w:t>
        </w:r>
      </w:ins>
      <w:ins w:author="GUSTAVO DE OLIVEIRA REGO MORAIS" w:date="2025-08-08T20:23:02.531Z" w:id="1310412880">
        <w:r w:rsidRPr="320543F7" w:rsidR="0676D898">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 </w:t>
        </w:r>
      </w:ins>
      <w:ins w:author="GUSTAVO DE OLIVEIRA REGO MORAIS" w:date="2025-08-08T20:25:32.613Z" w:id="441083698">
        <w:r w:rsidRPr="320543F7"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Descrição</w:t>
        </w:r>
      </w:ins>
      <w:ins w:author="GUSTAVO DE OLIVEIRA REGO MORAIS" w:date="2025-08-08T20:24:48.044Z" w:id="350501821">
        <w:r w:rsidRPr="320543F7" w:rsidR="5656CE40">
          <w:rPr>
            <w:rFonts w:ascii="Times New Roman" w:hAnsi="Times New Roman" w:eastAsia="Times New Roman" w:cs="Times New Roman"/>
            <w:b w:val="1"/>
            <w:bCs w:val="1"/>
            <w:i w:val="0"/>
            <w:iCs w:val="0"/>
            <w:noProof w:val="0"/>
            <w:sz w:val="24"/>
            <w:szCs w:val="24"/>
            <w:lang w:val="pt-BR"/>
            <w:rPrChange w:author="GUSTAVO DE OLIVEIRA REGO MORAIS" w:date="2025-08-08T20:25:17.053Z" w:id="1421345723">
              <w:rPr>
                <w:rFonts w:ascii="Times New Roman" w:hAnsi="Times New Roman" w:eastAsia="Times New Roman" w:cs="Times New Roman"/>
                <w:b w:val="1"/>
                <w:bCs w:val="1"/>
                <w:noProof w:val="0"/>
                <w:sz w:val="28"/>
                <w:szCs w:val="28"/>
                <w:lang w:val="pt-BR"/>
              </w:rPr>
            </w:rPrChange>
          </w:rPr>
          <w:t xml:space="preserve"> do Diagrama de Estados </w:t>
        </w:r>
      </w:ins>
      <w:ins w:author="GUSTAVO DE OLIVEIRA REGO MORAIS" w:date="2025-08-08T20:25:42.557Z" w:id="1151920214">
        <w:r w:rsidRPr="320543F7" w:rsidR="5656CE4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Cadastro e Login</w:t>
        </w:r>
      </w:ins>
      <w:ins w:author="GUSTAVO DE OLIVEIRA REGO MORAIS" w:date="2025-08-08T20:37:02.098Z" w:id="753032940">
        <w:r w:rsidRPr="320543F7" w:rsidR="2D7034C6">
          <w:rPr>
            <w:rFonts w:ascii="Times New Roman" w:hAnsi="Times New Roman" w:eastAsia="Times New Roman" w:cs="Times New Roman"/>
            <w:b w:val="1"/>
            <w:bCs w:val="1"/>
            <w:i w:val="0"/>
            <w:iCs w:val="0"/>
            <w:noProof w:val="0"/>
            <w:sz w:val="24"/>
            <w:szCs w:val="24"/>
            <w:lang w:val="pt-BR"/>
          </w:rPr>
          <w:t xml:space="preserve"> Título e Propósito</w:t>
        </w:r>
      </w:ins>
    </w:p>
    <w:p w:rsidR="2D7034C6" w:rsidP="320543F7" w:rsidRDefault="2D7034C6" w14:paraId="77725C2F" w14:textId="4917845F">
      <w:pPr>
        <w:pStyle w:val="Normal"/>
        <w:suppressLineNumbers w:val="0"/>
        <w:bidi w:val="0"/>
        <w:spacing w:before="240" w:beforeAutospacing="off" w:after="240" w:afterAutospacing="off" w:line="360" w:lineRule="auto"/>
        <w:ind w:left="0" w:right="0" w:firstLine="708"/>
        <w:jc w:val="both"/>
        <w:rPr>
          <w:ins w:author="GUSTAVO DE OLIVEIRA REGO MORAIS" w:date="2025-08-08T20:37:02.099Z" w16du:dateUtc="2025-08-08T20:37:02.099Z" w:id="51467644"/>
          <w:rFonts w:ascii="Times New Roman" w:hAnsi="Times New Roman" w:eastAsia="Times New Roman" w:cs="Times New Roman"/>
          <w:i w:val="0"/>
          <w:iCs w:val="0"/>
          <w:noProof w:val="0"/>
          <w:sz w:val="24"/>
          <w:szCs w:val="24"/>
          <w:lang w:val="pt-BR"/>
        </w:rPr>
      </w:pPr>
      <w:ins w:author="GUSTAVO DE OLIVEIRA REGO MORAIS" w:date="2025-08-08T20:37:02.099Z" w:id="756226549">
        <w:r w:rsidRPr="320543F7" w:rsidR="2D7034C6">
          <w:rPr>
            <w:rFonts w:ascii="Times New Roman" w:hAnsi="Times New Roman" w:eastAsia="Times New Roman" w:cs="Times New Roman"/>
            <w:i w:val="0"/>
            <w:iCs w:val="0"/>
            <w:noProof w:val="0"/>
            <w:sz w:val="24"/>
            <w:szCs w:val="24"/>
            <w:lang w:val="pt-BR"/>
          </w:rPr>
          <w:t>O diagrama de estados de Cadastro e Login modela o comportamento dinâmico de uma sessão de usuário em um sistema, especificamente durante os processos de autenticação (login), cadastro e recuperação de senha. O diagrama descreve os estados pelos quais a sessão do usuário transita em resposta a eventos específicos.</w:t>
        </w:r>
      </w:ins>
    </w:p>
    <w:p w:rsidR="2D7034C6" w:rsidP="320543F7" w:rsidRDefault="2D7034C6" w14:paraId="0E5A3292" w14:textId="38E55EA8">
      <w:pPr>
        <w:pStyle w:val="Heading4"/>
        <w:bidi w:val="0"/>
        <w:spacing w:before="319" w:beforeAutospacing="off" w:after="319" w:afterAutospacing="off" w:line="360" w:lineRule="auto"/>
        <w:jc w:val="both"/>
        <w:rPr>
          <w:ins w:author="GUSTAVO DE OLIVEIRA REGO MORAIS" w:date="2025-08-08T20:37:02.099Z" w16du:dateUtc="2025-08-08T20:37:02.099Z" w:id="765774810"/>
          <w:rFonts w:ascii="Times New Roman" w:hAnsi="Times New Roman" w:eastAsia="Times New Roman" w:cs="Times New Roman"/>
          <w:b w:val="1"/>
          <w:bCs w:val="1"/>
          <w:i w:val="0"/>
          <w:iCs w:val="0"/>
          <w:noProof w:val="0"/>
          <w:sz w:val="24"/>
          <w:szCs w:val="24"/>
          <w:lang w:val="pt-BR"/>
        </w:rPr>
      </w:pPr>
      <w:ins w:author="GUSTAVO DE OLIVEIRA REGO MORAIS" w:date="2025-08-08T20:37:02.099Z" w:id="470680267">
        <w:r w:rsidRPr="320543F7" w:rsidR="2D7034C6">
          <w:rPr>
            <w:rFonts w:ascii="Times New Roman" w:hAnsi="Times New Roman" w:eastAsia="Times New Roman" w:cs="Times New Roman"/>
            <w:b w:val="1"/>
            <w:bCs w:val="1"/>
            <w:i w:val="0"/>
            <w:iCs w:val="0"/>
            <w:noProof w:val="0"/>
            <w:sz w:val="24"/>
            <w:szCs w:val="24"/>
            <w:lang w:val="pt-BR"/>
          </w:rPr>
          <w:t>Estrutura de Estados</w:t>
        </w:r>
      </w:ins>
    </w:p>
    <w:p w:rsidR="2D7034C6" w:rsidP="320543F7" w:rsidRDefault="2D7034C6" w14:paraId="585C50B6" w14:textId="65FC9531">
      <w:pPr>
        <w:bidi w:val="0"/>
        <w:spacing w:before="240" w:beforeAutospacing="off" w:after="240" w:afterAutospacing="off" w:line="360" w:lineRule="auto"/>
        <w:ind w:firstLine="708"/>
        <w:jc w:val="both"/>
        <w:rPr>
          <w:ins w:author="GUSTAVO DE OLIVEIRA REGO MORAIS" w:date="2025-08-08T20:37:02.099Z" w16du:dateUtc="2025-08-08T20:37:02.099Z" w:id="1623407411"/>
          <w:rFonts w:ascii="Times New Roman" w:hAnsi="Times New Roman" w:eastAsia="Times New Roman" w:cs="Times New Roman"/>
          <w:i w:val="0"/>
          <w:iCs w:val="0"/>
          <w:noProof w:val="0"/>
          <w:sz w:val="24"/>
          <w:szCs w:val="24"/>
          <w:lang w:val="pt-BR"/>
        </w:rPr>
      </w:pPr>
      <w:ins w:author="GUSTAVO DE OLIVEIRA REGO MORAIS" w:date="2025-08-08T20:37:02.099Z" w:id="1472497844">
        <w:r w:rsidRPr="320543F7" w:rsidR="2D7034C6">
          <w:rPr>
            <w:rFonts w:ascii="Times New Roman" w:hAnsi="Times New Roman" w:eastAsia="Times New Roman" w:cs="Times New Roman"/>
            <w:i w:val="0"/>
            <w:iCs w:val="0"/>
            <w:noProof w:val="0"/>
            <w:sz w:val="24"/>
            <w:szCs w:val="24"/>
            <w:lang w:val="pt-BR"/>
          </w:rPr>
          <w:t>O diagrama é composto por estados que podem ser categorizados da seguinte forma:</w:t>
        </w:r>
      </w:ins>
    </w:p>
    <w:p w:rsidR="2D7034C6" w:rsidP="320543F7" w:rsidRDefault="2D7034C6" w14:paraId="3B6E5B48" w14:textId="2FD15173">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881547742"/>
          <w:rFonts w:ascii="Times New Roman" w:hAnsi="Times New Roman" w:eastAsia="Times New Roman" w:cs="Times New Roman"/>
          <w:i w:val="0"/>
          <w:iCs w:val="0"/>
          <w:noProof w:val="0"/>
          <w:sz w:val="24"/>
          <w:szCs w:val="24"/>
          <w:lang w:val="pt-BR"/>
        </w:rPr>
      </w:pPr>
      <w:ins w:author="GUSTAVO DE OLIVEIRA REGO MORAIS" w:date="2025-08-08T20:37:02.099Z" w:id="1311730573">
        <w:r w:rsidRPr="320543F7" w:rsidR="2D7034C6">
          <w:rPr>
            <w:rFonts w:ascii="Times New Roman" w:hAnsi="Times New Roman" w:eastAsia="Times New Roman" w:cs="Times New Roman"/>
            <w:b w:val="1"/>
            <w:bCs w:val="1"/>
            <w:i w:val="0"/>
            <w:iCs w:val="0"/>
            <w:noProof w:val="0"/>
            <w:sz w:val="24"/>
            <w:szCs w:val="24"/>
            <w:lang w:val="pt-BR"/>
          </w:rPr>
          <w:t>Estados de Início e Navegação:</w:t>
        </w:r>
        <w:r w:rsidRPr="320543F7" w:rsidR="2D7034C6">
          <w:rPr>
            <w:rFonts w:ascii="Times New Roman" w:hAnsi="Times New Roman" w:eastAsia="Times New Roman" w:cs="Times New Roman"/>
            <w:i w:val="0"/>
            <w:iCs w:val="0"/>
            <w:noProof w:val="0"/>
            <w:sz w:val="24"/>
            <w:szCs w:val="24"/>
            <w:lang w:val="pt-BR"/>
          </w:rPr>
          <w:t xml:space="preserve"> "Tela Inicial", "Iniciando Montagem", "Montagem sem login".</w:t>
        </w:r>
      </w:ins>
    </w:p>
    <w:p w:rsidR="2D7034C6" w:rsidP="320543F7" w:rsidRDefault="2D7034C6" w14:paraId="5BFBA6C1" w14:textId="11FFE0EC">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288833798"/>
          <w:rFonts w:ascii="Times New Roman" w:hAnsi="Times New Roman" w:eastAsia="Times New Roman" w:cs="Times New Roman"/>
          <w:i w:val="0"/>
          <w:iCs w:val="0"/>
          <w:noProof w:val="0"/>
          <w:sz w:val="24"/>
          <w:szCs w:val="24"/>
          <w:lang w:val="pt-BR"/>
        </w:rPr>
      </w:pPr>
      <w:ins w:author="GUSTAVO DE OLIVEIRA REGO MORAIS" w:date="2025-08-08T20:37:02.099Z" w:id="253102532">
        <w:r w:rsidRPr="320543F7" w:rsidR="2D7034C6">
          <w:rPr>
            <w:rFonts w:ascii="Times New Roman" w:hAnsi="Times New Roman" w:eastAsia="Times New Roman" w:cs="Times New Roman"/>
            <w:b w:val="1"/>
            <w:bCs w:val="1"/>
            <w:i w:val="0"/>
            <w:iCs w:val="0"/>
            <w:noProof w:val="0"/>
            <w:sz w:val="24"/>
            <w:szCs w:val="24"/>
            <w:lang w:val="pt-BR"/>
          </w:rPr>
          <w:t>Estados de Escolha:</w:t>
        </w:r>
        <w:r w:rsidRPr="320543F7" w:rsidR="2D7034C6">
          <w:rPr>
            <w:rFonts w:ascii="Times New Roman" w:hAnsi="Times New Roman" w:eastAsia="Times New Roman" w:cs="Times New Roman"/>
            <w:i w:val="0"/>
            <w:iCs w:val="0"/>
            <w:noProof w:val="0"/>
            <w:sz w:val="24"/>
            <w:szCs w:val="24"/>
            <w:lang w:val="pt-BR"/>
          </w:rPr>
          <w:t xml:space="preserve"> "Escolhendo Login/Cadastro".</w:t>
        </w:r>
      </w:ins>
    </w:p>
    <w:p w:rsidR="2D7034C6" w:rsidP="320543F7" w:rsidRDefault="2D7034C6" w14:paraId="36D7F050" w14:textId="70BBFB16">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705147778"/>
          <w:rFonts w:ascii="Times New Roman" w:hAnsi="Times New Roman" w:eastAsia="Times New Roman" w:cs="Times New Roman"/>
          <w:i w:val="0"/>
          <w:iCs w:val="0"/>
          <w:noProof w:val="0"/>
          <w:sz w:val="24"/>
          <w:szCs w:val="24"/>
          <w:lang w:val="pt-BR"/>
        </w:rPr>
      </w:pPr>
      <w:ins w:author="GUSTAVO DE OLIVEIRA REGO MORAIS" w:date="2025-08-08T20:37:02.099Z" w:id="834237861">
        <w:r w:rsidRPr="320543F7" w:rsidR="2D7034C6">
          <w:rPr>
            <w:rFonts w:ascii="Times New Roman" w:hAnsi="Times New Roman" w:eastAsia="Times New Roman" w:cs="Times New Roman"/>
            <w:b w:val="1"/>
            <w:bCs w:val="1"/>
            <w:i w:val="0"/>
            <w:iCs w:val="0"/>
            <w:noProof w:val="0"/>
            <w:sz w:val="24"/>
            <w:szCs w:val="24"/>
            <w:lang w:val="pt-BR"/>
          </w:rPr>
          <w:t>Estados de Cadastro e Autenticação:</w:t>
        </w:r>
        <w:r w:rsidRPr="320543F7" w:rsidR="2D7034C6">
          <w:rPr>
            <w:rFonts w:ascii="Times New Roman" w:hAnsi="Times New Roman" w:eastAsia="Times New Roman" w:cs="Times New Roman"/>
            <w:i w:val="0"/>
            <w:iCs w:val="0"/>
            <w:noProof w:val="0"/>
            <w:sz w:val="24"/>
            <w:szCs w:val="24"/>
            <w:lang w:val="pt-BR"/>
          </w:rPr>
          <w:t xml:space="preserve"> "Cadastro Tradicional", "Criando Conta", "Login Tradicional", "Login Google", "Autenticando Google", "VerificarCredenciais", "Autenticando".</w:t>
        </w:r>
      </w:ins>
    </w:p>
    <w:p w:rsidR="2D7034C6" w:rsidP="320543F7" w:rsidRDefault="2D7034C6" w14:paraId="249E08AF" w14:textId="1FFF586E">
      <w:pPr>
        <w:pStyle w:val="ListParagraph"/>
        <w:numPr>
          <w:ilvl w:val="0"/>
          <w:numId w:val="93"/>
        </w:numPr>
        <w:bidi w:val="0"/>
        <w:spacing w:before="240" w:beforeAutospacing="off" w:after="240" w:afterAutospacing="off" w:line="360" w:lineRule="auto"/>
        <w:jc w:val="both"/>
        <w:rPr>
          <w:ins w:author="GUSTAVO DE OLIVEIRA REGO MORAIS" w:date="2025-08-08T20:37:02.099Z" w16du:dateUtc="2025-08-08T20:37:02.099Z" w:id="117636217"/>
          <w:rFonts w:ascii="Times New Roman" w:hAnsi="Times New Roman" w:eastAsia="Times New Roman" w:cs="Times New Roman"/>
          <w:i w:val="0"/>
          <w:iCs w:val="0"/>
          <w:noProof w:val="0"/>
          <w:sz w:val="24"/>
          <w:szCs w:val="24"/>
          <w:lang w:val="pt-BR"/>
        </w:rPr>
      </w:pPr>
      <w:ins w:author="GUSTAVO DE OLIVEIRA REGO MORAIS" w:date="2025-08-08T20:37:02.099Z" w:id="522040979">
        <w:r w:rsidRPr="320543F7" w:rsidR="2D7034C6">
          <w:rPr>
            <w:rFonts w:ascii="Times New Roman" w:hAnsi="Times New Roman" w:eastAsia="Times New Roman" w:cs="Times New Roman"/>
            <w:b w:val="1"/>
            <w:bCs w:val="1"/>
            <w:i w:val="0"/>
            <w:iCs w:val="0"/>
            <w:noProof w:val="0"/>
            <w:sz w:val="24"/>
            <w:szCs w:val="24"/>
            <w:lang w:val="pt-BR"/>
          </w:rPr>
          <w:t>Estados de Recuperação de Senha:</w:t>
        </w:r>
        <w:r w:rsidRPr="320543F7" w:rsidR="2D7034C6">
          <w:rPr>
            <w:rFonts w:ascii="Times New Roman" w:hAnsi="Times New Roman" w:eastAsia="Times New Roman" w:cs="Times New Roman"/>
            <w:i w:val="0"/>
            <w:iCs w:val="0"/>
            <w:noProof w:val="0"/>
            <w:sz w:val="24"/>
            <w:szCs w:val="24"/>
            <w:lang w:val="pt-BR"/>
          </w:rPr>
          <w:t xml:space="preserve"> "Esqueceu Senha", "Enviando email de Recuperação", "Redefinindo senha".</w:t>
        </w:r>
      </w:ins>
    </w:p>
    <w:p w:rsidR="2D7034C6" w:rsidP="320543F7" w:rsidRDefault="2D7034C6" w14:paraId="599EE9A0" w14:textId="764756C7">
      <w:pPr>
        <w:pStyle w:val="ListParagraph"/>
        <w:numPr>
          <w:ilvl w:val="0"/>
          <w:numId w:val="93"/>
        </w:numPr>
        <w:bidi w:val="0"/>
        <w:spacing w:before="240" w:beforeAutospacing="off" w:after="240" w:afterAutospacing="off" w:line="360" w:lineRule="auto"/>
        <w:jc w:val="both"/>
        <w:rPr>
          <w:ins w:author="GUSTAVO DE OLIVEIRA REGO MORAIS" w:date="2025-08-08T20:37:02.1Z" w16du:dateUtc="2025-08-08T20:37:02.1Z" w:id="2110757206"/>
          <w:rFonts w:ascii="Times New Roman" w:hAnsi="Times New Roman" w:eastAsia="Times New Roman" w:cs="Times New Roman"/>
          <w:i w:val="0"/>
          <w:iCs w:val="0"/>
          <w:noProof w:val="0"/>
          <w:sz w:val="24"/>
          <w:szCs w:val="24"/>
          <w:lang w:val="pt-BR"/>
        </w:rPr>
      </w:pPr>
      <w:ins w:author="GUSTAVO DE OLIVEIRA REGO MORAIS" w:date="2025-08-08T20:37:02.1Z" w:id="1129536539">
        <w:r w:rsidRPr="320543F7" w:rsidR="2D7034C6">
          <w:rPr>
            <w:rFonts w:ascii="Times New Roman" w:hAnsi="Times New Roman" w:eastAsia="Times New Roman" w:cs="Times New Roman"/>
            <w:b w:val="1"/>
            <w:bCs w:val="1"/>
            <w:i w:val="0"/>
            <w:iCs w:val="0"/>
            <w:noProof w:val="0"/>
            <w:sz w:val="24"/>
            <w:szCs w:val="24"/>
            <w:lang w:val="pt-BR"/>
          </w:rPr>
          <w:t>Estado Final de Sucesso:</w:t>
        </w:r>
        <w:r w:rsidRPr="320543F7" w:rsidR="2D7034C6">
          <w:rPr>
            <w:rFonts w:ascii="Times New Roman" w:hAnsi="Times New Roman" w:eastAsia="Times New Roman" w:cs="Times New Roman"/>
            <w:i w:val="0"/>
            <w:iCs w:val="0"/>
            <w:noProof w:val="0"/>
            <w:sz w:val="24"/>
            <w:szCs w:val="24"/>
            <w:lang w:val="pt-BR"/>
          </w:rPr>
          <w:t xml:space="preserve"> "Seção autenticada".</w:t>
        </w:r>
      </w:ins>
    </w:p>
    <w:p w:rsidR="2D7034C6" w:rsidP="320543F7" w:rsidRDefault="2D7034C6" w14:paraId="59C06886" w14:textId="3D5DCCBA">
      <w:pPr>
        <w:pStyle w:val="Heading4"/>
        <w:bidi w:val="0"/>
        <w:spacing w:before="319" w:beforeAutospacing="off" w:after="319" w:afterAutospacing="off" w:line="360" w:lineRule="auto"/>
        <w:jc w:val="both"/>
        <w:rPr>
          <w:ins w:author="GUSTAVO DE OLIVEIRA REGO MORAIS" w:date="2025-08-08T20:37:02.1Z" w16du:dateUtc="2025-08-08T20:37:02.1Z" w:id="1892837137"/>
          <w:rFonts w:ascii="Times New Roman" w:hAnsi="Times New Roman" w:eastAsia="Times New Roman" w:cs="Times New Roman"/>
          <w:b w:val="1"/>
          <w:bCs w:val="1"/>
          <w:i w:val="0"/>
          <w:iCs w:val="0"/>
          <w:noProof w:val="0"/>
          <w:sz w:val="24"/>
          <w:szCs w:val="24"/>
          <w:lang w:val="pt-BR"/>
        </w:rPr>
      </w:pPr>
      <w:ins w:author="GUSTAVO DE OLIVEIRA REGO MORAIS" w:date="2025-08-08T20:37:02.1Z" w:id="890080900">
        <w:r w:rsidRPr="320543F7" w:rsidR="2D7034C6">
          <w:rPr>
            <w:rFonts w:ascii="Times New Roman" w:hAnsi="Times New Roman" w:eastAsia="Times New Roman" w:cs="Times New Roman"/>
            <w:b w:val="1"/>
            <w:bCs w:val="1"/>
            <w:i w:val="0"/>
            <w:iCs w:val="0"/>
            <w:noProof w:val="0"/>
            <w:sz w:val="24"/>
            <w:szCs w:val="24"/>
            <w:lang w:val="pt-BR"/>
          </w:rPr>
          <w:t>Fluxo de Transições Detalhado</w:t>
        </w:r>
      </w:ins>
    </w:p>
    <w:p w:rsidR="2D7034C6" w:rsidP="320543F7" w:rsidRDefault="2D7034C6" w14:paraId="2A4E5FFF" w14:textId="24B3F86A">
      <w:pPr>
        <w:bidi w:val="0"/>
        <w:spacing w:before="240" w:beforeAutospacing="off" w:after="240" w:afterAutospacing="off" w:line="360" w:lineRule="auto"/>
        <w:jc w:val="both"/>
        <w:rPr>
          <w:ins w:author="GUSTAVO DE OLIVEIRA REGO MORAIS" w:date="2025-08-08T20:37:02.1Z" w16du:dateUtc="2025-08-08T20:37:02.1Z" w:id="1139698033"/>
          <w:rFonts w:ascii="Times New Roman" w:hAnsi="Times New Roman" w:eastAsia="Times New Roman" w:cs="Times New Roman"/>
          <w:i w:val="0"/>
          <w:iCs w:val="0"/>
          <w:noProof w:val="0"/>
          <w:sz w:val="24"/>
          <w:szCs w:val="24"/>
          <w:lang w:val="pt-BR"/>
        </w:rPr>
      </w:pPr>
      <w:ins w:author="GUSTAVO DE OLIVEIRA REGO MORAIS" w:date="2025-08-08T20:37:02.1Z" w:id="555811911">
        <w:r w:rsidRPr="320543F7" w:rsidR="2D7034C6">
          <w:rPr>
            <w:rFonts w:ascii="Times New Roman" w:hAnsi="Times New Roman" w:eastAsia="Times New Roman" w:cs="Times New Roman"/>
            <w:b w:val="1"/>
            <w:bCs w:val="1"/>
            <w:i w:val="0"/>
            <w:iCs w:val="0"/>
            <w:noProof w:val="0"/>
            <w:sz w:val="24"/>
            <w:szCs w:val="24"/>
            <w:lang w:val="pt-BR"/>
          </w:rPr>
          <w:t>a) Transições Iniciais</w:t>
        </w:r>
        <w:r w:rsidRPr="320543F7" w:rsidR="2D7034C6">
          <w:rPr>
            <w:rFonts w:ascii="Times New Roman" w:hAnsi="Times New Roman" w:eastAsia="Times New Roman" w:cs="Times New Roman"/>
            <w:i w:val="0"/>
            <w:iCs w:val="0"/>
            <w:noProof w:val="0"/>
            <w:sz w:val="24"/>
            <w:szCs w:val="24"/>
            <w:lang w:val="pt-BR"/>
          </w:rPr>
          <w:t xml:space="preserve"> O processo começa no nó inicial, levando ao estado "Tela Inicial". A partir daí, duas transições são possíveis:</w:t>
        </w:r>
      </w:ins>
    </w:p>
    <w:p w:rsidR="2D7034C6" w:rsidP="320543F7" w:rsidRDefault="2D7034C6" w14:paraId="01DEE48C" w14:textId="36F93E9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1718298351"/>
          <w:rFonts w:ascii="Times New Roman" w:hAnsi="Times New Roman" w:eastAsia="Times New Roman" w:cs="Times New Roman"/>
          <w:i w:val="0"/>
          <w:iCs w:val="0"/>
          <w:noProof w:val="0"/>
          <w:sz w:val="24"/>
          <w:szCs w:val="24"/>
          <w:lang w:val="pt-BR"/>
        </w:rPr>
      </w:pPr>
      <w:ins w:author="GUSTAVO DE OLIVEIRA REGO MORAIS" w:date="2025-08-08T20:37:02.1Z" w:id="1196490749">
        <w:r w:rsidRPr="320543F7" w:rsidR="2D7034C6">
          <w:rPr>
            <w:rFonts w:ascii="Times New Roman" w:hAnsi="Times New Roman" w:eastAsia="Times New Roman" w:cs="Times New Roman"/>
            <w:i w:val="0"/>
            <w:iCs w:val="0"/>
            <w:noProof w:val="0"/>
            <w:sz w:val="24"/>
            <w:szCs w:val="24"/>
            <w:lang w:val="pt-BR"/>
          </w:rPr>
          <w:t>Para o estado "Iniciando Montagem", disparada pelo evento "Clica em iniciar Montagem".</w:t>
        </w:r>
      </w:ins>
    </w:p>
    <w:p w:rsidR="2D7034C6" w:rsidP="320543F7" w:rsidRDefault="2D7034C6" w14:paraId="450EFE4C" w14:textId="4A01640E">
      <w:pPr>
        <w:pStyle w:val="ListParagraph"/>
        <w:numPr>
          <w:ilvl w:val="0"/>
          <w:numId w:val="94"/>
        </w:numPr>
        <w:bidi w:val="0"/>
        <w:spacing w:before="240" w:beforeAutospacing="off" w:after="240" w:afterAutospacing="off" w:line="360" w:lineRule="auto"/>
        <w:jc w:val="both"/>
        <w:rPr>
          <w:ins w:author="GUSTAVO DE OLIVEIRA REGO MORAIS" w:date="2025-08-08T20:37:02.1Z" w16du:dateUtc="2025-08-08T20:37:02.1Z" w:id="945562516"/>
          <w:rFonts w:ascii="Times New Roman" w:hAnsi="Times New Roman" w:eastAsia="Times New Roman" w:cs="Times New Roman"/>
          <w:i w:val="0"/>
          <w:iCs w:val="0"/>
          <w:noProof w:val="0"/>
          <w:sz w:val="24"/>
          <w:szCs w:val="24"/>
          <w:lang w:val="pt-BR"/>
        </w:rPr>
      </w:pPr>
      <w:ins w:author="GUSTAVO DE OLIVEIRA REGO MORAIS" w:date="2025-08-08T20:37:02.1Z" w:id="1660575940">
        <w:r w:rsidRPr="320543F7" w:rsidR="2D7034C6">
          <w:rPr>
            <w:rFonts w:ascii="Times New Roman" w:hAnsi="Times New Roman" w:eastAsia="Times New Roman" w:cs="Times New Roman"/>
            <w:i w:val="0"/>
            <w:iCs w:val="0"/>
            <w:noProof w:val="0"/>
            <w:sz w:val="24"/>
            <w:szCs w:val="24"/>
            <w:lang w:val="pt-BR"/>
          </w:rPr>
          <w:t>Para o estado "Montagem sem login", disparada pelo evento "Não deseja logar", que leva ao nó final.</w:t>
        </w:r>
      </w:ins>
    </w:p>
    <w:p w:rsidR="2D7034C6" w:rsidP="320543F7" w:rsidRDefault="2D7034C6" w14:paraId="374B0D62" w14:textId="778C605D">
      <w:pPr>
        <w:bidi w:val="0"/>
        <w:spacing w:before="240" w:beforeAutospacing="off" w:after="240" w:afterAutospacing="off" w:line="360" w:lineRule="auto"/>
        <w:jc w:val="both"/>
        <w:rPr>
          <w:ins w:author="GUSTAVO DE OLIVEIRA REGO MORAIS" w:date="2025-08-08T20:37:02.1Z" w16du:dateUtc="2025-08-08T20:37:02.1Z" w:id="1353115860"/>
          <w:rFonts w:ascii="Times New Roman" w:hAnsi="Times New Roman" w:eastAsia="Times New Roman" w:cs="Times New Roman"/>
          <w:i w:val="0"/>
          <w:iCs w:val="0"/>
          <w:noProof w:val="0"/>
          <w:sz w:val="24"/>
          <w:szCs w:val="24"/>
          <w:lang w:val="pt-BR"/>
        </w:rPr>
      </w:pPr>
      <w:ins w:author="GUSTAVO DE OLIVEIRA REGO MORAIS" w:date="2025-08-08T20:37:02.1Z" w:id="1896781962">
        <w:r w:rsidRPr="320543F7" w:rsidR="2D7034C6">
          <w:rPr>
            <w:rFonts w:ascii="Times New Roman" w:hAnsi="Times New Roman" w:eastAsia="Times New Roman" w:cs="Times New Roman"/>
            <w:b w:val="1"/>
            <w:bCs w:val="1"/>
            <w:i w:val="0"/>
            <w:iCs w:val="0"/>
            <w:noProof w:val="0"/>
            <w:sz w:val="24"/>
            <w:szCs w:val="24"/>
            <w:lang w:val="pt-BR"/>
          </w:rPr>
          <w:t>b) Fluxo de Seleção e Opções de Autenticação</w:t>
        </w:r>
        <w:r w:rsidRPr="320543F7" w:rsidR="2D7034C6">
          <w:rPr>
            <w:rFonts w:ascii="Times New Roman" w:hAnsi="Times New Roman" w:eastAsia="Times New Roman" w:cs="Times New Roman"/>
            <w:i w:val="0"/>
            <w:iCs w:val="0"/>
            <w:noProof w:val="0"/>
            <w:sz w:val="24"/>
            <w:szCs w:val="24"/>
            <w:lang w:val="pt-BR"/>
          </w:rPr>
          <w:t xml:space="preserve"> O estado "Iniciando Montagem" leva ao estado "Escolhendo Login/Cadastro". Este estado é central para as opções de autenticação e permite as seguintes transições:</w:t>
        </w:r>
      </w:ins>
    </w:p>
    <w:p w:rsidR="2D7034C6" w:rsidP="320543F7" w:rsidRDefault="2D7034C6" w14:paraId="24642C43" w14:textId="66E58FE6">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612350385"/>
          <w:rFonts w:ascii="Times New Roman" w:hAnsi="Times New Roman" w:eastAsia="Times New Roman" w:cs="Times New Roman"/>
          <w:i w:val="0"/>
          <w:iCs w:val="0"/>
          <w:noProof w:val="0"/>
          <w:sz w:val="24"/>
          <w:szCs w:val="24"/>
          <w:lang w:val="pt-BR"/>
        </w:rPr>
      </w:pPr>
      <w:ins w:author="GUSTAVO DE OLIVEIRA REGO MORAIS" w:date="2025-08-08T20:37:02.1Z" w:id="871001260">
        <w:r w:rsidRPr="320543F7" w:rsidR="2D7034C6">
          <w:rPr>
            <w:rFonts w:ascii="Times New Roman" w:hAnsi="Times New Roman" w:eastAsia="Times New Roman" w:cs="Times New Roman"/>
            <w:i w:val="0"/>
            <w:iCs w:val="0"/>
            <w:noProof w:val="0"/>
            <w:sz w:val="24"/>
            <w:szCs w:val="24"/>
            <w:lang w:val="pt-BR"/>
          </w:rPr>
          <w:t>Para "LoginTradicional", disparada pelo evento "Escolhe Login".</w:t>
        </w:r>
      </w:ins>
    </w:p>
    <w:p w:rsidR="2D7034C6" w:rsidP="320543F7" w:rsidRDefault="2D7034C6" w14:paraId="44064FE1" w14:textId="4EFA865F">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1985108704"/>
          <w:rFonts w:ascii="Times New Roman" w:hAnsi="Times New Roman" w:eastAsia="Times New Roman" w:cs="Times New Roman"/>
          <w:i w:val="0"/>
          <w:iCs w:val="0"/>
          <w:noProof w:val="0"/>
          <w:sz w:val="24"/>
          <w:szCs w:val="24"/>
          <w:lang w:val="pt-BR"/>
        </w:rPr>
      </w:pPr>
      <w:ins w:author="GUSTAVO DE OLIVEIRA REGO MORAIS" w:date="2025-08-08T20:37:02.1Z" w:id="1837971762">
        <w:r w:rsidRPr="320543F7" w:rsidR="2D7034C6">
          <w:rPr>
            <w:rFonts w:ascii="Times New Roman" w:hAnsi="Times New Roman" w:eastAsia="Times New Roman" w:cs="Times New Roman"/>
            <w:i w:val="0"/>
            <w:iCs w:val="0"/>
            <w:noProof w:val="0"/>
            <w:sz w:val="24"/>
            <w:szCs w:val="24"/>
            <w:lang w:val="pt-BR"/>
          </w:rPr>
          <w:t>Para "Login Google", disparada pelo evento "Login com google".</w:t>
        </w:r>
      </w:ins>
    </w:p>
    <w:p w:rsidR="2D7034C6" w:rsidP="320543F7" w:rsidRDefault="2D7034C6" w14:paraId="6F631799" w14:textId="6A9904D4">
      <w:pPr>
        <w:pStyle w:val="ListParagraph"/>
        <w:numPr>
          <w:ilvl w:val="0"/>
          <w:numId w:val="95"/>
        </w:numPr>
        <w:bidi w:val="0"/>
        <w:spacing w:before="240" w:beforeAutospacing="off" w:after="240" w:afterAutospacing="off" w:line="360" w:lineRule="auto"/>
        <w:jc w:val="both"/>
        <w:rPr>
          <w:ins w:author="GUSTAVO DE OLIVEIRA REGO MORAIS" w:date="2025-08-08T20:37:02.1Z" w16du:dateUtc="2025-08-08T20:37:02.1Z" w:id="1215488685"/>
          <w:rFonts w:ascii="Times New Roman" w:hAnsi="Times New Roman" w:eastAsia="Times New Roman" w:cs="Times New Roman"/>
          <w:i w:val="0"/>
          <w:iCs w:val="0"/>
          <w:noProof w:val="0"/>
          <w:sz w:val="24"/>
          <w:szCs w:val="24"/>
          <w:lang w:val="pt-BR"/>
        </w:rPr>
      </w:pPr>
      <w:ins w:author="GUSTAVO DE OLIVEIRA REGO MORAIS" w:date="2025-08-08T20:37:02.1Z" w:id="456461230">
        <w:r w:rsidRPr="320543F7" w:rsidR="2D7034C6">
          <w:rPr>
            <w:rFonts w:ascii="Times New Roman" w:hAnsi="Times New Roman" w:eastAsia="Times New Roman" w:cs="Times New Roman"/>
            <w:i w:val="0"/>
            <w:iCs w:val="0"/>
            <w:noProof w:val="0"/>
            <w:sz w:val="24"/>
            <w:szCs w:val="24"/>
            <w:lang w:val="pt-BR"/>
          </w:rPr>
          <w:t>Para "Cadastro Tradicional", disparada pelo evento "Escolhe "Cadastrar"".</w:t>
        </w:r>
      </w:ins>
    </w:p>
    <w:p w:rsidR="2D7034C6" w:rsidP="320543F7" w:rsidRDefault="2D7034C6" w14:paraId="4B4AB956" w14:textId="0FDC938E">
      <w:pPr>
        <w:bidi w:val="0"/>
        <w:spacing w:before="240" w:beforeAutospacing="off" w:after="240" w:afterAutospacing="off" w:line="360" w:lineRule="auto"/>
        <w:ind w:firstLine="708"/>
        <w:jc w:val="both"/>
        <w:rPr>
          <w:ins w:author="GUSTAVO DE OLIVEIRA REGO MORAIS" w:date="2025-08-08T20:37:02.1Z" w16du:dateUtc="2025-08-08T20:37:02.1Z" w:id="143825310"/>
          <w:rFonts w:ascii="Times New Roman" w:hAnsi="Times New Roman" w:eastAsia="Times New Roman" w:cs="Times New Roman"/>
          <w:i w:val="0"/>
          <w:iCs w:val="0"/>
          <w:noProof w:val="0"/>
          <w:sz w:val="24"/>
          <w:szCs w:val="24"/>
          <w:lang w:val="pt-BR"/>
        </w:rPr>
      </w:pPr>
      <w:ins w:author="GUSTAVO DE OLIVEIRA REGO MORAIS" w:date="2025-08-08T20:37:02.1Z" w:id="2146375214">
        <w:r w:rsidRPr="320543F7" w:rsidR="2D7034C6">
          <w:rPr>
            <w:rFonts w:ascii="Times New Roman" w:hAnsi="Times New Roman" w:eastAsia="Times New Roman" w:cs="Times New Roman"/>
            <w:i w:val="0"/>
            <w:iCs w:val="0"/>
            <w:noProof w:val="0"/>
            <w:sz w:val="24"/>
            <w:szCs w:val="24"/>
            <w:lang w:val="pt-BR"/>
          </w:rPr>
          <w:t>Há também uma transição direta de "Tela Inicial" para "Escolhendo Login/Cadastro", que ocorre sob a condição "Deseja Salvar / Exporta".</w:t>
        </w:r>
      </w:ins>
    </w:p>
    <w:p w:rsidR="2D7034C6" w:rsidP="320543F7" w:rsidRDefault="2D7034C6" w14:paraId="3AA7683C" w14:textId="630F8FE3">
      <w:pPr>
        <w:bidi w:val="0"/>
        <w:spacing w:before="240" w:beforeAutospacing="off" w:after="240" w:afterAutospacing="off" w:line="360" w:lineRule="auto"/>
        <w:jc w:val="both"/>
        <w:rPr>
          <w:ins w:author="GUSTAVO DE OLIVEIRA REGO MORAIS" w:date="2025-08-08T20:37:02.1Z" w16du:dateUtc="2025-08-08T20:37:02.1Z" w:id="135595233"/>
          <w:rFonts w:ascii="Times New Roman" w:hAnsi="Times New Roman" w:eastAsia="Times New Roman" w:cs="Times New Roman"/>
          <w:b w:val="1"/>
          <w:bCs w:val="1"/>
          <w:i w:val="0"/>
          <w:iCs w:val="0"/>
          <w:noProof w:val="0"/>
          <w:sz w:val="24"/>
          <w:szCs w:val="24"/>
          <w:lang w:val="pt-BR"/>
        </w:rPr>
      </w:pPr>
      <w:ins w:author="GUSTAVO DE OLIVEIRA REGO MORAIS" w:date="2025-08-08T20:37:02.1Z" w:id="1689519945">
        <w:r w:rsidRPr="320543F7" w:rsidR="2D7034C6">
          <w:rPr>
            <w:rFonts w:ascii="Times New Roman" w:hAnsi="Times New Roman" w:eastAsia="Times New Roman" w:cs="Times New Roman"/>
            <w:b w:val="1"/>
            <w:bCs w:val="1"/>
            <w:i w:val="0"/>
            <w:iCs w:val="0"/>
            <w:noProof w:val="0"/>
            <w:sz w:val="24"/>
            <w:szCs w:val="24"/>
            <w:lang w:val="pt-BR"/>
          </w:rPr>
          <w:t>c) Fluxo de Cadastro Tradicional</w:t>
        </w:r>
      </w:ins>
    </w:p>
    <w:p w:rsidR="2D7034C6" w:rsidP="320543F7" w:rsidRDefault="2D7034C6" w14:paraId="5BB37B67" w14:textId="2820471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1170355988"/>
          <w:rFonts w:ascii="Times New Roman" w:hAnsi="Times New Roman" w:eastAsia="Times New Roman" w:cs="Times New Roman"/>
          <w:i w:val="0"/>
          <w:iCs w:val="0"/>
          <w:noProof w:val="0"/>
          <w:sz w:val="24"/>
          <w:szCs w:val="24"/>
          <w:lang w:val="pt-BR"/>
        </w:rPr>
      </w:pPr>
      <w:ins w:author="GUSTAVO DE OLIVEIRA REGO MORAIS" w:date="2025-08-08T20:37:02.101Z" w:id="441126167">
        <w:r w:rsidRPr="320543F7" w:rsidR="2D7034C6">
          <w:rPr>
            <w:rFonts w:ascii="Times New Roman" w:hAnsi="Times New Roman" w:eastAsia="Times New Roman" w:cs="Times New Roman"/>
            <w:i w:val="0"/>
            <w:iCs w:val="0"/>
            <w:noProof w:val="0"/>
            <w:sz w:val="24"/>
            <w:szCs w:val="24"/>
            <w:lang w:val="pt-BR"/>
          </w:rPr>
          <w:t>Do estado "Cadastro Tradicional", a transição para "Criando Conta" é disparada pelo evento "Fornece email e senha".</w:t>
        </w:r>
      </w:ins>
    </w:p>
    <w:p w:rsidR="2D7034C6" w:rsidP="320543F7" w:rsidRDefault="2D7034C6" w14:paraId="60E23295" w14:textId="79C2507B">
      <w:pPr>
        <w:pStyle w:val="ListParagraph"/>
        <w:numPr>
          <w:ilvl w:val="0"/>
          <w:numId w:val="96"/>
        </w:numPr>
        <w:bidi w:val="0"/>
        <w:spacing w:before="240" w:beforeAutospacing="off" w:after="240" w:afterAutospacing="off" w:line="360" w:lineRule="auto"/>
        <w:jc w:val="both"/>
        <w:rPr>
          <w:ins w:author="GUSTAVO DE OLIVEIRA REGO MORAIS" w:date="2025-08-08T20:37:02.101Z" w16du:dateUtc="2025-08-08T20:37:02.101Z" w:id="1312493256"/>
          <w:rFonts w:ascii="Times New Roman" w:hAnsi="Times New Roman" w:eastAsia="Times New Roman" w:cs="Times New Roman"/>
          <w:i w:val="0"/>
          <w:iCs w:val="0"/>
          <w:noProof w:val="0"/>
          <w:sz w:val="24"/>
          <w:szCs w:val="24"/>
          <w:lang w:val="pt-BR"/>
        </w:rPr>
      </w:pPr>
      <w:ins w:author="GUSTAVO DE OLIVEIRA REGO MORAIS" w:date="2025-08-08T20:37:02.101Z" w:id="1083049040">
        <w:r w:rsidRPr="320543F7" w:rsidR="2D7034C6">
          <w:rPr>
            <w:rFonts w:ascii="Times New Roman" w:hAnsi="Times New Roman" w:eastAsia="Times New Roman" w:cs="Times New Roman"/>
            <w:i w:val="0"/>
            <w:iCs w:val="0"/>
            <w:noProof w:val="0"/>
            <w:sz w:val="24"/>
            <w:szCs w:val="24"/>
            <w:lang w:val="pt-BR"/>
          </w:rPr>
          <w:t>A transição de "Criando Conta" para "Autenticando" é disparada pelo evento "Cria conta".</w:t>
        </w:r>
      </w:ins>
    </w:p>
    <w:p w:rsidR="2D7034C6" w:rsidP="320543F7" w:rsidRDefault="2D7034C6" w14:paraId="2FD687DC" w14:textId="31B1FF69">
      <w:pPr>
        <w:bidi w:val="0"/>
        <w:spacing w:before="240" w:beforeAutospacing="off" w:after="240" w:afterAutospacing="off" w:line="360" w:lineRule="auto"/>
        <w:jc w:val="both"/>
        <w:rPr>
          <w:ins w:author="GUSTAVO DE OLIVEIRA REGO MORAIS" w:date="2025-08-08T20:37:02.101Z" w16du:dateUtc="2025-08-08T20:37:02.101Z" w:id="808713376"/>
          <w:rFonts w:ascii="Times New Roman" w:hAnsi="Times New Roman" w:eastAsia="Times New Roman" w:cs="Times New Roman"/>
          <w:b w:val="1"/>
          <w:bCs w:val="1"/>
          <w:i w:val="0"/>
          <w:iCs w:val="0"/>
          <w:noProof w:val="0"/>
          <w:sz w:val="24"/>
          <w:szCs w:val="24"/>
          <w:lang w:val="pt-BR"/>
        </w:rPr>
      </w:pPr>
      <w:ins w:author="GUSTAVO DE OLIVEIRA REGO MORAIS" w:date="2025-08-08T20:37:02.101Z" w:id="746867918">
        <w:r w:rsidRPr="320543F7" w:rsidR="2D7034C6">
          <w:rPr>
            <w:rFonts w:ascii="Times New Roman" w:hAnsi="Times New Roman" w:eastAsia="Times New Roman" w:cs="Times New Roman"/>
            <w:b w:val="1"/>
            <w:bCs w:val="1"/>
            <w:i w:val="0"/>
            <w:iCs w:val="0"/>
            <w:noProof w:val="0"/>
            <w:sz w:val="24"/>
            <w:szCs w:val="24"/>
            <w:lang w:val="pt-BR"/>
          </w:rPr>
          <w:t>d) Fluxo de Autenticação Tradicional e Recuperação de Senha</w:t>
        </w:r>
      </w:ins>
    </w:p>
    <w:p w:rsidR="2D7034C6" w:rsidP="320543F7" w:rsidRDefault="2D7034C6" w14:paraId="6A7679FC" w14:textId="212E54D0">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22485002"/>
          <w:rFonts w:ascii="Times New Roman" w:hAnsi="Times New Roman" w:eastAsia="Times New Roman" w:cs="Times New Roman"/>
          <w:i w:val="0"/>
          <w:iCs w:val="0"/>
          <w:noProof w:val="0"/>
          <w:sz w:val="24"/>
          <w:szCs w:val="24"/>
          <w:lang w:val="pt-BR"/>
        </w:rPr>
      </w:pPr>
      <w:ins w:author="GUSTAVO DE OLIVEIRA REGO MORAIS" w:date="2025-08-08T20:37:02.101Z" w:id="513897077">
        <w:r w:rsidRPr="320543F7" w:rsidR="2D7034C6">
          <w:rPr>
            <w:rFonts w:ascii="Times New Roman" w:hAnsi="Times New Roman" w:eastAsia="Times New Roman" w:cs="Times New Roman"/>
            <w:i w:val="0"/>
            <w:iCs w:val="0"/>
            <w:noProof w:val="0"/>
            <w:sz w:val="24"/>
            <w:szCs w:val="24"/>
            <w:lang w:val="pt-BR"/>
          </w:rPr>
          <w:t>Do estado "LoginTradicional", uma transição para "VerificarCredenciais" é disparada.</w:t>
        </w:r>
      </w:ins>
    </w:p>
    <w:p w:rsidR="2D7034C6" w:rsidP="320543F7" w:rsidRDefault="2D7034C6" w14:paraId="4F0B5F31" w14:textId="2BA4D6F3">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1185607408"/>
          <w:rFonts w:ascii="Times New Roman" w:hAnsi="Times New Roman" w:eastAsia="Times New Roman" w:cs="Times New Roman"/>
          <w:i w:val="0"/>
          <w:iCs w:val="0"/>
          <w:noProof w:val="0"/>
          <w:sz w:val="24"/>
          <w:szCs w:val="24"/>
          <w:lang w:val="pt-BR"/>
        </w:rPr>
      </w:pPr>
      <w:ins w:author="GUSTAVO DE OLIVEIRA REGO MORAIS" w:date="2025-08-08T20:37:02.101Z" w:id="55534807">
        <w:r w:rsidRPr="320543F7" w:rsidR="2D7034C6">
          <w:rPr>
            <w:rFonts w:ascii="Times New Roman" w:hAnsi="Times New Roman" w:eastAsia="Times New Roman" w:cs="Times New Roman"/>
            <w:i w:val="0"/>
            <w:iCs w:val="0"/>
            <w:noProof w:val="0"/>
            <w:sz w:val="24"/>
            <w:szCs w:val="24"/>
            <w:lang w:val="pt-BR"/>
          </w:rPr>
          <w:t>Do estado "VerificarCredenciais", duas transições são possíveis:</w:t>
        </w:r>
      </w:ins>
    </w:p>
    <w:p w:rsidR="2D7034C6" w:rsidP="320543F7" w:rsidRDefault="2D7034C6" w14:paraId="0646634D" w14:textId="6F7A6C0A">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80400308"/>
          <w:rFonts w:ascii="Times New Roman" w:hAnsi="Times New Roman" w:eastAsia="Times New Roman" w:cs="Times New Roman"/>
          <w:i w:val="0"/>
          <w:iCs w:val="0"/>
          <w:noProof w:val="0"/>
          <w:sz w:val="24"/>
          <w:szCs w:val="24"/>
          <w:lang w:val="pt-BR"/>
        </w:rPr>
      </w:pPr>
      <w:ins w:author="GUSTAVO DE OLIVEIRA REGO MORAIS" w:date="2025-08-08T20:37:02.101Z" w:id="1822621608">
        <w:r w:rsidRPr="320543F7" w:rsidR="2D7034C6">
          <w:rPr>
            <w:rFonts w:ascii="Times New Roman" w:hAnsi="Times New Roman" w:eastAsia="Times New Roman" w:cs="Times New Roman"/>
            <w:i w:val="0"/>
            <w:iCs w:val="0"/>
            <w:noProof w:val="0"/>
            <w:sz w:val="24"/>
            <w:szCs w:val="24"/>
            <w:lang w:val="pt-BR"/>
          </w:rPr>
          <w:t>Para "Autenticando", se a condição "Login Válido" for atendida.</w:t>
        </w:r>
      </w:ins>
    </w:p>
    <w:p w:rsidR="2D7034C6" w:rsidP="320543F7" w:rsidRDefault="2D7034C6" w14:paraId="6B2C35E8" w14:textId="5C346527">
      <w:pPr>
        <w:pStyle w:val="ListParagraph"/>
        <w:numPr>
          <w:ilvl w:val="1"/>
          <w:numId w:val="97"/>
        </w:numPr>
        <w:bidi w:val="0"/>
        <w:spacing w:before="240" w:beforeAutospacing="off" w:after="240" w:afterAutospacing="off" w:line="360" w:lineRule="auto"/>
        <w:jc w:val="both"/>
        <w:rPr>
          <w:ins w:author="GUSTAVO DE OLIVEIRA REGO MORAIS" w:date="2025-08-08T20:37:02.101Z" w16du:dateUtc="2025-08-08T20:37:02.101Z" w:id="140786321"/>
          <w:rFonts w:ascii="Times New Roman" w:hAnsi="Times New Roman" w:eastAsia="Times New Roman" w:cs="Times New Roman"/>
          <w:i w:val="0"/>
          <w:iCs w:val="0"/>
          <w:noProof w:val="0"/>
          <w:sz w:val="24"/>
          <w:szCs w:val="24"/>
          <w:lang w:val="pt-BR"/>
        </w:rPr>
      </w:pPr>
      <w:ins w:author="GUSTAVO DE OLIVEIRA REGO MORAIS" w:date="2025-08-08T20:37:02.101Z" w:id="1839911566">
        <w:r w:rsidRPr="320543F7" w:rsidR="2D7034C6">
          <w:rPr>
            <w:rFonts w:ascii="Times New Roman" w:hAnsi="Times New Roman" w:eastAsia="Times New Roman" w:cs="Times New Roman"/>
            <w:i w:val="0"/>
            <w:iCs w:val="0"/>
            <w:noProof w:val="0"/>
            <w:sz w:val="24"/>
            <w:szCs w:val="24"/>
            <w:lang w:val="pt-BR"/>
          </w:rPr>
          <w:t>Para "Esqueceu Senha", se o evento "Clica em 'Esqueci senha'" ocorrer.</w:t>
        </w:r>
      </w:ins>
    </w:p>
    <w:p w:rsidR="2D7034C6" w:rsidP="320543F7" w:rsidRDefault="2D7034C6" w14:paraId="43F6BB17" w14:textId="7D37052E">
      <w:pPr>
        <w:pStyle w:val="ListParagraph"/>
        <w:numPr>
          <w:ilvl w:val="0"/>
          <w:numId w:val="97"/>
        </w:numPr>
        <w:bidi w:val="0"/>
        <w:spacing w:before="240" w:beforeAutospacing="off" w:after="240" w:afterAutospacing="off" w:line="360" w:lineRule="auto"/>
        <w:jc w:val="both"/>
        <w:rPr>
          <w:ins w:author="GUSTAVO DE OLIVEIRA REGO MORAIS" w:date="2025-08-08T20:37:02.101Z" w16du:dateUtc="2025-08-08T20:37:02.101Z" w:id="410812125"/>
          <w:rFonts w:ascii="Times New Roman" w:hAnsi="Times New Roman" w:eastAsia="Times New Roman" w:cs="Times New Roman"/>
          <w:i w:val="0"/>
          <w:iCs w:val="0"/>
          <w:noProof w:val="0"/>
          <w:sz w:val="24"/>
          <w:szCs w:val="24"/>
          <w:lang w:val="pt-BR"/>
        </w:rPr>
      </w:pPr>
      <w:ins w:author="GUSTAVO DE OLIVEIRA REGO MORAIS" w:date="2025-08-08T20:37:02.101Z" w:id="986388748">
        <w:r w:rsidRPr="320543F7" w:rsidR="2D7034C6">
          <w:rPr>
            <w:rFonts w:ascii="Times New Roman" w:hAnsi="Times New Roman" w:eastAsia="Times New Roman" w:cs="Times New Roman"/>
            <w:i w:val="0"/>
            <w:iCs w:val="0"/>
            <w:noProof w:val="0"/>
            <w:sz w:val="24"/>
            <w:szCs w:val="24"/>
            <w:lang w:val="pt-BR"/>
          </w:rPr>
          <w:t>O fluxo de recuperação de senha segue os estados "Enviando email de Recuperação" e "Redefinindo senha", com uma transição de retorno para "VerificarCredenciais" após a redefinição, para revalidar a nova senha.</w:t>
        </w:r>
      </w:ins>
    </w:p>
    <w:p w:rsidR="2D7034C6" w:rsidP="320543F7" w:rsidRDefault="2D7034C6" w14:paraId="4C454F39" w14:textId="257EF68D">
      <w:pPr>
        <w:bidi w:val="0"/>
        <w:spacing w:before="240" w:beforeAutospacing="off" w:after="240" w:afterAutospacing="off" w:line="360" w:lineRule="auto"/>
        <w:jc w:val="both"/>
        <w:rPr>
          <w:ins w:author="GUSTAVO DE OLIVEIRA REGO MORAIS" w:date="2025-08-08T20:37:02.101Z" w16du:dateUtc="2025-08-08T20:37:02.101Z" w:id="1462575913"/>
          <w:rFonts w:ascii="Times New Roman" w:hAnsi="Times New Roman" w:eastAsia="Times New Roman" w:cs="Times New Roman"/>
          <w:b w:val="1"/>
          <w:bCs w:val="1"/>
          <w:i w:val="0"/>
          <w:iCs w:val="0"/>
          <w:noProof w:val="0"/>
          <w:sz w:val="24"/>
          <w:szCs w:val="24"/>
          <w:lang w:val="pt-BR"/>
        </w:rPr>
      </w:pPr>
      <w:ins w:author="GUSTAVO DE OLIVEIRA REGO MORAIS" w:date="2025-08-08T20:37:02.101Z" w:id="1173810744">
        <w:r w:rsidRPr="320543F7" w:rsidR="2D7034C6">
          <w:rPr>
            <w:rFonts w:ascii="Times New Roman" w:hAnsi="Times New Roman" w:eastAsia="Times New Roman" w:cs="Times New Roman"/>
            <w:b w:val="1"/>
            <w:bCs w:val="1"/>
            <w:i w:val="0"/>
            <w:iCs w:val="0"/>
            <w:noProof w:val="0"/>
            <w:sz w:val="24"/>
            <w:szCs w:val="24"/>
            <w:lang w:val="pt-BR"/>
          </w:rPr>
          <w:t>e) Fluxo de Autenticação via Google</w:t>
        </w:r>
      </w:ins>
    </w:p>
    <w:p w:rsidR="2D7034C6" w:rsidP="320543F7" w:rsidRDefault="2D7034C6" w14:paraId="74EF43F4" w14:textId="672476CA">
      <w:pPr>
        <w:pStyle w:val="ListParagraph"/>
        <w:numPr>
          <w:ilvl w:val="0"/>
          <w:numId w:val="98"/>
        </w:numPr>
        <w:bidi w:val="0"/>
        <w:spacing w:before="240" w:beforeAutospacing="off" w:after="240" w:afterAutospacing="off" w:line="360" w:lineRule="auto"/>
        <w:jc w:val="both"/>
        <w:rPr>
          <w:ins w:author="GUSTAVO DE OLIVEIRA REGO MORAIS" w:date="2025-08-08T20:37:02.101Z" w16du:dateUtc="2025-08-08T20:37:02.101Z" w:id="1869830958"/>
          <w:rFonts w:ascii="Times New Roman" w:hAnsi="Times New Roman" w:eastAsia="Times New Roman" w:cs="Times New Roman"/>
          <w:i w:val="0"/>
          <w:iCs w:val="0"/>
          <w:noProof w:val="0"/>
          <w:sz w:val="24"/>
          <w:szCs w:val="24"/>
          <w:lang w:val="pt-BR"/>
        </w:rPr>
      </w:pPr>
      <w:ins w:author="GUSTAVO DE OLIVEIRA REGO MORAIS" w:date="2025-08-08T20:37:02.101Z" w:id="1990397797">
        <w:r w:rsidRPr="320543F7" w:rsidR="2D7034C6">
          <w:rPr>
            <w:rFonts w:ascii="Times New Roman" w:hAnsi="Times New Roman" w:eastAsia="Times New Roman" w:cs="Times New Roman"/>
            <w:i w:val="0"/>
            <w:iCs w:val="0"/>
            <w:noProof w:val="0"/>
            <w:sz w:val="24"/>
            <w:szCs w:val="24"/>
            <w:lang w:val="pt-BR"/>
          </w:rPr>
          <w:t>Do estado "Login Google", uma transição para "Autenticando Google" é disparada.</w:t>
        </w:r>
      </w:ins>
    </w:p>
    <w:p w:rsidR="2D7034C6" w:rsidP="320543F7" w:rsidRDefault="2D7034C6" w14:paraId="2B231477" w14:textId="333DEE5F">
      <w:pPr>
        <w:pStyle w:val="ListParagraph"/>
        <w:numPr>
          <w:ilvl w:val="0"/>
          <w:numId w:val="98"/>
        </w:numPr>
        <w:bidi w:val="0"/>
        <w:spacing w:before="240" w:beforeAutospacing="off" w:after="240" w:afterAutospacing="off" w:line="360" w:lineRule="auto"/>
        <w:jc w:val="both"/>
        <w:rPr>
          <w:ins w:author="GUSTAVO DE OLIVEIRA REGO MORAIS" w:date="2025-08-08T20:37:02.102Z" w16du:dateUtc="2025-08-08T20:37:02.102Z" w:id="484235053"/>
          <w:rFonts w:ascii="Times New Roman" w:hAnsi="Times New Roman" w:eastAsia="Times New Roman" w:cs="Times New Roman"/>
          <w:i w:val="0"/>
          <w:iCs w:val="0"/>
          <w:noProof w:val="0"/>
          <w:sz w:val="24"/>
          <w:szCs w:val="24"/>
          <w:lang w:val="pt-BR"/>
        </w:rPr>
      </w:pPr>
      <w:ins w:author="GUSTAVO DE OLIVEIRA REGO MORAIS" w:date="2025-08-08T20:37:02.102Z" w:id="391142106">
        <w:r w:rsidRPr="320543F7" w:rsidR="2D7034C6">
          <w:rPr>
            <w:rFonts w:ascii="Times New Roman" w:hAnsi="Times New Roman" w:eastAsia="Times New Roman" w:cs="Times New Roman"/>
            <w:i w:val="0"/>
            <w:iCs w:val="0"/>
            <w:noProof w:val="0"/>
            <w:sz w:val="24"/>
            <w:szCs w:val="24"/>
            <w:lang w:val="pt-BR"/>
          </w:rPr>
          <w:t>Do estado "Autenticando Google", a transição para o estado "Autenticando" é disparada pelo evento "Autentica com sucesso".</w:t>
        </w:r>
      </w:ins>
    </w:p>
    <w:p w:rsidR="2D7034C6" w:rsidP="320543F7" w:rsidRDefault="2D7034C6" w14:paraId="4F913091" w14:textId="35BF3FDB">
      <w:pPr>
        <w:bidi w:val="0"/>
        <w:spacing w:before="240" w:beforeAutospacing="off" w:after="240" w:afterAutospacing="off" w:line="360" w:lineRule="auto"/>
        <w:jc w:val="both"/>
        <w:rPr>
          <w:ins w:author="GUSTAVO DE OLIVEIRA REGO MORAIS" w:date="2025-08-08T20:37:02.102Z" w16du:dateUtc="2025-08-08T20:37:02.102Z" w:id="350080166"/>
          <w:rFonts w:ascii="Times New Roman" w:hAnsi="Times New Roman" w:eastAsia="Times New Roman" w:cs="Times New Roman"/>
          <w:b w:val="1"/>
          <w:bCs w:val="1"/>
          <w:i w:val="0"/>
          <w:iCs w:val="0"/>
          <w:noProof w:val="0"/>
          <w:sz w:val="24"/>
          <w:szCs w:val="24"/>
          <w:lang w:val="pt-BR"/>
        </w:rPr>
      </w:pPr>
      <w:ins w:author="GUSTAVO DE OLIVEIRA REGO MORAIS" w:date="2025-08-08T20:37:02.102Z" w:id="936300655">
        <w:r w:rsidRPr="320543F7" w:rsidR="2D7034C6">
          <w:rPr>
            <w:rFonts w:ascii="Times New Roman" w:hAnsi="Times New Roman" w:eastAsia="Times New Roman" w:cs="Times New Roman"/>
            <w:b w:val="1"/>
            <w:bCs w:val="1"/>
            <w:i w:val="0"/>
            <w:iCs w:val="0"/>
            <w:noProof w:val="0"/>
            <w:sz w:val="24"/>
            <w:szCs w:val="24"/>
            <w:lang w:val="pt-BR"/>
          </w:rPr>
          <w:t>f) Transição para o Estado Final</w:t>
        </w:r>
      </w:ins>
    </w:p>
    <w:p w:rsidR="2D7034C6" w:rsidP="320543F7" w:rsidRDefault="2D7034C6" w14:paraId="32E251DE" w14:textId="0FC44E3E">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948202209"/>
          <w:rFonts w:ascii="Times New Roman" w:hAnsi="Times New Roman" w:eastAsia="Times New Roman" w:cs="Times New Roman"/>
          <w:i w:val="0"/>
          <w:iCs w:val="0"/>
          <w:noProof w:val="0"/>
          <w:sz w:val="24"/>
          <w:szCs w:val="24"/>
          <w:lang w:val="pt-BR"/>
        </w:rPr>
      </w:pPr>
      <w:ins w:author="GUSTAVO DE OLIVEIRA REGO MORAIS" w:date="2025-08-08T20:37:02.102Z" w:id="1365412049">
        <w:r w:rsidRPr="320543F7" w:rsidR="2D7034C6">
          <w:rPr>
            <w:rFonts w:ascii="Times New Roman" w:hAnsi="Times New Roman" w:eastAsia="Times New Roman" w:cs="Times New Roman"/>
            <w:i w:val="0"/>
            <w:iCs w:val="0"/>
            <w:noProof w:val="0"/>
            <w:sz w:val="24"/>
            <w:szCs w:val="24"/>
            <w:lang w:val="pt-BR"/>
          </w:rPr>
          <w:t>O estado "Autenticando" representa o processamento final da autenticação e transita para o estado "Seção autenticada".</w:t>
        </w:r>
      </w:ins>
    </w:p>
    <w:p w:rsidR="2D7034C6" w:rsidP="320543F7" w:rsidRDefault="2D7034C6" w14:paraId="32EA288D" w14:textId="3475034D">
      <w:pPr>
        <w:pStyle w:val="ListParagraph"/>
        <w:numPr>
          <w:ilvl w:val="0"/>
          <w:numId w:val="99"/>
        </w:numPr>
        <w:bidi w:val="0"/>
        <w:spacing w:before="240" w:beforeAutospacing="off" w:after="240" w:afterAutospacing="off" w:line="360" w:lineRule="auto"/>
        <w:jc w:val="both"/>
        <w:rPr>
          <w:ins w:author="GUSTAVO DE OLIVEIRA REGO MORAIS" w:date="2025-08-08T20:37:02.102Z" w16du:dateUtc="2025-08-08T20:37:02.102Z" w:id="2079060002"/>
          <w:rFonts w:ascii="Times New Roman" w:hAnsi="Times New Roman" w:eastAsia="Times New Roman" w:cs="Times New Roman"/>
          <w:i w:val="0"/>
          <w:iCs w:val="0"/>
          <w:noProof w:val="0"/>
          <w:sz w:val="24"/>
          <w:szCs w:val="24"/>
          <w:lang w:val="pt-BR"/>
        </w:rPr>
      </w:pPr>
      <w:ins w:author="GUSTAVO DE OLIVEIRA REGO MORAIS" w:date="2025-08-08T20:37:02.102Z" w:id="660929788">
        <w:r w:rsidRPr="320543F7" w:rsidR="2D7034C6">
          <w:rPr>
            <w:rFonts w:ascii="Times New Roman" w:hAnsi="Times New Roman" w:eastAsia="Times New Roman" w:cs="Times New Roman"/>
            <w:i w:val="0"/>
            <w:iCs w:val="0"/>
            <w:noProof w:val="0"/>
            <w:sz w:val="24"/>
            <w:szCs w:val="24"/>
            <w:lang w:val="pt-BR"/>
          </w:rPr>
          <w:t>O estado "Seção autenticada" e o estado "Montagem sem login" representam os dois estados finais válidos e levam ao nó final do diagrama, indicando o encerramento do fluxo de autenticação/acesso.</w:t>
        </w:r>
      </w:ins>
    </w:p>
    <w:p w:rsidR="2D7034C6" w:rsidP="320543F7" w:rsidRDefault="2D7034C6" w14:paraId="58577F19" w14:textId="108CF8BE">
      <w:pPr>
        <w:pStyle w:val="Heading4"/>
        <w:bidi w:val="0"/>
        <w:spacing w:before="319" w:beforeAutospacing="off" w:after="319" w:afterAutospacing="off" w:line="360" w:lineRule="auto"/>
        <w:jc w:val="both"/>
        <w:rPr>
          <w:ins w:author="GUSTAVO DE OLIVEIRA REGO MORAIS" w:date="2025-08-08T20:37:02.102Z" w16du:dateUtc="2025-08-08T20:37:02.102Z" w:id="1342639061"/>
          <w:rFonts w:ascii="Times New Roman" w:hAnsi="Times New Roman" w:eastAsia="Times New Roman" w:cs="Times New Roman"/>
          <w:b w:val="1"/>
          <w:bCs w:val="1"/>
          <w:i w:val="0"/>
          <w:iCs w:val="0"/>
          <w:noProof w:val="0"/>
          <w:sz w:val="24"/>
          <w:szCs w:val="24"/>
          <w:lang w:val="pt-BR"/>
        </w:rPr>
      </w:pPr>
      <w:ins w:author="GUSTAVO DE OLIVEIRA REGO MORAIS" w:date="2025-08-08T20:37:02.102Z" w:id="2032489626">
        <w:r w:rsidRPr="320543F7" w:rsidR="2D7034C6">
          <w:rPr>
            <w:rFonts w:ascii="Times New Roman" w:hAnsi="Times New Roman" w:eastAsia="Times New Roman" w:cs="Times New Roman"/>
            <w:b w:val="1"/>
            <w:bCs w:val="1"/>
            <w:i w:val="0"/>
            <w:iCs w:val="0"/>
            <w:noProof w:val="0"/>
            <w:sz w:val="24"/>
            <w:szCs w:val="24"/>
            <w:lang w:val="pt-BR"/>
          </w:rPr>
          <w:t>Conclusão</w:t>
        </w:r>
      </w:ins>
    </w:p>
    <w:p w:rsidR="2D7034C6" w:rsidP="320543F7" w:rsidRDefault="2D7034C6" w14:paraId="32D5B13D" w14:textId="357D30AF">
      <w:pPr>
        <w:bidi w:val="0"/>
        <w:spacing w:before="240" w:beforeAutospacing="off" w:after="240" w:afterAutospacing="off" w:line="360" w:lineRule="auto"/>
        <w:ind w:firstLine="708"/>
        <w:jc w:val="both"/>
        <w:rPr>
          <w:ins w:author="GUSTAVO DE OLIVEIRA REGO MORAIS" w:date="2025-08-08T20:30:43.636Z" w16du:dateUtc="2025-08-08T20:30:43.636Z" w:id="1734370397"/>
          <w:rFonts w:ascii="Times New Roman" w:hAnsi="Times New Roman" w:eastAsia="Times New Roman" w:cs="Times New Roman"/>
          <w:i w:val="0"/>
          <w:iCs w:val="0"/>
          <w:noProof w:val="0"/>
          <w:sz w:val="24"/>
          <w:szCs w:val="24"/>
          <w:lang w:val="pt-BR"/>
          <w:rPrChange w:author="GUSTAVO DE OLIVEIRA REGO MORAIS" w:date="2025-08-08T20:37:01.893Z" w:id="722787675">
            <w:rPr>
              <w:ins w:author="GUSTAVO DE OLIVEIRA REGO MORAIS" w:date="2025-08-08T20:30:43.636Z" w16du:dateUtc="2025-08-08T20:30:43.636Z" w:id="346293301"/>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ins w:author="GUSTAVO DE OLIVEIRA REGO MORAIS" w:date="2025-08-08T20:37:02.102Z" w:id="833147221">
        <w:r w:rsidRPr="320543F7" w:rsidR="2D7034C6">
          <w:rPr>
            <w:rFonts w:ascii="Times New Roman" w:hAnsi="Times New Roman" w:eastAsia="Times New Roman" w:cs="Times New Roman"/>
            <w:i w:val="0"/>
            <w:iCs w:val="0"/>
            <w:noProof w:val="0"/>
            <w:sz w:val="24"/>
            <w:szCs w:val="24"/>
            <w:lang w:val="pt-BR"/>
          </w:rPr>
          <w:t>O diagrama modela de forma clara e granular o ciclo de vida da sessão do usuário durante a autenticação. A distinção entre os diferentes estados, as transições controladas por eventos e as condições de guarda criam um fluxo lógico e robusto para o tratamento das interações do usuário, desde a escolha inicial até o acesso finalizado. A inclusão do fluxo de recuperação de senha e do acesso sem login demonstra a abrangência da modelagem.</w:t>
        </w:r>
      </w:ins>
    </w:p>
    <w:p w:rsidR="4375199C" w:rsidP="320543F7" w:rsidRDefault="4375199C" w14:paraId="54D061E9" w14:textId="3CB2F3D3">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40.765Z" w16du:dateUtc="2025-08-08T20:32:40.765Z" w:id="1755542109"/>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11.427Z">
          <w:pPr>
            <w:pStyle w:val="Heading3"/>
            <w:keepNext w:val="1"/>
            <w:keepLines w:val="1"/>
            <w:bidi w:val="0"/>
          </w:pPr>
        </w:pPrChange>
      </w:pPr>
      <w:ins w:author="GUSTAVO DE OLIVEIRA REGO MORAIS" w:date="2025-08-08T20:30:45.523Z" w:id="1279313755">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6.1.3. Descrição</w:t>
        </w:r>
        <w:r w:rsidRPr="320543F7" w:rsidR="4375199C">
          <w:rPr>
            <w:rFonts w:ascii="Times New Roman" w:hAnsi="Times New Roman" w:eastAsia="Times New Roman" w:cs="Times New Roman"/>
            <w:b w:val="1"/>
            <w:bCs w:val="1"/>
            <w:i w:val="0"/>
            <w:iCs w:val="0"/>
            <w:noProof w:val="0"/>
            <w:sz w:val="24"/>
            <w:szCs w:val="24"/>
            <w:lang w:val="pt-BR"/>
          </w:rPr>
          <w:t xml:space="preserve"> do Diagrama de Estados </w:t>
        </w:r>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de </w:t>
        </w:r>
      </w:ins>
      <w:ins w:author="GUSTAVO DE OLIVEIRA REGO MORAIS" w:date="2025-08-08T20:31:17.287Z" w:id="895798470">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ins>
    </w:p>
    <w:p w:rsidR="4375199C" w:rsidP="320543F7" w:rsidRDefault="4375199C" w14:paraId="60F9E661" w14:textId="745F7BA3">
      <w:pPr>
        <w:pStyle w:val="Heading4"/>
        <w:keepNext w:val="0"/>
        <w:keepLines w:val="0"/>
        <w:bidi w:val="0"/>
        <w:ind w:firstLine="708"/>
        <w:jc w:val="both"/>
        <w:rPr>
          <w:ins w:author="GUSTAVO DE OLIVEIRA REGO MORAIS" w:date="2025-08-08T20:32:42.206Z" w16du:dateUtc="2025-08-08T20:32:42.206Z" w:id="1450593588"/>
          <w:rFonts w:ascii="Times New Roman" w:hAnsi="Times New Roman" w:eastAsia="Times New Roman" w:cs="Times New Roman"/>
          <w:i w:val="0"/>
          <w:iCs w:val="0"/>
          <w:noProof w:val="0"/>
          <w:color w:val="auto"/>
          <w:sz w:val="24"/>
          <w:szCs w:val="24"/>
          <w:lang w:val="pt-BR"/>
          <w:rPrChange w:author="GUSTAVO DE OLIVEIRA REGO MORAIS" w:date="2025-08-08T20:33:16.895Z" w:id="567816427">
            <w:rPr>
              <w:ins w:author="GUSTAVO DE OLIVEIRA REGO MORAIS" w:date="2025-08-08T20:32:42.206Z" w16du:dateUtc="2025-08-08T20:32:42.206Z" w:id="1129543663"/>
              <w:rFonts w:ascii="Aptos" w:hAnsi="Aptos" w:eastAsia="Aptos" w:cs="Aptos"/>
              <w:noProof w:val="0"/>
              <w:color w:val="auto"/>
              <w:sz w:val="24"/>
              <w:szCs w:val="24"/>
              <w:lang w:val="pt-BR"/>
            </w:rPr>
          </w:rPrChange>
        </w:rPr>
        <w:pPrChange w:author="GUSTAVO DE OLIVEIRA REGO MORAIS" w:date="2025-08-08T20:35:00.377Z">
          <w:pPr>
            <w:bidi w:val="0"/>
          </w:pPr>
        </w:pPrChange>
      </w:pPr>
      <w:ins w:author="GUSTAVO DE OLIVEIRA REGO MORAIS" w:date="2025-08-08T20:32:42.206Z" w:id="1186918202">
        <w:r w:rsidRPr="320543F7" w:rsidR="4375199C">
          <w:rPr>
            <w:rFonts w:ascii="Times New Roman" w:hAnsi="Times New Roman" w:eastAsia="Times New Roman" w:cs="Times New Roman"/>
            <w:i w:val="0"/>
            <w:iCs w:val="0"/>
            <w:noProof w:val="0"/>
            <w:color w:val="auto"/>
            <w:lang w:val="pt-BR"/>
            <w:rPrChange w:author="GUSTAVO DE OLIVEIRA REGO MORAIS" w:date="2025-08-08T20:34:58.301Z" w:id="640233383">
              <w:rPr>
                <w:rFonts w:ascii="Aptos" w:hAnsi="Aptos" w:eastAsia="Aptos" w:cs="Aptos"/>
                <w:noProof w:val="0"/>
                <w:color w:val="auto"/>
                <w:sz w:val="24"/>
                <w:szCs w:val="24"/>
                <w:lang w:val="pt-BR"/>
              </w:rPr>
            </w:rPrChange>
          </w:rPr>
          <w:t>O diagrama de estados modela o ciclo de vida de uma sessão de configuração de PC, desde a entrada de dados até a finalização do build. O diagrama utiliza estados compostos para agrupar as fases principais do processo: coleta de dados, avaliação do orçamento e interação com o build.</w:t>
        </w:r>
      </w:ins>
    </w:p>
    <w:p w:rsidR="4375199C" w:rsidP="320543F7" w:rsidRDefault="4375199C" w14:paraId="48749492" w14:textId="0C9FB831">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935125387"/>
          <w:rFonts w:ascii="Times New Roman" w:hAnsi="Times New Roman" w:eastAsia="Times New Roman" w:cs="Times New Roman"/>
          <w:b w:val="1"/>
          <w:bCs w:val="1"/>
          <w:i w:val="0"/>
          <w:iCs w:val="0"/>
          <w:noProof w:val="0"/>
          <w:sz w:val="24"/>
          <w:szCs w:val="24"/>
          <w:lang w:val="pt-BR"/>
          <w:rPrChange w:author="GUSTAVO DE OLIVEIRA REGO MORAIS" w:date="2025-08-08T20:33:16.895Z" w:id="1176823607">
            <w:rPr>
              <w:ins w:author="GUSTAVO DE OLIVEIRA REGO MORAIS" w:date="2025-08-08T20:32:42.207Z" w16du:dateUtc="2025-08-08T20:32:42.207Z" w:id="299639830"/>
              <w:rFonts w:ascii="Aptos" w:hAnsi="Aptos" w:eastAsia="Aptos" w:cs="Aptos"/>
              <w:b w:val="1"/>
              <w:bCs w:val="1"/>
              <w:noProof w:val="0"/>
              <w:sz w:val="24"/>
              <w:szCs w:val="24"/>
              <w:lang w:val="pt-BR"/>
            </w:rPr>
          </w:rPrChange>
        </w:rPr>
        <w:pPrChange w:author="GUSTAVO DE OLIVEIRA REGO MORAIS" w:date="2025-08-08T20:34:27.936Z">
          <w:pPr>
            <w:bidi w:val="0"/>
          </w:pPr>
        </w:pPrChange>
      </w:pPr>
      <w:ins w:author="GUSTAVO DE OLIVEIRA REGO MORAIS" w:date="2025-08-08T20:32:42.207Z" w:id="909139421">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895Z" w:id="1514904797">
              <w:rPr>
                <w:rFonts w:ascii="Aptos" w:hAnsi="Aptos" w:eastAsia="Aptos" w:cs="Aptos"/>
                <w:b w:val="1"/>
                <w:bCs w:val="1"/>
                <w:noProof w:val="0"/>
                <w:sz w:val="24"/>
                <w:szCs w:val="24"/>
                <w:lang w:val="pt-BR"/>
              </w:rPr>
            </w:rPrChange>
          </w:rPr>
          <w:t>Estados e Transições Principais</w:t>
        </w:r>
      </w:ins>
    </w:p>
    <w:p w:rsidR="4375199C" w:rsidP="320543F7" w:rsidRDefault="4375199C" w14:paraId="29F9A2A3" w14:textId="6A55AC0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738958520"/>
          <w:rFonts w:ascii="Times New Roman" w:hAnsi="Times New Roman" w:eastAsia="Times New Roman" w:cs="Times New Roman"/>
          <w:i w:val="0"/>
          <w:iCs w:val="0"/>
          <w:noProof w:val="0"/>
          <w:sz w:val="24"/>
          <w:szCs w:val="24"/>
          <w:lang w:val="pt-BR"/>
          <w:rPrChange w:author="GUSTAVO DE OLIVEIRA REGO MORAIS" w:date="2025-08-08T20:33:16.907Z" w:id="33181476">
            <w:rPr>
              <w:ins w:author="GUSTAVO DE OLIVEIRA REGO MORAIS" w:date="2025-08-08T20:32:42.207Z" w16du:dateUtc="2025-08-08T20:32:42.207Z" w:id="1389691584"/>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69947732">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896Z" w:id="891938324">
              <w:rPr>
                <w:rFonts w:ascii="Aptos" w:hAnsi="Aptos" w:eastAsia="Aptos" w:cs="Aptos"/>
                <w:noProof w:val="0"/>
                <w:sz w:val="24"/>
                <w:szCs w:val="24"/>
                <w:lang w:val="pt-BR"/>
              </w:rPr>
            </w:rPrChange>
          </w:rPr>
          <w:t xml:space="preserve">O processo se inicia no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161423107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761630095">
              <w:rPr>
                <w:rFonts w:ascii="Consolas" w:hAnsi="Consolas" w:eastAsia="Consolas" w:cs="Consolas"/>
                <w:noProof w:val="0"/>
                <w:sz w:val="24"/>
                <w:szCs w:val="24"/>
                <w:lang w:val="pt-BR"/>
              </w:rPr>
            </w:rPrChange>
          </w:rPr>
          <w:t>AguardandoDados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5Z" w:id="180833267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904637672">
              <w:rPr>
                <w:rFonts w:ascii="Aptos" w:hAnsi="Aptos" w:eastAsia="Aptos" w:cs="Aptos"/>
                <w:noProof w:val="0"/>
                <w:sz w:val="24"/>
                <w:szCs w:val="24"/>
                <w:lang w:val="pt-BR"/>
              </w:rPr>
            </w:rPrChange>
          </w:rPr>
          <w:t xml:space="preserve">, que gerencia a entrada e a validação das informações do usuário. Uma vez que os dados são validados, a sessão transita para o estado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179549174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300771606">
              <w:rPr>
                <w:rFonts w:ascii="Consolas" w:hAnsi="Consolas" w:eastAsia="Consolas" w:cs="Consolas"/>
                <w:noProof w:val="0"/>
                <w:sz w:val="24"/>
                <w:szCs w:val="24"/>
                <w:lang w:val="pt-BR"/>
              </w:rPr>
            </w:rPrChange>
          </w:rPr>
          <w:t>GerandoSugestão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6Z" w:id="1402392505">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7Z" w:id="468433983">
              <w:rPr>
                <w:rFonts w:ascii="Aptos" w:hAnsi="Aptos" w:eastAsia="Aptos" w:cs="Aptos"/>
                <w:noProof w:val="0"/>
                <w:sz w:val="24"/>
                <w:szCs w:val="24"/>
                <w:lang w:val="pt-BR"/>
              </w:rPr>
            </w:rPrChange>
          </w:rPr>
          <w:t xml:space="preserve">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8Z" w:id="776241879">
              <w:rPr>
                <w:rFonts w:ascii="Consolas" w:hAnsi="Consolas" w:eastAsia="Consolas" w:cs="Consolas"/>
                <w:noProof w:val="0"/>
                <w:sz w:val="24"/>
                <w:szCs w:val="24"/>
                <w:lang w:val="pt-BR"/>
              </w:rPr>
            </w:rPrChange>
          </w:rPr>
          <w:t>"IA inicia recomendação"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29Z" w:id="1106030081">
              <w:rPr>
                <w:rFonts w:ascii="Aptos" w:hAnsi="Aptos" w:eastAsia="Aptos" w:cs="Aptos"/>
                <w:noProof w:val="0"/>
                <w:sz w:val="24"/>
                <w:szCs w:val="24"/>
                <w:lang w:val="pt-BR"/>
              </w:rPr>
            </w:rPrChange>
          </w:rPr>
          <w:t>.</w:t>
        </w:r>
      </w:ins>
    </w:p>
    <w:p w:rsidR="4375199C" w:rsidP="320543F7" w:rsidRDefault="4375199C" w14:paraId="17611F21" w14:textId="5F3FF229">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296538054"/>
          <w:rFonts w:ascii="Times New Roman" w:hAnsi="Times New Roman" w:eastAsia="Times New Roman" w:cs="Times New Roman"/>
          <w:i w:val="0"/>
          <w:iCs w:val="0"/>
          <w:noProof w:val="0"/>
          <w:sz w:val="24"/>
          <w:szCs w:val="24"/>
          <w:lang w:val="pt-BR"/>
          <w:rPrChange w:author="GUSTAVO DE OLIVEIRA REGO MORAIS" w:date="2025-08-08T20:33:16.926Z" w:id="1489014000">
            <w:rPr>
              <w:ins w:author="GUSTAVO DE OLIVEIRA REGO MORAIS" w:date="2025-08-08T20:32:42.207Z" w16du:dateUtc="2025-08-08T20:32:42.207Z" w:id="1718888507"/>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072193667">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08Z" w:id="1997063532">
              <w:rPr>
                <w:rFonts w:ascii="Aptos" w:hAnsi="Aptos" w:eastAsia="Aptos" w:cs="Aptos"/>
                <w:noProof w:val="0"/>
                <w:sz w:val="24"/>
                <w:szCs w:val="24"/>
                <w:lang w:val="pt-BR"/>
              </w:rPr>
            </w:rPrChange>
          </w:rPr>
          <w:t xml:space="preserve">A recomendação gerada leva a sessão ao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168287788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1948113529">
              <w:rPr>
                <w:rFonts w:ascii="Consolas" w:hAnsi="Consolas" w:eastAsia="Consolas" w:cs="Consolas"/>
                <w:noProof w:val="0"/>
                <w:sz w:val="24"/>
                <w:szCs w:val="24"/>
                <w:lang w:val="pt-BR"/>
              </w:rPr>
            </w:rPrChange>
          </w:rPr>
          <w:t>avaliandoOrcamento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35627351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1Z" w:id="2063188312">
              <w:rPr>
                <w:rFonts w:ascii="Aptos" w:hAnsi="Aptos" w:eastAsia="Aptos" w:cs="Aptos"/>
                <w:noProof w:val="0"/>
                <w:sz w:val="24"/>
                <w:szCs w:val="24"/>
                <w:lang w:val="pt-BR"/>
              </w:rPr>
            </w:rPrChange>
          </w:rPr>
          <w:t xml:space="preserve">, onde o sistema interage com o usuário para garantir que o orçamento seja atendido. Em seguida, a transição para o estado composto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157794818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677893415">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2Z" w:id="36459059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3Z" w:id="880111500">
              <w:rPr>
                <w:rFonts w:ascii="Aptos" w:hAnsi="Aptos" w:eastAsia="Aptos" w:cs="Aptos"/>
                <w:noProof w:val="0"/>
                <w:sz w:val="24"/>
                <w:szCs w:val="24"/>
                <w:lang w:val="pt-BR"/>
              </w:rPr>
            </w:rPrChange>
          </w:rPr>
          <w:t xml:space="preserve"> ocorre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4Z" w:id="339772061">
              <w:rPr>
                <w:rFonts w:ascii="Consolas" w:hAnsi="Consolas" w:eastAsia="Consolas" w:cs="Consolas"/>
                <w:noProof w:val="0"/>
                <w:sz w:val="24"/>
                <w:szCs w:val="24"/>
                <w:lang w:val="pt-BR"/>
              </w:rPr>
            </w:rPrChange>
          </w:rPr>
          <w:t>"Prosseguir com 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710012450">
              <w:rPr>
                <w:rFonts w:ascii="Aptos" w:hAnsi="Aptos" w:eastAsia="Aptos" w:cs="Aptos"/>
                <w:noProof w:val="0"/>
                <w:sz w:val="24"/>
                <w:szCs w:val="24"/>
                <w:lang w:val="pt-BR"/>
              </w:rPr>
            </w:rPrChange>
          </w:rPr>
          <w:t xml:space="preserve">. O fluxo termina no nó final, que é alcançado a partir 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926243612">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5Z" w:id="1438577337">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6Z" w:id="643753307">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37Z" w:id="149679293">
              <w:rPr>
                <w:rFonts w:ascii="Aptos" w:hAnsi="Aptos" w:eastAsia="Aptos" w:cs="Aptos"/>
                <w:noProof w:val="0"/>
                <w:sz w:val="24"/>
                <w:szCs w:val="24"/>
                <w:lang w:val="pt-BR"/>
              </w:rPr>
            </w:rPrChange>
          </w:rPr>
          <w:t>.</w:t>
        </w:r>
      </w:ins>
    </w:p>
    <w:p w:rsidR="4375199C" w:rsidP="320543F7" w:rsidRDefault="4375199C" w14:paraId="22D067C6" w14:textId="0CD9B23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807023376"/>
          <w:rFonts w:ascii="Times New Roman" w:hAnsi="Times New Roman" w:eastAsia="Times New Roman" w:cs="Times New Roman"/>
          <w:b w:val="1"/>
          <w:bCs w:val="1"/>
          <w:i w:val="0"/>
          <w:iCs w:val="0"/>
          <w:noProof w:val="0"/>
          <w:sz w:val="24"/>
          <w:szCs w:val="24"/>
          <w:lang w:val="pt-BR"/>
          <w:rPrChange w:author="GUSTAVO DE OLIVEIRA REGO MORAIS" w:date="2025-08-08T20:33:16.928Z" w:id="1884545087">
            <w:rPr>
              <w:ins w:author="GUSTAVO DE OLIVEIRA REGO MORAIS" w:date="2025-08-08T20:32:42.207Z" w16du:dateUtc="2025-08-08T20:32:42.207Z" w:id="1932291041"/>
              <w:rFonts w:ascii="Consolas" w:hAnsi="Consolas" w:eastAsia="Consolas" w:cs="Consolas"/>
              <w:b w:val="1"/>
              <w:bCs w:val="1"/>
              <w:noProof w:val="0"/>
              <w:sz w:val="24"/>
              <w:szCs w:val="24"/>
              <w:lang w:val="pt-BR"/>
            </w:rPr>
          </w:rPrChange>
        </w:rPr>
        <w:pPrChange w:author="GUSTAVO DE OLIVEIRA REGO MORAIS" w:date="2025-08-08T20:34:27.936Z">
          <w:pPr>
            <w:bidi w:val="0"/>
          </w:pPr>
        </w:pPrChange>
      </w:pPr>
      <w:ins w:author="GUSTAVO DE OLIVEIRA REGO MORAIS" w:date="2025-08-08T20:32:42.207Z" w:id="1787576782">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27Z" w:id="639491047">
              <w:rPr>
                <w:rFonts w:ascii="Aptos" w:hAnsi="Aptos" w:eastAsia="Aptos" w:cs="Aptos"/>
                <w:b w:val="1"/>
                <w:bCs w:val="1"/>
                <w:noProof w:val="0"/>
                <w:sz w:val="24"/>
                <w:szCs w:val="24"/>
                <w:lang w:val="pt-BR"/>
              </w:rPr>
            </w:rPrChange>
          </w:rPr>
          <w:t xml:space="preserve">Detalhamento do Estado Composto </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2132157727">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508429922">
              <w:rPr>
                <w:rFonts w:ascii="Consolas" w:hAnsi="Consolas" w:eastAsia="Consolas" w:cs="Consolas"/>
                <w:b w:val="1"/>
                <w:bCs w:val="1"/>
                <w:noProof w:val="0"/>
                <w:sz w:val="24"/>
                <w:szCs w:val="24"/>
                <w:lang w:val="pt-BR"/>
              </w:rPr>
            </w:rPrChange>
          </w:rPr>
          <w:t>AguardandoDados</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39Z" w:id="1727790294">
              <w:rPr>
                <w:rFonts w:ascii="Consolas" w:hAnsi="Consolas" w:eastAsia="Consolas" w:cs="Consolas"/>
                <w:b w:val="1"/>
                <w:bCs w:val="1"/>
                <w:noProof w:val="0"/>
                <w:sz w:val="24"/>
                <w:szCs w:val="24"/>
                <w:lang w:val="pt-BR"/>
              </w:rPr>
            </w:rPrChange>
          </w:rPr>
          <w:t>"</w:t>
        </w:r>
      </w:ins>
    </w:p>
    <w:p w:rsidR="4375199C" w:rsidP="320543F7" w:rsidRDefault="4375199C" w14:paraId="71F56311" w14:textId="5BE89F7A">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174332019"/>
          <w:rFonts w:ascii="Times New Roman" w:hAnsi="Times New Roman" w:eastAsia="Times New Roman" w:cs="Times New Roman"/>
          <w:i w:val="0"/>
          <w:iCs w:val="0"/>
          <w:noProof w:val="0"/>
          <w:sz w:val="24"/>
          <w:szCs w:val="24"/>
          <w:lang w:val="pt-BR"/>
          <w:rPrChange w:author="GUSTAVO DE OLIVEIRA REGO MORAIS" w:date="2025-08-08T20:33:16.93Z" w:id="1406105887">
            <w:rPr>
              <w:ins w:author="GUSTAVO DE OLIVEIRA REGO MORAIS" w:date="2025-08-08T20:32:42.207Z" w16du:dateUtc="2025-08-08T20:32:42.207Z" w:id="1355296537"/>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204847177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29Z" w:id="248853210">
              <w:rPr>
                <w:rFonts w:ascii="Aptos" w:hAnsi="Aptos" w:eastAsia="Aptos" w:cs="Aptos"/>
                <w:noProof w:val="0"/>
                <w:sz w:val="24"/>
                <w:szCs w:val="24"/>
                <w:lang w:val="pt-BR"/>
              </w:rPr>
            </w:rPrChange>
          </w:rPr>
          <w:t xml:space="preserve">Este estado gerencia a coleta inicial de dados e é composto por três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Z" w:id="794315302">
              <w:rPr>
                <w:rFonts w:ascii="Aptos" w:hAnsi="Aptos" w:eastAsia="Aptos" w:cs="Aptos"/>
                <w:noProof w:val="0"/>
                <w:sz w:val="24"/>
                <w:szCs w:val="24"/>
                <w:lang w:val="pt-BR"/>
              </w:rPr>
            </w:rPrChange>
          </w:rPr>
          <w:t>sub-estados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Z" w:id="1378218592">
              <w:rPr>
                <w:rFonts w:ascii="Aptos" w:hAnsi="Aptos" w:eastAsia="Aptos" w:cs="Aptos"/>
                <w:noProof w:val="0"/>
                <w:sz w:val="24"/>
                <w:szCs w:val="24"/>
                <w:lang w:val="pt-BR"/>
              </w:rPr>
            </w:rPrChange>
          </w:rPr>
          <w:t>:</w:t>
        </w:r>
      </w:ins>
    </w:p>
    <w:p w:rsidR="4375199C" w:rsidP="320543F7" w:rsidRDefault="4375199C" w14:paraId="1D69EEC7" w14:textId="613E2A50">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1261985839"/>
          <w:rFonts w:ascii="Times New Roman" w:hAnsi="Times New Roman" w:eastAsia="Times New Roman" w:cs="Times New Roman"/>
          <w:i w:val="0"/>
          <w:iCs w:val="0"/>
          <w:noProof w:val="0"/>
          <w:sz w:val="24"/>
          <w:szCs w:val="24"/>
          <w:lang w:val="pt-BR"/>
          <w:rPrChange w:author="GUSTAVO DE OLIVEIRA REGO MORAIS" w:date="2025-08-08T20:33:16.941Z" w:id="582145690">
            <w:rPr>
              <w:ins w:author="GUSTAVO DE OLIVEIRA REGO MORAIS" w:date="2025-08-08T20:32:42.207Z" w16du:dateUtc="2025-08-08T20:32:42.207Z" w:id="1241893851"/>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835764388">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31Z" w:id="495613957">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86238489">
              <w:rPr>
                <w:rFonts w:ascii="Consolas" w:hAnsi="Consolas" w:eastAsia="Consolas" w:cs="Consolas"/>
                <w:b w:val="1"/>
                <w:bCs w:val="1"/>
                <w:noProof w:val="0"/>
                <w:sz w:val="24"/>
                <w:szCs w:val="24"/>
                <w:lang w:val="pt-BR"/>
              </w:rPr>
            </w:rPrChange>
          </w:rPr>
          <w:t>ColetandoDados</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1Z" w:id="148016879">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2Z" w:id="1866518385">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2Z" w:id="696391879">
              <w:rPr>
                <w:rFonts w:ascii="Aptos" w:hAnsi="Aptos" w:eastAsia="Aptos" w:cs="Aptos"/>
                <w:noProof w:val="0"/>
                <w:sz w:val="24"/>
                <w:szCs w:val="24"/>
                <w:lang w:val="pt-BR"/>
              </w:rPr>
            </w:rPrChange>
          </w:rPr>
          <w:t xml:space="preserve"> É o estado inicial para a entrada de dados. A transição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693780188">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103972146">
              <w:rPr>
                <w:rFonts w:ascii="Consolas" w:hAnsi="Consolas" w:eastAsia="Consolas" w:cs="Consolas"/>
                <w:noProof w:val="0"/>
                <w:sz w:val="24"/>
                <w:szCs w:val="24"/>
                <w:lang w:val="pt-BR"/>
              </w:rPr>
            </w:rPrChange>
          </w:rPr>
          <w:t>ValidandoDados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3Z" w:id="75474055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4Z" w:id="1232631404">
              <w:rPr>
                <w:rFonts w:ascii="Aptos" w:hAnsi="Aptos" w:eastAsia="Aptos" w:cs="Aptos"/>
                <w:noProof w:val="0"/>
                <w:sz w:val="24"/>
                <w:szCs w:val="24"/>
                <w:lang w:val="pt-BR"/>
              </w:rPr>
            </w:rPrChange>
          </w:rPr>
          <w:t xml:space="preserve"> é disparada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5Z" w:id="962561572">
              <w:rPr>
                <w:rFonts w:ascii="Consolas" w:hAnsi="Consolas" w:eastAsia="Consolas" w:cs="Consolas"/>
                <w:noProof w:val="0"/>
                <w:sz w:val="24"/>
                <w:szCs w:val="24"/>
                <w:lang w:val="pt-BR"/>
              </w:rPr>
            </w:rPrChange>
          </w:rPr>
          <w:t>"Dados inseridos"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6Z" w:id="2132192135">
              <w:rPr>
                <w:rFonts w:ascii="Aptos" w:hAnsi="Aptos" w:eastAsia="Aptos" w:cs="Aptos"/>
                <w:noProof w:val="0"/>
                <w:sz w:val="24"/>
                <w:szCs w:val="24"/>
                <w:lang w:val="pt-BR"/>
              </w:rPr>
            </w:rPrChange>
          </w:rPr>
          <w:t>.</w:t>
        </w:r>
      </w:ins>
    </w:p>
    <w:p w:rsidR="4375199C" w:rsidP="320543F7" w:rsidRDefault="4375199C" w14:paraId="248EDF64" w14:textId="7401747C">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1317540321"/>
          <w:rFonts w:ascii="Times New Roman" w:hAnsi="Times New Roman" w:eastAsia="Times New Roman" w:cs="Times New Roman"/>
          <w:i w:val="0"/>
          <w:iCs w:val="0"/>
          <w:noProof w:val="0"/>
          <w:sz w:val="24"/>
          <w:szCs w:val="24"/>
          <w:lang w:val="pt-BR"/>
          <w:rPrChange w:author="GUSTAVO DE OLIVEIRA REGO MORAIS" w:date="2025-08-08T20:33:16.972Z" w:id="797854769">
            <w:rPr>
              <w:ins w:author="GUSTAVO DE OLIVEIRA REGO MORAIS" w:date="2025-08-08T20:32:42.207Z" w16du:dateUtc="2025-08-08T20:32:42.207Z" w:id="2095537841"/>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736059209">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43Z" w:id="2059083718">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751914119">
              <w:rPr>
                <w:rFonts w:ascii="Consolas" w:hAnsi="Consolas" w:eastAsia="Consolas" w:cs="Consolas"/>
                <w:b w:val="1"/>
                <w:bCs w:val="1"/>
                <w:noProof w:val="0"/>
                <w:sz w:val="24"/>
                <w:szCs w:val="24"/>
                <w:lang w:val="pt-BR"/>
              </w:rPr>
            </w:rPrChange>
          </w:rPr>
          <w:t>ValidandoDados</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7Z" w:id="173854571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48Z" w:id="1732584726">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8Z" w:id="815397980">
              <w:rPr>
                <w:rFonts w:ascii="Aptos" w:hAnsi="Aptos" w:eastAsia="Aptos" w:cs="Aptos"/>
                <w:noProof w:val="0"/>
                <w:sz w:val="24"/>
                <w:szCs w:val="24"/>
                <w:lang w:val="pt-BR"/>
              </w:rPr>
            </w:rPrChange>
          </w:rPr>
          <w:t xml:space="preserve"> O sistema verifica se os dados são completos e válidos. Se houver problemas,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118509819">
              <w:rPr>
                <w:rFonts w:ascii="Consolas" w:hAnsi="Consolas" w:eastAsia="Consolas" w:cs="Consolas"/>
                <w:noProof w:val="0"/>
                <w:sz w:val="24"/>
                <w:szCs w:val="24"/>
                <w:lang w:val="pt-BR"/>
              </w:rPr>
            </w:rPrChange>
          </w:rPr>
          <w:t xml:space="preserve">"Dados incompletos /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1468821124">
              <w:rPr>
                <w:rFonts w:ascii="Consolas" w:hAnsi="Consolas" w:eastAsia="Consolas" w:cs="Consolas"/>
                <w:noProof w:val="0"/>
                <w:sz w:val="24"/>
                <w:szCs w:val="24"/>
                <w:lang w:val="pt-BR"/>
              </w:rPr>
            </w:rPrChange>
          </w:rPr>
          <w:t>invalidos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49Z" w:id="86758985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Z" w:id="969562976">
              <w:rPr>
                <w:rFonts w:ascii="Aptos" w:hAnsi="Aptos" w:eastAsia="Aptos" w:cs="Aptos"/>
                <w:noProof w:val="0"/>
                <w:sz w:val="24"/>
                <w:szCs w:val="24"/>
                <w:lang w:val="pt-BR"/>
              </w:rPr>
            </w:rPrChange>
          </w:rPr>
          <w:t xml:space="preserve"> retorna a sessão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92795214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2025771761">
              <w:rPr>
                <w:rFonts w:ascii="Consolas" w:hAnsi="Consolas" w:eastAsia="Consolas" w:cs="Consolas"/>
                <w:noProof w:val="0"/>
                <w:sz w:val="24"/>
                <w:szCs w:val="24"/>
                <w:lang w:val="pt-BR"/>
              </w:rPr>
            </w:rPrChange>
          </w:rPr>
          <w:t>ColetandoDados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1Z" w:id="66712173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2Z" w:id="1736920672">
              <w:rPr>
                <w:rFonts w:ascii="Aptos" w:hAnsi="Aptos" w:eastAsia="Aptos" w:cs="Aptos"/>
                <w:noProof w:val="0"/>
                <w:sz w:val="24"/>
                <w:szCs w:val="24"/>
                <w:lang w:val="pt-BR"/>
              </w:rPr>
            </w:rPrChange>
          </w:rPr>
          <w:t xml:space="preserve">. Se os dados forem válidos, a transição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207963454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524580120">
              <w:rPr>
                <w:rFonts w:ascii="Consolas" w:hAnsi="Consolas" w:eastAsia="Consolas" w:cs="Consolas"/>
                <w:noProof w:val="0"/>
                <w:sz w:val="24"/>
                <w:szCs w:val="24"/>
                <w:lang w:val="pt-BR"/>
              </w:rPr>
            </w:rPrChange>
          </w:rPr>
          <w:t>ProntoParaProcessar</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3Z" w:id="127798316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4Z" w:id="268338692">
              <w:rPr>
                <w:rFonts w:ascii="Aptos" w:hAnsi="Aptos" w:eastAsia="Aptos" w:cs="Aptos"/>
                <w:noProof w:val="0"/>
                <w:sz w:val="24"/>
                <w:szCs w:val="24"/>
                <w:lang w:val="pt-BR"/>
              </w:rPr>
            </w:rPrChange>
          </w:rPr>
          <w:t xml:space="preserve"> ocorre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5Z" w:id="49214029">
              <w:rPr>
                <w:rFonts w:ascii="Consolas" w:hAnsi="Consolas" w:eastAsia="Consolas" w:cs="Consolas"/>
                <w:noProof w:val="0"/>
                <w:sz w:val="24"/>
                <w:szCs w:val="24"/>
                <w:lang w:val="pt-BR"/>
              </w:rPr>
            </w:rPrChange>
          </w:rPr>
          <w:t>"Dados Válidos"</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6Z" w:id="203718935">
              <w:rPr>
                <w:rFonts w:ascii="Aptos" w:hAnsi="Aptos" w:eastAsia="Aptos" w:cs="Aptos"/>
                <w:noProof w:val="0"/>
                <w:sz w:val="24"/>
                <w:szCs w:val="24"/>
                <w:lang w:val="pt-BR"/>
              </w:rPr>
            </w:rPrChange>
          </w:rPr>
          <w:t>.</w:t>
        </w:r>
      </w:ins>
    </w:p>
    <w:p w:rsidR="4375199C" w:rsidP="320543F7" w:rsidRDefault="4375199C" w14:paraId="3766132E" w14:textId="26AFCAA7">
      <w:pPr>
        <w:pStyle w:val="ListParagraph"/>
        <w:keepNext w:val="0"/>
        <w:keepLines w:val="0"/>
        <w:numPr>
          <w:ilvl w:val="0"/>
          <w:numId w:val="101"/>
        </w:numPr>
        <w:bidi w:val="0"/>
        <w:spacing w:before="120" w:beforeAutospacing="off" w:after="120" w:afterAutospacing="off" w:line="360" w:lineRule="auto"/>
        <w:jc w:val="both"/>
        <w:rPr>
          <w:ins w:author="GUSTAVO DE OLIVEIRA REGO MORAIS" w:date="2025-08-08T20:32:42.207Z" w16du:dateUtc="2025-08-08T20:32:42.207Z" w:id="60376705"/>
          <w:rFonts w:ascii="Times New Roman" w:hAnsi="Times New Roman" w:eastAsia="Times New Roman" w:cs="Times New Roman"/>
          <w:i w:val="0"/>
          <w:iCs w:val="0"/>
          <w:noProof w:val="0"/>
          <w:sz w:val="24"/>
          <w:szCs w:val="24"/>
          <w:lang w:val="pt-BR"/>
          <w:rPrChange w:author="GUSTAVO DE OLIVEIRA REGO MORAIS" w:date="2025-08-08T20:33:16.977Z" w:id="1475678719">
            <w:rPr>
              <w:ins w:author="GUSTAVO DE OLIVEIRA REGO MORAIS" w:date="2025-08-08T20:32:42.207Z" w16du:dateUtc="2025-08-08T20:32:42.207Z" w:id="175051523"/>
              <w:rFonts w:ascii="Aptos" w:hAnsi="Aptos" w:eastAsia="Aptos" w:cs="Aptos"/>
              <w:noProof w:val="0"/>
              <w:sz w:val="24"/>
              <w:szCs w:val="24"/>
              <w:lang w:val="pt-BR"/>
            </w:rPr>
          </w:rPrChange>
        </w:rPr>
        <w:pPrChange w:author="GUSTAVO DE OLIVEIRA REGO MORAIS" w:date="2025-08-08T20:34:27.936Z">
          <w:pPr>
            <w:bidi w:val="0"/>
          </w:pPr>
        </w:pPrChange>
      </w:pPr>
      <w:ins w:author="GUSTAVO DE OLIVEIRA REGO MORAIS" w:date="2025-08-08T20:32:42.207Z" w:id="1069257398">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3Z" w:id="185106708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612129422">
              <w:rPr>
                <w:rFonts w:ascii="Consolas" w:hAnsi="Consolas" w:eastAsia="Consolas" w:cs="Consolas"/>
                <w:b w:val="1"/>
                <w:bCs w:val="1"/>
                <w:noProof w:val="0"/>
                <w:sz w:val="24"/>
                <w:szCs w:val="24"/>
                <w:lang w:val="pt-BR"/>
              </w:rPr>
            </w:rPrChange>
          </w:rPr>
          <w:t>ProntoParaProcessar</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7Z" w:id="1408991076">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58Z" w:id="397012357">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274874050">
              <w:rPr>
                <w:rFonts w:ascii="Aptos" w:hAnsi="Aptos" w:eastAsia="Aptos" w:cs="Aptos"/>
                <w:noProof w:val="0"/>
                <w:sz w:val="24"/>
                <w:szCs w:val="24"/>
                <w:lang w:val="pt-BR"/>
              </w:rPr>
            </w:rPrChange>
          </w:rPr>
          <w:t xml:space="preserve"> Este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1004611046">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58Z" w:id="1386800984">
              <w:rPr>
                <w:rFonts w:ascii="Aptos" w:hAnsi="Aptos" w:eastAsia="Aptos" w:cs="Aptos"/>
                <w:noProof w:val="0"/>
                <w:sz w:val="24"/>
                <w:szCs w:val="24"/>
                <w:lang w:val="pt-BR"/>
              </w:rPr>
            </w:rPrChange>
          </w:rPr>
          <w:t xml:space="preserve"> é o ponto de saída do estado composto.</w:t>
        </w:r>
      </w:ins>
    </w:p>
    <w:p w:rsidR="4375199C" w:rsidP="320543F7" w:rsidRDefault="4375199C" w14:paraId="39988189" w14:textId="39CEA6F4">
      <w:pPr>
        <w:pStyle w:val="Heading4"/>
        <w:keepNext w:val="0"/>
        <w:keepLines w:val="0"/>
        <w:bidi w:val="0"/>
        <w:spacing w:before="120" w:beforeAutospacing="off" w:after="120" w:afterAutospacing="off" w:line="360" w:lineRule="auto"/>
        <w:jc w:val="both"/>
        <w:rPr>
          <w:ins w:author="GUSTAVO DE OLIVEIRA REGO MORAIS" w:date="2025-08-08T20:32:42.207Z" w16du:dateUtc="2025-08-08T20:32:42.207Z" w:id="1302845561"/>
          <w:rFonts w:ascii="Times New Roman" w:hAnsi="Times New Roman" w:eastAsia="Times New Roman" w:cs="Times New Roman"/>
          <w:b w:val="1"/>
          <w:bCs w:val="1"/>
          <w:i w:val="0"/>
          <w:iCs w:val="0"/>
          <w:noProof w:val="0"/>
          <w:sz w:val="24"/>
          <w:szCs w:val="24"/>
          <w:lang w:val="pt-BR"/>
          <w:rPrChange w:author="GUSTAVO DE OLIVEIRA REGO MORAIS" w:date="2025-08-08T20:33:16.98Z" w:id="206158344">
            <w:rPr>
              <w:ins w:author="GUSTAVO DE OLIVEIRA REGO MORAIS" w:date="2025-08-08T20:32:42.207Z" w16du:dateUtc="2025-08-08T20:32:42.207Z" w:id="682367578"/>
              <w:rFonts w:ascii="Consolas" w:hAnsi="Consolas" w:eastAsia="Consolas" w:cs="Consolas"/>
              <w:b w:val="1"/>
              <w:bCs w:val="1"/>
              <w:noProof w:val="0"/>
              <w:sz w:val="24"/>
              <w:szCs w:val="24"/>
              <w:lang w:val="pt-BR"/>
            </w:rPr>
          </w:rPrChange>
        </w:rPr>
        <w:pPrChange w:author="GUSTAVO DE OLIVEIRA REGO MORAIS" w:date="2025-08-08T20:34:27.936Z">
          <w:pPr>
            <w:numPr>
              <w:ilvl w:val="0"/>
              <w:numId w:val="101"/>
            </w:numPr>
            <w:bidi w:val="0"/>
          </w:pPr>
        </w:pPrChange>
      </w:pPr>
      <w:ins w:author="GUSTAVO DE OLIVEIRA REGO MORAIS" w:date="2025-08-08T20:32:42.207Z" w:id="616853097">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78Z" w:id="770902068">
              <w:rPr>
                <w:rFonts w:ascii="Aptos" w:hAnsi="Aptos" w:eastAsia="Aptos" w:cs="Aptos"/>
                <w:b w:val="1"/>
                <w:bCs w:val="1"/>
                <w:noProof w:val="0"/>
                <w:sz w:val="24"/>
                <w:szCs w:val="24"/>
                <w:lang w:val="pt-BR"/>
              </w:rPr>
            </w:rPrChange>
          </w:rPr>
          <w:t xml:space="preserve">Detalhamento do Estado Composto </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1161787349">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971883637">
              <w:rPr>
                <w:rFonts w:ascii="Consolas" w:hAnsi="Consolas" w:eastAsia="Consolas" w:cs="Consolas"/>
                <w:b w:val="1"/>
                <w:bCs w:val="1"/>
                <w:noProof w:val="0"/>
                <w:sz w:val="24"/>
                <w:szCs w:val="24"/>
                <w:lang w:val="pt-BR"/>
              </w:rPr>
            </w:rPrChange>
          </w:rPr>
          <w:t>avaliandoOrcamento</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6Z" w:id="1355604620">
              <w:rPr>
                <w:rFonts w:ascii="Consolas" w:hAnsi="Consolas" w:eastAsia="Consolas" w:cs="Consolas"/>
                <w:b w:val="1"/>
                <w:bCs w:val="1"/>
                <w:noProof w:val="0"/>
                <w:sz w:val="24"/>
                <w:szCs w:val="24"/>
                <w:lang w:val="pt-BR"/>
              </w:rPr>
            </w:rPrChange>
          </w:rPr>
          <w:t>"</w:t>
        </w:r>
      </w:ins>
    </w:p>
    <w:p w:rsidR="4375199C" w:rsidP="320543F7" w:rsidRDefault="4375199C" w14:paraId="3D0D531F" w14:textId="0EB3F5E2">
      <w:pPr>
        <w:keepNext w:val="0"/>
        <w:keepLines w:val="0"/>
        <w:bidi w:val="0"/>
        <w:spacing w:before="120" w:beforeAutospacing="off" w:after="120" w:afterAutospacing="off" w:line="360" w:lineRule="auto"/>
        <w:ind w:firstLine="708"/>
        <w:jc w:val="both"/>
        <w:rPr>
          <w:ins w:author="GUSTAVO DE OLIVEIRA REGO MORAIS" w:date="2025-08-08T20:32:42.207Z" w16du:dateUtc="2025-08-08T20:32:42.207Z" w:id="971855788"/>
          <w:rFonts w:ascii="Times New Roman" w:hAnsi="Times New Roman" w:eastAsia="Times New Roman" w:cs="Times New Roman"/>
          <w:i w:val="0"/>
          <w:iCs w:val="0"/>
          <w:noProof w:val="0"/>
          <w:sz w:val="24"/>
          <w:szCs w:val="24"/>
          <w:lang w:val="pt-BR"/>
          <w:rPrChange w:author="GUSTAVO DE OLIVEIRA REGO MORAIS" w:date="2025-08-08T20:33:16.98Z" w:id="1800973863">
            <w:rPr>
              <w:ins w:author="GUSTAVO DE OLIVEIRA REGO MORAIS" w:date="2025-08-08T20:32:42.207Z" w16du:dateUtc="2025-08-08T20:32:42.207Z" w:id="181490719"/>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342354513">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Z" w:id="1380561827">
              <w:rPr>
                <w:rFonts w:ascii="Aptos" w:hAnsi="Aptos" w:eastAsia="Aptos" w:cs="Aptos"/>
                <w:noProof w:val="0"/>
                <w:sz w:val="24"/>
                <w:szCs w:val="24"/>
                <w:lang w:val="pt-BR"/>
              </w:rPr>
            </w:rPrChange>
          </w:rPr>
          <w:t>Este estado lida com a avaliação do orçamento e a interação com o usuário sobre as sugestões:</w:t>
        </w:r>
      </w:ins>
    </w:p>
    <w:p w:rsidR="4375199C" w:rsidP="320543F7" w:rsidRDefault="4375199C" w14:paraId="1DCFF90F" w14:textId="039FC6C8">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7Z" w16du:dateUtc="2025-08-08T20:32:42.207Z" w:id="1293763820"/>
          <w:rFonts w:ascii="Times New Roman" w:hAnsi="Times New Roman" w:eastAsia="Times New Roman" w:cs="Times New Roman"/>
          <w:i w:val="0"/>
          <w:iCs w:val="0"/>
          <w:noProof w:val="0"/>
          <w:sz w:val="24"/>
          <w:szCs w:val="24"/>
          <w:lang w:val="pt-BR"/>
          <w:rPrChange w:author="GUSTAVO DE OLIVEIRA REGO MORAIS" w:date="2025-08-08T20:33:16.988Z" w:id="430758771">
            <w:rPr>
              <w:ins w:author="GUSTAVO DE OLIVEIRA REGO MORAIS" w:date="2025-08-08T20:32:42.207Z" w16du:dateUtc="2025-08-08T20:32:42.207Z" w:id="1747454642"/>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7Z" w:id="645100443">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1Z" w:id="1883507114">
              <w:rPr>
                <w:rFonts w:ascii="Aptos" w:hAnsi="Aptos" w:eastAsia="Aptos" w:cs="Aptos"/>
                <w:noProof w:val="0"/>
                <w:sz w:val="24"/>
                <w:szCs w:val="24"/>
                <w:lang w:val="pt-BR"/>
              </w:rPr>
            </w:rPrChange>
          </w:rPr>
          <w:t xml:space="preserve">O fluxo começa no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2Z" w:id="839566276">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2Z" w:id="1321509856">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71075309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2056350921">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1969022681">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3Z" w:id="1224290470">
              <w:rPr>
                <w:rFonts w:ascii="Aptos" w:hAnsi="Aptos" w:eastAsia="Aptos" w:cs="Aptos"/>
                <w:noProof w:val="0"/>
                <w:sz w:val="24"/>
                <w:szCs w:val="24"/>
                <w:lang w:val="pt-BR"/>
              </w:rPr>
            </w:rPrChange>
          </w:rPr>
          <w:t xml:space="preserve">, acionado pelo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4Z" w:id="1736363874">
              <w:rPr>
                <w:rFonts w:ascii="Consolas" w:hAnsi="Consolas" w:eastAsia="Consolas" w:cs="Consolas"/>
                <w:noProof w:val="0"/>
                <w:sz w:val="24"/>
                <w:szCs w:val="24"/>
                <w:lang w:val="pt-BR"/>
              </w:rPr>
            </w:rPrChange>
          </w:rPr>
          <w:t>"Sugestão gerada"</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5Z" w:id="174837014">
              <w:rPr>
                <w:rFonts w:ascii="Aptos" w:hAnsi="Aptos" w:eastAsia="Aptos" w:cs="Aptos"/>
                <w:noProof w:val="0"/>
                <w:sz w:val="24"/>
                <w:szCs w:val="24"/>
                <w:lang w:val="pt-BR"/>
              </w:rPr>
            </w:rPrChange>
          </w:rPr>
          <w:t>.</w:t>
        </w:r>
      </w:ins>
    </w:p>
    <w:p w:rsidR="4375199C" w:rsidP="320543F7" w:rsidRDefault="4375199C" w14:paraId="60C0A68D" w14:textId="14F240DD">
      <w:pPr>
        <w:pStyle w:val="ListParagraph"/>
        <w:keepNext w:val="0"/>
        <w:keepLines w:val="0"/>
        <w:numPr>
          <w:ilvl w:val="0"/>
          <w:numId w:val="102"/>
        </w:numPr>
        <w:bidi w:val="0"/>
        <w:spacing w:before="120" w:beforeAutospacing="off" w:after="120" w:afterAutospacing="off" w:line="360" w:lineRule="auto"/>
        <w:jc w:val="both"/>
        <w:rPr>
          <w:ins w:author="GUSTAVO DE OLIVEIRA REGO MORAIS" w:date="2025-08-08T20:32:42.208Z" w16du:dateUtc="2025-08-08T20:32:42.208Z" w:id="1613399169"/>
          <w:rFonts w:ascii="Times New Roman" w:hAnsi="Times New Roman" w:eastAsia="Times New Roman" w:cs="Times New Roman"/>
          <w:i w:val="0"/>
          <w:iCs w:val="0"/>
          <w:noProof w:val="0"/>
          <w:sz w:val="24"/>
          <w:szCs w:val="24"/>
          <w:lang w:val="pt-BR"/>
          <w:rPrChange w:author="GUSTAVO DE OLIVEIRA REGO MORAIS" w:date="2025-08-08T20:33:16.996Z" w:id="556365339">
            <w:rPr>
              <w:ins w:author="GUSTAVO DE OLIVEIRA REGO MORAIS" w:date="2025-08-08T20:32:42.208Z" w16du:dateUtc="2025-08-08T20:32:42.208Z" w:id="1796626880"/>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54727480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6.989Z" w:id="542276270">
              <w:rPr>
                <w:rFonts w:ascii="Aptos" w:hAnsi="Aptos" w:eastAsia="Aptos" w:cs="Aptos"/>
                <w:noProof w:val="0"/>
                <w:sz w:val="24"/>
                <w:szCs w:val="24"/>
                <w:lang w:val="pt-BR"/>
              </w:rPr>
            </w:rPrChange>
          </w:rPr>
          <w:t xml:space="preserve">A partir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83238607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642157148">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34723538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7Z" w:id="1562370771">
              <w:rPr>
                <w:rFonts w:ascii="Aptos" w:hAnsi="Aptos" w:eastAsia="Aptos" w:cs="Aptos"/>
                <w:noProof w:val="0"/>
                <w:sz w:val="24"/>
                <w:szCs w:val="24"/>
                <w:lang w:val="pt-BR"/>
              </w:rPr>
            </w:rPrChange>
          </w:rPr>
          <w:t xml:space="preserve">, duas transições são possíveis, com base na condição do orçamento ser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8Z" w:id="273744831">
              <w:rPr>
                <w:rFonts w:ascii="Consolas" w:hAnsi="Consolas" w:eastAsia="Consolas" w:cs="Consolas"/>
                <w:noProof w:val="0"/>
                <w:sz w:val="24"/>
                <w:szCs w:val="24"/>
                <w:lang w:val="pt-BR"/>
              </w:rPr>
            </w:rPrChange>
          </w:rPr>
          <w:t>"Dentro do orçamento"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9Z" w:id="1534363479">
              <w:rPr>
                <w:rFonts w:ascii="Aptos" w:hAnsi="Aptos" w:eastAsia="Aptos" w:cs="Aptos"/>
                <w:noProof w:val="0"/>
                <w:sz w:val="24"/>
                <w:szCs w:val="24"/>
                <w:lang w:val="pt-BR"/>
              </w:rPr>
            </w:rPrChange>
          </w:rPr>
          <w:t xml:space="preserve"> ou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69Z" w:id="307011397">
              <w:rPr>
                <w:rFonts w:ascii="Consolas" w:hAnsi="Consolas" w:eastAsia="Consolas" w:cs="Consolas"/>
                <w:noProof w:val="0"/>
                <w:sz w:val="24"/>
                <w:szCs w:val="24"/>
                <w:lang w:val="pt-BR"/>
              </w:rPr>
            </w:rPrChange>
          </w:rPr>
          <w:t>"Fora do orçamento"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Z" w:id="911782416">
              <w:rPr>
                <w:rFonts w:ascii="Aptos" w:hAnsi="Aptos" w:eastAsia="Aptos" w:cs="Aptos"/>
                <w:noProof w:val="0"/>
                <w:sz w:val="24"/>
                <w:szCs w:val="24"/>
                <w:lang w:val="pt-BR"/>
              </w:rPr>
            </w:rPrChange>
          </w:rPr>
          <w:t>.</w:t>
        </w:r>
      </w:ins>
    </w:p>
    <w:p w:rsidR="4375199C" w:rsidP="320543F7" w:rsidRDefault="4375199C" w14:paraId="6DAAE58B" w14:textId="06360F26">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1866309857"/>
          <w:rFonts w:ascii="Times New Roman" w:hAnsi="Times New Roman" w:eastAsia="Times New Roman" w:cs="Times New Roman"/>
          <w:i w:val="0"/>
          <w:iCs w:val="0"/>
          <w:noProof w:val="0"/>
          <w:sz w:val="24"/>
          <w:szCs w:val="24"/>
          <w:lang w:val="pt-BR"/>
          <w:rPrChange w:author="GUSTAVO DE OLIVEIRA REGO MORAIS" w:date="2025-08-08T20:33:16.999Z" w:id="1522974675">
            <w:rPr>
              <w:ins w:author="GUSTAVO DE OLIVEIRA REGO MORAIS" w:date="2025-08-08T20:32:42.208Z" w16du:dateUtc="2025-08-08T20:32:42.208Z" w:id="1865334618"/>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003075633">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6.997Z" w:id="1579488710">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144511127">
              <w:rPr>
                <w:rFonts w:ascii="Consolas" w:hAnsi="Consolas" w:eastAsia="Consolas" w:cs="Consolas"/>
                <w:b w:val="1"/>
                <w:bCs w:val="1"/>
                <w:noProof w:val="0"/>
                <w:sz w:val="24"/>
                <w:szCs w:val="24"/>
                <w:lang w:val="pt-BR"/>
              </w:rPr>
            </w:rPrChange>
          </w:rPr>
          <w:t>OrcamentoSuficiente</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1Z" w:id="2001181869">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2Z" w:id="1633322887">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3Z" w:id="653776034">
              <w:rPr>
                <w:rFonts w:ascii="Aptos" w:hAnsi="Aptos" w:eastAsia="Aptos" w:cs="Aptos"/>
                <w:noProof w:val="0"/>
                <w:sz w:val="24"/>
                <w:szCs w:val="24"/>
                <w:lang w:val="pt-BR"/>
              </w:rPr>
            </w:rPrChange>
          </w:rPr>
          <w:t xml:space="preserve"> A transição para este estado ocorre se o orçamento for suficiente.</w:t>
        </w:r>
      </w:ins>
    </w:p>
    <w:p w:rsidR="4375199C" w:rsidP="320543F7" w:rsidRDefault="4375199C" w14:paraId="4B9085E6" w14:textId="21F47538">
      <w:pPr>
        <w:pStyle w:val="ListParagraph"/>
        <w:keepNext w:val="0"/>
        <w:keepLines w:val="0"/>
        <w:numPr>
          <w:ilvl w:val="1"/>
          <w:numId w:val="102"/>
        </w:numPr>
        <w:bidi w:val="0"/>
        <w:spacing w:before="120" w:beforeAutospacing="off" w:after="120" w:afterAutospacing="off" w:line="360" w:lineRule="auto"/>
        <w:jc w:val="both"/>
        <w:rPr>
          <w:ins w:author="GUSTAVO DE OLIVEIRA REGO MORAIS" w:date="2025-08-08T20:32:42.208Z" w16du:dateUtc="2025-08-08T20:32:42.208Z" w:id="1624140962"/>
          <w:rFonts w:ascii="Times New Roman" w:hAnsi="Times New Roman" w:eastAsia="Times New Roman" w:cs="Times New Roman"/>
          <w:i w:val="0"/>
          <w:iCs w:val="0"/>
          <w:noProof w:val="0"/>
          <w:sz w:val="24"/>
          <w:szCs w:val="24"/>
          <w:lang w:val="pt-BR"/>
          <w:rPrChange w:author="GUSTAVO DE OLIVEIRA REGO MORAIS" w:date="2025-08-08T20:33:17.039Z" w:id="1565396541">
            <w:rPr>
              <w:ins w:author="GUSTAVO DE OLIVEIRA REGO MORAIS" w:date="2025-08-08T20:32:42.208Z" w16du:dateUtc="2025-08-08T20:32:42.208Z" w:id="1022692052"/>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348808606">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01Z" w:id="493393092">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935558360">
              <w:rPr>
                <w:rFonts w:ascii="Consolas" w:hAnsi="Consolas" w:eastAsia="Consolas" w:cs="Consolas"/>
                <w:b w:val="1"/>
                <w:bCs w:val="1"/>
                <w:noProof w:val="0"/>
                <w:sz w:val="24"/>
                <w:szCs w:val="24"/>
                <w:lang w:val="pt-BR"/>
              </w:rPr>
            </w:rPrChange>
          </w:rPr>
          <w:t>OrcamentoInsuficiente</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272733061">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74Z" w:id="1387401942">
              <w:rPr>
                <w:rFonts w:ascii="Aptos" w:hAnsi="Aptos" w:eastAsia="Aptos" w:cs="Aptos"/>
                <w:b w:val="1"/>
                <w:bCs w:val="1"/>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1379224823">
              <w:rPr>
                <w:rFonts w:ascii="Aptos" w:hAnsi="Aptos" w:eastAsia="Aptos" w:cs="Aptos"/>
                <w:noProof w:val="0"/>
                <w:sz w:val="24"/>
                <w:szCs w:val="24"/>
                <w:lang w:val="pt-BR"/>
              </w:rPr>
            </w:rPrChange>
          </w:rPr>
          <w:t xml:space="preserve"> Se o orçamento for insuficiente, o sistema oferece alternativas nos estados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100855131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594351522">
              <w:rPr>
                <w:rFonts w:ascii="Consolas" w:hAnsi="Consolas" w:eastAsia="Consolas" w:cs="Consolas"/>
                <w:noProof w:val="0"/>
                <w:sz w:val="24"/>
                <w:szCs w:val="24"/>
                <w:lang w:val="pt-BR"/>
              </w:rPr>
            </w:rPrChange>
          </w:rPr>
          <w:t>ExibindoSugestaoUpgrade</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5Z" w:id="82844114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6Z" w:id="1109471359">
              <w:rPr>
                <w:rFonts w:ascii="Aptos" w:hAnsi="Aptos" w:eastAsia="Aptos" w:cs="Aptos"/>
                <w:noProof w:val="0"/>
                <w:sz w:val="24"/>
                <w:szCs w:val="24"/>
                <w:lang w:val="pt-BR"/>
              </w:rPr>
            </w:rPrChange>
          </w:rPr>
          <w:t xml:space="preserve">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7Z" w:id="1757420015">
              <w:rPr>
                <w:rFonts w:ascii="Consolas" w:hAnsi="Consolas" w:eastAsia="Consolas" w:cs="Consolas"/>
                <w:noProof w:val="0"/>
                <w:sz w:val="24"/>
                <w:szCs w:val="24"/>
                <w:lang w:val="pt-BR"/>
              </w:rPr>
            </w:rPrChange>
          </w:rPr>
          <w:t>"Sugere aumento (RF-08)"</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8Z" w:id="721246269">
              <w:rPr>
                <w:rFonts w:ascii="Aptos" w:hAnsi="Aptos" w:eastAsia="Aptos" w:cs="Aptos"/>
                <w:noProof w:val="0"/>
                <w:sz w:val="24"/>
                <w:szCs w:val="24"/>
                <w:lang w:val="pt-BR"/>
              </w:rPr>
            </w:rPrChange>
          </w:rPr>
          <w:t xml:space="preserve">) ou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296615347">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2092525101">
              <w:rPr>
                <w:rFonts w:ascii="Consolas" w:hAnsi="Consolas" w:eastAsia="Consolas" w:cs="Consolas"/>
                <w:noProof w:val="0"/>
                <w:sz w:val="24"/>
                <w:szCs w:val="24"/>
                <w:lang w:val="pt-BR"/>
              </w:rPr>
            </w:rPrChange>
          </w:rPr>
          <w:t>ExibindoSugestaoAlternativa</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79Z" w:id="165259792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Z" w:id="482496649">
              <w:rPr>
                <w:rFonts w:ascii="Aptos" w:hAnsi="Aptos" w:eastAsia="Aptos" w:cs="Aptos"/>
                <w:noProof w:val="0"/>
                <w:sz w:val="24"/>
                <w:szCs w:val="24"/>
                <w:lang w:val="pt-BR"/>
              </w:rPr>
            </w:rPrChange>
          </w:rPr>
          <w:t xml:space="preserve">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1Z" w:id="1166417202">
              <w:rPr>
                <w:rFonts w:ascii="Consolas" w:hAnsi="Consolas" w:eastAsia="Consolas" w:cs="Consolas"/>
                <w:noProof w:val="0"/>
                <w:sz w:val="24"/>
                <w:szCs w:val="24"/>
                <w:lang w:val="pt-BR"/>
              </w:rPr>
            </w:rPrChange>
          </w:rPr>
          <w:t>"Sugere build inferior (RF-09)"</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2Z" w:id="1943347660">
              <w:rPr>
                <w:rFonts w:ascii="Aptos" w:hAnsi="Aptos" w:eastAsia="Aptos" w:cs="Aptos"/>
                <w:noProof w:val="0"/>
                <w:sz w:val="24"/>
                <w:szCs w:val="24"/>
                <w:lang w:val="pt-BR"/>
              </w:rPr>
            </w:rPrChange>
          </w:rPr>
          <w:t xml:space="preserve">). Esses fluxos podem retornar 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105016375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1893981677">
              <w:rPr>
                <w:rFonts w:ascii="Consolas" w:hAnsi="Consolas" w:eastAsia="Consolas" w:cs="Consolas"/>
                <w:noProof w:val="0"/>
                <w:sz w:val="24"/>
                <w:szCs w:val="24"/>
                <w:lang w:val="pt-BR"/>
              </w:rPr>
            </w:rPrChange>
          </w:rPr>
          <w:t>ChecandoOrcamento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4Z" w:id="320299912">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85Z" w:id="1710204411">
              <w:rPr>
                <w:rFonts w:ascii="Aptos" w:hAnsi="Aptos" w:eastAsia="Aptos" w:cs="Aptos"/>
                <w:noProof w:val="0"/>
                <w:sz w:val="24"/>
                <w:szCs w:val="24"/>
                <w:lang w:val="pt-BR"/>
              </w:rPr>
            </w:rPrChange>
          </w:rPr>
          <w:t>, criando um ciclo de sugestão e avaliação.</w:t>
        </w:r>
      </w:ins>
    </w:p>
    <w:p w:rsidR="4375199C" w:rsidP="320543F7" w:rsidRDefault="4375199C" w14:paraId="10C0A3A3" w14:textId="189EB025">
      <w:pPr>
        <w:pStyle w:val="Heading4"/>
        <w:keepNext w:val="0"/>
        <w:keepLines w:val="0"/>
        <w:bidi w:val="0"/>
        <w:spacing w:before="120" w:beforeAutospacing="off" w:after="120" w:afterAutospacing="off" w:line="360" w:lineRule="auto"/>
        <w:jc w:val="both"/>
        <w:rPr>
          <w:ins w:author="GUSTAVO DE OLIVEIRA REGO MORAIS" w:date="2025-08-08T20:32:42.208Z" w16du:dateUtc="2025-08-08T20:32:42.208Z" w:id="1779963743"/>
          <w:rFonts w:ascii="Times New Roman" w:hAnsi="Times New Roman" w:eastAsia="Times New Roman" w:cs="Times New Roman"/>
          <w:b w:val="1"/>
          <w:bCs w:val="1"/>
          <w:i w:val="0"/>
          <w:iCs w:val="0"/>
          <w:noProof w:val="0"/>
          <w:sz w:val="24"/>
          <w:szCs w:val="24"/>
          <w:lang w:val="pt-BR"/>
          <w:rPrChange w:author="GUSTAVO DE OLIVEIRA REGO MORAIS" w:date="2025-08-08T20:33:17.041Z" w:id="368097065">
            <w:rPr>
              <w:ins w:author="GUSTAVO DE OLIVEIRA REGO MORAIS" w:date="2025-08-08T20:32:42.208Z" w16du:dateUtc="2025-08-08T20:32:42.208Z" w:id="1122609363"/>
              <w:rFonts w:ascii="Consolas" w:hAnsi="Consolas" w:eastAsia="Consolas" w:cs="Consolas"/>
              <w:b w:val="1"/>
              <w:bCs w:val="1"/>
              <w:noProof w:val="0"/>
              <w:sz w:val="24"/>
              <w:szCs w:val="24"/>
              <w:lang w:val="pt-BR"/>
            </w:rPr>
          </w:rPrChange>
        </w:rPr>
        <w:pPrChange w:author="GUSTAVO DE OLIVEIRA REGO MORAIS" w:date="2025-08-08T20:34:27.937Z">
          <w:pPr>
            <w:numPr>
              <w:ilvl w:val="1"/>
              <w:numId w:val="102"/>
            </w:numPr>
            <w:bidi w:val="0"/>
          </w:pPr>
        </w:pPrChange>
      </w:pPr>
      <w:ins w:author="GUSTAVO DE OLIVEIRA REGO MORAIS" w:date="2025-08-08T20:32:42.208Z" w:id="1354837673">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7.039Z" w:id="1820909454">
              <w:rPr>
                <w:rFonts w:ascii="Aptos" w:hAnsi="Aptos" w:eastAsia="Aptos" w:cs="Aptos"/>
                <w:b w:val="1"/>
                <w:bCs w:val="1"/>
                <w:noProof w:val="0"/>
                <w:sz w:val="24"/>
                <w:szCs w:val="24"/>
                <w:lang w:val="pt-BR"/>
              </w:rPr>
            </w:rPrChange>
          </w:rPr>
          <w:t xml:space="preserve">Detalhamento do Estado Composto </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446252927">
              <w:rPr>
                <w:rFonts w:ascii="Consolas" w:hAnsi="Consolas" w:eastAsia="Consolas" w:cs="Consolas"/>
                <w:b w:val="1"/>
                <w:bCs w:val="1"/>
                <w:noProof w:val="0"/>
                <w:sz w:val="24"/>
                <w:szCs w:val="24"/>
                <w:lang w:val="pt-BR"/>
              </w:rPr>
            </w:rPrChange>
          </w:rPr>
          <w:t>"</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1032907607">
              <w:rPr>
                <w:rFonts w:ascii="Consolas" w:hAnsi="Consolas" w:eastAsia="Consolas" w:cs="Consolas"/>
                <w:b w:val="1"/>
                <w:bCs w:val="1"/>
                <w:noProof w:val="0"/>
                <w:sz w:val="24"/>
                <w:szCs w:val="24"/>
                <w:lang w:val="pt-BR"/>
              </w:rPr>
            </w:rPrChange>
          </w:rPr>
          <w:t>MostrandoBuild</w:t>
        </w:r>
        <w:r w:rsidRPr="320543F7" w:rsidR="4375199C">
          <w:rPr>
            <w:rFonts w:ascii="Times New Roman" w:hAnsi="Times New Roman" w:eastAsia="Times New Roman" w:cs="Times New Roman"/>
            <w:b w:val="1"/>
            <w:bCs w:val="1"/>
            <w:i w:val="0"/>
            <w:iCs w:val="0"/>
            <w:noProof w:val="0"/>
            <w:sz w:val="24"/>
            <w:szCs w:val="24"/>
            <w:lang w:val="pt-BR"/>
            <w:rPrChange w:author="GUSTAVO DE OLIVEIRA REGO MORAIS" w:date="2025-08-08T20:33:12.287Z" w:id="573367988">
              <w:rPr>
                <w:rFonts w:ascii="Consolas" w:hAnsi="Consolas" w:eastAsia="Consolas" w:cs="Consolas"/>
                <w:b w:val="1"/>
                <w:bCs w:val="1"/>
                <w:noProof w:val="0"/>
                <w:sz w:val="24"/>
                <w:szCs w:val="24"/>
                <w:lang w:val="pt-BR"/>
              </w:rPr>
            </w:rPrChange>
          </w:rPr>
          <w:t>"</w:t>
        </w:r>
      </w:ins>
    </w:p>
    <w:p w:rsidR="4375199C" w:rsidP="320543F7" w:rsidRDefault="4375199C" w14:paraId="0088ACC9" w14:textId="3D51E93A">
      <w:pPr>
        <w:keepNext w:val="0"/>
        <w:keepLines w:val="0"/>
        <w:bidi w:val="0"/>
        <w:spacing w:before="120" w:beforeAutospacing="off" w:after="120" w:afterAutospacing="off" w:line="360" w:lineRule="auto"/>
        <w:ind w:firstLine="708"/>
        <w:jc w:val="both"/>
        <w:rPr>
          <w:ins w:author="GUSTAVO DE OLIVEIRA REGO MORAIS" w:date="2025-08-08T20:32:42.208Z" w16du:dateUtc="2025-08-08T20:32:42.208Z" w:id="769905345"/>
          <w:rFonts w:ascii="Times New Roman" w:hAnsi="Times New Roman" w:eastAsia="Times New Roman" w:cs="Times New Roman"/>
          <w:i w:val="0"/>
          <w:iCs w:val="0"/>
          <w:noProof w:val="0"/>
          <w:sz w:val="24"/>
          <w:szCs w:val="24"/>
          <w:lang w:val="pt-BR"/>
          <w:rPrChange w:author="GUSTAVO DE OLIVEIRA REGO MORAIS" w:date="2025-08-08T20:33:17.042Z" w:id="1773310465">
            <w:rPr>
              <w:ins w:author="GUSTAVO DE OLIVEIRA REGO MORAIS" w:date="2025-08-08T20:32:42.208Z" w16du:dateUtc="2025-08-08T20:32:42.208Z" w:id="896078897"/>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2360018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1Z" w:id="875120913">
              <w:rPr>
                <w:rFonts w:ascii="Aptos" w:hAnsi="Aptos" w:eastAsia="Aptos" w:cs="Aptos"/>
                <w:noProof w:val="0"/>
                <w:sz w:val="24"/>
                <w:szCs w:val="24"/>
                <w:lang w:val="pt-BR"/>
              </w:rPr>
            </w:rPrChange>
          </w:rPr>
          <w:t>Neste estado, o usuário interage com a configuração proposta:</w:t>
        </w:r>
      </w:ins>
    </w:p>
    <w:p w:rsidR="4375199C" w:rsidP="320543F7" w:rsidRDefault="4375199C" w14:paraId="095E33AF" w14:textId="6326B97D">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91186482"/>
          <w:rFonts w:ascii="Times New Roman" w:hAnsi="Times New Roman" w:eastAsia="Times New Roman" w:cs="Times New Roman"/>
          <w:i w:val="0"/>
          <w:iCs w:val="0"/>
          <w:noProof w:val="0"/>
          <w:sz w:val="24"/>
          <w:szCs w:val="24"/>
          <w:lang w:val="pt-BR"/>
          <w:rPrChange w:author="GUSTAVO DE OLIVEIRA REGO MORAIS" w:date="2025-08-08T20:33:17.045Z" w:id="1420321418">
            <w:rPr>
              <w:ins w:author="GUSTAVO DE OLIVEIRA REGO MORAIS" w:date="2025-08-08T20:32:42.208Z" w16du:dateUtc="2025-08-08T20:32:42.208Z" w:id="1692487263"/>
              <w:rFonts w:ascii="Aptos" w:hAnsi="Aptos" w:eastAsia="Aptos" w:cs="Aptos"/>
              <w:noProof w:val="0"/>
              <w:sz w:val="24"/>
              <w:szCs w:val="24"/>
              <w:lang w:val="pt-BR"/>
            </w:rPr>
          </w:rPrChange>
        </w:rPr>
        <w:pPrChange w:author="GUSTAVO DE OLIVEIRA REGO MORAIS" w:date="2025-08-08T20:34:27.937Z">
          <w:pPr>
            <w:bidi w:val="0"/>
          </w:pPr>
        </w:pPrChange>
      </w:pPr>
      <w:ins w:author="GUSTAVO DE OLIVEIRA REGO MORAIS" w:date="2025-08-08T20:32:42.208Z" w:id="161800411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2Z" w:id="672083853">
              <w:rPr>
                <w:rFonts w:ascii="Aptos" w:hAnsi="Aptos" w:eastAsia="Aptos" w:cs="Aptos"/>
                <w:noProof w:val="0"/>
                <w:sz w:val="24"/>
                <w:szCs w:val="24"/>
                <w:lang w:val="pt-BR"/>
              </w:rPr>
            </w:rPrChange>
          </w:rPr>
          <w:t xml:space="preserve">O fluxo começa em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70309253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289681477">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28105418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Z" w:id="1113217197">
              <w:rPr>
                <w:rFonts w:ascii="Aptos" w:hAnsi="Aptos" w:eastAsia="Aptos" w:cs="Aptos"/>
                <w:noProof w:val="0"/>
                <w:sz w:val="24"/>
                <w:szCs w:val="24"/>
                <w:lang w:val="pt-BR"/>
              </w:rPr>
            </w:rPrChange>
          </w:rPr>
          <w:t>, onde o build é exibido.</w:t>
        </w:r>
      </w:ins>
    </w:p>
    <w:p w:rsidR="4375199C" w:rsidP="320543F7" w:rsidRDefault="4375199C" w14:paraId="055FB874" w14:textId="19727464">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329247700"/>
          <w:rFonts w:ascii="Times New Roman" w:hAnsi="Times New Roman" w:eastAsia="Times New Roman" w:cs="Times New Roman"/>
          <w:i w:val="0"/>
          <w:iCs w:val="0"/>
          <w:noProof w:val="0"/>
          <w:sz w:val="24"/>
          <w:szCs w:val="24"/>
          <w:lang w:val="pt-BR"/>
          <w:rPrChange w:author="GUSTAVO DE OLIVEIRA REGO MORAIS" w:date="2025-08-08T20:33:17.048Z" w:id="417753390">
            <w:rPr>
              <w:ins w:author="GUSTAVO DE OLIVEIRA REGO MORAIS" w:date="2025-08-08T20:32:42.208Z" w16du:dateUtc="2025-08-08T20:32:42.208Z" w:id="823139063"/>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68114592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5Z" w:id="1103759833">
              <w:rPr>
                <w:rFonts w:ascii="Aptos" w:hAnsi="Aptos" w:eastAsia="Aptos" w:cs="Aptos"/>
                <w:noProof w:val="0"/>
                <w:sz w:val="24"/>
                <w:szCs w:val="24"/>
                <w:lang w:val="pt-BR"/>
              </w:rPr>
            </w:rPrChange>
          </w:rPr>
          <w:t xml:space="preserve">A partir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1589678845">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778059762">
              <w:rPr>
                <w:rFonts w:ascii="Consolas" w:hAnsi="Consolas" w:eastAsia="Consolas" w:cs="Consolas"/>
                <w:noProof w:val="0"/>
                <w:sz w:val="24"/>
                <w:szCs w:val="24"/>
                <w:lang w:val="pt-BR"/>
              </w:rPr>
            </w:rPrChange>
          </w:rPr>
          <w:t>MostrandoBuild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64136671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2Z" w:id="134274792">
              <w:rPr>
                <w:rFonts w:ascii="Aptos" w:hAnsi="Aptos" w:eastAsia="Aptos" w:cs="Aptos"/>
                <w:noProof w:val="0"/>
                <w:sz w:val="24"/>
                <w:szCs w:val="24"/>
                <w:lang w:val="pt-BR"/>
              </w:rPr>
            </w:rPrChange>
          </w:rPr>
          <w:t>, o usuário pode optar por:</w:t>
        </w:r>
      </w:ins>
    </w:p>
    <w:p w:rsidR="4375199C" w:rsidP="320543F7" w:rsidRDefault="4375199C" w14:paraId="2780DC57" w14:textId="5BD2A893">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1261582546"/>
          <w:rFonts w:ascii="Times New Roman" w:hAnsi="Times New Roman" w:eastAsia="Times New Roman" w:cs="Times New Roman"/>
          <w:i w:val="0"/>
          <w:iCs w:val="0"/>
          <w:noProof w:val="0"/>
          <w:sz w:val="24"/>
          <w:szCs w:val="24"/>
          <w:lang w:val="pt-BR"/>
          <w:rPrChange w:author="GUSTAVO DE OLIVEIRA REGO MORAIS" w:date="2025-08-08T20:33:17.056Z" w:id="1296124194">
            <w:rPr>
              <w:ins w:author="GUSTAVO DE OLIVEIRA REGO MORAIS" w:date="2025-08-08T20:32:42.208Z" w16du:dateUtc="2025-08-08T20:32:42.208Z" w:id="2119216531"/>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383145546">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49Z" w:id="2018728401">
              <w:rPr>
                <w:rFonts w:ascii="Aptos" w:hAnsi="Aptos" w:eastAsia="Aptos" w:cs="Aptos"/>
                <w:noProof w:val="0"/>
                <w:sz w:val="24"/>
                <w:szCs w:val="24"/>
                <w:lang w:val="pt-BR"/>
              </w:rPr>
            </w:rPrChange>
          </w:rPr>
          <w:t xml:space="preserve">Salvar o build, transicionando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96668390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662856086">
              <w:rPr>
                <w:rFonts w:ascii="Consolas" w:hAnsi="Consolas" w:eastAsia="Consolas" w:cs="Consolas"/>
                <w:noProof w:val="0"/>
                <w:sz w:val="24"/>
                <w:szCs w:val="24"/>
                <w:lang w:val="pt-BR"/>
              </w:rPr>
            </w:rPrChange>
          </w:rPr>
          <w:t>SalvandoBuild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2135728500">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4Z" w:id="1855728585">
              <w:rPr>
                <w:rFonts w:ascii="Aptos" w:hAnsi="Aptos" w:eastAsia="Aptos" w:cs="Aptos"/>
                <w:noProof w:val="0"/>
                <w:sz w:val="24"/>
                <w:szCs w:val="24"/>
                <w:lang w:val="pt-BR"/>
              </w:rPr>
            </w:rPrChange>
          </w:rPr>
          <w:t xml:space="preserv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57206437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1581363302">
              <w:rPr>
                <w:rFonts w:ascii="Consolas" w:hAnsi="Consolas" w:eastAsia="Consolas" w:cs="Consolas"/>
                <w:noProof w:val="0"/>
                <w:sz w:val="24"/>
                <w:szCs w:val="24"/>
                <w:lang w:val="pt-BR"/>
              </w:rPr>
            </w:rPrChange>
          </w:rPr>
          <w:t>Usuario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5Z" w:id="1555117799">
              <w:rPr>
                <w:rFonts w:ascii="Consolas" w:hAnsi="Consolas" w:eastAsia="Consolas" w:cs="Consolas"/>
                <w:noProof w:val="0"/>
                <w:sz w:val="24"/>
                <w:szCs w:val="24"/>
                <w:lang w:val="pt-BR"/>
              </w:rPr>
            </w:rPrChange>
          </w:rPr>
          <w:t xml:space="preserve"> decide salvar / exportar (CU1)"</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6Z" w:id="336329433">
              <w:rPr>
                <w:rFonts w:ascii="Aptos" w:hAnsi="Aptos" w:eastAsia="Aptos" w:cs="Aptos"/>
                <w:noProof w:val="0"/>
                <w:sz w:val="24"/>
                <w:szCs w:val="24"/>
                <w:lang w:val="pt-BR"/>
              </w:rPr>
            </w:rPrChange>
          </w:rPr>
          <w:t>.</w:t>
        </w:r>
      </w:ins>
    </w:p>
    <w:p w:rsidR="4375199C" w:rsidP="320543F7" w:rsidRDefault="4375199C" w14:paraId="1D349828" w14:textId="169431A1">
      <w:pPr>
        <w:pStyle w:val="ListParagraph"/>
        <w:keepNext w:val="0"/>
        <w:keepLines w:val="0"/>
        <w:numPr>
          <w:ilvl w:val="1"/>
          <w:numId w:val="103"/>
        </w:numPr>
        <w:bidi w:val="0"/>
        <w:spacing w:before="120" w:beforeAutospacing="off" w:after="120" w:afterAutospacing="off" w:line="360" w:lineRule="auto"/>
        <w:jc w:val="both"/>
        <w:rPr>
          <w:ins w:author="GUSTAVO DE OLIVEIRA REGO MORAIS" w:date="2025-08-08T20:32:42.208Z" w16du:dateUtc="2025-08-08T20:32:42.208Z" w:id="1882230103"/>
          <w:rFonts w:ascii="Times New Roman" w:hAnsi="Times New Roman" w:eastAsia="Times New Roman" w:cs="Times New Roman"/>
          <w:i w:val="0"/>
          <w:iCs w:val="0"/>
          <w:noProof w:val="0"/>
          <w:sz w:val="24"/>
          <w:szCs w:val="24"/>
          <w:lang w:val="pt-BR"/>
          <w:rPrChange w:author="GUSTAVO DE OLIVEIRA REGO MORAIS" w:date="2025-08-08T20:33:17.063Z" w:id="1537116846">
            <w:rPr>
              <w:ins w:author="GUSTAVO DE OLIVEIRA REGO MORAIS" w:date="2025-08-08T20:32:42.208Z" w16du:dateUtc="2025-08-08T20:32:42.208Z" w:id="381772694"/>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1235204779">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57Z" w:id="1221800991">
              <w:rPr>
                <w:rFonts w:ascii="Aptos" w:hAnsi="Aptos" w:eastAsia="Aptos" w:cs="Aptos"/>
                <w:noProof w:val="0"/>
                <w:sz w:val="24"/>
                <w:szCs w:val="24"/>
                <w:lang w:val="pt-BR"/>
              </w:rPr>
            </w:rPrChange>
          </w:rPr>
          <w:t xml:space="preserve">Editar o build, transicionando para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85549502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99229209">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124742582">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8Z" w:id="1727596099">
              <w:rPr>
                <w:rFonts w:ascii="Aptos" w:hAnsi="Aptos" w:eastAsia="Aptos" w:cs="Aptos"/>
                <w:noProof w:val="0"/>
                <w:sz w:val="24"/>
                <w:szCs w:val="24"/>
                <w:lang w:val="pt-BR"/>
              </w:rPr>
            </w:rPrChange>
          </w:rPr>
          <w:t xml:space="preserve"> com o evento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346407413">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821901618">
              <w:rPr>
                <w:rFonts w:ascii="Consolas" w:hAnsi="Consolas" w:eastAsia="Consolas" w:cs="Consolas"/>
                <w:noProof w:val="0"/>
                <w:sz w:val="24"/>
                <w:szCs w:val="24"/>
                <w:lang w:val="pt-BR"/>
              </w:rPr>
            </w:rPrChange>
          </w:rPr>
          <w:t>Usuario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299Z" w:id="313356686">
              <w:rPr>
                <w:rFonts w:ascii="Consolas" w:hAnsi="Consolas" w:eastAsia="Consolas" w:cs="Consolas"/>
                <w:noProof w:val="0"/>
                <w:sz w:val="24"/>
                <w:szCs w:val="24"/>
                <w:lang w:val="pt-BR"/>
              </w:rPr>
            </w:rPrChange>
          </w:rPr>
          <w:t xml:space="preserve"> decide editar (CU4)"</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Z" w:id="1253949739">
              <w:rPr>
                <w:rFonts w:ascii="Aptos" w:hAnsi="Aptos" w:eastAsia="Aptos" w:cs="Aptos"/>
                <w:noProof w:val="0"/>
                <w:sz w:val="24"/>
                <w:szCs w:val="24"/>
                <w:lang w:val="pt-BR"/>
              </w:rPr>
            </w:rPrChange>
          </w:rPr>
          <w:t>.</w:t>
        </w:r>
      </w:ins>
    </w:p>
    <w:p w:rsidR="4375199C" w:rsidP="320543F7" w:rsidRDefault="4375199C" w14:paraId="649956FC" w14:textId="60E53F18">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823744473"/>
          <w:rFonts w:ascii="Times New Roman" w:hAnsi="Times New Roman" w:eastAsia="Times New Roman" w:cs="Times New Roman"/>
          <w:i w:val="0"/>
          <w:iCs w:val="0"/>
          <w:noProof w:val="0"/>
          <w:sz w:val="24"/>
          <w:szCs w:val="24"/>
          <w:lang w:val="pt-BR"/>
          <w:rPrChange w:author="GUSTAVO DE OLIVEIRA REGO MORAIS" w:date="2025-08-08T20:33:17.075Z" w:id="1013399740">
            <w:rPr>
              <w:ins w:author="GUSTAVO DE OLIVEIRA REGO MORAIS" w:date="2025-08-08T20:32:42.208Z" w16du:dateUtc="2025-08-08T20:32:42.208Z" w:id="1572601085"/>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889839732">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65Z" w:id="1841787050">
              <w:rPr>
                <w:rFonts w:ascii="Aptos" w:hAnsi="Aptos" w:eastAsia="Aptos" w:cs="Aptos"/>
                <w:noProof w:val="0"/>
                <w:sz w:val="24"/>
                <w:szCs w:val="24"/>
                <w:lang w:val="pt-BR"/>
              </w:rPr>
            </w:rPrChange>
          </w:rPr>
          <w:t xml:space="preserve">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29756743">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564783347">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75709131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2059834133">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1Z" w:id="128624138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1037828670">
              <w:rPr>
                <w:rFonts w:ascii="Aptos" w:hAnsi="Aptos" w:eastAsia="Aptos" w:cs="Aptos"/>
                <w:noProof w:val="0"/>
                <w:sz w:val="24"/>
                <w:szCs w:val="24"/>
                <w:lang w:val="pt-BR"/>
              </w:rPr>
            </w:rPrChange>
          </w:rPr>
          <w:t xml:space="preserve"> possui um loop de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422969816">
              <w:rPr>
                <w:rFonts w:ascii="Aptos" w:hAnsi="Aptos" w:eastAsia="Aptos" w:cs="Aptos"/>
                <w:noProof w:val="0"/>
                <w:sz w:val="24"/>
                <w:szCs w:val="24"/>
                <w:lang w:val="pt-BR"/>
              </w:rPr>
            </w:rPrChange>
          </w:rPr>
          <w:t>auto-retorno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2Z" w:id="903511145">
              <w:rPr>
                <w:rFonts w:ascii="Aptos" w:hAnsi="Aptos" w:eastAsia="Aptos" w:cs="Aptos"/>
                <w:noProof w:val="0"/>
                <w:sz w:val="24"/>
                <w:szCs w:val="24"/>
                <w:lang w:val="pt-BR"/>
              </w:rPr>
            </w:rPrChange>
          </w:rPr>
          <w:t xml:space="preserve"> até que 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3Z" w:id="1552632803">
              <w:rPr>
                <w:rFonts w:ascii="Consolas" w:hAnsi="Consolas" w:eastAsia="Consolas" w:cs="Consolas"/>
                <w:noProof w:val="0"/>
                <w:sz w:val="24"/>
                <w:szCs w:val="24"/>
                <w:lang w:val="pt-BR"/>
              </w:rPr>
            </w:rPrChange>
          </w:rPr>
          <w:t>"Ajuste concluído"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4Z" w:id="1618892470">
              <w:rPr>
                <w:rFonts w:ascii="Aptos" w:hAnsi="Aptos" w:eastAsia="Aptos" w:cs="Aptos"/>
                <w:noProof w:val="0"/>
                <w:sz w:val="24"/>
                <w:szCs w:val="24"/>
                <w:lang w:val="pt-BR"/>
              </w:rPr>
            </w:rPrChange>
          </w:rPr>
          <w:t>.</w:t>
        </w:r>
      </w:ins>
    </w:p>
    <w:p w:rsidR="4375199C" w:rsidP="320543F7" w:rsidRDefault="4375199C" w14:paraId="496953D8" w14:textId="1646B485">
      <w:pPr>
        <w:pStyle w:val="ListParagraph"/>
        <w:keepNext w:val="0"/>
        <w:keepLines w:val="0"/>
        <w:numPr>
          <w:ilvl w:val="0"/>
          <w:numId w:val="103"/>
        </w:numPr>
        <w:bidi w:val="0"/>
        <w:spacing w:before="120" w:beforeAutospacing="off" w:after="120" w:afterAutospacing="off" w:line="360" w:lineRule="auto"/>
        <w:jc w:val="both"/>
        <w:rPr>
          <w:ins w:author="GUSTAVO DE OLIVEIRA REGO MORAIS" w:date="2025-08-08T20:32:42.208Z" w16du:dateUtc="2025-08-08T20:32:42.208Z" w:id="1939348003"/>
          <w:rFonts w:ascii="Times New Roman" w:hAnsi="Times New Roman" w:eastAsia="Times New Roman" w:cs="Times New Roman"/>
          <w:i w:val="0"/>
          <w:iCs w:val="0"/>
          <w:noProof w:val="0"/>
          <w:sz w:val="24"/>
          <w:szCs w:val="24"/>
          <w:lang w:val="pt-BR"/>
          <w:rPrChange w:author="GUSTAVO DE OLIVEIRA REGO MORAIS" w:date="2025-08-08T20:33:17.086Z" w:id="1132685112">
            <w:rPr>
              <w:ins w:author="GUSTAVO DE OLIVEIRA REGO MORAIS" w:date="2025-08-08T20:32:42.208Z" w16du:dateUtc="2025-08-08T20:32:42.208Z" w:id="910560327"/>
              <w:rFonts w:ascii="Aptos" w:hAnsi="Aptos" w:eastAsia="Aptos" w:cs="Aptos"/>
              <w:noProof w:val="0"/>
              <w:sz w:val="24"/>
              <w:szCs w:val="24"/>
              <w:lang w:val="pt-BR"/>
            </w:rPr>
          </w:rPrChange>
        </w:rPr>
        <w:pPrChange w:author="GUSTAVO DE OLIVEIRA REGO MORAIS" w:date="2025-08-08T20:34:27.938Z">
          <w:pPr>
            <w:bidi w:val="0"/>
          </w:pPr>
        </w:pPrChange>
      </w:pPr>
      <w:ins w:author="GUSTAVO DE OLIVEIRA REGO MORAIS" w:date="2025-08-08T20:32:42.208Z" w:id="605339687">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76Z" w:id="1891541951">
              <w:rPr>
                <w:rFonts w:ascii="Aptos" w:hAnsi="Aptos" w:eastAsia="Aptos" w:cs="Aptos"/>
                <w:noProof w:val="0"/>
                <w:sz w:val="24"/>
                <w:szCs w:val="24"/>
                <w:lang w:val="pt-BR"/>
              </w:rPr>
            </w:rPrChange>
          </w:rPr>
          <w:t xml:space="preserve">Os estados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628810844">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569166936">
              <w:rPr>
                <w:rFonts w:ascii="Consolas" w:hAnsi="Consolas" w:eastAsia="Consolas" w:cs="Consolas"/>
                <w:noProof w:val="0"/>
                <w:sz w:val="24"/>
                <w:szCs w:val="24"/>
                <w:lang w:val="pt-BR"/>
              </w:rPr>
            </w:rPrChange>
          </w:rPr>
          <w:t>SalvandoBuild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6Z" w:id="168524698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1133046356">
              <w:rPr>
                <w:rFonts w:ascii="Aptos" w:hAnsi="Aptos" w:eastAsia="Aptos" w:cs="Aptos"/>
                <w:noProof w:val="0"/>
                <w:sz w:val="24"/>
                <w:szCs w:val="24"/>
                <w:lang w:val="pt-BR"/>
              </w:rPr>
            </w:rPrChange>
          </w:rPr>
          <w:t xml:space="preserve"> 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224194589">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763312811">
              <w:rPr>
                <w:rFonts w:ascii="Consolas" w:hAnsi="Consolas" w:eastAsia="Consolas" w:cs="Consolas"/>
                <w:noProof w:val="0"/>
                <w:sz w:val="24"/>
                <w:szCs w:val="24"/>
                <w:lang w:val="pt-BR"/>
              </w:rPr>
            </w:rPrChange>
          </w:rPr>
          <w:t>AjustandoBuild</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7Z" w:id="918045506">
              <w:rPr>
                <w:rFonts w:ascii="Consolas" w:hAnsi="Consolas" w:eastAsia="Consolas" w:cs="Consolas"/>
                <w:noProof w:val="0"/>
                <w:sz w:val="24"/>
                <w:szCs w:val="24"/>
                <w:lang w:val="pt-BR"/>
              </w:rPr>
            </w:rPrChange>
          </w:rPr>
          <w:t>"</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8Z" w:id="1881591746">
              <w:rPr>
                <w:rFonts w:ascii="Aptos" w:hAnsi="Aptos" w:eastAsia="Aptos" w:cs="Aptos"/>
                <w:noProof w:val="0"/>
                <w:sz w:val="24"/>
                <w:szCs w:val="24"/>
                <w:lang w:val="pt-BR"/>
              </w:rPr>
            </w:rPrChange>
          </w:rPr>
          <w:t xml:space="preserve"> convergem para o estado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09Z" w:id="1961830580">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Z" w:id="1263960696">
              <w:rPr>
                <w:rFonts w:ascii="Aptos" w:hAnsi="Aptos" w:eastAsia="Aptos" w:cs="Aptos"/>
                <w:noProof w:val="0"/>
                <w:sz w:val="24"/>
                <w:szCs w:val="24"/>
                <w:lang w:val="pt-BR"/>
              </w:rPr>
            </w:rPrChange>
          </w:rPr>
          <w:t>, que representa o encerramento da interação com o build.</w:t>
        </w:r>
      </w:ins>
    </w:p>
    <w:p w:rsidR="4375199C" w:rsidP="320543F7" w:rsidRDefault="4375199C" w14:paraId="2E13B07A" w14:textId="0A81FBA9">
      <w:pPr>
        <w:keepNext w:val="0"/>
        <w:keepLines w:val="0"/>
        <w:bidi w:val="0"/>
        <w:spacing w:before="120" w:beforeAutospacing="off" w:after="120" w:afterAutospacing="off" w:line="360" w:lineRule="auto"/>
        <w:ind w:firstLine="708"/>
        <w:jc w:val="both"/>
        <w:rPr>
          <w:ins w:author="GUSTAVO DE OLIVEIRA REGO MORAIS" w:date="2025-08-08T20:31:20.49Z" w16du:dateUtc="2025-08-08T20:31:20.49Z" w:id="2055172234"/>
          <w:rFonts w:ascii="Times New Roman" w:hAnsi="Times New Roman" w:eastAsia="Times New Roman" w:cs="Times New Roman"/>
          <w:i w:val="0"/>
          <w:iCs w:val="0"/>
          <w:noProof w:val="0"/>
          <w:sz w:val="24"/>
          <w:szCs w:val="24"/>
          <w:lang w:val="pt-BR"/>
          <w:rPrChange w:author="GUSTAVO DE OLIVEIRA REGO MORAIS" w:date="2025-08-08T20:33:17.089Z" w:id="139233652">
            <w:rPr>
              <w:ins w:author="GUSTAVO DE OLIVEIRA REGO MORAIS" w:date="2025-08-08T20:31:20.49Z" w16du:dateUtc="2025-08-08T20:31:20.49Z" w:id="973711131"/>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4:27.938Z">
          <w:pPr>
            <w:numPr>
              <w:ilvl w:val="0"/>
              <w:numId w:val="103"/>
            </w:numPr>
            <w:bidi w:val="0"/>
          </w:pPr>
        </w:pPrChange>
      </w:pPr>
      <w:ins w:author="GUSTAVO DE OLIVEIRA REGO MORAIS" w:date="2025-08-08T20:32:42.209Z" w:id="1639963658">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7.087Z" w:id="1549158268">
              <w:rPr>
                <w:rFonts w:ascii="Aptos" w:hAnsi="Aptos" w:eastAsia="Aptos" w:cs="Aptos"/>
                <w:noProof w:val="0"/>
                <w:sz w:val="24"/>
                <w:szCs w:val="24"/>
                <w:lang w:val="pt-BR"/>
              </w:rPr>
            </w:rPrChange>
          </w:rPr>
          <w:t xml:space="preserve">A transição final para o nó final do diagrama ocorre a partir do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1Z" w:id="1515360149">
              <w:rPr>
                <w:rFonts w:ascii="Aptos" w:hAnsi="Aptos" w:eastAsia="Aptos" w:cs="Aptos"/>
                <w:noProof w:val="0"/>
                <w:sz w:val="24"/>
                <w:szCs w:val="24"/>
                <w:lang w:val="pt-BR"/>
              </w:rPr>
            </w:rPrChange>
          </w:rPr>
          <w:t>sub-estado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1Z" w:id="459211805">
              <w:rPr>
                <w:rFonts w:ascii="Aptos" w:hAnsi="Aptos" w:eastAsia="Aptos" w:cs="Aptos"/>
                <w:noProof w:val="0"/>
                <w:sz w:val="24"/>
                <w:szCs w:val="24"/>
                <w:lang w:val="pt-BR"/>
              </w:rPr>
            </w:rPrChange>
          </w:rPr>
          <w:t xml:space="preserve"> </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2Z" w:id="1998272413">
              <w:rPr>
                <w:rFonts w:ascii="Consolas" w:hAnsi="Consolas" w:eastAsia="Consolas" w:cs="Consolas"/>
                <w:noProof w:val="0"/>
                <w:sz w:val="24"/>
                <w:szCs w:val="24"/>
                <w:lang w:val="pt-BR"/>
              </w:rPr>
            </w:rPrChange>
          </w:rPr>
          <w:t>"Finalizado"</w:t>
        </w:r>
        <w:r w:rsidRPr="320543F7" w:rsidR="4375199C">
          <w:rPr>
            <w:rFonts w:ascii="Times New Roman" w:hAnsi="Times New Roman" w:eastAsia="Times New Roman" w:cs="Times New Roman"/>
            <w:i w:val="0"/>
            <w:iCs w:val="0"/>
            <w:noProof w:val="0"/>
            <w:sz w:val="24"/>
            <w:szCs w:val="24"/>
            <w:lang w:val="pt-BR"/>
            <w:rPrChange w:author="GUSTAVO DE OLIVEIRA REGO MORAIS" w:date="2025-08-08T20:33:12.312Z" w:id="1123406900">
              <w:rPr>
                <w:rFonts w:ascii="Aptos" w:hAnsi="Aptos" w:eastAsia="Aptos" w:cs="Aptos"/>
                <w:noProof w:val="0"/>
                <w:sz w:val="24"/>
                <w:szCs w:val="24"/>
                <w:lang w:val="pt-BR"/>
              </w:rPr>
            </w:rPrChange>
          </w:rPr>
          <w:t>.</w:t>
        </w:r>
      </w:ins>
    </w:p>
    <w:p w:rsidR="4375199C" w:rsidP="320543F7" w:rsidRDefault="4375199C" w14:paraId="08D7BEDC" w14:textId="548D4014">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7:30.975Z" w16du:dateUtc="2025-08-08T20:37:30.975Z" w:id="1567525986"/>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Change w:author="GUSTAVO DE OLIVEIRA REGO MORAIS" w:date="2025-08-08T20:31:29.306Z">
          <w:pPr>
            <w:pStyle w:val="Heading3"/>
            <w:keepNext w:val="1"/>
            <w:keepLines w:val="1"/>
            <w:bidi w:val="0"/>
          </w:pPr>
        </w:pPrChange>
      </w:pPr>
      <w:ins w:author="GUSTAVO DE OLIVEIRA REGO MORAIS" w:date="2025-08-08T20:31:33.711Z" w:id="412933867">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w:t>
        </w:r>
      </w:ins>
      <w:ins w:author="GUSTAVO DE OLIVEIRA REGO MORAIS" w:date="2025-08-08T20:32:04.932Z" w:id="213383630">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4</w:t>
        </w:r>
      </w:ins>
      <w:ins w:author="GUSTAVO DE OLIVEIRA REGO MORAIS" w:date="2025-08-08T20:31:33.711Z" w:id="902191636">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Descrição</w:t>
        </w:r>
        <w:r w:rsidRPr="320543F7" w:rsidR="4375199C">
          <w:rPr>
            <w:rFonts w:ascii="Times New Roman" w:hAnsi="Times New Roman" w:eastAsia="Times New Roman" w:cs="Times New Roman"/>
            <w:b w:val="1"/>
            <w:bCs w:val="1"/>
            <w:i w:val="0"/>
            <w:iCs w:val="0"/>
            <w:noProof w:val="0"/>
            <w:sz w:val="24"/>
            <w:szCs w:val="24"/>
            <w:lang w:val="pt-BR"/>
          </w:rPr>
          <w:t xml:space="preserve"> do Diagrama de Estados </w:t>
        </w:r>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Sistema de Refrigeração</w:t>
        </w:r>
      </w:ins>
    </w:p>
    <w:p w:rsidR="3489CF41" w:rsidP="320543F7" w:rsidRDefault="3489CF41" w14:paraId="4373C2E0" w14:textId="266AB744">
      <w:pPr>
        <w:bidi w:val="0"/>
        <w:spacing w:before="240" w:beforeAutospacing="off" w:after="240" w:afterAutospacing="off" w:line="360" w:lineRule="auto"/>
        <w:ind w:firstLine="708"/>
        <w:jc w:val="both"/>
        <w:rPr>
          <w:ins w:author="GUSTAVO DE OLIVEIRA REGO MORAIS" w:date="2025-08-08T20:38:31.976Z" w16du:dateUtc="2025-08-08T20:38:31.976Z" w:id="544053791"/>
          <w:rFonts w:ascii="Times New Roman" w:hAnsi="Times New Roman" w:eastAsia="Times New Roman" w:cs="Times New Roman"/>
          <w:i w:val="0"/>
          <w:iCs w:val="0"/>
          <w:noProof w:val="0"/>
          <w:sz w:val="24"/>
          <w:szCs w:val="24"/>
          <w:lang w:val="pt-BR"/>
          <w:rPrChange w:author="GUSTAVO DE OLIVEIRA REGO MORAIS" w:date="2025-08-08T20:38:55.427Z" w:id="1566258784">
            <w:rPr>
              <w:ins w:author="GUSTAVO DE OLIVEIRA REGO MORAIS" w:date="2025-08-08T20:38:31.976Z" w16du:dateUtc="2025-08-08T20:38:31.976Z" w:id="1181052791"/>
              <w:rFonts w:ascii="Aptos" w:hAnsi="Aptos" w:eastAsia="Aptos" w:cs="Aptos"/>
              <w:noProof w:val="0"/>
              <w:sz w:val="24"/>
              <w:szCs w:val="24"/>
              <w:lang w:val="pt-BR"/>
            </w:rPr>
          </w:rPrChange>
        </w:rPr>
        <w:pPrChange w:author="GUSTAVO DE OLIVEIRA REGO MORAIS" w:date="2025-08-08T20:39:03.041Z">
          <w:pPr>
            <w:bidi w:val="0"/>
          </w:pPr>
        </w:pPrChange>
      </w:pPr>
      <w:ins w:author="GUSTAVO DE OLIVEIRA REGO MORAIS" w:date="2025-08-08T20:38:31.976Z" w:id="1184759500">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26Z" w:id="911429291">
              <w:rPr>
                <w:rFonts w:ascii="Aptos" w:hAnsi="Aptos" w:eastAsia="Aptos" w:cs="Aptos"/>
                <w:noProof w:val="0"/>
                <w:sz w:val="24"/>
                <w:szCs w:val="24"/>
                <w:lang w:val="pt-BR"/>
              </w:rPr>
            </w:rPrChange>
          </w:rPr>
          <w:t>O diagrama de estados modela o comportamento de um sistema de recomendação de soluções térmicas, desde a solicitação inicial do usuário até a finalização do processo. Ele detalha as transições entre os estados, incluindo ciclos de validação e feedback.</w:t>
        </w:r>
      </w:ins>
    </w:p>
    <w:p w:rsidR="3489CF41" w:rsidP="320543F7" w:rsidRDefault="3489CF41" w14:paraId="68BFAD0D" w14:textId="40A91044">
      <w:pPr>
        <w:pStyle w:val="Heading4"/>
        <w:bidi w:val="0"/>
        <w:spacing w:before="319" w:beforeAutospacing="off" w:after="319" w:afterAutospacing="off" w:line="360" w:lineRule="auto"/>
        <w:jc w:val="both"/>
        <w:rPr>
          <w:ins w:author="GUSTAVO DE OLIVEIRA REGO MORAIS" w:date="2025-08-08T20:38:31.976Z" w16du:dateUtc="2025-08-08T20:38:31.976Z" w:id="1321927024"/>
          <w:rFonts w:ascii="Times New Roman" w:hAnsi="Times New Roman" w:eastAsia="Times New Roman" w:cs="Times New Roman"/>
          <w:b w:val="1"/>
          <w:bCs w:val="1"/>
          <w:i w:val="0"/>
          <w:iCs w:val="0"/>
          <w:noProof w:val="0"/>
          <w:sz w:val="24"/>
          <w:szCs w:val="24"/>
          <w:lang w:val="pt-BR"/>
          <w:rPrChange w:author="GUSTAVO DE OLIVEIRA REGO MORAIS" w:date="2025-08-08T20:38:55.428Z" w:id="827951793">
            <w:rPr>
              <w:ins w:author="GUSTAVO DE OLIVEIRA REGO MORAIS" w:date="2025-08-08T20:38:31.976Z" w16du:dateUtc="2025-08-08T20:38:31.976Z" w:id="569033701"/>
              <w:rFonts w:ascii="Aptos" w:hAnsi="Aptos" w:eastAsia="Aptos" w:cs="Aptos"/>
              <w:b w:val="1"/>
              <w:bCs w:val="1"/>
              <w:noProof w:val="0"/>
              <w:sz w:val="24"/>
              <w:szCs w:val="24"/>
              <w:lang w:val="pt-BR"/>
            </w:rPr>
          </w:rPrChange>
        </w:rPr>
        <w:pPrChange w:author="GUSTAVO DE OLIVEIRA REGO MORAIS" w:date="2025-08-08T20:38:53.357Z">
          <w:pPr>
            <w:bidi w:val="0"/>
          </w:pPr>
        </w:pPrChange>
      </w:pPr>
      <w:ins w:author="GUSTAVO DE OLIVEIRA REGO MORAIS" w:date="2025-08-08T20:38:31.976Z" w:id="644552213">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27Z" w:id="1129011564">
              <w:rPr>
                <w:rFonts w:ascii="Aptos" w:hAnsi="Aptos" w:eastAsia="Aptos" w:cs="Aptos"/>
                <w:b w:val="1"/>
                <w:bCs w:val="1"/>
                <w:noProof w:val="0"/>
                <w:sz w:val="24"/>
                <w:szCs w:val="24"/>
                <w:lang w:val="pt-BR"/>
              </w:rPr>
            </w:rPrChange>
          </w:rPr>
          <w:t>Estados e Transições Principais</w:t>
        </w:r>
      </w:ins>
    </w:p>
    <w:p w:rsidR="3489CF41" w:rsidP="320543F7" w:rsidRDefault="3489CF41" w14:paraId="01A4C0D4" w14:textId="3CD6AF22">
      <w:pPr>
        <w:bidi w:val="0"/>
        <w:spacing w:before="240" w:beforeAutospacing="off" w:after="240" w:afterAutospacing="off" w:line="360" w:lineRule="auto"/>
        <w:ind w:firstLine="708"/>
        <w:jc w:val="both"/>
        <w:rPr>
          <w:ins w:author="GUSTAVO DE OLIVEIRA REGO MORAIS" w:date="2025-08-08T20:38:31.976Z" w16du:dateUtc="2025-08-08T20:38:31.976Z" w:id="788977531"/>
          <w:rFonts w:ascii="Times New Roman" w:hAnsi="Times New Roman" w:eastAsia="Times New Roman" w:cs="Times New Roman"/>
          <w:i w:val="0"/>
          <w:iCs w:val="0"/>
          <w:noProof w:val="0"/>
          <w:sz w:val="24"/>
          <w:szCs w:val="24"/>
          <w:lang w:val="pt-BR"/>
          <w:rPrChange w:author="GUSTAVO DE OLIVEIRA REGO MORAIS" w:date="2025-08-08T20:38:55.44Z" w:id="525581777">
            <w:rPr>
              <w:ins w:author="GUSTAVO DE OLIVEIRA REGO MORAIS" w:date="2025-08-08T20:38:31.976Z" w16du:dateUtc="2025-08-08T20:38:31.976Z" w:id="598127325"/>
              <w:rFonts w:ascii="Aptos" w:hAnsi="Aptos" w:eastAsia="Aptos" w:cs="Aptos"/>
              <w:noProof w:val="0"/>
              <w:sz w:val="24"/>
              <w:szCs w:val="24"/>
              <w:lang w:val="pt-BR"/>
            </w:rPr>
          </w:rPrChange>
        </w:rPr>
        <w:pPrChange w:author="GUSTAVO DE OLIVEIRA REGO MORAIS" w:date="2025-08-08T20:39:04.513Z">
          <w:pPr>
            <w:bidi w:val="0"/>
          </w:pPr>
        </w:pPrChange>
      </w:pPr>
      <w:ins w:author="GUSTAVO DE OLIVEIRA REGO MORAIS" w:date="2025-08-08T20:38:31.976Z" w:id="83414755">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29Z" w:id="1427145657">
              <w:rPr>
                <w:rFonts w:ascii="Aptos" w:hAnsi="Aptos" w:eastAsia="Aptos" w:cs="Aptos"/>
                <w:noProof w:val="0"/>
                <w:sz w:val="24"/>
                <w:szCs w:val="24"/>
                <w:lang w:val="pt-BR"/>
              </w:rPr>
            </w:rPrChange>
          </w:rPr>
          <w:t xml:space="preserve">O processo se inicia no nó inicial, levando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478953099">
              <w:rPr>
                <w:rFonts w:ascii="Consolas" w:hAnsi="Consolas" w:eastAsia="Consolas" w:cs="Consolas"/>
                <w:noProof w:val="0"/>
                <w:sz w:val="24"/>
                <w:szCs w:val="24"/>
                <w:lang w:val="pt-BR"/>
              </w:rPr>
            </w:rPrChange>
          </w:rPr>
          <w:t xml:space="preserve">"Aguardando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859557098">
              <w:rPr>
                <w:rFonts w:ascii="Consolas" w:hAnsi="Consolas" w:eastAsia="Consolas" w:cs="Consolas"/>
                <w:noProof w:val="0"/>
                <w:sz w:val="24"/>
                <w:szCs w:val="24"/>
                <w:lang w:val="pt-BR"/>
              </w:rPr>
            </w:rPrChange>
          </w:rPr>
          <w:t>solicitacao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3Z" w:id="1354821725">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4Z" w:id="123651771">
              <w:rPr>
                <w:rFonts w:ascii="Aptos" w:hAnsi="Aptos" w:eastAsia="Aptos" w:cs="Aptos"/>
                <w:noProof w:val="0"/>
                <w:sz w:val="24"/>
                <w:szCs w:val="24"/>
                <w:lang w:val="pt-BR"/>
              </w:rPr>
            </w:rPrChange>
          </w:rPr>
          <w:t xml:space="preserve">. A transição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4Z" w:id="1189874331">
              <w:rPr>
                <w:rFonts w:ascii="Consolas" w:hAnsi="Consolas" w:eastAsia="Consolas" w:cs="Consolas"/>
                <w:noProof w:val="0"/>
                <w:sz w:val="24"/>
                <w:szCs w:val="24"/>
                <w:lang w:val="pt-BR"/>
              </w:rPr>
            </w:rPrChange>
          </w:rPr>
          <w:t>"Coletando dados"</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5Z" w:id="1698669235">
              <w:rPr>
                <w:rFonts w:ascii="Aptos" w:hAnsi="Aptos" w:eastAsia="Aptos" w:cs="Aptos"/>
                <w:noProof w:val="0"/>
                <w:sz w:val="24"/>
                <w:szCs w:val="24"/>
                <w:lang w:val="pt-BR"/>
              </w:rPr>
            </w:rPrChange>
          </w:rPr>
          <w:t xml:space="preserve"> é disparada pelo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2078732860">
              <w:rPr>
                <w:rFonts w:ascii="Consolas" w:hAnsi="Consolas" w:eastAsia="Consolas" w:cs="Consolas"/>
                <w:noProof w:val="0"/>
                <w:sz w:val="24"/>
                <w:szCs w:val="24"/>
                <w:lang w:val="pt-BR"/>
              </w:rPr>
            </w:rPrChange>
          </w:rPr>
          <w:t xml:space="preserve">"Solicita 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57648555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6Z" w:id="1569868937">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7Z" w:id="33535326">
              <w:rPr>
                <w:rFonts w:ascii="Aptos" w:hAnsi="Aptos" w:eastAsia="Aptos" w:cs="Aptos"/>
                <w:noProof w:val="0"/>
                <w:sz w:val="24"/>
                <w:szCs w:val="24"/>
                <w:lang w:val="pt-BR"/>
              </w:rPr>
            </w:rPrChange>
          </w:rPr>
          <w:t>. A partir daí, o fluxo segue uma sequência de processamento e validação:</w:t>
        </w:r>
      </w:ins>
    </w:p>
    <w:p w:rsidR="3489CF41" w:rsidP="320543F7" w:rsidRDefault="3489CF41" w14:paraId="51AC63F3" w14:textId="65212779">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795767664"/>
          <w:rFonts w:ascii="Times New Roman" w:hAnsi="Times New Roman" w:eastAsia="Times New Roman" w:cs="Times New Roman"/>
          <w:i w:val="0"/>
          <w:iCs w:val="0"/>
          <w:noProof w:val="0"/>
          <w:sz w:val="24"/>
          <w:szCs w:val="24"/>
          <w:lang w:val="pt-BR"/>
          <w:rPrChange w:author="GUSTAVO DE OLIVEIRA REGO MORAIS" w:date="2025-08-08T20:38:55.45Z" w:id="882592326">
            <w:rPr>
              <w:ins w:author="GUSTAVO DE OLIVEIRA REGO MORAIS" w:date="2025-08-08T20:38:31.976Z" w16du:dateUtc="2025-08-08T20:38:31.976Z" w:id="1771802651"/>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60750949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42Z" w:id="1025559425">
              <w:rPr>
                <w:rFonts w:ascii="Aptos" w:hAnsi="Aptos" w:eastAsia="Aptos" w:cs="Aptos"/>
                <w:b w:val="1"/>
                <w:bCs w:val="1"/>
                <w:noProof w:val="0"/>
                <w:sz w:val="24"/>
                <w:szCs w:val="24"/>
                <w:lang w:val="pt-BR"/>
              </w:rPr>
            </w:rPrChange>
          </w:rPr>
          <w:t>Coleta e Processamento: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8Z" w:id="516301588">
              <w:rPr>
                <w:rFonts w:ascii="Aptos" w:hAnsi="Aptos" w:eastAsia="Aptos" w:cs="Aptos"/>
                <w:noProof w:val="0"/>
                <w:sz w:val="24"/>
                <w:szCs w:val="24"/>
                <w:lang w:val="pt-BR"/>
              </w:rPr>
            </w:rPrChange>
          </w:rPr>
          <w:t xml:space="preserve"> Após os dados serem validados, o sistema passa pelos estados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09Z" w:id="1194681014">
              <w:rPr>
                <w:rFonts w:ascii="Consolas" w:hAnsi="Consolas" w:eastAsia="Consolas" w:cs="Consolas"/>
                <w:noProof w:val="0"/>
                <w:sz w:val="24"/>
                <w:szCs w:val="24"/>
                <w:lang w:val="pt-BR"/>
              </w:rPr>
            </w:rPrChange>
          </w:rPr>
          <w:t>"Interpretando ambiente"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Z" w:id="2039855665">
              <w:rPr>
                <w:rFonts w:ascii="Aptos" w:hAnsi="Aptos" w:eastAsia="Aptos" w:cs="Aptos"/>
                <w:noProof w:val="0"/>
                <w:sz w:val="24"/>
                <w:szCs w:val="24"/>
                <w:lang w:val="pt-BR"/>
              </w:rPr>
            </w:rPrChange>
          </w:rPr>
          <w:t xml:space="preserv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Z" w:id="1178463322">
              <w:rPr>
                <w:rFonts w:ascii="Consolas" w:hAnsi="Consolas" w:eastAsia="Consolas" w:cs="Consolas"/>
                <w:noProof w:val="0"/>
                <w:sz w:val="24"/>
                <w:szCs w:val="24"/>
                <w:lang w:val="pt-BR"/>
              </w:rPr>
            </w:rPrChange>
          </w:rPr>
          <w:t>"Calculando TDP"</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1Z" w:id="1691445286">
              <w:rPr>
                <w:rFonts w:ascii="Aptos" w:hAnsi="Aptos" w:eastAsia="Aptos" w:cs="Aptos"/>
                <w:noProof w:val="0"/>
                <w:sz w:val="24"/>
                <w:szCs w:val="24"/>
                <w:lang w:val="pt-BR"/>
              </w:rPr>
            </w:rPrChange>
          </w:rPr>
          <w:t xml:space="preserve"> 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974665180">
              <w:rPr>
                <w:rFonts w:ascii="Consolas" w:hAnsi="Consolas" w:eastAsia="Consolas" w:cs="Consolas"/>
                <w:noProof w:val="0"/>
                <w:sz w:val="24"/>
                <w:szCs w:val="24"/>
                <w:lang w:val="pt-BR"/>
              </w:rPr>
            </w:rPrChange>
          </w:rPr>
          <w:t xml:space="preserve">"Gerando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1980318853">
              <w:rPr>
                <w:rFonts w:ascii="Consolas" w:hAnsi="Consolas" w:eastAsia="Consolas" w:cs="Consolas"/>
                <w:noProof w:val="0"/>
                <w:sz w:val="24"/>
                <w:szCs w:val="24"/>
                <w:lang w:val="pt-BR"/>
              </w:rPr>
            </w:rPrChange>
          </w:rPr>
          <w:t>Recomendacoes</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2Z" w:id="142920281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3Z" w:id="1347649348">
              <w:rPr>
                <w:rFonts w:ascii="Aptos" w:hAnsi="Aptos" w:eastAsia="Aptos" w:cs="Aptos"/>
                <w:noProof w:val="0"/>
                <w:sz w:val="24"/>
                <w:szCs w:val="24"/>
                <w:lang w:val="pt-BR"/>
              </w:rPr>
            </w:rPrChange>
          </w:rPr>
          <w:t>, cada um representando uma etapa de análise e processamento da solicitação do usuário.</w:t>
        </w:r>
      </w:ins>
    </w:p>
    <w:p w:rsidR="3489CF41" w:rsidP="320543F7" w:rsidRDefault="3489CF41" w14:paraId="7E30BF55" w14:textId="5628EB98">
      <w:pPr>
        <w:pStyle w:val="ListParagraph"/>
        <w:numPr>
          <w:ilvl w:val="0"/>
          <w:numId w:val="104"/>
        </w:numPr>
        <w:bidi w:val="0"/>
        <w:spacing w:before="240" w:beforeAutospacing="off" w:after="240" w:afterAutospacing="off" w:line="360" w:lineRule="auto"/>
        <w:jc w:val="both"/>
        <w:rPr>
          <w:ins w:author="GUSTAVO DE OLIVEIRA REGO MORAIS" w:date="2025-08-08T20:38:31.976Z" w16du:dateUtc="2025-08-08T20:38:31.976Z" w:id="1157350937"/>
          <w:rFonts w:ascii="Times New Roman" w:hAnsi="Times New Roman" w:eastAsia="Times New Roman" w:cs="Times New Roman"/>
          <w:i w:val="0"/>
          <w:iCs w:val="0"/>
          <w:noProof w:val="0"/>
          <w:sz w:val="24"/>
          <w:szCs w:val="24"/>
          <w:lang w:val="pt-BR"/>
          <w:rPrChange w:author="GUSTAVO DE OLIVEIRA REGO MORAIS" w:date="2025-08-08T20:38:55.46Z" w:id="1715117513">
            <w:rPr>
              <w:ins w:author="GUSTAVO DE OLIVEIRA REGO MORAIS" w:date="2025-08-08T20:38:31.976Z" w16du:dateUtc="2025-08-08T20:38:31.976Z" w:id="789356611"/>
              <w:rFonts w:ascii="Aptos" w:hAnsi="Aptos" w:eastAsia="Aptos" w:cs="Aptos"/>
              <w:noProof w:val="0"/>
              <w:sz w:val="24"/>
              <w:szCs w:val="24"/>
              <w:lang w:val="pt-BR"/>
            </w:rPr>
          </w:rPrChange>
        </w:rPr>
        <w:pPrChange w:author="GUSTAVO DE OLIVEIRA REGO MORAIS" w:date="2025-08-08T20:38:53.357Z">
          <w:pPr>
            <w:bidi w:val="0"/>
          </w:pPr>
        </w:pPrChange>
      </w:pPr>
      <w:ins w:author="GUSTAVO DE OLIVEIRA REGO MORAIS" w:date="2025-08-08T20:38:31.976Z" w:id="127087076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51Z" w:id="2111816255">
              <w:rPr>
                <w:rFonts w:ascii="Aptos" w:hAnsi="Aptos" w:eastAsia="Aptos" w:cs="Aptos"/>
                <w:b w:val="1"/>
                <w:bCs w:val="1"/>
                <w:noProof w:val="0"/>
                <w:sz w:val="24"/>
                <w:szCs w:val="24"/>
                <w:lang w:val="pt-BR"/>
              </w:rPr>
            </w:rPrChange>
          </w:rPr>
          <w:t>Validação: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186371152">
              <w:rPr>
                <w:rFonts w:ascii="Aptos" w:hAnsi="Aptos" w:eastAsia="Aptos" w:cs="Aptos"/>
                <w:noProof w:val="0"/>
                <w:sz w:val="24"/>
                <w:szCs w:val="24"/>
                <w:lang w:val="pt-BR"/>
              </w:rPr>
            </w:rPrChange>
          </w:rPr>
          <w:t xml:space="preserve"> A transição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2114018235">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63962273">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5Z" w:id="88235187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6Z" w:id="1912233280">
              <w:rPr>
                <w:rFonts w:ascii="Aptos" w:hAnsi="Aptos" w:eastAsia="Aptos" w:cs="Aptos"/>
                <w:noProof w:val="0"/>
                <w:sz w:val="24"/>
                <w:szCs w:val="24"/>
                <w:lang w:val="pt-BR"/>
              </w:rPr>
            </w:rPrChange>
          </w:rPr>
          <w:t xml:space="preserve"> é disparada pelo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845450358">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439268048">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1266327690">
              <w:rPr>
                <w:rFonts w:ascii="Consolas" w:hAnsi="Consolas" w:eastAsia="Consolas" w:cs="Consolas"/>
                <w:noProof w:val="0"/>
                <w:sz w:val="24"/>
                <w:szCs w:val="24"/>
                <w:lang w:val="pt-BR"/>
              </w:rPr>
            </w:rPrChange>
          </w:rPr>
          <w:t xml:space="preserve"> gerada"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17Z" w:id="433368372">
              <w:rPr>
                <w:rFonts w:ascii="Aptos" w:hAnsi="Aptos" w:eastAsia="Aptos" w:cs="Aptos"/>
                <w:noProof w:val="0"/>
                <w:sz w:val="24"/>
                <w:szCs w:val="24"/>
                <w:lang w:val="pt-BR"/>
              </w:rPr>
            </w:rPrChange>
          </w:rPr>
          <w:t>. Este estado é um ponto de controle crucial do fluxo.</w:t>
        </w:r>
      </w:ins>
    </w:p>
    <w:p w:rsidR="3489CF41" w:rsidP="320543F7" w:rsidRDefault="3489CF41" w14:paraId="1A752546" w14:textId="5F435D80">
      <w:pPr>
        <w:pStyle w:val="Heading4"/>
        <w:bidi w:val="0"/>
        <w:spacing w:before="319" w:beforeAutospacing="off" w:after="319" w:afterAutospacing="off" w:line="360" w:lineRule="auto"/>
        <w:jc w:val="both"/>
        <w:rPr>
          <w:ins w:author="GUSTAVO DE OLIVEIRA REGO MORAIS" w:date="2025-08-08T20:38:31.976Z" w16du:dateUtc="2025-08-08T20:38:31.976Z" w:id="709603670"/>
          <w:rFonts w:ascii="Times New Roman" w:hAnsi="Times New Roman" w:eastAsia="Times New Roman" w:cs="Times New Roman"/>
          <w:b w:val="1"/>
          <w:bCs w:val="1"/>
          <w:i w:val="0"/>
          <w:iCs w:val="0"/>
          <w:noProof w:val="0"/>
          <w:sz w:val="24"/>
          <w:szCs w:val="24"/>
          <w:lang w:val="pt-BR"/>
          <w:rPrChange w:author="GUSTAVO DE OLIVEIRA REGO MORAIS" w:date="2025-08-08T20:38:55.461Z" w:id="646681200">
            <w:rPr>
              <w:ins w:author="GUSTAVO DE OLIVEIRA REGO MORAIS" w:date="2025-08-08T20:38:31.976Z" w16du:dateUtc="2025-08-08T20:38:31.976Z" w:id="2027292799"/>
              <w:rFonts w:ascii="Aptos" w:hAnsi="Aptos" w:eastAsia="Aptos" w:cs="Aptos"/>
              <w:b w:val="1"/>
              <w:bCs w:val="1"/>
              <w:noProof w:val="0"/>
              <w:sz w:val="24"/>
              <w:szCs w:val="24"/>
              <w:lang w:val="pt-BR"/>
            </w:rPr>
          </w:rPrChange>
        </w:rPr>
        <w:pPrChange w:author="GUSTAVO DE OLIVEIRA REGO MORAIS" w:date="2025-08-08T20:38:53.357Z">
          <w:pPr>
            <w:numPr>
              <w:ilvl w:val="0"/>
              <w:numId w:val="104"/>
            </w:numPr>
            <w:bidi w:val="0"/>
          </w:pPr>
        </w:pPrChange>
      </w:pPr>
      <w:ins w:author="GUSTAVO DE OLIVEIRA REGO MORAIS" w:date="2025-08-08T20:38:31.976Z" w:id="1842416378">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1Z" w:id="1224618729">
              <w:rPr>
                <w:rFonts w:ascii="Aptos" w:hAnsi="Aptos" w:eastAsia="Aptos" w:cs="Aptos"/>
                <w:b w:val="1"/>
                <w:bCs w:val="1"/>
                <w:noProof w:val="0"/>
                <w:sz w:val="24"/>
                <w:szCs w:val="24"/>
                <w:lang w:val="pt-BR"/>
              </w:rPr>
            </w:rPrChange>
          </w:rPr>
          <w:t>Fluxos Condicionais e Ciclos de Validação</w:t>
        </w:r>
      </w:ins>
    </w:p>
    <w:p w:rsidR="3489CF41" w:rsidP="320543F7" w:rsidRDefault="3489CF41" w14:paraId="1F588C77" w14:textId="5D75AC08">
      <w:pPr>
        <w:bidi w:val="0"/>
        <w:spacing w:before="240" w:beforeAutospacing="off" w:after="240" w:afterAutospacing="off" w:line="360" w:lineRule="auto"/>
        <w:ind w:firstLine="708"/>
        <w:jc w:val="both"/>
        <w:rPr>
          <w:ins w:author="GUSTAVO DE OLIVEIRA REGO MORAIS" w:date="2025-08-08T20:38:31.976Z" w16du:dateUtc="2025-08-08T20:38:31.976Z" w:id="2070035159"/>
          <w:rFonts w:ascii="Times New Roman" w:hAnsi="Times New Roman" w:eastAsia="Times New Roman" w:cs="Times New Roman"/>
          <w:i w:val="0"/>
          <w:iCs w:val="0"/>
          <w:noProof w:val="0"/>
          <w:sz w:val="24"/>
          <w:szCs w:val="24"/>
          <w:lang w:val="pt-BR"/>
          <w:rPrChange w:author="GUSTAVO DE OLIVEIRA REGO MORAIS" w:date="2025-08-08T20:38:55.464Z" w:id="406129805">
            <w:rPr>
              <w:ins w:author="GUSTAVO DE OLIVEIRA REGO MORAIS" w:date="2025-08-08T20:38:31.976Z" w16du:dateUtc="2025-08-08T20:38:31.976Z" w:id="1964239431"/>
              <w:rFonts w:ascii="Aptos" w:hAnsi="Aptos" w:eastAsia="Aptos" w:cs="Aptos"/>
              <w:noProof w:val="0"/>
              <w:sz w:val="24"/>
              <w:szCs w:val="24"/>
              <w:lang w:val="pt-BR"/>
            </w:rPr>
          </w:rPrChange>
        </w:rPr>
        <w:pPrChange w:author="GUSTAVO DE OLIVEIRA REGO MORAIS" w:date="2025-08-08T20:39:06.305Z">
          <w:pPr>
            <w:bidi w:val="0"/>
          </w:pPr>
        </w:pPrChange>
      </w:pPr>
      <w:ins w:author="GUSTAVO DE OLIVEIRA REGO MORAIS" w:date="2025-08-08T20:38:31.976Z" w:id="1636905622">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62Z" w:id="1583172210">
              <w:rPr>
                <w:rFonts w:ascii="Aptos" w:hAnsi="Aptos" w:eastAsia="Aptos" w:cs="Aptos"/>
                <w:noProof w:val="0"/>
                <w:sz w:val="24"/>
                <w:szCs w:val="24"/>
                <w:lang w:val="pt-BR"/>
              </w:rPr>
            </w:rPrChange>
          </w:rPr>
          <w:t xml:space="preserve">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1777972264">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2037063793">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Z" w:id="1705186949">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1Z" w:id="1024827468">
              <w:rPr>
                <w:rFonts w:ascii="Aptos" w:hAnsi="Aptos" w:eastAsia="Aptos" w:cs="Aptos"/>
                <w:noProof w:val="0"/>
                <w:sz w:val="24"/>
                <w:szCs w:val="24"/>
                <w:lang w:val="pt-BR"/>
              </w:rPr>
            </w:rPrChange>
          </w:rPr>
          <w:t xml:space="preserve"> determina o próximo passo com base na validade da proposta:</w:t>
        </w:r>
      </w:ins>
    </w:p>
    <w:p w:rsidR="3489CF41" w:rsidP="320543F7" w:rsidRDefault="3489CF41" w14:paraId="18534665" w14:textId="2BB4D47D">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950408743"/>
          <w:rFonts w:ascii="Times New Roman" w:hAnsi="Times New Roman" w:eastAsia="Times New Roman" w:cs="Times New Roman"/>
          <w:i w:val="0"/>
          <w:iCs w:val="0"/>
          <w:noProof w:val="0"/>
          <w:sz w:val="24"/>
          <w:szCs w:val="24"/>
          <w:lang w:val="pt-BR"/>
          <w:rPrChange w:author="GUSTAVO DE OLIVEIRA REGO MORAIS" w:date="2025-08-08T20:38:55.471Z" w:id="832604834">
            <w:rPr>
              <w:ins w:author="GUSTAVO DE OLIVEIRA REGO MORAIS" w:date="2025-08-08T20:38:31.977Z" w16du:dateUtc="2025-08-08T20:38:31.977Z" w:id="1907342468"/>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109418476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65Z" w:id="1266445543">
              <w:rPr>
                <w:rFonts w:ascii="Aptos" w:hAnsi="Aptos" w:eastAsia="Aptos" w:cs="Aptos"/>
                <w:b w:val="1"/>
                <w:bCs w:val="1"/>
                <w:noProof w:val="0"/>
                <w:sz w:val="24"/>
                <w:szCs w:val="24"/>
                <w:lang w:val="pt-BR"/>
              </w:rPr>
            </w:rPrChange>
          </w:rPr>
          <w:t>Proposta Válida: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6Z" w:id="996236278">
              <w:rPr>
                <w:rFonts w:ascii="Aptos" w:hAnsi="Aptos" w:eastAsia="Aptos" w:cs="Aptos"/>
                <w:noProof w:val="0"/>
                <w:sz w:val="24"/>
                <w:szCs w:val="24"/>
                <w:lang w:val="pt-BR"/>
              </w:rPr>
            </w:rPrChange>
          </w:rPr>
          <w:t xml:space="preserve"> Se a proposta for válida,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6Z" w:id="1264353106">
              <w:rPr>
                <w:rFonts w:ascii="Consolas" w:hAnsi="Consolas" w:eastAsia="Consolas" w:cs="Consolas"/>
                <w:noProof w:val="0"/>
                <w:sz w:val="24"/>
                <w:szCs w:val="24"/>
                <w:lang w:val="pt-BR"/>
              </w:rPr>
            </w:rPrChange>
          </w:rPr>
          <w:t>"Proposta valida"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7Z" w:id="1533954760">
              <w:rPr>
                <w:rFonts w:ascii="Aptos" w:hAnsi="Aptos" w:eastAsia="Aptos" w:cs="Aptos"/>
                <w:noProof w:val="0"/>
                <w:sz w:val="24"/>
                <w:szCs w:val="24"/>
                <w:lang w:val="pt-BR"/>
              </w:rPr>
            </w:rPrChange>
          </w:rPr>
          <w:t xml:space="preserve"> leva a sessão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868169651">
              <w:rPr>
                <w:rFonts w:ascii="Consolas" w:hAnsi="Consolas" w:eastAsia="Consolas" w:cs="Consolas"/>
                <w:noProof w:val="0"/>
                <w:sz w:val="24"/>
                <w:szCs w:val="24"/>
                <w:lang w:val="pt-BR"/>
              </w:rPr>
            </w:rPrChange>
          </w:rPr>
          <w:t xml:space="preserve">"Exibindo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68130920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8Z" w:id="5258250">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29Z" w:id="1221379838">
              <w:rPr>
                <w:rFonts w:ascii="Aptos" w:hAnsi="Aptos" w:eastAsia="Aptos" w:cs="Aptos"/>
                <w:noProof w:val="0"/>
                <w:sz w:val="24"/>
                <w:szCs w:val="24"/>
                <w:lang w:val="pt-BR"/>
              </w:rPr>
            </w:rPrChange>
          </w:rPr>
          <w:t>.</w:t>
        </w:r>
      </w:ins>
    </w:p>
    <w:p w:rsidR="3489CF41" w:rsidP="320543F7" w:rsidRDefault="3489CF41" w14:paraId="7E1F2A94" w14:textId="6D19DA11">
      <w:pPr>
        <w:pStyle w:val="ListParagraph"/>
        <w:numPr>
          <w:ilvl w:val="0"/>
          <w:numId w:val="105"/>
        </w:numPr>
        <w:bidi w:val="0"/>
        <w:spacing w:before="240" w:beforeAutospacing="off" w:after="240" w:afterAutospacing="off" w:line="360" w:lineRule="auto"/>
        <w:jc w:val="both"/>
        <w:rPr>
          <w:ins w:author="GUSTAVO DE OLIVEIRA REGO MORAIS" w:date="2025-08-08T20:38:31.977Z" w16du:dateUtc="2025-08-08T20:38:31.977Z" w:id="366958508"/>
          <w:rFonts w:ascii="Times New Roman" w:hAnsi="Times New Roman" w:eastAsia="Times New Roman" w:cs="Times New Roman"/>
          <w:i w:val="0"/>
          <w:iCs w:val="0"/>
          <w:noProof w:val="0"/>
          <w:sz w:val="24"/>
          <w:szCs w:val="24"/>
          <w:lang w:val="pt-BR"/>
          <w:rPrChange w:author="GUSTAVO DE OLIVEIRA REGO MORAIS" w:date="2025-08-08T20:38:55.475Z" w:id="1846936519">
            <w:rPr>
              <w:ins w:author="GUSTAVO DE OLIVEIRA REGO MORAIS" w:date="2025-08-08T20:38:31.977Z" w16du:dateUtc="2025-08-08T20:38:31.977Z" w:id="718160061"/>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796180092">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72Z" w:id="1015307339">
              <w:rPr>
                <w:rFonts w:ascii="Aptos" w:hAnsi="Aptos" w:eastAsia="Aptos" w:cs="Aptos"/>
                <w:b w:val="1"/>
                <w:bCs w:val="1"/>
                <w:noProof w:val="0"/>
                <w:sz w:val="24"/>
                <w:szCs w:val="24"/>
                <w:lang w:val="pt-BR"/>
              </w:rPr>
            </w:rPrChange>
          </w:rPr>
          <w:t>Proposta Inválida: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Z" w:id="773163627">
              <w:rPr>
                <w:rFonts w:ascii="Aptos" w:hAnsi="Aptos" w:eastAsia="Aptos" w:cs="Aptos"/>
                <w:noProof w:val="0"/>
                <w:sz w:val="24"/>
                <w:szCs w:val="24"/>
                <w:lang w:val="pt-BR"/>
              </w:rPr>
            </w:rPrChange>
          </w:rPr>
          <w:t xml:space="preserve"> Se a proposta for inválida,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1Z" w:id="1330619917">
              <w:rPr>
                <w:rFonts w:ascii="Consolas" w:hAnsi="Consolas" w:eastAsia="Consolas" w:cs="Consolas"/>
                <w:noProof w:val="0"/>
                <w:sz w:val="24"/>
                <w:szCs w:val="24"/>
                <w:lang w:val="pt-BR"/>
              </w:rPr>
            </w:rPrChange>
          </w:rPr>
          <w:t>"Proposta invalida"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1Z" w:id="1854459119">
              <w:rPr>
                <w:rFonts w:ascii="Aptos" w:hAnsi="Aptos" w:eastAsia="Aptos" w:cs="Aptos"/>
                <w:noProof w:val="0"/>
                <w:sz w:val="24"/>
                <w:szCs w:val="24"/>
                <w:lang w:val="pt-BR"/>
              </w:rPr>
            </w:rPrChange>
          </w:rPr>
          <w:t xml:space="preserve"> leva a sessão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2Z" w:id="770997706">
              <w:rPr>
                <w:rFonts w:ascii="Consolas" w:hAnsi="Consolas" w:eastAsia="Consolas" w:cs="Consolas"/>
                <w:noProof w:val="0"/>
                <w:sz w:val="24"/>
                <w:szCs w:val="24"/>
                <w:lang w:val="pt-BR"/>
              </w:rPr>
            </w:rPrChange>
          </w:rPr>
          <w:t>"Gerando novamente Ajuste"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3Z" w:id="246554381">
              <w:rPr>
                <w:rFonts w:ascii="Aptos" w:hAnsi="Aptos" w:eastAsia="Aptos" w:cs="Aptos"/>
                <w:noProof w:val="0"/>
                <w:sz w:val="24"/>
                <w:szCs w:val="24"/>
                <w:lang w:val="pt-BR"/>
              </w:rPr>
            </w:rPrChange>
          </w:rPr>
          <w:t>.</w:t>
        </w:r>
      </w:ins>
    </w:p>
    <w:p w:rsidR="3489CF41" w:rsidP="320543F7" w:rsidRDefault="3489CF41" w14:paraId="24F07B2B" w14:textId="3D844A67">
      <w:pPr>
        <w:pStyle w:val="ListParagraph"/>
        <w:numPr>
          <w:ilvl w:val="1"/>
          <w:numId w:val="105"/>
        </w:numPr>
        <w:bidi w:val="0"/>
        <w:spacing w:before="240" w:beforeAutospacing="off" w:after="240" w:afterAutospacing="off" w:line="360" w:lineRule="auto"/>
        <w:jc w:val="both"/>
        <w:rPr>
          <w:ins w:author="GUSTAVO DE OLIVEIRA REGO MORAIS" w:date="2025-08-08T20:38:31.977Z" w16du:dateUtc="2025-08-08T20:38:31.977Z" w:id="275987623"/>
          <w:rFonts w:ascii="Times New Roman" w:hAnsi="Times New Roman" w:eastAsia="Times New Roman" w:cs="Times New Roman"/>
          <w:i w:val="0"/>
          <w:iCs w:val="0"/>
          <w:noProof w:val="0"/>
          <w:sz w:val="24"/>
          <w:szCs w:val="24"/>
          <w:lang w:val="pt-BR"/>
          <w:rPrChange w:author="GUSTAVO DE OLIVEIRA REGO MORAIS" w:date="2025-08-08T20:38:55.491Z" w:id="145889616">
            <w:rPr>
              <w:ins w:author="GUSTAVO DE OLIVEIRA REGO MORAIS" w:date="2025-08-08T20:38:31.977Z" w16du:dateUtc="2025-08-08T20:38:31.977Z" w:id="1253801855"/>
              <w:rFonts w:ascii="Aptos" w:hAnsi="Aptos" w:eastAsia="Aptos" w:cs="Aptos"/>
              <w:noProof w:val="0"/>
              <w:sz w:val="24"/>
              <w:szCs w:val="24"/>
              <w:lang w:val="pt-BR"/>
            </w:rPr>
          </w:rPrChange>
        </w:rPr>
        <w:pPrChange w:author="GUSTAVO DE OLIVEIRA REGO MORAIS" w:date="2025-08-08T20:38:53.358Z">
          <w:pPr>
            <w:bidi w:val="0"/>
          </w:pPr>
        </w:pPrChange>
      </w:pPr>
      <w:ins w:author="GUSTAVO DE OLIVEIRA REGO MORAIS" w:date="2025-08-08T20:38:31.977Z" w:id="858778594">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77Z" w:id="626763895">
              <w:rPr>
                <w:rFonts w:ascii="Aptos" w:hAnsi="Aptos" w:eastAsia="Aptos" w:cs="Aptos"/>
                <w:noProof w:val="0"/>
                <w:sz w:val="24"/>
                <w:szCs w:val="24"/>
                <w:lang w:val="pt-BR"/>
              </w:rPr>
            </w:rPrChange>
          </w:rPr>
          <w:t xml:space="preserve">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4Z" w:id="559657859">
              <w:rPr>
                <w:rFonts w:ascii="Consolas" w:hAnsi="Consolas" w:eastAsia="Consolas" w:cs="Consolas"/>
                <w:noProof w:val="0"/>
                <w:sz w:val="24"/>
                <w:szCs w:val="24"/>
                <w:lang w:val="pt-BR"/>
              </w:rPr>
            </w:rPrChange>
          </w:rPr>
          <w:t>"Gerando novamente Ajuste"</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5Z" w:id="1431810562">
              <w:rPr>
                <w:rFonts w:ascii="Aptos" w:hAnsi="Aptos" w:eastAsia="Aptos" w:cs="Aptos"/>
                <w:noProof w:val="0"/>
                <w:sz w:val="24"/>
                <w:szCs w:val="24"/>
                <w:lang w:val="pt-BR"/>
              </w:rPr>
            </w:rPrChange>
          </w:rPr>
          <w:t xml:space="preserve"> tem um ciclo de feedback: se o ajuste for válido, a transição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6Z" w:id="1230993792">
              <w:rPr>
                <w:rFonts w:ascii="Consolas" w:hAnsi="Consolas" w:eastAsia="Consolas" w:cs="Consolas"/>
                <w:noProof w:val="0"/>
                <w:sz w:val="24"/>
                <w:szCs w:val="24"/>
                <w:lang w:val="pt-BR"/>
              </w:rPr>
            </w:rPrChange>
          </w:rPr>
          <w:t>"Ajuste valido"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6Z" w:id="1989338300">
              <w:rPr>
                <w:rFonts w:ascii="Aptos" w:hAnsi="Aptos" w:eastAsia="Aptos" w:cs="Aptos"/>
                <w:noProof w:val="0"/>
                <w:sz w:val="24"/>
                <w:szCs w:val="24"/>
                <w:lang w:val="pt-BR"/>
              </w:rPr>
            </w:rPrChange>
          </w:rPr>
          <w:t xml:space="preserve"> retorna a sessão para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787812892">
              <w:rPr>
                <w:rFonts w:ascii="Consolas" w:hAnsi="Consolas" w:eastAsia="Consolas" w:cs="Consolas"/>
                <w:noProof w:val="0"/>
                <w:sz w:val="24"/>
                <w:szCs w:val="24"/>
                <w:lang w:val="pt-BR"/>
              </w:rPr>
            </w:rPrChange>
          </w:rPr>
          <w:t xml:space="preserve">"Validando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1312707686">
              <w:rPr>
                <w:rFonts w:ascii="Consolas" w:hAnsi="Consolas" w:eastAsia="Consolas" w:cs="Consolas"/>
                <w:noProof w:val="0"/>
                <w:sz w:val="24"/>
                <w:szCs w:val="24"/>
                <w:lang w:val="pt-BR"/>
              </w:rPr>
            </w:rPrChange>
          </w:rPr>
          <w:t>Solucao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7Z" w:id="890752292">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8Z" w:id="928722137">
              <w:rPr>
                <w:rFonts w:ascii="Aptos" w:hAnsi="Aptos" w:eastAsia="Aptos" w:cs="Aptos"/>
                <w:noProof w:val="0"/>
                <w:sz w:val="24"/>
                <w:szCs w:val="24"/>
                <w:lang w:val="pt-BR"/>
              </w:rPr>
            </w:rPrChange>
          </w:rPr>
          <w:t xml:space="preserve">. Se o ajuste falhar, 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39Z" w:id="412841701">
              <w:rPr>
                <w:rFonts w:ascii="Consolas" w:hAnsi="Consolas" w:eastAsia="Consolas" w:cs="Consolas"/>
                <w:noProof w:val="0"/>
                <w:sz w:val="24"/>
                <w:szCs w:val="24"/>
                <w:lang w:val="pt-BR"/>
              </w:rPr>
            </w:rPrChange>
          </w:rPr>
          <w:t>"Ajuste falhou"</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Z" w:id="1912653274">
              <w:rPr>
                <w:rFonts w:ascii="Aptos" w:hAnsi="Aptos" w:eastAsia="Aptos" w:cs="Aptos"/>
                <w:noProof w:val="0"/>
                <w:sz w:val="24"/>
                <w:szCs w:val="24"/>
                <w:lang w:val="pt-BR"/>
              </w:rPr>
            </w:rPrChange>
          </w:rPr>
          <w:t xml:space="preserve"> leva ao estado terminal de erro,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2Z" w:id="416781263">
              <w:rPr>
                <w:rFonts w:ascii="Consolas" w:hAnsi="Consolas" w:eastAsia="Consolas" w:cs="Consolas"/>
                <w:noProof w:val="0"/>
                <w:sz w:val="24"/>
                <w:szCs w:val="24"/>
                <w:lang w:val="pt-BR"/>
              </w:rPr>
            </w:rPrChange>
          </w:rPr>
          <w:t>"Estado Erro"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3Z" w:id="1256298279">
              <w:rPr>
                <w:rFonts w:ascii="Aptos" w:hAnsi="Aptos" w:eastAsia="Aptos" w:cs="Aptos"/>
                <w:noProof w:val="0"/>
                <w:sz w:val="24"/>
                <w:szCs w:val="24"/>
                <w:lang w:val="pt-BR"/>
              </w:rPr>
            </w:rPrChange>
          </w:rPr>
          <w:t>.</w:t>
        </w:r>
      </w:ins>
    </w:p>
    <w:p w:rsidR="3489CF41" w:rsidP="320543F7" w:rsidRDefault="3489CF41" w14:paraId="6DEF0EE0" w14:textId="45273F18">
      <w:pPr>
        <w:pStyle w:val="Heading4"/>
        <w:bidi w:val="0"/>
        <w:spacing w:before="319" w:beforeAutospacing="off" w:after="319" w:afterAutospacing="off" w:line="360" w:lineRule="auto"/>
        <w:jc w:val="both"/>
        <w:rPr>
          <w:ins w:author="GUSTAVO DE OLIVEIRA REGO MORAIS" w:date="2025-08-08T20:38:31.977Z" w16du:dateUtc="2025-08-08T20:38:31.977Z" w:id="907193905"/>
          <w:rFonts w:ascii="Times New Roman" w:hAnsi="Times New Roman" w:eastAsia="Times New Roman" w:cs="Times New Roman"/>
          <w:b w:val="1"/>
          <w:bCs w:val="1"/>
          <w:i w:val="0"/>
          <w:iCs w:val="0"/>
          <w:noProof w:val="0"/>
          <w:sz w:val="24"/>
          <w:szCs w:val="24"/>
          <w:lang w:val="pt-BR"/>
          <w:rPrChange w:author="GUSTAVO DE OLIVEIRA REGO MORAIS" w:date="2025-08-08T20:38:55.491Z" w:id="2123074110">
            <w:rPr>
              <w:ins w:author="GUSTAVO DE OLIVEIRA REGO MORAIS" w:date="2025-08-08T20:38:31.977Z" w16du:dateUtc="2025-08-08T20:38:31.977Z" w:id="408061349"/>
              <w:rFonts w:ascii="Aptos" w:hAnsi="Aptos" w:eastAsia="Aptos" w:cs="Aptos"/>
              <w:b w:val="1"/>
              <w:bCs w:val="1"/>
              <w:noProof w:val="0"/>
              <w:sz w:val="24"/>
              <w:szCs w:val="24"/>
              <w:lang w:val="pt-BR"/>
            </w:rPr>
          </w:rPrChange>
        </w:rPr>
        <w:pPrChange w:author="GUSTAVO DE OLIVEIRA REGO MORAIS" w:date="2025-08-08T20:38:53.358Z">
          <w:pPr>
            <w:numPr>
              <w:ilvl w:val="1"/>
              <w:numId w:val="105"/>
            </w:numPr>
            <w:bidi w:val="0"/>
          </w:pPr>
        </w:pPrChange>
      </w:pPr>
      <w:ins w:author="GUSTAVO DE OLIVEIRA REGO MORAIS" w:date="2025-08-08T20:38:31.977Z" w:id="66486910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1Z" w:id="115979664">
              <w:rPr>
                <w:rFonts w:ascii="Aptos" w:hAnsi="Aptos" w:eastAsia="Aptos" w:cs="Aptos"/>
                <w:b w:val="1"/>
                <w:bCs w:val="1"/>
                <w:noProof w:val="0"/>
                <w:sz w:val="24"/>
                <w:szCs w:val="24"/>
                <w:lang w:val="pt-BR"/>
              </w:rPr>
            </w:rPrChange>
          </w:rPr>
          <w:t>Interação com o Usuário e Finalização</w:t>
        </w:r>
      </w:ins>
    </w:p>
    <w:p w:rsidR="3489CF41" w:rsidP="320543F7" w:rsidRDefault="3489CF41" w14:paraId="49D6C3C8" w14:textId="1B411CF8">
      <w:pPr>
        <w:bidi w:val="0"/>
        <w:spacing w:before="240" w:beforeAutospacing="off" w:after="240" w:afterAutospacing="off" w:line="360" w:lineRule="auto"/>
        <w:ind w:firstLine="708"/>
        <w:jc w:val="both"/>
        <w:rPr>
          <w:ins w:author="GUSTAVO DE OLIVEIRA REGO MORAIS" w:date="2025-08-08T20:38:31.977Z" w16du:dateUtc="2025-08-08T20:38:31.977Z" w:id="809074353"/>
          <w:rFonts w:ascii="Times New Roman" w:hAnsi="Times New Roman" w:eastAsia="Times New Roman" w:cs="Times New Roman"/>
          <w:i w:val="0"/>
          <w:iCs w:val="0"/>
          <w:noProof w:val="0"/>
          <w:sz w:val="24"/>
          <w:szCs w:val="24"/>
          <w:lang w:val="pt-BR"/>
          <w:rPrChange w:author="GUSTAVO DE OLIVEIRA REGO MORAIS" w:date="2025-08-08T20:38:55.494Z" w:id="1690927054">
            <w:rPr>
              <w:ins w:author="GUSTAVO DE OLIVEIRA REGO MORAIS" w:date="2025-08-08T20:38:31.977Z" w16du:dateUtc="2025-08-08T20:38:31.977Z" w:id="1301485864"/>
              <w:rFonts w:ascii="Aptos" w:hAnsi="Aptos" w:eastAsia="Aptos" w:cs="Aptos"/>
              <w:noProof w:val="0"/>
              <w:sz w:val="24"/>
              <w:szCs w:val="24"/>
              <w:lang w:val="pt-BR"/>
            </w:rPr>
          </w:rPrChange>
        </w:rPr>
        <w:pPrChange w:author="GUSTAVO DE OLIVEIRA REGO MORAIS" w:date="2025-08-08T20:39:10.513Z">
          <w:pPr>
            <w:bidi w:val="0"/>
          </w:pPr>
        </w:pPrChange>
      </w:pPr>
      <w:ins w:author="GUSTAVO DE OLIVEIRA REGO MORAIS" w:date="2025-08-08T20:38:31.977Z" w:id="151821659">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492Z" w:id="1617850578">
              <w:rPr>
                <w:rFonts w:ascii="Aptos" w:hAnsi="Aptos" w:eastAsia="Aptos" w:cs="Aptos"/>
                <w:noProof w:val="0"/>
                <w:sz w:val="24"/>
                <w:szCs w:val="24"/>
                <w:lang w:val="pt-BR"/>
              </w:rPr>
            </w:rPrChange>
          </w:rPr>
          <w:t xml:space="preserve">Após a exibição de uma recomendação válida, o sistema transita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948964219">
              <w:rPr>
                <w:rFonts w:ascii="Consolas" w:hAnsi="Consolas" w:eastAsia="Consolas" w:cs="Consolas"/>
                <w:noProof w:val="0"/>
                <w:sz w:val="24"/>
                <w:szCs w:val="24"/>
                <w:lang w:val="pt-BR"/>
              </w:rPr>
            </w:rPrChange>
          </w:rPr>
          <w:t xml:space="preserve">"Aguardando Resposta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220350424">
              <w:rPr>
                <w:rFonts w:ascii="Consolas" w:hAnsi="Consolas" w:eastAsia="Consolas" w:cs="Consolas"/>
                <w:noProof w:val="0"/>
                <w:sz w:val="24"/>
                <w:szCs w:val="24"/>
                <w:lang w:val="pt-BR"/>
              </w:rPr>
            </w:rPrChange>
          </w:rPr>
          <w:t>Usuario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7Z" w:id="1111587016">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8Z" w:id="623565770">
              <w:rPr>
                <w:rFonts w:ascii="Aptos" w:hAnsi="Aptos" w:eastAsia="Aptos" w:cs="Aptos"/>
                <w:noProof w:val="0"/>
                <w:sz w:val="24"/>
                <w:szCs w:val="24"/>
                <w:lang w:val="pt-BR"/>
              </w:rPr>
            </w:rPrChange>
          </w:rPr>
          <w:t>, onde espera a decisão do usuário:</w:t>
        </w:r>
      </w:ins>
    </w:p>
    <w:p w:rsidR="3489CF41" w:rsidP="320543F7" w:rsidRDefault="3489CF41" w14:paraId="237BEC15" w14:textId="4261D263">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1000803408"/>
          <w:rFonts w:ascii="Times New Roman" w:hAnsi="Times New Roman" w:eastAsia="Times New Roman" w:cs="Times New Roman"/>
          <w:i w:val="0"/>
          <w:iCs w:val="0"/>
          <w:noProof w:val="0"/>
          <w:sz w:val="24"/>
          <w:szCs w:val="24"/>
          <w:lang w:val="pt-BR"/>
          <w:rPrChange w:author="GUSTAVO DE OLIVEIRA REGO MORAIS" w:date="2025-08-08T20:38:55.505Z" w:id="364430781">
            <w:rPr>
              <w:ins w:author="GUSTAVO DE OLIVEIRA REGO MORAIS" w:date="2025-08-08T20:38:31.977Z" w16du:dateUtc="2025-08-08T20:38:31.977Z" w:id="1958585517"/>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450207056">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495Z" w:id="1874911940">
              <w:rPr>
                <w:rFonts w:ascii="Aptos" w:hAnsi="Aptos" w:eastAsia="Aptos" w:cs="Aptos"/>
                <w:b w:val="1"/>
                <w:bCs w:val="1"/>
                <w:noProof w:val="0"/>
                <w:sz w:val="24"/>
                <w:szCs w:val="24"/>
                <w:lang w:val="pt-BR"/>
              </w:rPr>
            </w:rPrChange>
          </w:rPr>
          <w:t>Aceitação: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49Z" w:id="1548100368">
              <w:rPr>
                <w:rFonts w:ascii="Aptos" w:hAnsi="Aptos" w:eastAsia="Aptos" w:cs="Aptos"/>
                <w:noProof w:val="0"/>
                <w:sz w:val="24"/>
                <w:szCs w:val="24"/>
                <w:lang w:val="pt-BR"/>
              </w:rPr>
            </w:rPrChange>
          </w:rPr>
          <w:t xml:space="preserve"> Se o usuário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125531725">
              <w:rPr>
                <w:rFonts w:ascii="Consolas" w:hAnsi="Consolas" w:eastAsia="Consolas" w:cs="Consolas"/>
                <w:noProof w:val="0"/>
                <w:sz w:val="24"/>
                <w:szCs w:val="24"/>
                <w:lang w:val="pt-BR"/>
              </w:rPr>
            </w:rPrChange>
          </w:rPr>
          <w:t xml:space="preserve">"Aceita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326791625">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293101671">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Z" w:id="1847122447">
              <w:rPr>
                <w:rFonts w:ascii="Aptos" w:hAnsi="Aptos" w:eastAsia="Aptos" w:cs="Aptos"/>
                <w:noProof w:val="0"/>
                <w:sz w:val="24"/>
                <w:szCs w:val="24"/>
                <w:lang w:val="pt-BR"/>
              </w:rPr>
            </w:rPrChange>
          </w:rPr>
          <w:t xml:space="preserve">, o fluxo segue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1Z" w:id="1332853205">
              <w:rPr>
                <w:rFonts w:ascii="Consolas" w:hAnsi="Consolas" w:eastAsia="Consolas" w:cs="Consolas"/>
                <w:noProof w:val="0"/>
                <w:sz w:val="24"/>
                <w:szCs w:val="24"/>
                <w:lang w:val="pt-BR"/>
              </w:rPr>
            </w:rPrChange>
          </w:rPr>
          <w:t>"Confirmado"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2Z" w:id="817188249">
              <w:rPr>
                <w:rFonts w:ascii="Aptos" w:hAnsi="Aptos" w:eastAsia="Aptos" w:cs="Aptos"/>
                <w:noProof w:val="0"/>
                <w:sz w:val="24"/>
                <w:szCs w:val="24"/>
                <w:lang w:val="pt-BR"/>
              </w:rPr>
            </w:rPrChange>
          </w:rPr>
          <w:t>.</w:t>
        </w:r>
      </w:ins>
    </w:p>
    <w:p w:rsidR="3489CF41" w:rsidP="320543F7" w:rsidRDefault="3489CF41" w14:paraId="1B26671F" w14:textId="22D49C59">
      <w:pPr>
        <w:pStyle w:val="ListParagraph"/>
        <w:numPr>
          <w:ilvl w:val="0"/>
          <w:numId w:val="106"/>
        </w:numPr>
        <w:bidi w:val="0"/>
        <w:spacing w:before="240" w:beforeAutospacing="off" w:after="240" w:afterAutospacing="off" w:line="360" w:lineRule="auto"/>
        <w:jc w:val="both"/>
        <w:rPr>
          <w:ins w:author="GUSTAVO DE OLIVEIRA REGO MORAIS" w:date="2025-08-08T20:38:31.977Z" w16du:dateUtc="2025-08-08T20:38:31.977Z" w:id="28077160"/>
          <w:rFonts w:ascii="Times New Roman" w:hAnsi="Times New Roman" w:eastAsia="Times New Roman" w:cs="Times New Roman"/>
          <w:i w:val="0"/>
          <w:iCs w:val="0"/>
          <w:noProof w:val="0"/>
          <w:sz w:val="24"/>
          <w:szCs w:val="24"/>
          <w:lang w:val="pt-BR"/>
          <w:rPrChange w:author="GUSTAVO DE OLIVEIRA REGO MORAIS" w:date="2025-08-08T20:38:55.512Z" w:id="835909701">
            <w:rPr>
              <w:ins w:author="GUSTAVO DE OLIVEIRA REGO MORAIS" w:date="2025-08-08T20:38:31.977Z" w16du:dateUtc="2025-08-08T20:38:31.977Z" w:id="139204651"/>
              <w:rFonts w:ascii="Aptos" w:hAnsi="Aptos" w:eastAsia="Aptos" w:cs="Aptos"/>
              <w:noProof w:val="0"/>
              <w:sz w:val="24"/>
              <w:szCs w:val="24"/>
              <w:lang w:val="pt-BR"/>
            </w:rPr>
          </w:rPrChange>
        </w:rPr>
        <w:pPrChange w:author="GUSTAVO DE OLIVEIRA REGO MORAIS" w:date="2025-08-08T20:38:53.359Z">
          <w:pPr>
            <w:bidi w:val="0"/>
          </w:pPr>
        </w:pPrChange>
      </w:pPr>
      <w:ins w:author="GUSTAVO DE OLIVEIRA REGO MORAIS" w:date="2025-08-08T20:38:31.977Z" w:id="421786335">
        <w:r w:rsidRPr="320543F7" w:rsidR="3489CF41">
          <w:rPr>
            <w:rFonts w:ascii="Times New Roman" w:hAnsi="Times New Roman" w:eastAsia="Times New Roman" w:cs="Times New Roman"/>
            <w:b w:val="1"/>
            <w:bCs w:val="1"/>
            <w:i w:val="0"/>
            <w:iCs w:val="0"/>
            <w:noProof w:val="0"/>
            <w:sz w:val="24"/>
            <w:szCs w:val="24"/>
            <w:lang w:val="pt-BR"/>
            <w:rPrChange w:author="GUSTAVO DE OLIVEIRA REGO MORAIS" w:date="2025-08-08T20:38:55.506Z" w:id="955601485">
              <w:rPr>
                <w:rFonts w:ascii="Aptos" w:hAnsi="Aptos" w:eastAsia="Aptos" w:cs="Aptos"/>
                <w:b w:val="1"/>
                <w:bCs w:val="1"/>
                <w:noProof w:val="0"/>
                <w:sz w:val="24"/>
                <w:szCs w:val="24"/>
                <w:lang w:val="pt-BR"/>
              </w:rPr>
            </w:rPrChange>
          </w:rPr>
          <w:t>Rejeição: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435021202">
              <w:rPr>
                <w:rFonts w:ascii="Aptos" w:hAnsi="Aptos" w:eastAsia="Aptos" w:cs="Aptos"/>
                <w:noProof w:val="0"/>
                <w:sz w:val="24"/>
                <w:szCs w:val="24"/>
                <w:lang w:val="pt-BR"/>
              </w:rPr>
            </w:rPrChange>
          </w:rPr>
          <w:t xml:space="preserve"> Se o usuário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438092197">
              <w:rPr>
                <w:rFonts w:ascii="Consolas" w:hAnsi="Consolas" w:eastAsia="Consolas" w:cs="Consolas"/>
                <w:noProof w:val="0"/>
                <w:sz w:val="24"/>
                <w:szCs w:val="24"/>
                <w:lang w:val="pt-BR"/>
              </w:rPr>
            </w:rPrChange>
          </w:rPr>
          <w:t xml:space="preserve">"Rejeita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990700751">
              <w:rPr>
                <w:rFonts w:ascii="Consolas" w:hAnsi="Consolas" w:eastAsia="Consolas" w:cs="Consolas"/>
                <w:noProof w:val="0"/>
                <w:sz w:val="24"/>
                <w:szCs w:val="24"/>
                <w:lang w:val="pt-BR"/>
              </w:rPr>
            </w:rPrChange>
          </w:rPr>
          <w:t>Recomendacao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4Z" w:id="1832973120">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5Z" w:id="740800930">
              <w:rPr>
                <w:rFonts w:ascii="Aptos" w:hAnsi="Aptos" w:eastAsia="Aptos" w:cs="Aptos"/>
                <w:noProof w:val="0"/>
                <w:sz w:val="24"/>
                <w:szCs w:val="24"/>
                <w:lang w:val="pt-BR"/>
              </w:rPr>
            </w:rPrChange>
          </w:rPr>
          <w:t xml:space="preserve">, o fluxo segue para 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6Z" w:id="1404852093">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6Z" w:id="729028826">
              <w:rPr>
                <w:rFonts w:ascii="Aptos" w:hAnsi="Aptos" w:eastAsia="Aptos" w:cs="Aptos"/>
                <w:noProof w:val="0"/>
                <w:sz w:val="24"/>
                <w:szCs w:val="24"/>
                <w:lang w:val="pt-BR"/>
              </w:rPr>
            </w:rPrChange>
          </w:rPr>
          <w:t>.</w:t>
        </w:r>
      </w:ins>
    </w:p>
    <w:p w:rsidR="3489CF41" w:rsidP="320543F7" w:rsidRDefault="3489CF41" w14:paraId="334AC77D" w14:textId="2B952E9F">
      <w:pPr>
        <w:bidi w:val="0"/>
        <w:spacing w:before="240" w:beforeAutospacing="off" w:after="240" w:afterAutospacing="off" w:line="360" w:lineRule="auto"/>
        <w:ind w:firstLine="708"/>
        <w:jc w:val="both"/>
        <w:rPr>
          <w:ins w:author="GUSTAVO DE OLIVEIRA REGO MORAIS" w:date="2025-08-08T20:31:45.411Z" w16du:dateUtc="2025-08-08T20:31:45.411Z" w:id="2048432260"/>
          <w:rFonts w:ascii="Times New Roman" w:hAnsi="Times New Roman" w:eastAsia="Times New Roman" w:cs="Times New Roman"/>
          <w:i w:val="0"/>
          <w:iCs w:val="0"/>
          <w:noProof w:val="0"/>
          <w:sz w:val="24"/>
          <w:szCs w:val="24"/>
          <w:lang w:val="pt-BR"/>
          <w:rPrChange w:author="GUSTAVO DE OLIVEIRA REGO MORAIS" w:date="2025-08-08T20:37:30.976Z" w:id="438174779">
            <w:rPr>
              <w:ins w:author="GUSTAVO DE OLIVEIRA REGO MORAIS" w:date="2025-08-08T20:31:45.411Z" w16du:dateUtc="2025-08-08T20:31:45.411Z" w:id="300933012"/>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Change w:author="GUSTAVO DE OLIVEIRA REGO MORAIS" w:date="2025-08-08T20:39:12.08Z">
          <w:pPr>
            <w:numPr>
              <w:ilvl w:val="0"/>
              <w:numId w:val="106"/>
            </w:numPr>
            <w:bidi w:val="0"/>
          </w:pPr>
        </w:pPrChange>
      </w:pPr>
      <w:ins w:author="GUSTAVO DE OLIVEIRA REGO MORAIS" w:date="2025-08-08T20:38:31.977Z" w:id="597378562">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5.513Z" w:id="81488140">
              <w:rPr>
                <w:rFonts w:ascii="Aptos" w:hAnsi="Aptos" w:eastAsia="Aptos" w:cs="Aptos"/>
                <w:noProof w:val="0"/>
                <w:sz w:val="24"/>
                <w:szCs w:val="24"/>
                <w:lang w:val="pt-BR"/>
              </w:rPr>
            </w:rPrChange>
          </w:rPr>
          <w:t xml:space="preserve">O estado de erro,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9Z" w:id="115864132">
              <w:rPr>
                <w:rFonts w:ascii="Consolas" w:hAnsi="Consolas" w:eastAsia="Consolas" w:cs="Consolas"/>
                <w:noProof w:val="0"/>
                <w:sz w:val="24"/>
                <w:szCs w:val="24"/>
                <w:lang w:val="pt-BR"/>
              </w:rPr>
            </w:rPrChange>
          </w:rPr>
          <w:t>"Estado Erro"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59Z" w:id="338003073">
              <w:rPr>
                <w:rFonts w:ascii="Aptos" w:hAnsi="Aptos" w:eastAsia="Aptos" w:cs="Aptos"/>
                <w:noProof w:val="0"/>
                <w:sz w:val="24"/>
                <w:szCs w:val="24"/>
                <w:lang w:val="pt-BR"/>
              </w:rPr>
            </w:rPrChange>
          </w:rPr>
          <w:t xml:space="preserve">, também leva ao estado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Z" w:id="1598330464">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Z" w:id="252122632">
              <w:rPr>
                <w:rFonts w:ascii="Aptos" w:hAnsi="Aptos" w:eastAsia="Aptos" w:cs="Aptos"/>
                <w:noProof w:val="0"/>
                <w:sz w:val="24"/>
                <w:szCs w:val="24"/>
                <w:lang w:val="pt-BR"/>
              </w:rPr>
            </w:rPrChange>
          </w:rPr>
          <w:t xml:space="preserve"> através do evento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238294618">
              <w:rPr>
                <w:rFonts w:ascii="Consolas" w:hAnsi="Consolas" w:eastAsia="Consolas" w:cs="Consolas"/>
                <w:noProof w:val="0"/>
                <w:sz w:val="24"/>
                <w:szCs w:val="24"/>
                <w:lang w:val="pt-BR"/>
              </w:rPr>
            </w:rPrChange>
          </w:rPr>
          <w:t>"</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1376966362">
              <w:rPr>
                <w:rFonts w:ascii="Consolas" w:hAnsi="Consolas" w:eastAsia="Consolas" w:cs="Consolas"/>
                <w:noProof w:val="0"/>
                <w:sz w:val="24"/>
                <w:szCs w:val="24"/>
                <w:lang w:val="pt-BR"/>
              </w:rPr>
            </w:rPrChange>
          </w:rPr>
          <w:t>Usuario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1Z" w:id="1705046313">
              <w:rPr>
                <w:rFonts w:ascii="Consolas" w:hAnsi="Consolas" w:eastAsia="Consolas" w:cs="Consolas"/>
                <w:noProof w:val="0"/>
                <w:sz w:val="24"/>
                <w:szCs w:val="24"/>
                <w:lang w:val="pt-BR"/>
              </w:rPr>
            </w:rPrChange>
          </w:rPr>
          <w:t xml:space="preserve"> encerra"</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2Z" w:id="1961190049">
              <w:rPr>
                <w:rFonts w:ascii="Aptos" w:hAnsi="Aptos" w:eastAsia="Aptos" w:cs="Aptos"/>
                <w:noProof w:val="0"/>
                <w:sz w:val="24"/>
                <w:szCs w:val="24"/>
                <w:lang w:val="pt-BR"/>
              </w:rPr>
            </w:rPrChange>
          </w:rPr>
          <w:t xml:space="preserve">, garantindo uma finalização controlada mesmo em caso de falha. </w:t>
        </w:r>
      </w:ins>
      <w:ins w:author="GUSTAVO DE OLIVEIRA REGO MORAIS" w:date="2025-08-08T20:39:14.019Z" w:id="1429395759">
        <w:r>
          <w:tab/>
        </w:r>
      </w:ins>
      <w:ins w:author="GUSTAVO DE OLIVEIRA REGO MORAIS" w:date="2025-08-08T20:38:31.977Z" w:id="183942615">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2Z" w:id="1077254625">
              <w:rPr>
                <w:rFonts w:ascii="Aptos" w:hAnsi="Aptos" w:eastAsia="Aptos" w:cs="Aptos"/>
                <w:noProof w:val="0"/>
                <w:sz w:val="24"/>
                <w:szCs w:val="24"/>
                <w:lang w:val="pt-BR"/>
              </w:rPr>
            </w:rPrChange>
          </w:rPr>
          <w:t xml:space="preserve">Os estados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3Z" w:id="1015613146">
              <w:rPr>
                <w:rFonts w:ascii="Consolas" w:hAnsi="Consolas" w:eastAsia="Consolas" w:cs="Consolas"/>
                <w:noProof w:val="0"/>
                <w:sz w:val="24"/>
                <w:szCs w:val="24"/>
                <w:lang w:val="pt-BR"/>
              </w:rPr>
            </w:rPrChange>
          </w:rPr>
          <w:t>"Confirmado"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4Z" w:id="758784103">
              <w:rPr>
                <w:rFonts w:ascii="Aptos" w:hAnsi="Aptos" w:eastAsia="Aptos" w:cs="Aptos"/>
                <w:noProof w:val="0"/>
                <w:sz w:val="24"/>
                <w:szCs w:val="24"/>
                <w:lang w:val="pt-BR"/>
              </w:rPr>
            </w:rPrChange>
          </w:rPr>
          <w:t xml:space="preserve"> e </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5Z" w:id="1188254142">
              <w:rPr>
                <w:rFonts w:ascii="Consolas" w:hAnsi="Consolas" w:eastAsia="Consolas" w:cs="Consolas"/>
                <w:noProof w:val="0"/>
                <w:sz w:val="24"/>
                <w:szCs w:val="24"/>
                <w:lang w:val="pt-BR"/>
              </w:rPr>
            </w:rPrChange>
          </w:rPr>
          <w:t>"Encerrado"</w:t>
        </w:r>
        <w:r w:rsidRPr="320543F7" w:rsidR="3489CF41">
          <w:rPr>
            <w:rFonts w:ascii="Times New Roman" w:hAnsi="Times New Roman" w:eastAsia="Times New Roman" w:cs="Times New Roman"/>
            <w:i w:val="0"/>
            <w:iCs w:val="0"/>
            <w:noProof w:val="0"/>
            <w:sz w:val="24"/>
            <w:szCs w:val="24"/>
            <w:lang w:val="pt-BR"/>
            <w:rPrChange w:author="GUSTAVO DE OLIVEIRA REGO MORAIS" w:date="2025-08-08T20:38:50.266Z" w:id="1046311848">
              <w:rPr>
                <w:rFonts w:ascii="Aptos" w:hAnsi="Aptos" w:eastAsia="Aptos" w:cs="Aptos"/>
                <w:noProof w:val="0"/>
                <w:sz w:val="24"/>
                <w:szCs w:val="24"/>
                <w:lang w:val="pt-BR"/>
              </w:rPr>
            </w:rPrChange>
          </w:rPr>
          <w:t xml:space="preserve"> representam os dois pontos finais do fluxo, cada um levando ao nó final do diagrama.</w:t>
        </w:r>
      </w:ins>
    </w:p>
    <w:p w:rsidR="4375199C" w:rsidP="320543F7" w:rsidRDefault="4375199C" w14:paraId="3B3F0B5F" w14:textId="1F56AC8B">
      <w:pPr>
        <w:pStyle w:val="Heading3"/>
        <w:keepNext w:val="1"/>
        <w:keepLines w:val="1"/>
        <w:suppressLineNumbers w:val="0"/>
        <w:bidi w:val="0"/>
        <w:spacing w:before="281" w:beforeAutospacing="off" w:after="281" w:afterAutospacing="off" w:line="279" w:lineRule="auto"/>
        <w:ind w:left="0" w:right="0"/>
        <w:jc w:val="both"/>
        <w:rPr>
          <w:ins w:author="GUSTAVO DE OLIVEIRA REGO MORAIS" w:date="2025-08-08T20:32:00.476Z" w16du:dateUtc="2025-08-08T20:32:00.476Z" w:id="1800937278"/>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ins w:author="GUSTAVO DE OLIVEIRA REGO MORAIS" w:date="2025-08-08T20:32:00.476Z" w:id="1047771792">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6.1.5. Descrição</w:t>
        </w:r>
        <w:r w:rsidRPr="320543F7" w:rsidR="4375199C">
          <w:rPr>
            <w:rFonts w:ascii="Times New Roman" w:hAnsi="Times New Roman" w:eastAsia="Times New Roman" w:cs="Times New Roman"/>
            <w:b w:val="1"/>
            <w:bCs w:val="1"/>
            <w:i w:val="0"/>
            <w:iCs w:val="0"/>
            <w:noProof w:val="0"/>
            <w:sz w:val="24"/>
            <w:szCs w:val="24"/>
            <w:lang w:val="pt-BR"/>
          </w:rPr>
          <w:t xml:space="preserve"> do Diagrama de Estados </w:t>
        </w:r>
        <w:r w:rsidRPr="320543F7" w:rsidR="4375199C">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de Montagem Manual</w:t>
        </w:r>
      </w:ins>
    </w:p>
    <w:p w:rsidR="71775870" w:rsidP="320543F7" w:rsidRDefault="71775870" w14:paraId="05D5BFAD" w14:textId="2BB92717">
      <w:pPr>
        <w:bidi w:val="0"/>
        <w:spacing w:before="240" w:beforeAutospacing="off" w:after="240" w:afterAutospacing="off" w:line="360" w:lineRule="auto"/>
        <w:ind w:firstLine="708"/>
        <w:jc w:val="both"/>
        <w:rPr>
          <w:ins w:author="GUSTAVO DE OLIVEIRA REGO MORAIS" w:date="2025-08-08T20:40:39.506Z" w16du:dateUtc="2025-08-08T20:40:39.506Z" w:id="1593764853"/>
          <w:rFonts w:ascii="Times New Roman" w:hAnsi="Times New Roman" w:eastAsia="Times New Roman" w:cs="Times New Roman"/>
          <w:i w:val="0"/>
          <w:iCs w:val="0"/>
          <w:noProof w:val="0"/>
          <w:sz w:val="24"/>
          <w:szCs w:val="24"/>
          <w:lang w:val="pt-BR"/>
          <w:rPrChange w:author="GUSTAVO DE OLIVEIRA REGO MORAIS" w:date="2025-08-08T20:41:03.55Z" w:id="698083686">
            <w:rPr>
              <w:ins w:author="GUSTAVO DE OLIVEIRA REGO MORAIS" w:date="2025-08-08T20:40:39.506Z" w16du:dateUtc="2025-08-08T20:40:39.506Z" w:id="1944564646"/>
              <w:rFonts w:ascii="Aptos" w:hAnsi="Aptos" w:eastAsia="Aptos" w:cs="Aptos"/>
              <w:noProof w:val="0"/>
              <w:sz w:val="24"/>
              <w:szCs w:val="24"/>
              <w:lang w:val="pt-BR"/>
            </w:rPr>
          </w:rPrChange>
        </w:rPr>
        <w:pPrChange w:author="GUSTAVO DE OLIVEIRA REGO MORAIS" w:date="2025-08-08T20:41:09.141Z">
          <w:pPr>
            <w:bidi w:val="0"/>
          </w:pPr>
        </w:pPrChange>
      </w:pPr>
      <w:ins w:author="GUSTAVO DE OLIVEIRA REGO MORAIS" w:date="2025-08-08T20:40:39.506Z" w:id="692985126">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49Z" w:id="449145193">
              <w:rPr>
                <w:rFonts w:ascii="Aptos" w:hAnsi="Aptos" w:eastAsia="Aptos" w:cs="Aptos"/>
                <w:noProof w:val="0"/>
                <w:sz w:val="24"/>
                <w:szCs w:val="24"/>
                <w:lang w:val="pt-BR"/>
              </w:rPr>
            </w:rPrChange>
          </w:rPr>
          <w:t>O diagrama de estados modela o ciclo de vida de uma sessão de montagem manual de PC, onde o usuário é guiado por um sistema de validação em tempo real. O processo é focado na seleção e confirmação da compatibilidade dos componentes, incluindo a escolha do gabinete, antes da finalização do build.</w:t>
        </w:r>
      </w:ins>
    </w:p>
    <w:p w:rsidR="71775870" w:rsidP="320543F7" w:rsidRDefault="71775870" w14:paraId="10588C6D" w14:textId="21D43304">
      <w:pPr>
        <w:pStyle w:val="Heading4"/>
        <w:bidi w:val="0"/>
        <w:spacing w:before="319" w:beforeAutospacing="off" w:after="319" w:afterAutospacing="off" w:line="360" w:lineRule="auto"/>
        <w:jc w:val="both"/>
        <w:rPr>
          <w:ins w:author="GUSTAVO DE OLIVEIRA REGO MORAIS" w:date="2025-08-08T20:40:39.506Z" w16du:dateUtc="2025-08-08T20:40:39.506Z" w:id="1267448918"/>
          <w:rFonts w:ascii="Times New Roman" w:hAnsi="Times New Roman" w:eastAsia="Times New Roman" w:cs="Times New Roman"/>
          <w:b w:val="1"/>
          <w:bCs w:val="1"/>
          <w:i w:val="0"/>
          <w:iCs w:val="0"/>
          <w:noProof w:val="0"/>
          <w:sz w:val="24"/>
          <w:szCs w:val="24"/>
          <w:lang w:val="pt-BR"/>
          <w:rPrChange w:author="GUSTAVO DE OLIVEIRA REGO MORAIS" w:date="2025-08-08T20:41:03.551Z" w:id="923238467">
            <w:rPr>
              <w:ins w:author="GUSTAVO DE OLIVEIRA REGO MORAIS" w:date="2025-08-08T20:40:39.506Z" w16du:dateUtc="2025-08-08T20:40:39.506Z" w:id="1448679851"/>
              <w:rFonts w:ascii="Aptos" w:hAnsi="Aptos" w:eastAsia="Aptos" w:cs="Aptos"/>
              <w:b w:val="1"/>
              <w:bCs w:val="1"/>
              <w:noProof w:val="0"/>
              <w:sz w:val="24"/>
              <w:szCs w:val="24"/>
              <w:lang w:val="pt-BR"/>
            </w:rPr>
          </w:rPrChange>
        </w:rPr>
        <w:pPrChange w:author="GUSTAVO DE OLIVEIRA REGO MORAIS" w:date="2025-08-08T20:41:07.099Z">
          <w:pPr>
            <w:bidi w:val="0"/>
          </w:pPr>
        </w:pPrChange>
      </w:pPr>
      <w:ins w:author="GUSTAVO DE OLIVEIRA REGO MORAIS" w:date="2025-08-08T20:40:39.506Z" w:id="491786226">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5Z" w:id="1111627948">
              <w:rPr>
                <w:rFonts w:ascii="Aptos" w:hAnsi="Aptos" w:eastAsia="Aptos" w:cs="Aptos"/>
                <w:b w:val="1"/>
                <w:bCs w:val="1"/>
                <w:noProof w:val="0"/>
                <w:sz w:val="24"/>
                <w:szCs w:val="24"/>
                <w:lang w:val="pt-BR"/>
              </w:rPr>
            </w:rPrChange>
          </w:rPr>
          <w:t>Fluxo de Seleção de Componentes</w:t>
        </w:r>
      </w:ins>
    </w:p>
    <w:p w:rsidR="71775870" w:rsidP="320543F7" w:rsidRDefault="71775870" w14:paraId="7FECF4EC" w14:textId="3BD8310C">
      <w:pPr>
        <w:bidi w:val="0"/>
        <w:spacing w:before="240" w:beforeAutospacing="off" w:after="240" w:afterAutospacing="off" w:line="360" w:lineRule="auto"/>
        <w:ind w:firstLine="708"/>
        <w:jc w:val="both"/>
        <w:rPr>
          <w:ins w:author="GUSTAVO DE OLIVEIRA REGO MORAIS" w:date="2025-08-08T20:40:39.507Z" w16du:dateUtc="2025-08-08T20:40:39.507Z" w:id="1804100193"/>
          <w:rFonts w:ascii="Times New Roman" w:hAnsi="Times New Roman" w:eastAsia="Times New Roman" w:cs="Times New Roman"/>
          <w:i w:val="0"/>
          <w:iCs w:val="0"/>
          <w:noProof w:val="0"/>
          <w:sz w:val="24"/>
          <w:szCs w:val="24"/>
          <w:lang w:val="pt-BR"/>
          <w:rPrChange w:author="GUSTAVO DE OLIVEIRA REGO MORAIS" w:date="2025-08-08T20:41:03.561Z" w:id="2046212397">
            <w:rPr>
              <w:ins w:author="GUSTAVO DE OLIVEIRA REGO MORAIS" w:date="2025-08-08T20:40:39.507Z" w16du:dateUtc="2025-08-08T20:40:39.507Z" w:id="1861770010"/>
              <w:rFonts w:ascii="Aptos" w:hAnsi="Aptos" w:eastAsia="Aptos" w:cs="Aptos"/>
              <w:noProof w:val="0"/>
              <w:sz w:val="24"/>
              <w:szCs w:val="24"/>
              <w:lang w:val="pt-BR"/>
            </w:rPr>
          </w:rPrChange>
        </w:rPr>
        <w:pPrChange w:author="GUSTAVO DE OLIVEIRA REGO MORAIS" w:date="2025-08-08T20:41:10.717Z">
          <w:pPr>
            <w:bidi w:val="0"/>
          </w:pPr>
        </w:pPrChange>
      </w:pPr>
      <w:ins w:author="GUSTAVO DE OLIVEIRA REGO MORAIS" w:date="2025-08-08T20:40:39.507Z" w:id="1457525723">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52Z" w:id="565459057">
              <w:rPr>
                <w:rFonts w:ascii="Aptos" w:hAnsi="Aptos" w:eastAsia="Aptos" w:cs="Aptos"/>
                <w:noProof w:val="0"/>
                <w:sz w:val="24"/>
                <w:szCs w:val="24"/>
                <w:lang w:val="pt-BR"/>
              </w:rPr>
            </w:rPrChange>
          </w:rPr>
          <w:t xml:space="preserve">O fluxo se inicia após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Z" w:id="210053652">
              <w:rPr>
                <w:rFonts w:ascii="Consolas" w:hAnsi="Consolas" w:eastAsia="Consolas" w:cs="Consolas"/>
                <w:noProof w:val="0"/>
                <w:sz w:val="24"/>
                <w:szCs w:val="24"/>
                <w:lang w:val="pt-BR"/>
              </w:rPr>
            </w:rPrChange>
          </w:rPr>
          <w:t xml:space="preserve">"Selecionar build gerada pela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Z" w:id="737244824">
              <w:rPr>
                <w:rFonts w:ascii="Consolas" w:hAnsi="Consolas" w:eastAsia="Consolas" w:cs="Consolas"/>
                <w:noProof w:val="0"/>
                <w:sz w:val="24"/>
                <w:szCs w:val="24"/>
                <w:lang w:val="pt-BR"/>
              </w:rPr>
            </w:rPrChange>
          </w:rPr>
          <w:t>IA"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1Z" w:id="1880578863">
              <w:rPr>
                <w:rFonts w:ascii="Aptos" w:hAnsi="Aptos" w:eastAsia="Aptos" w:cs="Aptos"/>
                <w:noProof w:val="0"/>
                <w:sz w:val="24"/>
                <w:szCs w:val="24"/>
                <w:lang w:val="pt-BR"/>
              </w:rPr>
            </w:rPrChange>
          </w:rPr>
          <w:t>, levando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1Z" w:id="462719551">
              <w:rPr>
                <w:rFonts w:ascii="Aptos" w:hAnsi="Aptos" w:eastAsia="Aptos" w:cs="Aptos"/>
                <w:noProof w:val="0"/>
                <w:sz w:val="24"/>
                <w:szCs w:val="24"/>
                <w:lang w:val="pt-BR"/>
              </w:rPr>
            </w:rPrChange>
          </w:rPr>
          <w:t xml:space="preserve">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866592258">
              <w:rPr>
                <w:rFonts w:ascii="Consolas" w:hAnsi="Consolas" w:eastAsia="Consolas" w:cs="Consolas"/>
                <w:noProof w:val="0"/>
                <w:sz w:val="24"/>
                <w:szCs w:val="24"/>
                <w:lang w:val="pt-BR"/>
              </w:rPr>
            </w:rPrChange>
          </w:rPr>
          <w:t xml:space="preserve">"Edita build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674899589">
              <w:rPr>
                <w:rFonts w:ascii="Consolas" w:hAnsi="Consolas" w:eastAsia="Consolas" w:cs="Consolas"/>
                <w:noProof w:val="0"/>
                <w:sz w:val="24"/>
                <w:szCs w:val="24"/>
                <w:lang w:val="pt-BR"/>
              </w:rPr>
            </w:rPrChange>
          </w:rPr>
          <w:t>automatica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129205674">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2Z" w:id="1861213727">
              <w:rPr>
                <w:rFonts w:ascii="Aptos" w:hAnsi="Aptos" w:eastAsia="Aptos" w:cs="Aptos"/>
                <w:noProof w:val="0"/>
                <w:sz w:val="24"/>
                <w:szCs w:val="24"/>
                <w:lang w:val="pt-BR"/>
              </w:rPr>
            </w:rPrChange>
          </w:rPr>
          <w:t>. O usuário então segue uma sequência de seleção de componentes:</w:t>
        </w:r>
      </w:ins>
    </w:p>
    <w:p w:rsidR="71775870" w:rsidP="320543F7" w:rsidRDefault="71775870" w14:paraId="36A27B60" w14:textId="1EED39BB">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530259654"/>
          <w:rFonts w:ascii="Times New Roman" w:hAnsi="Times New Roman" w:eastAsia="Times New Roman" w:cs="Times New Roman"/>
          <w:i w:val="0"/>
          <w:iCs w:val="0"/>
          <w:noProof w:val="0"/>
          <w:sz w:val="24"/>
          <w:szCs w:val="24"/>
          <w:lang w:val="pt-BR"/>
          <w:rPrChange w:author="GUSTAVO DE OLIVEIRA REGO MORAIS" w:date="2025-08-08T20:41:03.565Z" w:id="1033846040">
            <w:rPr>
              <w:ins w:author="GUSTAVO DE OLIVEIRA REGO MORAIS" w:date="2025-08-08T20:40:39.507Z" w16du:dateUtc="2025-08-08T20:40:39.507Z" w:id="1232400313"/>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44152187">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62Z" w:id="1318711980">
              <w:rPr>
                <w:rFonts w:ascii="Aptos" w:hAnsi="Aptos" w:eastAsia="Aptos" w:cs="Aptos"/>
                <w:b w:val="1"/>
                <w:bCs w:val="1"/>
                <w:noProof w:val="0"/>
                <w:sz w:val="24"/>
                <w:szCs w:val="24"/>
                <w:lang w:val="pt-BR"/>
              </w:rPr>
            </w:rPrChange>
          </w:rPr>
          <w:t>Seleção de Categoria: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4Z" w:id="1928271334">
              <w:rPr>
                <w:rFonts w:ascii="Aptos" w:hAnsi="Aptos" w:eastAsia="Aptos" w:cs="Aptos"/>
                <w:noProof w:val="0"/>
                <w:sz w:val="24"/>
                <w:szCs w:val="24"/>
                <w:lang w:val="pt-BR"/>
              </w:rPr>
            </w:rPrChange>
          </w:rPr>
          <w:t xml:space="preserve"> O estado inicial é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120499296">
              <w:rPr>
                <w:rFonts w:ascii="Consolas" w:hAnsi="Consolas" w:eastAsia="Consolas" w:cs="Consolas"/>
                <w:noProof w:val="0"/>
                <w:sz w:val="24"/>
                <w:szCs w:val="24"/>
                <w:lang w:val="pt-BR"/>
              </w:rPr>
            </w:rPrChange>
          </w:rPr>
          <w:t xml:space="preserve">"Seleciona categoria de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1873279447">
              <w:rPr>
                <w:rFonts w:ascii="Consolas" w:hAnsi="Consolas" w:eastAsia="Consolas" w:cs="Consolas"/>
                <w:noProof w:val="0"/>
                <w:sz w:val="24"/>
                <w:szCs w:val="24"/>
                <w:lang w:val="pt-BR"/>
              </w:rPr>
            </w:rPrChange>
          </w:rPr>
          <w:t>Componete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5Z" w:id="55643577">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6Z" w:id="1135366826">
              <w:rPr>
                <w:rFonts w:ascii="Aptos" w:hAnsi="Aptos" w:eastAsia="Aptos" w:cs="Aptos"/>
                <w:noProof w:val="0"/>
                <w:sz w:val="24"/>
                <w:szCs w:val="24"/>
                <w:lang w:val="pt-BR"/>
              </w:rPr>
            </w:rPrChange>
          </w:rPr>
          <w:t>, que representa a escolha do tipo de peça a ser alterada.</w:t>
        </w:r>
      </w:ins>
    </w:p>
    <w:p w:rsidR="71775870" w:rsidP="320543F7" w:rsidRDefault="71775870" w14:paraId="28AECD10" w14:textId="07AF98D7">
      <w:pPr>
        <w:pStyle w:val="ListParagraph"/>
        <w:numPr>
          <w:ilvl w:val="0"/>
          <w:numId w:val="107"/>
        </w:numPr>
        <w:bidi w:val="0"/>
        <w:spacing w:before="240" w:beforeAutospacing="off" w:after="240" w:afterAutospacing="off" w:line="360" w:lineRule="auto"/>
        <w:jc w:val="both"/>
        <w:rPr>
          <w:ins w:author="GUSTAVO DE OLIVEIRA REGO MORAIS" w:date="2025-08-08T20:40:39.507Z" w16du:dateUtc="2025-08-08T20:40:39.507Z" w:id="1048250749"/>
          <w:rFonts w:ascii="Times New Roman" w:hAnsi="Times New Roman" w:eastAsia="Times New Roman" w:cs="Times New Roman"/>
          <w:i w:val="0"/>
          <w:iCs w:val="0"/>
          <w:noProof w:val="0"/>
          <w:sz w:val="24"/>
          <w:szCs w:val="24"/>
          <w:lang w:val="pt-BR"/>
          <w:rPrChange w:author="GUSTAVO DE OLIVEIRA REGO MORAIS" w:date="2025-08-08T20:41:03.575Z" w:id="1139696847">
            <w:rPr>
              <w:ins w:author="GUSTAVO DE OLIVEIRA REGO MORAIS" w:date="2025-08-08T20:40:39.507Z" w16du:dateUtc="2025-08-08T20:40:39.507Z" w:id="787284867"/>
              <w:rFonts w:ascii="Aptos" w:hAnsi="Aptos" w:eastAsia="Aptos" w:cs="Aptos"/>
              <w:noProof w:val="0"/>
              <w:sz w:val="24"/>
              <w:szCs w:val="24"/>
              <w:lang w:val="pt-BR"/>
            </w:rPr>
          </w:rPrChange>
        </w:rPr>
        <w:pPrChange w:author="GUSTAVO DE OLIVEIRA REGO MORAIS" w:date="2025-08-08T20:41:07.1Z">
          <w:pPr>
            <w:bidi w:val="0"/>
          </w:pPr>
        </w:pPrChange>
      </w:pPr>
      <w:ins w:author="GUSTAVO DE OLIVEIRA REGO MORAIS" w:date="2025-08-08T20:40:39.507Z" w:id="9421793">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1Z" w:id="2000547080">
              <w:rPr>
                <w:rFonts w:ascii="Aptos" w:hAnsi="Aptos" w:eastAsia="Aptos" w:cs="Aptos"/>
                <w:b w:val="1"/>
                <w:bCs w:val="1"/>
                <w:noProof w:val="0"/>
                <w:sz w:val="24"/>
                <w:szCs w:val="24"/>
                <w:lang w:val="pt-BR"/>
              </w:rPr>
            </w:rPrChange>
          </w:rPr>
          <w:t>Seleção da Peça: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7Z" w:id="1808025303">
              <w:rPr>
                <w:rFonts w:ascii="Aptos" w:hAnsi="Aptos" w:eastAsia="Aptos" w:cs="Aptos"/>
                <w:noProof w:val="0"/>
                <w:sz w:val="24"/>
                <w:szCs w:val="24"/>
                <w:lang w:val="pt-BR"/>
              </w:rPr>
            </w:rPrChange>
          </w:rPr>
          <w:t xml:space="preserve"> Em seguida,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8Z" w:id="1473842333">
              <w:rPr>
                <w:rFonts w:ascii="Consolas" w:hAnsi="Consolas" w:eastAsia="Consolas" w:cs="Consolas"/>
                <w:noProof w:val="0"/>
                <w:sz w:val="24"/>
                <w:szCs w:val="24"/>
                <w:lang w:val="pt-BR"/>
              </w:rPr>
            </w:rPrChange>
          </w:rPr>
          <w:t>"Seleciona Peça"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8Z" w:id="501267381">
              <w:rPr>
                <w:rFonts w:ascii="Aptos" w:hAnsi="Aptos" w:eastAsia="Aptos" w:cs="Aptos"/>
                <w:noProof w:val="0"/>
                <w:sz w:val="24"/>
                <w:szCs w:val="24"/>
                <w:lang w:val="pt-BR"/>
              </w:rPr>
            </w:rPrChange>
          </w:rPr>
          <w:t xml:space="preserve">.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79Z" w:id="1905906190">
              <w:rPr>
                <w:rFonts w:ascii="Consolas" w:hAnsi="Consolas" w:eastAsia="Consolas" w:cs="Consolas"/>
                <w:noProof w:val="0"/>
                <w:sz w:val="24"/>
                <w:szCs w:val="24"/>
                <w:lang w:val="pt-BR"/>
              </w:rPr>
            </w:rPrChange>
          </w:rPr>
          <w:t>"Validação em tempo real"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Z" w:id="649185145">
              <w:rPr>
                <w:rFonts w:ascii="Aptos" w:hAnsi="Aptos" w:eastAsia="Aptos" w:cs="Aptos"/>
                <w:noProof w:val="0"/>
                <w:sz w:val="24"/>
                <w:szCs w:val="24"/>
                <w:lang w:val="pt-BR"/>
              </w:rPr>
            </w:rPrChange>
          </w:rPr>
          <w:t xml:space="preserve"> leva ao estado de validação.</w:t>
        </w:r>
      </w:ins>
    </w:p>
    <w:p w:rsidR="71775870" w:rsidP="320543F7" w:rsidRDefault="71775870" w14:paraId="3D07D440" w14:textId="48840B3E">
      <w:pPr>
        <w:pStyle w:val="Heading4"/>
        <w:bidi w:val="0"/>
        <w:spacing w:before="319" w:beforeAutospacing="off" w:after="319" w:afterAutospacing="off" w:line="360" w:lineRule="auto"/>
        <w:jc w:val="both"/>
        <w:rPr>
          <w:ins w:author="GUSTAVO DE OLIVEIRA REGO MORAIS" w:date="2025-08-08T20:40:39.507Z" w16du:dateUtc="2025-08-08T20:40:39.507Z" w:id="648121086"/>
          <w:rFonts w:ascii="Times New Roman" w:hAnsi="Times New Roman" w:eastAsia="Times New Roman" w:cs="Times New Roman"/>
          <w:b w:val="1"/>
          <w:bCs w:val="1"/>
          <w:i w:val="0"/>
          <w:iCs w:val="0"/>
          <w:noProof w:val="0"/>
          <w:sz w:val="24"/>
          <w:szCs w:val="24"/>
          <w:lang w:val="pt-BR"/>
          <w:rPrChange w:author="GUSTAVO DE OLIVEIRA REGO MORAIS" w:date="2025-08-08T20:41:03.576Z" w:id="343166413">
            <w:rPr>
              <w:ins w:author="GUSTAVO DE OLIVEIRA REGO MORAIS" w:date="2025-08-08T20:40:39.507Z" w16du:dateUtc="2025-08-08T20:40:39.507Z" w:id="811201860"/>
              <w:rFonts w:ascii="Aptos" w:hAnsi="Aptos" w:eastAsia="Aptos" w:cs="Aptos"/>
              <w:b w:val="1"/>
              <w:bCs w:val="1"/>
              <w:noProof w:val="0"/>
              <w:sz w:val="24"/>
              <w:szCs w:val="24"/>
              <w:lang w:val="pt-BR"/>
            </w:rPr>
          </w:rPrChange>
        </w:rPr>
        <w:pPrChange w:author="GUSTAVO DE OLIVEIRA REGO MORAIS" w:date="2025-08-08T20:41:07.1Z">
          <w:pPr>
            <w:numPr>
              <w:ilvl w:val="0"/>
              <w:numId w:val="107"/>
            </w:numPr>
            <w:bidi w:val="0"/>
          </w:pPr>
        </w:pPrChange>
      </w:pPr>
      <w:ins w:author="GUSTAVO DE OLIVEIRA REGO MORAIS" w:date="2025-08-08T20:40:39.507Z" w:id="1964351918">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6Z" w:id="1723777945">
              <w:rPr>
                <w:rFonts w:ascii="Aptos" w:hAnsi="Aptos" w:eastAsia="Aptos" w:cs="Aptos"/>
                <w:b w:val="1"/>
                <w:bCs w:val="1"/>
                <w:noProof w:val="0"/>
                <w:sz w:val="24"/>
                <w:szCs w:val="24"/>
                <w:lang w:val="pt-BR"/>
              </w:rPr>
            </w:rPrChange>
          </w:rPr>
          <w:t>Validação e Sugestão de Alternativas</w:t>
        </w:r>
      </w:ins>
    </w:p>
    <w:p w:rsidR="71775870" w:rsidP="320543F7" w:rsidRDefault="71775870" w14:paraId="12607E34" w14:textId="67BD864E">
      <w:pPr>
        <w:bidi w:val="0"/>
        <w:spacing w:before="240" w:beforeAutospacing="off" w:after="240" w:afterAutospacing="off" w:line="360" w:lineRule="auto"/>
        <w:ind w:firstLine="708"/>
        <w:jc w:val="both"/>
        <w:rPr>
          <w:ins w:author="GUSTAVO DE OLIVEIRA REGO MORAIS" w:date="2025-08-08T20:40:39.507Z" w16du:dateUtc="2025-08-08T20:40:39.507Z" w:id="573022287"/>
          <w:rFonts w:ascii="Times New Roman" w:hAnsi="Times New Roman" w:eastAsia="Times New Roman" w:cs="Times New Roman"/>
          <w:i w:val="0"/>
          <w:iCs w:val="0"/>
          <w:noProof w:val="0"/>
          <w:sz w:val="24"/>
          <w:szCs w:val="24"/>
          <w:lang w:val="pt-BR"/>
          <w:rPrChange w:author="GUSTAVO DE OLIVEIRA REGO MORAIS" w:date="2025-08-08T20:41:03.577Z" w:id="552017546">
            <w:rPr>
              <w:ins w:author="GUSTAVO DE OLIVEIRA REGO MORAIS" w:date="2025-08-08T20:40:39.507Z" w16du:dateUtc="2025-08-08T20:40:39.507Z" w:id="1876538029"/>
              <w:rFonts w:ascii="Aptos" w:hAnsi="Aptos" w:eastAsia="Aptos" w:cs="Aptos"/>
              <w:noProof w:val="0"/>
              <w:sz w:val="24"/>
              <w:szCs w:val="24"/>
              <w:lang w:val="pt-BR"/>
            </w:rPr>
          </w:rPrChange>
        </w:rPr>
        <w:pPrChange w:author="GUSTAVO DE OLIVEIRA REGO MORAIS" w:date="2025-08-08T20:41:12.293Z">
          <w:pPr>
            <w:bidi w:val="0"/>
          </w:pPr>
        </w:pPrChange>
      </w:pPr>
      <w:ins w:author="GUSTAVO DE OLIVEIRA REGO MORAIS" w:date="2025-08-08T20:40:39.507Z" w:id="1748748175">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76Z" w:id="158684747">
              <w:rPr>
                <w:rFonts w:ascii="Aptos" w:hAnsi="Aptos" w:eastAsia="Aptos" w:cs="Aptos"/>
                <w:noProof w:val="0"/>
                <w:sz w:val="24"/>
                <w:szCs w:val="24"/>
                <w:lang w:val="pt-BR"/>
              </w:rPr>
            </w:rPrChange>
          </w:rPr>
          <w:t xml:space="preserve">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3Z" w:id="830118657">
              <w:rPr>
                <w:rFonts w:ascii="Consolas" w:hAnsi="Consolas" w:eastAsia="Consolas" w:cs="Consolas"/>
                <w:noProof w:val="0"/>
                <w:sz w:val="24"/>
                <w:szCs w:val="24"/>
                <w:lang w:val="pt-BR"/>
              </w:rPr>
            </w:rPrChange>
          </w:rPr>
          <w:t>"Validando 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3Z" w:id="1792578161">
              <w:rPr>
                <w:rFonts w:ascii="Aptos" w:hAnsi="Aptos" w:eastAsia="Aptos" w:cs="Aptos"/>
                <w:noProof w:val="0"/>
                <w:sz w:val="24"/>
                <w:szCs w:val="24"/>
                <w:lang w:val="pt-BR"/>
              </w:rPr>
            </w:rPrChange>
          </w:rPr>
          <w:t xml:space="preserve"> é um ponto de controle que gera duas transições:</w:t>
        </w:r>
      </w:ins>
    </w:p>
    <w:p w:rsidR="71775870" w:rsidP="320543F7" w:rsidRDefault="71775870" w14:paraId="1A025DFB" w14:textId="32671B91">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1929434633"/>
          <w:rFonts w:ascii="Times New Roman" w:hAnsi="Times New Roman" w:eastAsia="Times New Roman" w:cs="Times New Roman"/>
          <w:i w:val="0"/>
          <w:iCs w:val="0"/>
          <w:noProof w:val="0"/>
          <w:sz w:val="24"/>
          <w:szCs w:val="24"/>
          <w:lang w:val="pt-BR"/>
          <w:rPrChange w:author="GUSTAVO DE OLIVEIRA REGO MORAIS" w:date="2025-08-08T20:41:03.584Z" w:id="714884643">
            <w:rPr>
              <w:ins w:author="GUSTAVO DE OLIVEIRA REGO MORAIS" w:date="2025-08-08T20:40:39.507Z" w16du:dateUtc="2025-08-08T20:40:39.507Z" w:id="614931386"/>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182152579">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78Z" w:id="404535122">
              <w:rPr>
                <w:rFonts w:ascii="Aptos" w:hAnsi="Aptos" w:eastAsia="Aptos" w:cs="Aptos"/>
                <w:b w:val="1"/>
                <w:bCs w:val="1"/>
                <w:noProof w:val="0"/>
                <w:sz w:val="24"/>
                <w:szCs w:val="24"/>
                <w:lang w:val="pt-BR"/>
              </w:rPr>
            </w:rPrChange>
          </w:rPr>
          <w:t>Incompatibilidade: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5Z" w:id="62263203">
              <w:rPr>
                <w:rFonts w:ascii="Aptos" w:hAnsi="Aptos" w:eastAsia="Aptos" w:cs="Aptos"/>
                <w:noProof w:val="0"/>
                <w:sz w:val="24"/>
                <w:szCs w:val="24"/>
                <w:lang w:val="pt-BR"/>
              </w:rPr>
            </w:rPrChange>
          </w:rPr>
          <w:t xml:space="preserve"> Se ocorrer 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6Z" w:id="1227422318">
              <w:rPr>
                <w:rFonts w:ascii="Consolas" w:hAnsi="Consolas" w:eastAsia="Consolas" w:cs="Consolas"/>
                <w:noProof w:val="0"/>
                <w:sz w:val="24"/>
                <w:szCs w:val="24"/>
                <w:lang w:val="pt-BR"/>
              </w:rPr>
            </w:rPrChange>
          </w:rPr>
          <w:t>"incompatibilidade detectada"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6Z" w:id="623346681">
              <w:rPr>
                <w:rFonts w:ascii="Aptos" w:hAnsi="Aptos" w:eastAsia="Aptos" w:cs="Aptos"/>
                <w:noProof w:val="0"/>
                <w:sz w:val="24"/>
                <w:szCs w:val="24"/>
                <w:lang w:val="pt-BR"/>
              </w:rPr>
            </w:rPrChange>
          </w:rPr>
          <w:t xml:space="preserve">,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7Z" w:id="518810536">
              <w:rPr>
                <w:rFonts w:ascii="Consolas" w:hAnsi="Consolas" w:eastAsia="Consolas" w:cs="Consolas"/>
                <w:noProof w:val="0"/>
                <w:sz w:val="24"/>
                <w:szCs w:val="24"/>
                <w:lang w:val="pt-BR"/>
              </w:rPr>
            </w:rPrChange>
          </w:rPr>
          <w:t>"Exibindo Mensagem de erro"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8Z" w:id="208131935">
              <w:rPr>
                <w:rFonts w:ascii="Aptos" w:hAnsi="Aptos" w:eastAsia="Aptos" w:cs="Aptos"/>
                <w:noProof w:val="0"/>
                <w:sz w:val="24"/>
                <w:szCs w:val="24"/>
                <w:lang w:val="pt-BR"/>
              </w:rPr>
            </w:rPrChange>
          </w:rPr>
          <w:t xml:space="preserve">, que por sua vez leva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89Z" w:id="29600366">
              <w:rPr>
                <w:rFonts w:ascii="Consolas" w:hAnsi="Consolas" w:eastAsia="Consolas" w:cs="Consolas"/>
                <w:noProof w:val="0"/>
                <w:sz w:val="24"/>
                <w:szCs w:val="24"/>
                <w:lang w:val="pt-BR"/>
              </w:rPr>
            </w:rPrChange>
          </w:rPr>
          <w:t>"Sugerindo peça alternativa"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Z" w:id="1895585311">
              <w:rPr>
                <w:rFonts w:ascii="Aptos" w:hAnsi="Aptos" w:eastAsia="Aptos" w:cs="Aptos"/>
                <w:noProof w:val="0"/>
                <w:sz w:val="24"/>
                <w:szCs w:val="24"/>
                <w:lang w:val="pt-BR"/>
              </w:rPr>
            </w:rPrChange>
          </w:rPr>
          <w:t>. Este estado oferece opções ao usuário, que pode "Selecionar nova peça", retornando ao estado de validação, criando um ciclo de ajuste e verificação.</w:t>
        </w:r>
      </w:ins>
    </w:p>
    <w:p w:rsidR="71775870" w:rsidP="320543F7" w:rsidRDefault="71775870" w14:paraId="380C41E7" w14:textId="3F4534CC">
      <w:pPr>
        <w:pStyle w:val="ListParagraph"/>
        <w:numPr>
          <w:ilvl w:val="0"/>
          <w:numId w:val="108"/>
        </w:numPr>
        <w:bidi w:val="0"/>
        <w:spacing w:before="240" w:beforeAutospacing="off" w:after="240" w:afterAutospacing="off" w:line="360" w:lineRule="auto"/>
        <w:jc w:val="both"/>
        <w:rPr>
          <w:ins w:author="GUSTAVO DE OLIVEIRA REGO MORAIS" w:date="2025-08-08T20:40:39.507Z" w16du:dateUtc="2025-08-08T20:40:39.507Z" w:id="312808815"/>
          <w:rFonts w:ascii="Times New Roman" w:hAnsi="Times New Roman" w:eastAsia="Times New Roman" w:cs="Times New Roman"/>
          <w:i w:val="0"/>
          <w:iCs w:val="0"/>
          <w:noProof w:val="0"/>
          <w:sz w:val="24"/>
          <w:szCs w:val="24"/>
          <w:lang w:val="pt-BR"/>
          <w:rPrChange w:author="GUSTAVO DE OLIVEIRA REGO MORAIS" w:date="2025-08-08T20:41:03.588Z" w:id="280361680">
            <w:rPr>
              <w:ins w:author="GUSTAVO DE OLIVEIRA REGO MORAIS" w:date="2025-08-08T20:40:39.507Z" w16du:dateUtc="2025-08-08T20:40:39.507Z" w:id="1123004480"/>
              <w:rFonts w:ascii="Aptos" w:hAnsi="Aptos" w:eastAsia="Aptos" w:cs="Aptos"/>
              <w:noProof w:val="0"/>
              <w:sz w:val="24"/>
              <w:szCs w:val="24"/>
              <w:lang w:val="pt-BR"/>
            </w:rPr>
          </w:rPrChange>
        </w:rPr>
        <w:pPrChange w:author="GUSTAVO DE OLIVEIRA REGO MORAIS" w:date="2025-08-08T20:41:07.101Z">
          <w:pPr>
            <w:bidi w:val="0"/>
          </w:pPr>
        </w:pPrChange>
      </w:pPr>
      <w:ins w:author="GUSTAVO DE OLIVEIRA REGO MORAIS" w:date="2025-08-08T20:40:39.507Z" w:id="838152832">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5Z" w:id="779123225">
              <w:rPr>
                <w:rFonts w:ascii="Aptos" w:hAnsi="Aptos" w:eastAsia="Aptos" w:cs="Aptos"/>
                <w:b w:val="1"/>
                <w:bCs w:val="1"/>
                <w:noProof w:val="0"/>
                <w:sz w:val="24"/>
                <w:szCs w:val="24"/>
                <w:lang w:val="pt-BR"/>
              </w:rPr>
            </w:rPrChange>
          </w:rPr>
          <w:t>Compatibilidade: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2Z" w:id="1877328039">
              <w:rPr>
                <w:rFonts w:ascii="Aptos" w:hAnsi="Aptos" w:eastAsia="Aptos" w:cs="Aptos"/>
                <w:noProof w:val="0"/>
                <w:sz w:val="24"/>
                <w:szCs w:val="24"/>
                <w:lang w:val="pt-BR"/>
              </w:rPr>
            </w:rPrChange>
          </w:rPr>
          <w:t xml:space="preserve"> Se a condição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3Z" w:id="1830516343">
              <w:rPr>
                <w:rFonts w:ascii="Consolas" w:hAnsi="Consolas" w:eastAsia="Consolas" w:cs="Consolas"/>
                <w:noProof w:val="0"/>
                <w:sz w:val="24"/>
                <w:szCs w:val="24"/>
                <w:lang w:val="pt-BR"/>
              </w:rPr>
            </w:rPrChange>
          </w:rPr>
          <w:t>"Compatibilidade confirmada"</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3Z" w:id="17904786">
              <w:rPr>
                <w:rFonts w:ascii="Aptos" w:hAnsi="Aptos" w:eastAsia="Aptos" w:cs="Aptos"/>
                <w:noProof w:val="0"/>
                <w:sz w:val="24"/>
                <w:szCs w:val="24"/>
                <w:lang w:val="pt-BR"/>
              </w:rPr>
            </w:rPrChange>
          </w:rPr>
          <w:t xml:space="preserve"> for atendida, a sessão entra no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4Z" w:id="638660625">
              <w:rPr>
                <w:rFonts w:ascii="Consolas" w:hAnsi="Consolas" w:eastAsia="Consolas" w:cs="Consolas"/>
                <w:noProof w:val="0"/>
                <w:sz w:val="24"/>
                <w:szCs w:val="24"/>
                <w:lang w:val="pt-BR"/>
              </w:rPr>
            </w:rPrChange>
          </w:rPr>
          <w:t>"Peça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795Z" w:id="247612707">
              <w:rPr>
                <w:rFonts w:ascii="Aptos" w:hAnsi="Aptos" w:eastAsia="Aptos" w:cs="Aptos"/>
                <w:noProof w:val="0"/>
                <w:sz w:val="24"/>
                <w:szCs w:val="24"/>
                <w:lang w:val="pt-BR"/>
              </w:rPr>
            </w:rPrChange>
          </w:rPr>
          <w:t>.</w:t>
        </w:r>
      </w:ins>
    </w:p>
    <w:p w:rsidR="71775870" w:rsidP="320543F7" w:rsidRDefault="71775870" w14:paraId="0D4C5227" w14:textId="4716E297">
      <w:pPr>
        <w:pStyle w:val="Heading4"/>
        <w:bidi w:val="0"/>
        <w:spacing w:before="319" w:beforeAutospacing="off" w:after="319" w:afterAutospacing="off" w:line="360" w:lineRule="auto"/>
        <w:jc w:val="both"/>
        <w:rPr>
          <w:ins w:author="GUSTAVO DE OLIVEIRA REGO MORAIS" w:date="2025-08-08T20:40:39.507Z" w16du:dateUtc="2025-08-08T20:40:39.507Z" w:id="1255140303"/>
          <w:rFonts w:ascii="Times New Roman" w:hAnsi="Times New Roman" w:eastAsia="Times New Roman" w:cs="Times New Roman"/>
          <w:b w:val="1"/>
          <w:bCs w:val="1"/>
          <w:i w:val="0"/>
          <w:iCs w:val="0"/>
          <w:noProof w:val="0"/>
          <w:sz w:val="24"/>
          <w:szCs w:val="24"/>
          <w:lang w:val="pt-BR"/>
          <w:rPrChange w:author="GUSTAVO DE OLIVEIRA REGO MORAIS" w:date="2025-08-08T20:41:03.589Z" w:id="1065313466">
            <w:rPr>
              <w:ins w:author="GUSTAVO DE OLIVEIRA REGO MORAIS" w:date="2025-08-08T20:40:39.507Z" w16du:dateUtc="2025-08-08T20:40:39.507Z" w:id="1655592200"/>
              <w:rFonts w:ascii="Aptos" w:hAnsi="Aptos" w:eastAsia="Aptos" w:cs="Aptos"/>
              <w:b w:val="1"/>
              <w:bCs w:val="1"/>
              <w:noProof w:val="0"/>
              <w:sz w:val="24"/>
              <w:szCs w:val="24"/>
              <w:lang w:val="pt-BR"/>
            </w:rPr>
          </w:rPrChange>
        </w:rPr>
        <w:pPrChange w:author="GUSTAVO DE OLIVEIRA REGO MORAIS" w:date="2025-08-08T20:41:07.102Z">
          <w:pPr>
            <w:numPr>
              <w:ilvl w:val="0"/>
              <w:numId w:val="108"/>
            </w:numPr>
            <w:bidi w:val="0"/>
          </w:pPr>
        </w:pPrChange>
      </w:pPr>
      <w:ins w:author="GUSTAVO DE OLIVEIRA REGO MORAIS" w:date="2025-08-08T20:40:39.507Z" w:id="1865351685">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89Z" w:id="777278914">
              <w:rPr>
                <w:rFonts w:ascii="Aptos" w:hAnsi="Aptos" w:eastAsia="Aptos" w:cs="Aptos"/>
                <w:b w:val="1"/>
                <w:bCs w:val="1"/>
                <w:noProof w:val="0"/>
                <w:sz w:val="24"/>
                <w:szCs w:val="24"/>
                <w:lang w:val="pt-BR"/>
              </w:rPr>
            </w:rPrChange>
          </w:rPr>
          <w:t>Loop de Adição de Componentes</w:t>
        </w:r>
      </w:ins>
    </w:p>
    <w:p w:rsidR="71775870" w:rsidP="320543F7" w:rsidRDefault="71775870" w14:paraId="01EF0C7C" w14:textId="19AEB295">
      <w:pPr>
        <w:bidi w:val="0"/>
        <w:spacing w:before="240" w:beforeAutospacing="off" w:after="240" w:afterAutospacing="off" w:line="360" w:lineRule="auto"/>
        <w:ind w:firstLine="708"/>
        <w:jc w:val="both"/>
        <w:rPr>
          <w:ins w:author="GUSTAVO DE OLIVEIRA REGO MORAIS" w:date="2025-08-08T20:40:39.507Z" w16du:dateUtc="2025-08-08T20:40:39.507Z" w:id="1984544625"/>
          <w:rFonts w:ascii="Times New Roman" w:hAnsi="Times New Roman" w:eastAsia="Times New Roman" w:cs="Times New Roman"/>
          <w:i w:val="0"/>
          <w:iCs w:val="0"/>
          <w:noProof w:val="0"/>
          <w:sz w:val="24"/>
          <w:szCs w:val="24"/>
          <w:lang w:val="pt-BR"/>
          <w:rPrChange w:author="GUSTAVO DE OLIVEIRA REGO MORAIS" w:date="2025-08-08T20:41:03.594Z" w:id="1264613971">
            <w:rPr>
              <w:ins w:author="GUSTAVO DE OLIVEIRA REGO MORAIS" w:date="2025-08-08T20:40:39.507Z" w16du:dateUtc="2025-08-08T20:40:39.507Z" w:id="761993762"/>
              <w:rFonts w:ascii="Aptos" w:hAnsi="Aptos" w:eastAsia="Aptos" w:cs="Aptos"/>
              <w:noProof w:val="0"/>
              <w:sz w:val="24"/>
              <w:szCs w:val="24"/>
              <w:lang w:val="pt-BR"/>
            </w:rPr>
          </w:rPrChange>
        </w:rPr>
        <w:pPrChange w:author="GUSTAVO DE OLIVEIRA REGO MORAIS" w:date="2025-08-08T20:41:15.853Z">
          <w:pPr>
            <w:bidi w:val="0"/>
          </w:pPr>
        </w:pPrChange>
      </w:pPr>
      <w:ins w:author="GUSTAVO DE OLIVEIRA REGO MORAIS" w:date="2025-08-08T20:40:39.507Z" w:id="1761145932">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9Z" w:id="1740547493">
              <w:rPr>
                <w:rFonts w:ascii="Aptos" w:hAnsi="Aptos" w:eastAsia="Aptos" w:cs="Aptos"/>
                <w:noProof w:val="0"/>
                <w:sz w:val="24"/>
                <w:szCs w:val="24"/>
                <w:lang w:val="pt-BR"/>
              </w:rPr>
            </w:rPrChange>
          </w:rPr>
          <w:t xml:space="preserve">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2Z" w:id="1649696563">
              <w:rPr>
                <w:rFonts w:ascii="Consolas" w:hAnsi="Consolas" w:eastAsia="Consolas" w:cs="Consolas"/>
                <w:noProof w:val="0"/>
                <w:sz w:val="24"/>
                <w:szCs w:val="24"/>
                <w:lang w:val="pt-BR"/>
              </w:rPr>
            </w:rPrChange>
          </w:rPr>
          <w:t>"Peça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2Z" w:id="564930448">
              <w:rPr>
                <w:rFonts w:ascii="Aptos" w:hAnsi="Aptos" w:eastAsia="Aptos" w:cs="Aptos"/>
                <w:noProof w:val="0"/>
                <w:sz w:val="24"/>
                <w:szCs w:val="24"/>
                <w:lang w:val="pt-BR"/>
              </w:rPr>
            </w:rPrChange>
          </w:rPr>
          <w:t xml:space="preserve"> é o ponto de decisão para continuar a montagem manual. Com base no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280496853">
              <w:rPr>
                <w:rFonts w:ascii="Consolas" w:hAnsi="Consolas" w:eastAsia="Consolas" w:cs="Consolas"/>
                <w:noProof w:val="0"/>
                <w:sz w:val="24"/>
                <w:szCs w:val="24"/>
                <w:lang w:val="pt-BR"/>
              </w:rPr>
            </w:rPrChange>
          </w:rPr>
          <w:t>"</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8215201">
              <w:rPr>
                <w:rFonts w:ascii="Consolas" w:hAnsi="Consolas" w:eastAsia="Consolas" w:cs="Consolas"/>
                <w:noProof w:val="0"/>
                <w:sz w:val="24"/>
                <w:szCs w:val="24"/>
                <w:lang w:val="pt-BR"/>
              </w:rPr>
            </w:rPrChange>
          </w:rPr>
          <w:t>usuario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3Z" w:id="1242348327">
              <w:rPr>
                <w:rFonts w:ascii="Consolas" w:hAnsi="Consolas" w:eastAsia="Consolas" w:cs="Consolas"/>
                <w:noProof w:val="0"/>
                <w:sz w:val="24"/>
                <w:szCs w:val="24"/>
                <w:lang w:val="pt-BR"/>
              </w:rPr>
            </w:rPrChange>
          </w:rPr>
          <w:t xml:space="preserve"> adiciona mais peças?"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4Z" w:id="756631924">
              <w:rPr>
                <w:rFonts w:ascii="Aptos" w:hAnsi="Aptos" w:eastAsia="Aptos" w:cs="Aptos"/>
                <w:noProof w:val="0"/>
                <w:sz w:val="24"/>
                <w:szCs w:val="24"/>
                <w:lang w:val="pt-BR"/>
              </w:rPr>
            </w:rPrChange>
          </w:rPr>
          <w:t>, a sessão pode:</w:t>
        </w:r>
      </w:ins>
    </w:p>
    <w:p w:rsidR="71775870" w:rsidP="320543F7" w:rsidRDefault="71775870" w14:paraId="4B90C2B0" w14:textId="0803E623">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807495590"/>
          <w:rFonts w:ascii="Times New Roman" w:hAnsi="Times New Roman" w:eastAsia="Times New Roman" w:cs="Times New Roman"/>
          <w:i w:val="0"/>
          <w:iCs w:val="0"/>
          <w:noProof w:val="0"/>
          <w:sz w:val="24"/>
          <w:szCs w:val="24"/>
          <w:lang w:val="pt-BR"/>
          <w:rPrChange w:author="GUSTAVO DE OLIVEIRA REGO MORAIS" w:date="2025-08-08T20:41:03.596Z" w:id="1549026512">
            <w:rPr>
              <w:ins w:author="GUSTAVO DE OLIVEIRA REGO MORAIS" w:date="2025-08-08T20:40:39.507Z" w16du:dateUtc="2025-08-08T20:40:39.507Z" w:id="1552016472"/>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496388819">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5Z" w:id="1138483439">
              <w:rPr>
                <w:rFonts w:ascii="Aptos" w:hAnsi="Aptos" w:eastAsia="Aptos" w:cs="Aptos"/>
                <w:b w:val="1"/>
                <w:bCs w:val="1"/>
                <w:noProof w:val="0"/>
                <w:sz w:val="24"/>
                <w:szCs w:val="24"/>
                <w:lang w:val="pt-BR"/>
              </w:rPr>
            </w:rPrChange>
          </w:rPr>
          <w:t>Adicionar mais peças: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6Z" w:id="1549235553">
              <w:rPr>
                <w:rFonts w:ascii="Aptos" w:hAnsi="Aptos" w:eastAsia="Aptos" w:cs="Aptos"/>
                <w:noProof w:val="0"/>
                <w:sz w:val="24"/>
                <w:szCs w:val="24"/>
                <w:lang w:val="pt-BR"/>
              </w:rPr>
            </w:rPrChange>
          </w:rPr>
          <w:t xml:space="preserve"> Se a resposta for "Sim", a sessão transita para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7Z" w:id="1495277308">
              <w:rPr>
                <w:rFonts w:ascii="Consolas" w:hAnsi="Consolas" w:eastAsia="Consolas" w:cs="Consolas"/>
                <w:noProof w:val="0"/>
                <w:sz w:val="24"/>
                <w:szCs w:val="24"/>
                <w:lang w:val="pt-BR"/>
              </w:rPr>
            </w:rPrChange>
          </w:rPr>
          <w:t>"Seleciona mais componentes"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7Z" w:id="1989692795">
              <w:rPr>
                <w:rFonts w:ascii="Aptos" w:hAnsi="Aptos" w:eastAsia="Aptos" w:cs="Aptos"/>
                <w:noProof w:val="0"/>
                <w:sz w:val="24"/>
                <w:szCs w:val="24"/>
                <w:lang w:val="pt-BR"/>
              </w:rPr>
            </w:rPrChange>
          </w:rPr>
          <w:t>, que retorna ao início do ciclo de seleção de componentes.</w:t>
        </w:r>
      </w:ins>
    </w:p>
    <w:p w:rsidR="71775870" w:rsidP="320543F7" w:rsidRDefault="71775870" w14:paraId="0C5EC4BA" w14:textId="37B30B05">
      <w:pPr>
        <w:pStyle w:val="ListParagraph"/>
        <w:numPr>
          <w:ilvl w:val="0"/>
          <w:numId w:val="109"/>
        </w:numPr>
        <w:bidi w:val="0"/>
        <w:spacing w:before="240" w:beforeAutospacing="off" w:after="240" w:afterAutospacing="off" w:line="360" w:lineRule="auto"/>
        <w:jc w:val="both"/>
        <w:rPr>
          <w:ins w:author="GUSTAVO DE OLIVEIRA REGO MORAIS" w:date="2025-08-08T20:40:39.507Z" w16du:dateUtc="2025-08-08T20:40:39.507Z" w:id="151781364"/>
          <w:rFonts w:ascii="Times New Roman" w:hAnsi="Times New Roman" w:eastAsia="Times New Roman" w:cs="Times New Roman"/>
          <w:i w:val="0"/>
          <w:iCs w:val="0"/>
          <w:noProof w:val="0"/>
          <w:sz w:val="24"/>
          <w:szCs w:val="24"/>
          <w:lang w:val="pt-BR"/>
          <w:rPrChange w:author="GUSTAVO DE OLIVEIRA REGO MORAIS" w:date="2025-08-08T20:41:03.597Z" w:id="1000454732">
            <w:rPr>
              <w:ins w:author="GUSTAVO DE OLIVEIRA REGO MORAIS" w:date="2025-08-08T20:40:39.507Z" w16du:dateUtc="2025-08-08T20:40:39.507Z" w:id="31148786"/>
              <w:rFonts w:ascii="Aptos" w:hAnsi="Aptos" w:eastAsia="Aptos" w:cs="Aptos"/>
              <w:noProof w:val="0"/>
              <w:sz w:val="24"/>
              <w:szCs w:val="24"/>
              <w:lang w:val="pt-BR"/>
            </w:rPr>
          </w:rPrChange>
        </w:rPr>
        <w:pPrChange w:author="GUSTAVO DE OLIVEIRA REGO MORAIS" w:date="2025-08-08T20:41:07.102Z">
          <w:pPr>
            <w:bidi w:val="0"/>
          </w:pPr>
        </w:pPrChange>
      </w:pPr>
      <w:ins w:author="GUSTAVO DE OLIVEIRA REGO MORAIS" w:date="2025-08-08T20:40:39.507Z" w:id="366596591">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1249233738">
              <w:rPr>
                <w:rFonts w:ascii="Aptos" w:hAnsi="Aptos" w:eastAsia="Aptos" w:cs="Aptos"/>
                <w:b w:val="1"/>
                <w:bCs w:val="1"/>
                <w:noProof w:val="0"/>
                <w:sz w:val="24"/>
                <w:szCs w:val="24"/>
                <w:lang w:val="pt-BR"/>
              </w:rPr>
            </w:rPrChange>
          </w:rPr>
          <w:t>Prosseguir:</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09Z" w:id="1610884809">
              <w:rPr>
                <w:rFonts w:ascii="Aptos" w:hAnsi="Aptos" w:eastAsia="Aptos" w:cs="Aptos"/>
                <w:noProof w:val="0"/>
                <w:sz w:val="24"/>
                <w:szCs w:val="24"/>
                <w:lang w:val="pt-BR"/>
              </w:rPr>
            </w:rPrChange>
          </w:rPr>
          <w:t xml:space="preserve"> Se a resposta for "Não", a sessão avança para o fluxo de verificação do gabinete.</w:t>
        </w:r>
      </w:ins>
    </w:p>
    <w:p w:rsidR="71775870" w:rsidP="320543F7" w:rsidRDefault="71775870" w14:paraId="1BBBCD86" w14:textId="4FF5F6DE">
      <w:pPr>
        <w:pStyle w:val="Heading4"/>
        <w:bidi w:val="0"/>
        <w:spacing w:before="319" w:beforeAutospacing="off" w:after="319" w:afterAutospacing="off" w:line="360" w:lineRule="auto"/>
        <w:jc w:val="both"/>
        <w:rPr>
          <w:ins w:author="GUSTAVO DE OLIVEIRA REGO MORAIS" w:date="2025-08-08T20:40:39.508Z" w16du:dateUtc="2025-08-08T20:40:39.508Z" w:id="1498667304"/>
          <w:rFonts w:ascii="Times New Roman" w:hAnsi="Times New Roman" w:eastAsia="Times New Roman" w:cs="Times New Roman"/>
          <w:b w:val="1"/>
          <w:bCs w:val="1"/>
          <w:i w:val="0"/>
          <w:iCs w:val="0"/>
          <w:noProof w:val="0"/>
          <w:sz w:val="24"/>
          <w:szCs w:val="24"/>
          <w:lang w:val="pt-BR"/>
          <w:rPrChange w:author="GUSTAVO DE OLIVEIRA REGO MORAIS" w:date="2025-08-08T20:41:03.598Z" w:id="755241203">
            <w:rPr>
              <w:ins w:author="GUSTAVO DE OLIVEIRA REGO MORAIS" w:date="2025-08-08T20:40:39.508Z" w16du:dateUtc="2025-08-08T20:40:39.508Z" w:id="1458164594"/>
              <w:rFonts w:ascii="Aptos" w:hAnsi="Aptos" w:eastAsia="Aptos" w:cs="Aptos"/>
              <w:b w:val="1"/>
              <w:bCs w:val="1"/>
              <w:noProof w:val="0"/>
              <w:sz w:val="24"/>
              <w:szCs w:val="24"/>
              <w:lang w:val="pt-BR"/>
            </w:rPr>
          </w:rPrChange>
        </w:rPr>
        <w:pPrChange w:author="GUSTAVO DE OLIVEIRA REGO MORAIS" w:date="2025-08-08T20:41:07.102Z">
          <w:pPr>
            <w:numPr>
              <w:ilvl w:val="0"/>
              <w:numId w:val="109"/>
            </w:numPr>
            <w:bidi w:val="0"/>
          </w:pPr>
        </w:pPrChange>
      </w:pPr>
      <w:ins w:author="GUSTAVO DE OLIVEIRA REGO MORAIS" w:date="2025-08-08T20:40:39.508Z" w:id="1350950675">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597Z" w:id="2045124469">
              <w:rPr>
                <w:rFonts w:ascii="Aptos" w:hAnsi="Aptos" w:eastAsia="Aptos" w:cs="Aptos"/>
                <w:b w:val="1"/>
                <w:bCs w:val="1"/>
                <w:noProof w:val="0"/>
                <w:sz w:val="24"/>
                <w:szCs w:val="24"/>
                <w:lang w:val="pt-BR"/>
              </w:rPr>
            </w:rPrChange>
          </w:rPr>
          <w:t>Verificação do Gabinete</w:t>
        </w:r>
      </w:ins>
    </w:p>
    <w:p w:rsidR="71775870" w:rsidP="320543F7" w:rsidRDefault="71775870" w14:paraId="72AB1A5E" w14:textId="6F7AFECA">
      <w:pPr>
        <w:bidi w:val="0"/>
        <w:spacing w:before="240" w:beforeAutospacing="off" w:after="240" w:afterAutospacing="off" w:line="360" w:lineRule="auto"/>
        <w:ind w:firstLine="708"/>
        <w:jc w:val="both"/>
        <w:rPr>
          <w:ins w:author="GUSTAVO DE OLIVEIRA REGO MORAIS" w:date="2025-08-08T20:40:39.508Z" w16du:dateUtc="2025-08-08T20:40:39.508Z" w:id="295454032"/>
          <w:rFonts w:ascii="Times New Roman" w:hAnsi="Times New Roman" w:eastAsia="Times New Roman" w:cs="Times New Roman"/>
          <w:i w:val="0"/>
          <w:iCs w:val="0"/>
          <w:noProof w:val="0"/>
          <w:sz w:val="24"/>
          <w:szCs w:val="24"/>
          <w:lang w:val="pt-BR"/>
          <w:rPrChange w:author="GUSTAVO DE OLIVEIRA REGO MORAIS" w:date="2025-08-08T20:41:03.603Z" w:id="1238246680">
            <w:rPr>
              <w:ins w:author="GUSTAVO DE OLIVEIRA REGO MORAIS" w:date="2025-08-08T20:40:39.508Z" w16du:dateUtc="2025-08-08T20:40:39.508Z" w:id="258757907"/>
              <w:rFonts w:ascii="Aptos" w:hAnsi="Aptos" w:eastAsia="Aptos" w:cs="Aptos"/>
              <w:noProof w:val="0"/>
              <w:sz w:val="24"/>
              <w:szCs w:val="24"/>
              <w:lang w:val="pt-BR"/>
            </w:rPr>
          </w:rPrChange>
        </w:rPr>
        <w:pPrChange w:author="GUSTAVO DE OLIVEIRA REGO MORAIS" w:date="2025-08-08T20:41:17.79Z">
          <w:pPr>
            <w:bidi w:val="0"/>
          </w:pPr>
        </w:pPrChange>
      </w:pPr>
      <w:ins w:author="GUSTAVO DE OLIVEIRA REGO MORAIS" w:date="2025-08-08T20:40:39.508Z" w:id="1910925559">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598Z" w:id="334872338">
              <w:rPr>
                <w:rFonts w:ascii="Aptos" w:hAnsi="Aptos" w:eastAsia="Aptos" w:cs="Aptos"/>
                <w:noProof w:val="0"/>
                <w:sz w:val="24"/>
                <w:szCs w:val="24"/>
                <w:lang w:val="pt-BR"/>
              </w:rPr>
            </w:rPrChange>
          </w:rPr>
          <w:t xml:space="preserve">O diagrama apresenta um fluxo de validação específico para o gabinete, que pode ser acessado de diferentes maneiras, como a transição do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2Z" w:id="1428459420">
              <w:rPr>
                <w:rFonts w:ascii="Consolas" w:hAnsi="Consolas" w:eastAsia="Consolas" w:cs="Consolas"/>
                <w:noProof w:val="0"/>
                <w:sz w:val="24"/>
                <w:szCs w:val="24"/>
                <w:lang w:val="pt-BR"/>
              </w:rPr>
            </w:rPrChange>
          </w:rPr>
          <w:t>"Seleciona mais componentes"</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2Z" w:id="1578058458">
              <w:rPr>
                <w:rFonts w:ascii="Aptos" w:hAnsi="Aptos" w:eastAsia="Aptos" w:cs="Aptos"/>
                <w:noProof w:val="0"/>
                <w:sz w:val="24"/>
                <w:szCs w:val="24"/>
                <w:lang w:val="pt-BR"/>
              </w:rPr>
            </w:rPrChange>
          </w:rPr>
          <w:t xml:space="preserve"> ou a partir do evento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3Z" w:id="1768068276">
              <w:rPr>
                <w:rFonts w:ascii="Consolas" w:hAnsi="Consolas" w:eastAsia="Consolas" w:cs="Consolas"/>
                <w:noProof w:val="0"/>
                <w:sz w:val="24"/>
                <w:szCs w:val="24"/>
                <w:lang w:val="pt-BR"/>
              </w:rPr>
            </w:rPrChange>
          </w:rPr>
          <w:t>"Altera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4Z" w:id="1196513072">
              <w:rPr>
                <w:rFonts w:ascii="Aptos" w:hAnsi="Aptos" w:eastAsia="Aptos" w:cs="Aptos"/>
                <w:noProof w:val="0"/>
                <w:sz w:val="24"/>
                <w:szCs w:val="24"/>
                <w:lang w:val="pt-BR"/>
              </w:rPr>
            </w:rPrChange>
          </w:rPr>
          <w:t xml:space="preserve">.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4Z" w:id="1091726141">
              <w:rPr>
                <w:rFonts w:ascii="Consolas" w:hAnsi="Consolas" w:eastAsia="Consolas" w:cs="Consolas"/>
                <w:noProof w:val="0"/>
                <w:sz w:val="24"/>
                <w:szCs w:val="24"/>
                <w:lang w:val="pt-BR"/>
              </w:rPr>
            </w:rPrChange>
          </w:rPr>
          <w:t>"Valida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5Z" w:id="871299904">
              <w:rPr>
                <w:rFonts w:ascii="Aptos" w:hAnsi="Aptos" w:eastAsia="Aptos" w:cs="Aptos"/>
                <w:noProof w:val="0"/>
                <w:sz w:val="24"/>
                <w:szCs w:val="24"/>
                <w:lang w:val="pt-BR"/>
              </w:rPr>
            </w:rPrChange>
          </w:rPr>
          <w:t xml:space="preserve"> é central, verificando a compatibilidade do gabinete com as demais peças.</w:t>
        </w:r>
      </w:ins>
    </w:p>
    <w:p w:rsidR="71775870" w:rsidP="320543F7" w:rsidRDefault="71775870" w14:paraId="2B879501" w14:textId="61193DB0">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723235301"/>
          <w:rFonts w:ascii="Times New Roman" w:hAnsi="Times New Roman" w:eastAsia="Times New Roman" w:cs="Times New Roman"/>
          <w:i w:val="0"/>
          <w:iCs w:val="0"/>
          <w:noProof w:val="0"/>
          <w:sz w:val="24"/>
          <w:szCs w:val="24"/>
          <w:lang w:val="pt-BR"/>
          <w:rPrChange w:author="GUSTAVO DE OLIVEIRA REGO MORAIS" w:date="2025-08-08T20:41:03.607Z" w:id="533206622">
            <w:rPr>
              <w:ins w:author="GUSTAVO DE OLIVEIRA REGO MORAIS" w:date="2025-08-08T20:40:39.508Z" w16du:dateUtc="2025-08-08T20:40:39.508Z" w:id="38494635"/>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946050131">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4Z" w:id="2123676955">
              <w:rPr>
                <w:rFonts w:ascii="Aptos" w:hAnsi="Aptos" w:eastAsia="Aptos" w:cs="Aptos"/>
                <w:b w:val="1"/>
                <w:bCs w:val="1"/>
                <w:noProof w:val="0"/>
                <w:sz w:val="24"/>
                <w:szCs w:val="24"/>
                <w:lang w:val="pt-BR"/>
              </w:rPr>
            </w:rPrChange>
          </w:rPr>
          <w:t>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1679507197">
              <w:rPr>
                <w:rFonts w:ascii="Aptos" w:hAnsi="Aptos" w:eastAsia="Aptos" w:cs="Aptos"/>
                <w:noProof w:val="0"/>
                <w:sz w:val="24"/>
                <w:szCs w:val="24"/>
                <w:lang w:val="pt-BR"/>
              </w:rPr>
            </w:rPrChange>
          </w:rPr>
          <w:t xml:space="preserve"> Se a condição for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795154379">
              <w:rPr>
                <w:rFonts w:ascii="Aptos" w:hAnsi="Aptos" w:eastAsia="Aptos" w:cs="Aptos"/>
                <w:noProof w:val="0"/>
                <w:sz w:val="24"/>
                <w:szCs w:val="24"/>
                <w:lang w:val="pt-BR"/>
              </w:rPr>
            </w:rPrChange>
          </w:rPr>
          <w:t>Validacao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7Z" w:id="1148973145">
              <w:rPr>
                <w:rFonts w:ascii="Aptos" w:hAnsi="Aptos" w:eastAsia="Aptos" w:cs="Aptos"/>
                <w:noProof w:val="0"/>
                <w:sz w:val="24"/>
                <w:szCs w:val="24"/>
                <w:lang w:val="pt-BR"/>
              </w:rPr>
            </w:rPrChange>
          </w:rPr>
          <w:t xml:space="preserve"> OK", a sessão entra no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8Z" w:id="599996355">
              <w:rPr>
                <w:rFonts w:ascii="Consolas" w:hAnsi="Consolas" w:eastAsia="Consolas" w:cs="Consolas"/>
                <w:noProof w:val="0"/>
                <w:sz w:val="24"/>
                <w:szCs w:val="24"/>
                <w:lang w:val="pt-BR"/>
              </w:rPr>
            </w:rPrChange>
          </w:rPr>
          <w:t>"Gabinete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18Z" w:id="1214674801">
              <w:rPr>
                <w:rFonts w:ascii="Aptos" w:hAnsi="Aptos" w:eastAsia="Aptos" w:cs="Aptos"/>
                <w:noProof w:val="0"/>
                <w:sz w:val="24"/>
                <w:szCs w:val="24"/>
                <w:lang w:val="pt-BR"/>
              </w:rPr>
            </w:rPrChange>
          </w:rPr>
          <w:t>.</w:t>
        </w:r>
      </w:ins>
    </w:p>
    <w:p w:rsidR="71775870" w:rsidP="320543F7" w:rsidRDefault="71775870" w14:paraId="715B4F42" w14:textId="05FCD87E">
      <w:pPr>
        <w:pStyle w:val="ListParagraph"/>
        <w:numPr>
          <w:ilvl w:val="0"/>
          <w:numId w:val="110"/>
        </w:numPr>
        <w:bidi w:val="0"/>
        <w:spacing w:before="240" w:beforeAutospacing="off" w:after="240" w:afterAutospacing="off" w:line="360" w:lineRule="auto"/>
        <w:jc w:val="both"/>
        <w:rPr>
          <w:ins w:author="GUSTAVO DE OLIVEIRA REGO MORAIS" w:date="2025-08-08T20:40:39.508Z" w16du:dateUtc="2025-08-08T20:40:39.508Z" w:id="913459100"/>
          <w:rFonts w:ascii="Times New Roman" w:hAnsi="Times New Roman" w:eastAsia="Times New Roman" w:cs="Times New Roman"/>
          <w:i w:val="0"/>
          <w:iCs w:val="0"/>
          <w:noProof w:val="0"/>
          <w:sz w:val="24"/>
          <w:szCs w:val="24"/>
          <w:lang w:val="pt-BR"/>
          <w:rPrChange w:author="GUSTAVO DE OLIVEIRA REGO MORAIS" w:date="2025-08-08T20:41:03.611Z" w:id="624246664">
            <w:rPr>
              <w:ins w:author="GUSTAVO DE OLIVEIRA REGO MORAIS" w:date="2025-08-08T20:40:39.508Z" w16du:dateUtc="2025-08-08T20:40:39.508Z" w:id="476406314"/>
              <w:rFonts w:ascii="Aptos" w:hAnsi="Aptos" w:eastAsia="Aptos" w:cs="Aptos"/>
              <w:noProof w:val="0"/>
              <w:sz w:val="24"/>
              <w:szCs w:val="24"/>
              <w:lang w:val="pt-BR"/>
            </w:rPr>
          </w:rPrChange>
        </w:rPr>
        <w:pPrChange w:author="GUSTAVO DE OLIVEIRA REGO MORAIS" w:date="2025-08-08T20:41:07.103Z">
          <w:pPr>
            <w:bidi w:val="0"/>
          </w:pPr>
        </w:pPrChange>
      </w:pPr>
      <w:ins w:author="GUSTAVO DE OLIVEIRA REGO MORAIS" w:date="2025-08-08T20:40:39.508Z" w:id="565633422">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08Z" w:id="1685143063">
              <w:rPr>
                <w:rFonts w:ascii="Aptos" w:hAnsi="Aptos" w:eastAsia="Aptos" w:cs="Aptos"/>
                <w:b w:val="1"/>
                <w:bCs w:val="1"/>
                <w:noProof w:val="0"/>
                <w:sz w:val="24"/>
                <w:szCs w:val="24"/>
                <w:lang w:val="pt-BR"/>
              </w:rPr>
            </w:rPrChange>
          </w:rPr>
          <w:t>Incompatível: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Z" w:id="362164584">
              <w:rPr>
                <w:rFonts w:ascii="Aptos" w:hAnsi="Aptos" w:eastAsia="Aptos" w:cs="Aptos"/>
                <w:noProof w:val="0"/>
                <w:sz w:val="24"/>
                <w:szCs w:val="24"/>
                <w:lang w:val="pt-BR"/>
              </w:rPr>
            </w:rPrChange>
          </w:rPr>
          <w:t xml:space="preserve"> Se a condição "Validação falhou" ocorrer, a sessão transita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1Z" w:id="1189515238">
              <w:rPr>
                <w:rFonts w:ascii="Consolas" w:hAnsi="Consolas" w:eastAsia="Consolas" w:cs="Consolas"/>
                <w:noProof w:val="0"/>
                <w:sz w:val="24"/>
                <w:szCs w:val="24"/>
                <w:lang w:val="pt-BR"/>
              </w:rPr>
            </w:rPrChange>
          </w:rPr>
          <w:t>"Exibindo mensagem de erro"</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2Z" w:id="1758739724">
              <w:rPr>
                <w:rFonts w:ascii="Aptos" w:hAnsi="Aptos" w:eastAsia="Aptos" w:cs="Aptos"/>
                <w:noProof w:val="0"/>
                <w:sz w:val="24"/>
                <w:szCs w:val="24"/>
                <w:lang w:val="pt-BR"/>
              </w:rPr>
            </w:rPrChange>
          </w:rPr>
          <w:t xml:space="preserve"> e, em seguida, para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2Z" w:id="1091007125">
              <w:rPr>
                <w:rFonts w:ascii="Consolas" w:hAnsi="Consolas" w:eastAsia="Consolas" w:cs="Consolas"/>
                <w:noProof w:val="0"/>
                <w:sz w:val="24"/>
                <w:szCs w:val="24"/>
                <w:lang w:val="pt-BR"/>
              </w:rPr>
            </w:rPrChange>
          </w:rPr>
          <w:t>"Sugerindo gabinete"</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3Z" w:id="799262139">
              <w:rPr>
                <w:rFonts w:ascii="Aptos" w:hAnsi="Aptos" w:eastAsia="Aptos" w:cs="Aptos"/>
                <w:noProof w:val="0"/>
                <w:sz w:val="24"/>
                <w:szCs w:val="24"/>
                <w:lang w:val="pt-BR"/>
              </w:rPr>
            </w:rPrChange>
          </w:rPr>
          <w:t>, onde um ciclo de ajuste se inicia.</w:t>
        </w:r>
      </w:ins>
    </w:p>
    <w:p w:rsidR="71775870" w:rsidP="320543F7" w:rsidRDefault="71775870" w14:paraId="2DC07768" w14:textId="3DAB4B3D">
      <w:pPr>
        <w:pStyle w:val="Heading4"/>
        <w:bidi w:val="0"/>
        <w:spacing w:before="319" w:beforeAutospacing="off" w:after="319" w:afterAutospacing="off" w:line="360" w:lineRule="auto"/>
        <w:jc w:val="both"/>
        <w:rPr>
          <w:ins w:author="GUSTAVO DE OLIVEIRA REGO MORAIS" w:date="2025-08-08T20:40:39.508Z" w16du:dateUtc="2025-08-08T20:40:39.508Z" w:id="766162817"/>
          <w:rFonts w:ascii="Times New Roman" w:hAnsi="Times New Roman" w:eastAsia="Times New Roman" w:cs="Times New Roman"/>
          <w:b w:val="1"/>
          <w:bCs w:val="1"/>
          <w:i w:val="0"/>
          <w:iCs w:val="0"/>
          <w:noProof w:val="0"/>
          <w:sz w:val="24"/>
          <w:szCs w:val="24"/>
          <w:lang w:val="pt-BR"/>
          <w:rPrChange w:author="GUSTAVO DE OLIVEIRA REGO MORAIS" w:date="2025-08-08T20:41:03.612Z" w:id="1926970185">
            <w:rPr>
              <w:ins w:author="GUSTAVO DE OLIVEIRA REGO MORAIS" w:date="2025-08-08T20:40:39.508Z" w16du:dateUtc="2025-08-08T20:40:39.508Z" w:id="1207110350"/>
              <w:rFonts w:ascii="Aptos" w:hAnsi="Aptos" w:eastAsia="Aptos" w:cs="Aptos"/>
              <w:b w:val="1"/>
              <w:bCs w:val="1"/>
              <w:noProof w:val="0"/>
              <w:sz w:val="24"/>
              <w:szCs w:val="24"/>
              <w:lang w:val="pt-BR"/>
            </w:rPr>
          </w:rPrChange>
        </w:rPr>
        <w:pPrChange w:author="GUSTAVO DE OLIVEIRA REGO MORAIS" w:date="2025-08-08T20:41:07.103Z">
          <w:pPr>
            <w:numPr>
              <w:ilvl w:val="0"/>
              <w:numId w:val="110"/>
            </w:numPr>
            <w:bidi w:val="0"/>
          </w:pPr>
        </w:pPrChange>
      </w:pPr>
      <w:ins w:author="GUSTAVO DE OLIVEIRA REGO MORAIS" w:date="2025-08-08T20:40:39.508Z" w:id="2086251499">
        <w:r w:rsidRPr="320543F7" w:rsidR="71775870">
          <w:rPr>
            <w:rFonts w:ascii="Times New Roman" w:hAnsi="Times New Roman" w:eastAsia="Times New Roman" w:cs="Times New Roman"/>
            <w:b w:val="1"/>
            <w:bCs w:val="1"/>
            <w:i w:val="0"/>
            <w:iCs w:val="0"/>
            <w:noProof w:val="0"/>
            <w:sz w:val="24"/>
            <w:szCs w:val="24"/>
            <w:lang w:val="pt-BR"/>
            <w:rPrChange w:author="GUSTAVO DE OLIVEIRA REGO MORAIS" w:date="2025-08-08T20:41:03.612Z" w:id="1490005706">
              <w:rPr>
                <w:rFonts w:ascii="Aptos" w:hAnsi="Aptos" w:eastAsia="Aptos" w:cs="Aptos"/>
                <w:b w:val="1"/>
                <w:bCs w:val="1"/>
                <w:noProof w:val="0"/>
                <w:sz w:val="24"/>
                <w:szCs w:val="24"/>
                <w:lang w:val="pt-BR"/>
              </w:rPr>
            </w:rPrChange>
          </w:rPr>
          <w:t>Finalização da Montagem</w:t>
        </w:r>
      </w:ins>
    </w:p>
    <w:p w:rsidR="71775870" w:rsidP="320543F7" w:rsidRDefault="71775870" w14:paraId="37A6F881" w14:textId="03B370AD">
      <w:pPr>
        <w:bidi w:val="0"/>
        <w:spacing w:before="240" w:beforeAutospacing="off" w:after="240" w:afterAutospacing="off" w:line="360" w:lineRule="auto"/>
        <w:ind w:firstLine="708"/>
        <w:jc w:val="both"/>
        <w:rPr>
          <w:ins w:author="GUSTAVO DE OLIVEIRA REGO MORAIS" w:date="2025-08-08T20:40:39.508Z" w16du:dateUtc="2025-08-08T20:40:39.508Z" w:id="2119861985"/>
          <w:rFonts w:ascii="Times New Roman" w:hAnsi="Times New Roman" w:eastAsia="Times New Roman" w:cs="Times New Roman"/>
          <w:i w:val="0"/>
          <w:iCs w:val="0"/>
          <w:noProof w:val="0"/>
          <w:sz w:val="24"/>
          <w:szCs w:val="24"/>
          <w:lang w:val="pt-BR"/>
          <w:rPrChange w:author="GUSTAVO DE OLIVEIRA REGO MORAIS" w:date="2025-08-08T20:41:03.615Z" w:id="756272277">
            <w:rPr>
              <w:ins w:author="GUSTAVO DE OLIVEIRA REGO MORAIS" w:date="2025-08-08T20:40:39.508Z" w16du:dateUtc="2025-08-08T20:40:39.508Z" w:id="1177331895"/>
              <w:rFonts w:ascii="Aptos" w:hAnsi="Aptos" w:eastAsia="Aptos" w:cs="Aptos"/>
              <w:noProof w:val="0"/>
              <w:sz w:val="24"/>
              <w:szCs w:val="24"/>
              <w:lang w:val="pt-BR"/>
            </w:rPr>
          </w:rPrChange>
        </w:rPr>
        <w:pPrChange w:author="GUSTAVO DE OLIVEIRA REGO MORAIS" w:date="2025-08-08T20:41:19.317Z">
          <w:pPr>
            <w:bidi w:val="0"/>
          </w:pPr>
        </w:pPrChange>
      </w:pPr>
      <w:ins w:author="GUSTAVO DE OLIVEIRA REGO MORAIS" w:date="2025-08-08T20:40:39.508Z" w:id="1442298979">
        <w:r w:rsidRPr="320543F7" w:rsidR="71775870">
          <w:rPr>
            <w:rFonts w:ascii="Times New Roman" w:hAnsi="Times New Roman" w:eastAsia="Times New Roman" w:cs="Times New Roman"/>
            <w:i w:val="0"/>
            <w:iCs w:val="0"/>
            <w:noProof w:val="0"/>
            <w:sz w:val="24"/>
            <w:szCs w:val="24"/>
            <w:lang w:val="pt-BR"/>
            <w:rPrChange w:author="GUSTAVO DE OLIVEIRA REGO MORAIS" w:date="2025-08-08T20:41:03.612Z" w:id="583481186">
              <w:rPr>
                <w:rFonts w:ascii="Aptos" w:hAnsi="Aptos" w:eastAsia="Aptos" w:cs="Aptos"/>
                <w:noProof w:val="0"/>
                <w:sz w:val="24"/>
                <w:szCs w:val="24"/>
                <w:lang w:val="pt-BR"/>
              </w:rPr>
            </w:rPrChange>
          </w:rPr>
          <w:t xml:space="preserve">Uma vez que o gabinete é considerado compatível, 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7Z" w:id="1547510981">
              <w:rPr>
                <w:rFonts w:ascii="Consolas" w:hAnsi="Consolas" w:eastAsia="Consolas" w:cs="Consolas"/>
                <w:noProof w:val="0"/>
                <w:sz w:val="24"/>
                <w:szCs w:val="24"/>
                <w:lang w:val="pt-BR"/>
              </w:rPr>
            </w:rPrChange>
          </w:rPr>
          <w:t>"Gabinete Compatível"</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7Z" w:id="63926526">
              <w:rPr>
                <w:rFonts w:ascii="Aptos" w:hAnsi="Aptos" w:eastAsia="Aptos" w:cs="Aptos"/>
                <w:noProof w:val="0"/>
                <w:sz w:val="24"/>
                <w:szCs w:val="24"/>
                <w:lang w:val="pt-BR"/>
              </w:rPr>
            </w:rPrChange>
          </w:rPr>
          <w:t xml:space="preserve"> leva a sessão ao estado </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8Z" w:id="1937516987">
              <w:rPr>
                <w:rFonts w:ascii="Consolas" w:hAnsi="Consolas" w:eastAsia="Consolas" w:cs="Consolas"/>
                <w:noProof w:val="0"/>
                <w:sz w:val="24"/>
                <w:szCs w:val="24"/>
                <w:lang w:val="pt-BR"/>
              </w:rPr>
            </w:rPrChange>
          </w:rPr>
          <w:t>"Finalizando montagem"</w:t>
        </w:r>
        <w:r w:rsidRPr="320543F7" w:rsidR="71775870">
          <w:rPr>
            <w:rFonts w:ascii="Times New Roman" w:hAnsi="Times New Roman" w:eastAsia="Times New Roman" w:cs="Times New Roman"/>
            <w:i w:val="0"/>
            <w:iCs w:val="0"/>
            <w:noProof w:val="0"/>
            <w:sz w:val="24"/>
            <w:szCs w:val="24"/>
            <w:lang w:val="pt-BR"/>
            <w:rPrChange w:author="GUSTAVO DE OLIVEIRA REGO MORAIS" w:date="2025-08-08T20:40:49.828Z" w:id="1883263162">
              <w:rPr>
                <w:rFonts w:ascii="Aptos" w:hAnsi="Aptos" w:eastAsia="Aptos" w:cs="Aptos"/>
                <w:noProof w:val="0"/>
                <w:sz w:val="24"/>
                <w:szCs w:val="24"/>
                <w:lang w:val="pt-BR"/>
              </w:rPr>
            </w:rPrChange>
          </w:rPr>
          <w:t>. Este estado representa a conclusão do processo de edição manual, e a transição a partir dele leva ao nó final do diagrama, encerrando a atividade.</w:t>
        </w:r>
      </w:ins>
    </w:p>
    <w:p w:rsidR="320543F7" w:rsidP="320543F7" w:rsidRDefault="320543F7" w14:paraId="43BE1AF2" w14:textId="06211EEF">
      <w:pPr>
        <w:pStyle w:val="Normal"/>
        <w:keepNext w:val="1"/>
        <w:keepLines w:val="1"/>
        <w:bidi w:val="0"/>
        <w:rPr>
          <w:del w:author="GUSTAVO DE OLIVEIRA REGO MORAIS" w:date="2025-08-08T20:41:24.482Z" w16du:dateUtc="2025-08-08T20:41:24.482Z" w:id="1475977125"/>
          <w:noProof w:val="0"/>
          <w:lang w:val="pt-BR"/>
          <w:rPrChange w:author="GUSTAVO DE OLIVEIRA REGO MORAIS" w:date="2025-08-08T20:19:16.295Z" w:id="1488323119">
            <w:rPr>
              <w:del w:author="GUSTAVO DE OLIVEIRA REGO MORAIS" w:date="2025-08-08T20:41:24.482Z" w16du:dateUtc="2025-08-08T20:41:24.482Z" w:id="1895634260"/>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rPrChange>
        </w:rPr>
      </w:pPr>
    </w:p>
    <w:p w:rsidR="1AF509E4" w:rsidP="1AF509E4" w:rsidRDefault="1AF509E4" w14:paraId="2B59AC77" w14:textId="5FA95A13">
      <w:pPr>
        <w:bidi w:val="0"/>
        <w:spacing w:line="360" w:lineRule="auto"/>
        <w:rPr>
          <w:rFonts w:ascii="Times New Roman" w:hAnsi="Times New Roman" w:eastAsia="Times New Roman" w:cs="Times New Roman"/>
        </w:rPr>
      </w:pPr>
    </w:p>
    <w:p w:rsidR="7E933464" w:rsidP="320543F7" w:rsidRDefault="7E933464" w14:paraId="293CD8F9" w14:textId="14DC05DC">
      <w:pPr>
        <w:pStyle w:val="Heading1"/>
        <w:bidi w:val="0"/>
        <w:spacing w:before="240" w:beforeAutospacing="off" w:after="240" w:afterAutospacing="off" w:line="360" w:lineRule="auto"/>
        <w:ind w:firstLine="0"/>
        <w:rPr>
          <w:rFonts w:ascii="Times New Roman" w:hAnsi="Times New Roman" w:eastAsia="Times New Roman" w:cs="Times New Roman"/>
          <w:b w:val="1"/>
          <w:bCs w:val="1"/>
          <w:sz w:val="24"/>
          <w:szCs w:val="24"/>
          <w:rPrChange w:author="GUSTAVO DE OLIVEIRA REGO MORAIS" w:date="2025-08-08T20:27:20.608Z" w:id="1911999251">
            <w:rPr>
              <w:rFonts w:ascii="Times New Roman" w:hAnsi="Times New Roman" w:eastAsia="Times New Roman" w:cs="Times New Roman"/>
              <w:sz w:val="24"/>
              <w:szCs w:val="24"/>
            </w:rPr>
          </w:rPrChange>
        </w:rPr>
      </w:pPr>
      <w:bookmarkStart w:name="_Toc2124839688" w:id="1917924430"/>
      <w:r w:rsidRPr="320543F7" w:rsidR="6265BE77">
        <w:rPr>
          <w:rFonts w:ascii="Times New Roman" w:hAnsi="Times New Roman" w:eastAsia="Times New Roman" w:cs="Times New Roman"/>
          <w:b w:val="1"/>
          <w:bCs w:val="1"/>
          <w:sz w:val="24"/>
          <w:szCs w:val="24"/>
          <w:rPrChange w:author="GUSTAVO DE OLIVEIRA REGO MORAIS" w:date="2025-08-08T20:27:20.608Z" w:id="1225990244">
            <w:rPr>
              <w:rFonts w:ascii="Times New Roman" w:hAnsi="Times New Roman" w:eastAsia="Times New Roman" w:cs="Times New Roman"/>
              <w:sz w:val="24"/>
              <w:szCs w:val="24"/>
            </w:rPr>
          </w:rPrChange>
        </w:rPr>
        <w:t>7</w:t>
      </w:r>
      <w:r w:rsidRPr="320543F7" w:rsidR="7C515FA9">
        <w:rPr>
          <w:rFonts w:ascii="Times New Roman" w:hAnsi="Times New Roman" w:eastAsia="Times New Roman" w:cs="Times New Roman"/>
          <w:b w:val="1"/>
          <w:bCs w:val="1"/>
          <w:sz w:val="24"/>
          <w:szCs w:val="24"/>
        </w:rPr>
        <w:t>.</w:t>
      </w:r>
      <w:r w:rsidRPr="320543F7" w:rsidR="6265BE77">
        <w:rPr>
          <w:rFonts w:ascii="Times New Roman" w:hAnsi="Times New Roman" w:eastAsia="Times New Roman" w:cs="Times New Roman"/>
          <w:b w:val="1"/>
          <w:bCs w:val="1"/>
          <w:sz w:val="24"/>
          <w:szCs w:val="24"/>
          <w:rPrChange w:author="GUSTAVO DE OLIVEIRA REGO MORAIS" w:date="2025-08-08T20:27:20.608Z" w:id="893469535">
            <w:rPr>
              <w:rFonts w:ascii="Times New Roman" w:hAnsi="Times New Roman" w:eastAsia="Times New Roman" w:cs="Times New Roman"/>
              <w:sz w:val="24"/>
              <w:szCs w:val="24"/>
            </w:rPr>
          </w:rPrChange>
        </w:rPr>
        <w:t xml:space="preserve"> DIAGR</w:t>
      </w:r>
      <w:ins w:author="GUSTAVO DE OLIVEIRA REGO MORAIS" w:date="2025-08-08T20:27:24.655Z" w:id="1930202205">
        <w:r w:rsidRPr="320543F7" w:rsidR="681EE21E">
          <w:rPr>
            <w:rFonts w:ascii="Times New Roman" w:hAnsi="Times New Roman" w:eastAsia="Times New Roman" w:cs="Times New Roman"/>
            <w:b w:val="1"/>
            <w:bCs w:val="1"/>
            <w:sz w:val="24"/>
            <w:szCs w:val="24"/>
          </w:rPr>
          <w:t>A</w:t>
        </w:r>
      </w:ins>
      <w:r w:rsidRPr="320543F7" w:rsidR="6265BE77">
        <w:rPr>
          <w:rFonts w:ascii="Times New Roman" w:hAnsi="Times New Roman" w:eastAsia="Times New Roman" w:cs="Times New Roman"/>
          <w:b w:val="1"/>
          <w:bCs w:val="1"/>
          <w:sz w:val="24"/>
          <w:szCs w:val="24"/>
          <w:rPrChange w:author="GUSTAVO DE OLIVEIRA REGO MORAIS" w:date="2025-08-08T20:27:20.608Z" w:id="1498140792">
            <w:rPr>
              <w:rFonts w:ascii="Times New Roman" w:hAnsi="Times New Roman" w:eastAsia="Times New Roman" w:cs="Times New Roman"/>
              <w:sz w:val="24"/>
              <w:szCs w:val="24"/>
            </w:rPr>
          </w:rPrChange>
        </w:rPr>
        <w:t xml:space="preserve">MA DE </w:t>
      </w:r>
      <w:del w:author="GUSTAVO DE OLIVEIRA REGO MORAIS" w:date="2025-08-08T20:27:27.235Z" w:id="1031406478">
        <w:r w:rsidRPr="320543F7" w:rsidDel="6265BE77">
          <w:rPr>
            <w:rFonts w:ascii="Times New Roman" w:hAnsi="Times New Roman" w:eastAsia="Times New Roman" w:cs="Times New Roman"/>
            <w:b w:val="1"/>
            <w:bCs w:val="1"/>
            <w:sz w:val="24"/>
            <w:szCs w:val="24"/>
            <w:rPrChange w:author="GUSTAVO DE OLIVEIRA REGO MORAIS" w:date="2025-08-08T20:27:20.608Z" w:id="146312446">
              <w:rPr>
                <w:rFonts w:ascii="Times New Roman" w:hAnsi="Times New Roman" w:eastAsia="Times New Roman" w:cs="Times New Roman"/>
                <w:sz w:val="24"/>
                <w:szCs w:val="24"/>
              </w:rPr>
            </w:rPrChange>
          </w:rPr>
          <w:delText>SEQUENCIA</w:delText>
        </w:r>
      </w:del>
      <w:ins w:author="GUSTAVO DE OLIVEIRA REGO MORAIS" w:date="2025-08-08T20:27:27.236Z" w:id="1747096998">
        <w:r w:rsidRPr="320543F7" w:rsidR="0418DF21">
          <w:rPr>
            <w:rFonts w:ascii="Times New Roman" w:hAnsi="Times New Roman" w:eastAsia="Times New Roman" w:cs="Times New Roman"/>
            <w:b w:val="1"/>
            <w:bCs w:val="1"/>
            <w:sz w:val="24"/>
            <w:szCs w:val="24"/>
          </w:rPr>
          <w:t>SEQUÊNCIA</w:t>
        </w:r>
      </w:ins>
      <w:bookmarkEnd w:id="1917924430"/>
    </w:p>
    <w:p w:rsidR="64265270" w:rsidP="4B48383A" w:rsidRDefault="64265270" w14:paraId="769FD83D" w14:textId="587A2CD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O Diagrama de Sequência é um dos diagramas comportamentais da UML utilizado para descrever a interação entre os objetos ou componentes de um sistema ao longo do tempo. Ele mostra a ordem em que as mensagens são trocadas entre os participantes para realizar uma funcionalidade específica.</w:t>
      </w:r>
    </w:p>
    <w:p w:rsidR="64265270" w:rsidP="4B48383A" w:rsidRDefault="64265270" w14:paraId="6900878C" w14:textId="3A446150">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Esse tipo de diagrama é extremamente útil para representar casos de uso complexos, identificar dependências entre módulos e detalhar o fluxo de execução de processos críticos. No projeto Montador de PC Online, o diagrama de sequência ajuda a visualizar como o sistema se comporta, por exemplo, durante o processo de recomendação de peças, verificação de compatibilidade ou salvamento de builds.</w:t>
      </w:r>
    </w:p>
    <w:p w:rsidR="4B48383A" w:rsidP="4B48383A" w:rsidRDefault="4B48383A" w14:paraId="1DB8FB2E" w14:textId="3BF07095">
      <w:pPr>
        <w:bidi w:val="0"/>
        <w:spacing w:line="360" w:lineRule="auto"/>
        <w:rPr>
          <w:rFonts w:ascii="Times New Roman" w:hAnsi="Times New Roman" w:eastAsia="Times New Roman" w:cs="Times New Roman"/>
        </w:rPr>
      </w:pPr>
    </w:p>
    <w:p w:rsidR="4B48383A" w:rsidP="4B48383A" w:rsidRDefault="4B48383A" w14:paraId="259F2906" w14:textId="10E2162A">
      <w:pPr>
        <w:bidi w:val="0"/>
        <w:spacing w:line="360" w:lineRule="auto"/>
        <w:rPr>
          <w:rFonts w:ascii="Times New Roman" w:hAnsi="Times New Roman" w:eastAsia="Times New Roman" w:cs="Times New Roman"/>
        </w:rPr>
      </w:pPr>
    </w:p>
    <w:p w:rsidR="753DCBFA" w:rsidP="4B48383A" w:rsidRDefault="753DCBFA" w14:paraId="471C0F11" w14:textId="6D8CDD24">
      <w:pPr>
        <w:pStyle w:val="Normal1"/>
        <w:bidi w:val="0"/>
        <w:spacing w:line="360" w:lineRule="auto"/>
        <w:jc w:val="center"/>
        <w:rPr>
          <w:rFonts w:ascii="Times New Roman" w:hAnsi="Times New Roman" w:eastAsia="Times New Roman" w:cs="Times New Roman"/>
          <w:b w:val="1"/>
          <w:bCs w:val="1"/>
          <w:noProof w:val="0"/>
          <w:sz w:val="28"/>
          <w:szCs w:val="28"/>
          <w:lang w:val="pt-BR"/>
        </w:rPr>
      </w:pPr>
      <w:r w:rsidRPr="4B48383A" w:rsidR="753DCBFA">
        <w:rPr>
          <w:rFonts w:ascii="Times New Roman" w:hAnsi="Times New Roman" w:eastAsia="Times New Roman" w:cs="Times New Roman"/>
          <w:noProof w:val="0"/>
          <w:lang w:val="pt-BR"/>
        </w:rPr>
        <w:t xml:space="preserve">Tabela 6 - </w:t>
      </w:r>
      <w:r w:rsidRPr="4B48383A" w:rsidR="64265270">
        <w:rPr>
          <w:rFonts w:ascii="Times New Roman" w:hAnsi="Times New Roman" w:eastAsia="Times New Roman" w:cs="Times New Roman"/>
          <w:noProof w:val="0"/>
          <w:lang w:val="pt-BR"/>
        </w:rPr>
        <w:t>Principais Elementos do Diagrama</w:t>
      </w:r>
    </w:p>
    <w:tbl>
      <w:tblPr>
        <w:tblStyle w:val="TableNormal"/>
        <w:bidiVisual w:val="0"/>
        <w:tblW w:w="0" w:type="auto"/>
        <w:tblLayout w:type="fixed"/>
        <w:tblLook w:val="06A0" w:firstRow="1" w:lastRow="0" w:firstColumn="1" w:lastColumn="0" w:noHBand="1" w:noVBand="1"/>
      </w:tblPr>
      <w:tblGrid>
        <w:gridCol w:w="1980"/>
        <w:gridCol w:w="7035"/>
      </w:tblGrid>
      <w:tr w:rsidR="4B48383A" w:rsidTr="4B48383A" w14:paraId="4B1D398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F20B096" w14:textId="15B713D9">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Elemento</w:t>
            </w:r>
          </w:p>
        </w:tc>
        <w:tc>
          <w:tcPr>
            <w:tcW w:w="7035" w:type="dxa"/>
            <w:tcBorders>
              <w:top w:val="single" w:color="000000" w:themeColor="text1" w:sz="12"/>
              <w:bottom w:val="single" w:color="000000" w:themeColor="text1" w:sz="12"/>
            </w:tcBorders>
            <w:tcMar/>
            <w:vAlign w:val="center"/>
          </w:tcPr>
          <w:p w:rsidR="4B48383A" w:rsidP="4B48383A" w:rsidRDefault="4B48383A" w14:paraId="40DF7ACE" w14:textId="7B54E5B2">
            <w:pPr>
              <w:bidi w:val="0"/>
              <w:spacing w:before="0" w:beforeAutospacing="off" w:after="0" w:afterAutospacing="off" w:line="360" w:lineRule="auto"/>
              <w:jc w:val="center"/>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Descrição</w:t>
            </w:r>
          </w:p>
        </w:tc>
      </w:tr>
      <w:tr w:rsidR="4B48383A" w:rsidTr="4B48383A" w14:paraId="62CBF07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1D1CDAC6" w14:textId="34AFFC99">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Ator</w:t>
            </w:r>
          </w:p>
        </w:tc>
        <w:tc>
          <w:tcPr>
            <w:tcW w:w="7035" w:type="dxa"/>
            <w:tcBorders>
              <w:top w:val="single" w:color="000000" w:themeColor="text1" w:sz="12"/>
              <w:bottom w:val="single" w:color="000000" w:themeColor="text1" w:sz="12"/>
            </w:tcBorders>
            <w:tcMar/>
            <w:vAlign w:val="center"/>
          </w:tcPr>
          <w:p w:rsidR="4B48383A" w:rsidP="4B48383A" w:rsidRDefault="4B48383A" w14:paraId="2AA1F1C6" w14:textId="7516CD3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 um usuário ou sistema externo que interage com o sistema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"Usuário").</w:t>
            </w:r>
          </w:p>
        </w:tc>
      </w:tr>
      <w:tr w:rsidR="4B48383A" w:rsidTr="4B48383A" w14:paraId="6AB12086">
        <w:trPr>
          <w:trHeight w:val="645"/>
        </w:trPr>
        <w:tc>
          <w:tcPr>
            <w:tcW w:w="1980" w:type="dxa"/>
            <w:tcBorders>
              <w:top w:val="single" w:color="000000" w:themeColor="text1" w:sz="12"/>
              <w:bottom w:val="single" w:color="000000" w:themeColor="text1" w:sz="12"/>
            </w:tcBorders>
            <w:tcMar/>
            <w:vAlign w:val="center"/>
          </w:tcPr>
          <w:p w:rsidR="4B48383A" w:rsidP="4B48383A" w:rsidRDefault="4B48383A" w14:paraId="2902E250" w14:textId="343A551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Participante</w:t>
            </w:r>
          </w:p>
        </w:tc>
        <w:tc>
          <w:tcPr>
            <w:tcW w:w="7035" w:type="dxa"/>
            <w:tcBorders>
              <w:top w:val="single" w:color="000000" w:themeColor="text1" w:sz="12"/>
              <w:bottom w:val="single" w:color="000000" w:themeColor="text1" w:sz="12"/>
            </w:tcBorders>
            <w:tcMar/>
            <w:vAlign w:val="center"/>
          </w:tcPr>
          <w:p w:rsidR="4B48383A" w:rsidP="4B48383A" w:rsidRDefault="4B48383A" w14:paraId="642DBF1E" w14:textId="515FC496">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Um componente interno ou entidade envolvida na execução do processo (</w:t>
            </w:r>
            <w:r w:rsidRPr="4B48383A" w:rsidR="4B48383A">
              <w:rPr>
                <w:rFonts w:ascii="Times New Roman" w:hAnsi="Times New Roman" w:eastAsia="Times New Roman" w:cs="Times New Roman"/>
              </w:rPr>
              <w:t>ex</w:t>
            </w:r>
            <w:r w:rsidRPr="4B48383A" w:rsidR="4B48383A">
              <w:rPr>
                <w:rFonts w:ascii="Times New Roman" w:hAnsi="Times New Roman" w:eastAsia="Times New Roman" w:cs="Times New Roman"/>
              </w:rPr>
              <w:t>: "Sistema", "IA", "Banco de Dados").</w:t>
            </w:r>
          </w:p>
        </w:tc>
      </w:tr>
      <w:tr w:rsidR="4B48383A" w:rsidTr="4B48383A" w14:paraId="668854DE">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03ABD106" w14:textId="5149755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Linha de Vida</w:t>
            </w:r>
          </w:p>
        </w:tc>
        <w:tc>
          <w:tcPr>
            <w:tcW w:w="7035" w:type="dxa"/>
            <w:tcBorders>
              <w:top w:val="single" w:color="000000" w:themeColor="text1" w:sz="12"/>
              <w:bottom w:val="single" w:color="000000" w:themeColor="text1" w:sz="12"/>
            </w:tcBorders>
            <w:tcMar/>
            <w:vAlign w:val="center"/>
          </w:tcPr>
          <w:p w:rsidR="4B48383A" w:rsidP="4B48383A" w:rsidRDefault="4B48383A" w14:paraId="06AE0BC6" w14:textId="515093D8">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Linha vertical que indica a existência de um participante durante a execução da funcionalidade.</w:t>
            </w:r>
          </w:p>
        </w:tc>
      </w:tr>
      <w:tr w:rsidR="4B48383A" w:rsidTr="4B48383A" w14:paraId="6C2872C0">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6F950C25" w14:textId="7F4141FC">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w:t>
            </w:r>
          </w:p>
        </w:tc>
        <w:tc>
          <w:tcPr>
            <w:tcW w:w="7035" w:type="dxa"/>
            <w:tcBorders>
              <w:top w:val="single" w:color="000000" w:themeColor="text1" w:sz="12"/>
              <w:bottom w:val="single" w:color="000000" w:themeColor="text1" w:sz="12"/>
            </w:tcBorders>
            <w:tcMar/>
            <w:vAlign w:val="center"/>
          </w:tcPr>
          <w:p w:rsidR="4B48383A" w:rsidP="4B48383A" w:rsidRDefault="4B48383A" w14:paraId="4F188B83" w14:textId="7E8DB81E">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Seta horizontal entre participantes que representa uma chamada de método ou troca de informação.</w:t>
            </w:r>
          </w:p>
        </w:tc>
      </w:tr>
      <w:tr w:rsidR="4B48383A" w:rsidTr="4B48383A" w14:paraId="10CA9835">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3AB162C1" w14:textId="7786335F">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Síncrona</w:t>
            </w:r>
          </w:p>
        </w:tc>
        <w:tc>
          <w:tcPr>
            <w:tcW w:w="7035" w:type="dxa"/>
            <w:tcBorders>
              <w:top w:val="single" w:color="000000" w:themeColor="text1" w:sz="12"/>
              <w:bottom w:val="single" w:color="000000" w:themeColor="text1" w:sz="12"/>
            </w:tcBorders>
            <w:tcMar/>
            <w:vAlign w:val="center"/>
          </w:tcPr>
          <w:p w:rsidR="4B48383A" w:rsidP="4B48383A" w:rsidRDefault="4B48383A" w14:paraId="6EDA1EAB" w14:textId="0EC96AB4">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espera resposta (linha cheia com ponta cheia).</w:t>
            </w:r>
          </w:p>
        </w:tc>
      </w:tr>
      <w:tr w:rsidR="4B48383A" w:rsidTr="4B48383A" w14:paraId="74877C10">
        <w:trPr>
          <w:trHeight w:val="300"/>
        </w:trPr>
        <w:tc>
          <w:tcPr>
            <w:tcW w:w="1980"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6D2C8F0C" w14:textId="67E60A48">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Mensagem Assíncrona</w:t>
            </w:r>
          </w:p>
        </w:tc>
        <w:tc>
          <w:tcPr>
            <w:tcW w:w="7035" w:type="dxa"/>
            <w:tcBorders>
              <w:top w:val="single" w:color="000000" w:themeColor="text1" w:sz="12"/>
              <w:left w:val="none" w:color="000000" w:themeColor="text1" w:sz="12"/>
              <w:bottom w:val="single" w:color="000000" w:themeColor="text1" w:sz="12"/>
              <w:right w:val="none" w:color="000000" w:themeColor="text1" w:sz="12"/>
            </w:tcBorders>
            <w:tcMar/>
            <w:vAlign w:val="center"/>
          </w:tcPr>
          <w:p w:rsidR="4B48383A" w:rsidP="4B48383A" w:rsidRDefault="4B48383A" w14:paraId="7088F6AC" w14:textId="6BDCD1E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Indica uma chamada que não espera resposta (linha cheia com ponta aberta).</w:t>
            </w:r>
          </w:p>
        </w:tc>
      </w:tr>
      <w:tr w:rsidR="4B48383A" w:rsidTr="4B48383A" w14:paraId="29836D9C">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2D042B0" w14:textId="32E8DE53">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Resposta</w:t>
            </w:r>
          </w:p>
        </w:tc>
        <w:tc>
          <w:tcPr>
            <w:tcW w:w="7035" w:type="dxa"/>
            <w:tcBorders>
              <w:top w:val="single" w:color="000000" w:themeColor="text1" w:sz="12"/>
              <w:bottom w:val="single" w:color="000000" w:themeColor="text1" w:sz="12"/>
            </w:tcBorders>
            <w:tcMar/>
            <w:vAlign w:val="center"/>
          </w:tcPr>
          <w:p w:rsidR="4B48383A" w:rsidP="4B48383A" w:rsidRDefault="4B48383A" w14:paraId="23A4A8E6" w14:textId="4F91B849">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Representada por uma seta pontilhada retornando ao chamador, indicando o retorno de uma função.</w:t>
            </w:r>
          </w:p>
        </w:tc>
      </w:tr>
      <w:tr w:rsidR="4B48383A" w:rsidTr="4B48383A" w14:paraId="6A90616F">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41A99DAC" w14:textId="5EEFB432">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Bloco de Ativação</w:t>
            </w:r>
          </w:p>
        </w:tc>
        <w:tc>
          <w:tcPr>
            <w:tcW w:w="7035" w:type="dxa"/>
            <w:tcBorders>
              <w:top w:val="single" w:color="000000" w:themeColor="text1" w:sz="12"/>
              <w:bottom w:val="single" w:color="000000" w:themeColor="text1" w:sz="12"/>
            </w:tcBorders>
            <w:tcMar/>
            <w:vAlign w:val="center"/>
          </w:tcPr>
          <w:p w:rsidR="4B48383A" w:rsidP="4B48383A" w:rsidRDefault="4B48383A" w14:paraId="49AA4C0E" w14:textId="106EB457">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Retângulo fino sobre a linha de vida, mostrando quando o participante está "ativo".</w:t>
            </w:r>
          </w:p>
        </w:tc>
      </w:tr>
      <w:tr w:rsidR="4B48383A" w:rsidTr="4B48383A" w14:paraId="62EA3D44">
        <w:trPr>
          <w:trHeight w:val="300"/>
        </w:trPr>
        <w:tc>
          <w:tcPr>
            <w:tcW w:w="1980" w:type="dxa"/>
            <w:tcBorders>
              <w:top w:val="single" w:color="000000" w:themeColor="text1" w:sz="12"/>
              <w:bottom w:val="single" w:color="000000" w:themeColor="text1" w:sz="12"/>
            </w:tcBorders>
            <w:tcMar/>
            <w:vAlign w:val="center"/>
          </w:tcPr>
          <w:p w:rsidR="4B48383A" w:rsidP="4B48383A" w:rsidRDefault="4B48383A" w14:paraId="2C858605" w14:textId="7000F1AB">
            <w:pPr>
              <w:bidi w:val="0"/>
              <w:spacing w:before="0" w:beforeAutospacing="off" w:after="0" w:afterAutospacing="off" w:line="360" w:lineRule="auto"/>
              <w:rPr>
                <w:rFonts w:ascii="Times New Roman" w:hAnsi="Times New Roman" w:eastAsia="Times New Roman" w:cs="Times New Roman"/>
                <w:b w:val="1"/>
                <w:bCs w:val="1"/>
              </w:rPr>
            </w:pPr>
            <w:r w:rsidRPr="4B48383A" w:rsidR="4B48383A">
              <w:rPr>
                <w:rFonts w:ascii="Times New Roman" w:hAnsi="Times New Roman" w:eastAsia="Times New Roman" w:cs="Times New Roman"/>
                <w:b w:val="1"/>
                <w:bCs w:val="1"/>
              </w:rPr>
              <w:t>Notas / Comentários</w:t>
            </w:r>
          </w:p>
        </w:tc>
        <w:tc>
          <w:tcPr>
            <w:tcW w:w="7035" w:type="dxa"/>
            <w:tcBorders>
              <w:top w:val="single" w:color="000000" w:themeColor="text1" w:sz="12"/>
              <w:bottom w:val="single" w:color="000000" w:themeColor="text1" w:sz="12"/>
            </w:tcBorders>
            <w:tcMar/>
            <w:vAlign w:val="center"/>
          </w:tcPr>
          <w:p w:rsidR="4B48383A" w:rsidP="4B48383A" w:rsidRDefault="4B48383A" w14:paraId="2CB5CC96" w14:textId="7888ECDA">
            <w:pPr>
              <w:bidi w:val="0"/>
              <w:spacing w:before="0" w:beforeAutospacing="off" w:after="0" w:afterAutospacing="off" w:line="360" w:lineRule="auto"/>
              <w:rPr>
                <w:rFonts w:ascii="Times New Roman" w:hAnsi="Times New Roman" w:eastAsia="Times New Roman" w:cs="Times New Roman"/>
              </w:rPr>
            </w:pPr>
            <w:r w:rsidRPr="4B48383A" w:rsidR="4B48383A">
              <w:rPr>
                <w:rFonts w:ascii="Times New Roman" w:hAnsi="Times New Roman" w:eastAsia="Times New Roman" w:cs="Times New Roman"/>
              </w:rPr>
              <w:t>Informações adicionais sobre interações específicas.</w:t>
            </w:r>
          </w:p>
        </w:tc>
      </w:tr>
    </w:tbl>
    <w:p w:rsidR="538D51BB" w:rsidP="4B48383A" w:rsidRDefault="538D51BB" w14:paraId="1966130E" w14:textId="05438899">
      <w:pPr>
        <w:bidi w:val="0"/>
        <w:spacing w:line="360" w:lineRule="auto"/>
        <w:jc w:val="center"/>
        <w:rPr>
          <w:rFonts w:ascii="Times New Roman" w:hAnsi="Times New Roman" w:eastAsia="Times New Roman" w:cs="Times New Roman"/>
          <w:b w:val="0"/>
          <w:bCs w:val="0"/>
        </w:rPr>
      </w:pPr>
      <w:r w:rsidRPr="4B48383A" w:rsidR="538D51BB">
        <w:rPr>
          <w:rFonts w:ascii="Times New Roman" w:hAnsi="Times New Roman" w:eastAsia="Times New Roman" w:cs="Times New Roman"/>
          <w:b w:val="1"/>
          <w:bCs w:val="1"/>
        </w:rPr>
        <w:t xml:space="preserve">Fonte: </w:t>
      </w:r>
      <w:r w:rsidRPr="4B48383A" w:rsidR="538D51BB">
        <w:rPr>
          <w:rFonts w:ascii="Times New Roman" w:hAnsi="Times New Roman" w:eastAsia="Times New Roman" w:cs="Times New Roman"/>
          <w:b w:val="0"/>
          <w:bCs w:val="0"/>
        </w:rPr>
        <w:t>Autoria própria, 2025</w:t>
      </w:r>
    </w:p>
    <w:p w:rsidR="64265270" w:rsidP="4B48383A" w:rsidRDefault="64265270" w14:paraId="159DD598" w14:textId="06B44D22">
      <w:pPr>
        <w:pStyle w:val="Normal1"/>
        <w:bidi w:val="0"/>
        <w:spacing w:line="360" w:lineRule="auto"/>
        <w:rPr>
          <w:rFonts w:ascii="Times New Roman" w:hAnsi="Times New Roman" w:eastAsia="Times New Roman" w:cs="Times New Roman"/>
          <w:b w:val="1"/>
          <w:bCs w:val="1"/>
          <w:noProof w:val="0"/>
          <w:sz w:val="28"/>
          <w:szCs w:val="28"/>
          <w:lang w:val="pt-BR"/>
        </w:rPr>
      </w:pPr>
      <w:r w:rsidRPr="4B48383A" w:rsidR="64265270">
        <w:rPr>
          <w:rFonts w:ascii="Times New Roman" w:hAnsi="Times New Roman" w:eastAsia="Times New Roman" w:cs="Times New Roman"/>
          <w:noProof w:val="0"/>
          <w:lang w:val="pt-BR"/>
        </w:rPr>
        <w:t>Aplicação no Projeto</w:t>
      </w:r>
    </w:p>
    <w:p w:rsidR="64265270" w:rsidP="4B48383A" w:rsidRDefault="64265270" w14:paraId="618FB0AD" w14:textId="547BD713">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64265270">
        <w:rPr>
          <w:rFonts w:ascii="Times New Roman" w:hAnsi="Times New Roman" w:eastAsia="Times New Roman" w:cs="Times New Roman"/>
          <w:noProof w:val="0"/>
          <w:sz w:val="24"/>
          <w:szCs w:val="24"/>
          <w:lang w:val="pt-BR"/>
        </w:rPr>
        <w:t>No contexto do Montador de PC Online, o diagrama de sequência pode ser aplicado para modelar diferentes cenários de uso, como:</w:t>
      </w:r>
    </w:p>
    <w:p w:rsidR="64265270" w:rsidP="4B48383A" w:rsidRDefault="64265270" w14:paraId="0A1C41F6" w14:textId="0B85400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noProof w:val="0"/>
          <w:sz w:val="24"/>
          <w:szCs w:val="24"/>
          <w:lang w:val="pt-BR"/>
        </w:rPr>
        <w:t>O fluxo de coleta de requisitos e geração de recomendação automatizada.</w:t>
      </w:r>
    </w:p>
    <w:p w:rsidR="64265270" w:rsidP="4B48383A" w:rsidRDefault="64265270" w14:paraId="58C0D201" w14:textId="4C2C37CD">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O processo de verificação de compatibilidade entre peças.</w:t>
      </w:r>
    </w:p>
    <w:p w:rsidR="64265270" w:rsidP="4B48383A" w:rsidRDefault="64265270" w14:paraId="13B00D7F" w14:textId="56DF696F">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A interação entre o sistema, o banco de dados e a IA durante a montagem.</w:t>
      </w:r>
    </w:p>
    <w:p w:rsidR="64265270" w:rsidP="4B48383A" w:rsidRDefault="64265270" w14:paraId="5E08EEE2" w14:textId="14013BD9">
      <w:pPr>
        <w:pStyle w:val="ListParagraph"/>
        <w:numPr>
          <w:ilvl w:val="0"/>
          <w:numId w:val="50"/>
        </w:numPr>
        <w:bidi w:val="0"/>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64265270">
        <w:rPr>
          <w:rFonts w:ascii="Times New Roman" w:hAnsi="Times New Roman" w:eastAsia="Times New Roman" w:cs="Times New Roman"/>
          <w:b w:val="0"/>
          <w:bCs w:val="0"/>
          <w:noProof w:val="0"/>
          <w:sz w:val="24"/>
          <w:szCs w:val="24"/>
          <w:lang w:val="pt-BR"/>
        </w:rPr>
        <w:t xml:space="preserve">A exportação de </w:t>
      </w:r>
      <w:r w:rsidRPr="4B48383A" w:rsidR="64265270">
        <w:rPr>
          <w:rFonts w:ascii="Times New Roman" w:hAnsi="Times New Roman" w:eastAsia="Times New Roman" w:cs="Times New Roman"/>
          <w:b w:val="0"/>
          <w:bCs w:val="0"/>
          <w:noProof w:val="0"/>
          <w:sz w:val="24"/>
          <w:szCs w:val="24"/>
          <w:lang w:val="pt-BR"/>
        </w:rPr>
        <w:t>uma build</w:t>
      </w:r>
      <w:r w:rsidRPr="4B48383A" w:rsidR="64265270">
        <w:rPr>
          <w:rFonts w:ascii="Times New Roman" w:hAnsi="Times New Roman" w:eastAsia="Times New Roman" w:cs="Times New Roman"/>
          <w:b w:val="0"/>
          <w:bCs w:val="0"/>
          <w:noProof w:val="0"/>
          <w:sz w:val="24"/>
          <w:szCs w:val="24"/>
          <w:lang w:val="pt-BR"/>
        </w:rPr>
        <w:t xml:space="preserve"> para PDF ou XLSX.</w:t>
      </w:r>
    </w:p>
    <w:p w:rsidR="64265270" w:rsidP="4B48383A" w:rsidRDefault="64265270" w14:paraId="54316866" w14:textId="56F05E26">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5D74D540">
        <w:rPr>
          <w:rFonts w:ascii="Times New Roman" w:hAnsi="Times New Roman" w:eastAsia="Times New Roman" w:cs="Times New Roman"/>
          <w:noProof w:val="0"/>
          <w:sz w:val="24"/>
          <w:szCs w:val="24"/>
          <w:lang w:val="pt-BR"/>
        </w:rPr>
        <w:t>Esses diagramas permitem ao time visualizar o encadeamento correto de chamadas e identificar gargalos, dependências ou comportamentos inesperados.</w:t>
      </w:r>
    </w:p>
    <w:p w:rsidR="7E933464" w:rsidP="1AF509E4" w:rsidRDefault="7E933464" w14:paraId="2E12F745" w14:textId="0A1F7B78">
      <w:pPr>
        <w:bidi w:val="0"/>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1AF509E4" w:rsidR="7F596E2C">
        <w:rPr>
          <w:rFonts w:ascii="Times New Roman" w:hAnsi="Times New Roman" w:eastAsia="Times New Roman" w:cs="Times New Roman"/>
          <w:noProof w:val="0"/>
          <w:sz w:val="24"/>
          <w:szCs w:val="24"/>
          <w:lang w:val="pt-BR"/>
        </w:rPr>
        <w:t xml:space="preserve">A seguir temos os </w:t>
      </w:r>
      <w:r w:rsidRPr="1AF509E4" w:rsidR="7F596E2C">
        <w:rPr>
          <w:rFonts w:ascii="Times New Roman" w:hAnsi="Times New Roman" w:eastAsia="Times New Roman" w:cs="Times New Roman"/>
          <w:noProof w:val="0"/>
          <w:sz w:val="24"/>
          <w:szCs w:val="24"/>
          <w:lang w:val="pt-BR"/>
        </w:rPr>
        <w:t>di</w:t>
      </w:r>
      <w:r w:rsidRPr="1AF509E4" w:rsidR="5F833CF2">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gram</w:t>
      </w:r>
      <w:r w:rsidRPr="1AF509E4" w:rsidR="222E8F70">
        <w:rPr>
          <w:rFonts w:ascii="Times New Roman" w:hAnsi="Times New Roman" w:eastAsia="Times New Roman" w:cs="Times New Roman"/>
          <w:noProof w:val="0"/>
          <w:sz w:val="24"/>
          <w:szCs w:val="24"/>
          <w:lang w:val="pt-BR"/>
        </w:rPr>
        <w:t>a</w:t>
      </w:r>
      <w:r w:rsidRPr="1AF509E4" w:rsidR="7F596E2C">
        <w:rPr>
          <w:rFonts w:ascii="Times New Roman" w:hAnsi="Times New Roman" w:eastAsia="Times New Roman" w:cs="Times New Roman"/>
          <w:noProof w:val="0"/>
          <w:sz w:val="24"/>
          <w:szCs w:val="24"/>
          <w:lang w:val="pt-BR"/>
        </w:rPr>
        <w:t>s</w:t>
      </w:r>
      <w:r w:rsidRPr="1AF509E4" w:rsidR="7F596E2C">
        <w:rPr>
          <w:rFonts w:ascii="Times New Roman" w:hAnsi="Times New Roman" w:eastAsia="Times New Roman" w:cs="Times New Roman"/>
          <w:noProof w:val="0"/>
          <w:sz w:val="24"/>
          <w:szCs w:val="24"/>
          <w:lang w:val="pt-BR"/>
        </w:rPr>
        <w:t xml:space="preserve"> de </w:t>
      </w:r>
      <w:r w:rsidRPr="1AF509E4" w:rsidR="5DF09BA3">
        <w:rPr>
          <w:rFonts w:ascii="Times New Roman" w:hAnsi="Times New Roman" w:eastAsia="Times New Roman" w:cs="Times New Roman"/>
          <w:noProof w:val="0"/>
          <w:sz w:val="24"/>
          <w:szCs w:val="24"/>
          <w:lang w:val="pt-BR"/>
        </w:rPr>
        <w:t>sequência</w:t>
      </w:r>
    </w:p>
    <w:p w:rsidR="7E933464" w:rsidP="320543F7" w:rsidRDefault="7E933464" w14:paraId="71E2A92A" w14:textId="393953F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B203FD9" w14:textId="3C97F3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D491F5" w14:textId="5441A92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41D5A2B" w14:textId="3299A59A">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7487B058" w14:textId="0D8C8EF4">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0A283" w14:textId="0CB7C4B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1547C62" w14:textId="54B88B0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87BA772" w14:textId="7D2650DE">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B0E5103" w14:textId="1F927E80">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72EC5A69" w14:textId="704C6758">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75ECB14" w14:textId="2A85B8DE">
      <w:pPr>
        <w:pStyle w:val="Normal"/>
        <w:bidi w:val="0"/>
        <w:spacing w:before="240" w:beforeAutospacing="off" w:after="240" w:afterAutospacing="off" w:line="360" w:lineRule="auto"/>
        <w:ind w:firstLine="0"/>
        <w:jc w:val="center"/>
      </w:pPr>
      <w:r w:rsidR="37682456">
        <w:rPr/>
        <w:t>Figura 18 – Cadastro e Login</w:t>
      </w:r>
    </w:p>
    <w:p w:rsidR="028F1DC3" w:rsidP="320543F7" w:rsidRDefault="028F1DC3" w14:paraId="2FBAE5B6" w14:textId="7EA89709">
      <w:pPr>
        <w:pStyle w:val="Normal"/>
        <w:spacing w:before="240" w:beforeAutospacing="off" w:after="240" w:afterAutospacing="off" w:line="360" w:lineRule="auto"/>
        <w:ind w:firstLine="0"/>
        <w:jc w:val="center"/>
      </w:pPr>
      <w:r w:rsidR="028F1DC3">
        <w:drawing>
          <wp:inline wp14:editId="502D9688" wp14:anchorId="0663B756">
            <wp:extent cx="2921782" cy="8129586"/>
            <wp:effectExtent l="0" t="0" r="0" b="0"/>
            <wp:docPr id="151943427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e4f8b088a6054b8a">
                      <a:extLst>
                        <a:ext xmlns:a="http://schemas.openxmlformats.org/drawingml/2006/main" uri="{28A0092B-C50C-407E-A947-70E740481C1C}">
                          <a14:useLocalDpi xmlns:a14="http://schemas.microsoft.com/office/drawing/2010/main" val="0"/>
                        </a:ext>
                      </a:extLst>
                    </a:blip>
                    <a:stretch>
                      <a:fillRect/>
                    </a:stretch>
                  </pic:blipFill>
                  <pic:spPr>
                    <a:xfrm>
                      <a:off x="0" y="0"/>
                      <a:ext cx="2921782" cy="8129586"/>
                    </a:xfrm>
                    <a:prstGeom prst="rect">
                      <a:avLst/>
                    </a:prstGeom>
                  </pic:spPr>
                </pic:pic>
              </a:graphicData>
            </a:graphic>
          </wp:inline>
        </w:drawing>
      </w:r>
      <w:r w:rsidR="607D16E2">
        <w:rPr/>
        <w:t xml:space="preserve"> </w:t>
      </w:r>
    </w:p>
    <w:p w:rsidR="7E933464" w:rsidP="320543F7" w:rsidRDefault="7E933464" w14:paraId="2D285109" w14:textId="5629273D">
      <w:pPr>
        <w:bidi w:val="0"/>
        <w:spacing w:before="240" w:beforeAutospacing="off" w:after="240" w:afterAutospacing="off" w:line="360" w:lineRule="auto"/>
        <w:ind w:firstLine="0"/>
        <w:jc w:val="center"/>
      </w:pPr>
      <w:r w:rsidR="607D16E2">
        <w:rPr/>
        <w:t>Figura 1</w:t>
      </w:r>
      <w:r w:rsidR="451AB82A">
        <w:rPr/>
        <w:t>9</w:t>
      </w:r>
      <w:r w:rsidR="607D16E2">
        <w:rPr/>
        <w:t xml:space="preserve"> – Coleta de requisitos</w:t>
      </w:r>
    </w:p>
    <w:p w:rsidR="7E933464" w:rsidP="320543F7" w:rsidRDefault="7E933464" w14:paraId="47D315E5" w14:textId="5F0D7A9C">
      <w:pPr>
        <w:bidi w:val="0"/>
        <w:spacing w:before="240" w:beforeAutospacing="off" w:after="240" w:afterAutospacing="off" w:line="360" w:lineRule="auto"/>
        <w:ind w:firstLine="0"/>
        <w:jc w:val="center"/>
      </w:pPr>
      <w:r w:rsidR="281EFA5E">
        <w:drawing>
          <wp:inline wp14:editId="4A5DCAAA" wp14:anchorId="4EEF806B">
            <wp:extent cx="5724524" cy="5238748"/>
            <wp:effectExtent l="0" t="0" r="0" b="0"/>
            <wp:docPr id="10793876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81029d9b1724946">
                      <a:extLst>
                        <a:ext xmlns:a="http://schemas.openxmlformats.org/drawingml/2006/main" uri="{28A0092B-C50C-407E-A947-70E740481C1C}">
                          <a14:useLocalDpi xmlns:a14="http://schemas.microsoft.com/office/drawing/2010/main" val="0"/>
                        </a:ext>
                      </a:extLst>
                    </a:blip>
                    <a:stretch>
                      <a:fillRect/>
                    </a:stretch>
                  </pic:blipFill>
                  <pic:spPr>
                    <a:xfrm>
                      <a:off x="0" y="0"/>
                      <a:ext cx="5724524" cy="5238748"/>
                    </a:xfrm>
                    <a:prstGeom prst="rect">
                      <a:avLst/>
                    </a:prstGeom>
                  </pic:spPr>
                </pic:pic>
              </a:graphicData>
            </a:graphic>
          </wp:inline>
        </w:drawing>
      </w:r>
    </w:p>
    <w:p w:rsidR="7E933464" w:rsidP="320543F7" w:rsidRDefault="7E933464" w14:paraId="1E9BE668" w14:textId="7AB3D8D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6774FEF" w14:textId="2F5AE2EB">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DBA07AA" w14:textId="1968C25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C93CAF5" w14:textId="04352C3B">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20543F7" w:rsidR="607D16E2">
        <w:rPr>
          <w:rFonts w:ascii="Times New Roman" w:hAnsi="Times New Roman" w:eastAsia="Times New Roman" w:cs="Times New Roman"/>
          <w:noProof w:val="0"/>
          <w:sz w:val="24"/>
          <w:szCs w:val="24"/>
          <w:lang w:val="pt-BR"/>
        </w:rPr>
        <w:t xml:space="preserve">Figura </w:t>
      </w:r>
      <w:r w:rsidRPr="320543F7" w:rsidR="51BF73C3">
        <w:rPr>
          <w:rFonts w:ascii="Times New Roman" w:hAnsi="Times New Roman" w:eastAsia="Times New Roman" w:cs="Times New Roman"/>
          <w:noProof w:val="0"/>
          <w:sz w:val="24"/>
          <w:szCs w:val="24"/>
          <w:lang w:val="pt-BR"/>
        </w:rPr>
        <w:t>20</w:t>
      </w:r>
      <w:r w:rsidRPr="320543F7" w:rsidR="607D16E2">
        <w:rPr>
          <w:rFonts w:ascii="Times New Roman" w:hAnsi="Times New Roman" w:eastAsia="Times New Roman" w:cs="Times New Roman"/>
          <w:noProof w:val="0"/>
          <w:sz w:val="24"/>
          <w:szCs w:val="24"/>
          <w:lang w:val="pt-BR"/>
        </w:rPr>
        <w:t xml:space="preserve"> - Configuração automatizada</w:t>
      </w:r>
      <w:r w:rsidR="65CDDF65">
        <w:drawing>
          <wp:inline wp14:editId="35F4C59C" wp14:anchorId="5F5ACD7A">
            <wp:extent cx="5724524" cy="3657600"/>
            <wp:effectExtent l="0" t="0" r="0" b="0"/>
            <wp:docPr id="1363845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4f86333b51874906">
                      <a:extLst>
                        <a:ext xmlns:a="http://schemas.openxmlformats.org/drawingml/2006/main" uri="{28A0092B-C50C-407E-A947-70E740481C1C}">
                          <a14:useLocalDpi xmlns:a14="http://schemas.microsoft.com/office/drawing/2010/main" val="0"/>
                        </a:ext>
                      </a:extLst>
                    </a:blip>
                    <a:stretch>
                      <a:fillRect/>
                    </a:stretch>
                  </pic:blipFill>
                  <pic:spPr>
                    <a:xfrm>
                      <a:off x="0" y="0"/>
                      <a:ext cx="5724524" cy="3657600"/>
                    </a:xfrm>
                    <a:prstGeom prst="rect">
                      <a:avLst/>
                    </a:prstGeom>
                  </pic:spPr>
                </pic:pic>
              </a:graphicData>
            </a:graphic>
          </wp:inline>
        </w:drawing>
      </w:r>
    </w:p>
    <w:p w:rsidR="7E933464" w:rsidP="320543F7" w:rsidRDefault="7E933464" w14:paraId="2D8F8ECF" w14:textId="28FB9F7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4579D63D" w14:textId="26836916">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374030" w14:textId="322BE2B2">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42F67CB5" w14:textId="7E1DF9BD">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227E83B9" w14:textId="3CF8383F">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1C7D4BA1" w14:textId="367269E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607D16E2">
        <w:drawing>
          <wp:inline wp14:editId="20C59F31" wp14:anchorId="098CA2BA">
            <wp:extent cx="5724524" cy="5695948"/>
            <wp:effectExtent l="0" t="0" r="0" b="0"/>
            <wp:docPr id="21269637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887f2a3ddd8b455d">
                      <a:extLst>
                        <a:ext xmlns:a="http://schemas.openxmlformats.org/drawingml/2006/main" uri="{28A0092B-C50C-407E-A947-70E740481C1C}">
                          <a14:useLocalDpi xmlns:a14="http://schemas.microsoft.com/office/drawing/2010/main" val="0"/>
                        </a:ext>
                      </a:extLst>
                    </a:blip>
                    <a:stretch>
                      <a:fillRect/>
                    </a:stretch>
                  </pic:blipFill>
                  <pic:spPr>
                    <a:xfrm>
                      <a:off x="0" y="0"/>
                      <a:ext cx="5724524" cy="5695948"/>
                    </a:xfrm>
                    <a:prstGeom prst="rect">
                      <a:avLst/>
                    </a:prstGeom>
                  </pic:spPr>
                </pic:pic>
              </a:graphicData>
            </a:graphic>
          </wp:inline>
        </w:drawing>
      </w:r>
      <w:r w:rsidRPr="320543F7" w:rsidR="607D16E2">
        <w:rPr>
          <w:rFonts w:ascii="Times New Roman" w:hAnsi="Times New Roman" w:eastAsia="Times New Roman" w:cs="Times New Roman"/>
          <w:noProof w:val="0"/>
          <w:sz w:val="24"/>
          <w:szCs w:val="24"/>
          <w:lang w:val="pt-BR"/>
        </w:rPr>
        <w:t>Figura 2</w:t>
      </w:r>
      <w:r w:rsidRPr="320543F7" w:rsidR="2A922BF2">
        <w:rPr>
          <w:rFonts w:ascii="Times New Roman" w:hAnsi="Times New Roman" w:eastAsia="Times New Roman" w:cs="Times New Roman"/>
          <w:noProof w:val="0"/>
          <w:sz w:val="24"/>
          <w:szCs w:val="24"/>
          <w:lang w:val="pt-BR"/>
        </w:rPr>
        <w:t>1</w:t>
      </w:r>
      <w:r w:rsidRPr="320543F7" w:rsidR="607D16E2">
        <w:rPr>
          <w:rFonts w:ascii="Times New Roman" w:hAnsi="Times New Roman" w:eastAsia="Times New Roman" w:cs="Times New Roman"/>
          <w:noProof w:val="0"/>
          <w:sz w:val="24"/>
          <w:szCs w:val="24"/>
          <w:lang w:val="pt-BR"/>
        </w:rPr>
        <w:t xml:space="preserve"> – Montagem manual</w:t>
      </w:r>
    </w:p>
    <w:p w:rsidR="7E933464" w:rsidP="320543F7" w:rsidRDefault="7E933464" w14:paraId="37B9011F" w14:textId="40FA8B83">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p>
    <w:p w:rsidR="7E933464" w:rsidP="320543F7" w:rsidRDefault="7E933464" w14:paraId="77D956BC" w14:textId="7ABAE4C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376061E1" w14:textId="4A3B4385">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56DF2070" w14:textId="6ECF4801">
      <w:pPr>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6CC0EC7" w14:textId="3C223BB9">
      <w:pPr>
        <w:pStyle w:val="Normal"/>
        <w:bidi w:val="0"/>
        <w:spacing w:before="240" w:beforeAutospacing="off" w:after="240" w:afterAutospacing="off" w:line="360" w:lineRule="auto"/>
        <w:ind w:firstLine="708"/>
        <w:jc w:val="center"/>
        <w:rPr>
          <w:rFonts w:ascii="Times New Roman" w:hAnsi="Times New Roman" w:eastAsia="Times New Roman" w:cs="Times New Roman"/>
          <w:noProof w:val="0"/>
          <w:sz w:val="24"/>
          <w:szCs w:val="24"/>
          <w:lang w:val="pt-BR"/>
        </w:rPr>
      </w:pPr>
    </w:p>
    <w:p w:rsidR="7E933464" w:rsidP="320543F7" w:rsidRDefault="7E933464" w14:paraId="050F26F6" w14:textId="36369A9D">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Pr="320543F7" w:rsidR="607D16E2">
        <w:rPr>
          <w:rFonts w:ascii="Times New Roman" w:hAnsi="Times New Roman" w:eastAsia="Times New Roman" w:cs="Times New Roman"/>
          <w:noProof w:val="0"/>
          <w:sz w:val="24"/>
          <w:szCs w:val="24"/>
          <w:lang w:val="pt-BR"/>
        </w:rPr>
        <w:t>Figura 2</w:t>
      </w:r>
      <w:r w:rsidRPr="320543F7" w:rsidR="12CFBF0F">
        <w:rPr>
          <w:rFonts w:ascii="Times New Roman" w:hAnsi="Times New Roman" w:eastAsia="Times New Roman" w:cs="Times New Roman"/>
          <w:noProof w:val="0"/>
          <w:sz w:val="24"/>
          <w:szCs w:val="24"/>
          <w:lang w:val="pt-BR"/>
        </w:rPr>
        <w:t>2</w:t>
      </w:r>
      <w:r w:rsidRPr="320543F7" w:rsidR="607D16E2">
        <w:rPr>
          <w:rFonts w:ascii="Times New Roman" w:hAnsi="Times New Roman" w:eastAsia="Times New Roman" w:cs="Times New Roman"/>
          <w:noProof w:val="0"/>
          <w:sz w:val="24"/>
          <w:szCs w:val="24"/>
          <w:lang w:val="pt-BR"/>
        </w:rPr>
        <w:t xml:space="preserve"> – Sistema de Refrigeração</w:t>
      </w:r>
    </w:p>
    <w:p w:rsidR="74587C59" w:rsidP="320543F7" w:rsidRDefault="74587C59" w14:paraId="110DB8F1" w14:textId="381BD67A">
      <w:pPr>
        <w:bidi w:val="0"/>
        <w:spacing w:before="240" w:beforeAutospacing="off" w:after="240" w:afterAutospacing="off" w:line="360" w:lineRule="auto"/>
        <w:ind w:firstLine="0"/>
        <w:jc w:val="center"/>
        <w:rPr>
          <w:rFonts w:ascii="Times New Roman" w:hAnsi="Times New Roman" w:eastAsia="Times New Roman" w:cs="Times New Roman"/>
          <w:noProof w:val="0"/>
          <w:sz w:val="24"/>
          <w:szCs w:val="24"/>
          <w:lang w:val="pt-BR"/>
        </w:rPr>
      </w:pPr>
      <w:r w:rsidR="74587C59">
        <w:drawing>
          <wp:inline wp14:editId="4A3FEA5C" wp14:anchorId="7F72B5AB">
            <wp:extent cx="4381500" cy="5724524"/>
            <wp:effectExtent l="0" t="0" r="0" b="0"/>
            <wp:docPr id="199368082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f78014e2b69849dc">
                      <a:extLst>
                        <a:ext xmlns:a="http://schemas.openxmlformats.org/drawingml/2006/main" uri="{28A0092B-C50C-407E-A947-70E740481C1C}">
                          <a14:useLocalDpi xmlns:a14="http://schemas.microsoft.com/office/drawing/2010/main" val="0"/>
                        </a:ext>
                      </a:extLst>
                    </a:blip>
                    <a:stretch>
                      <a:fillRect/>
                    </a:stretch>
                  </pic:blipFill>
                  <pic:spPr>
                    <a:xfrm>
                      <a:off x="0" y="0"/>
                      <a:ext cx="4381500" cy="5724524"/>
                    </a:xfrm>
                    <a:prstGeom prst="rect">
                      <a:avLst/>
                    </a:prstGeom>
                  </pic:spPr>
                </pic:pic>
              </a:graphicData>
            </a:graphic>
          </wp:inline>
        </w:drawing>
      </w:r>
    </w:p>
    <w:p w:rsidR="7B429EFB" w:rsidP="320543F7" w:rsidRDefault="7B429EFB" w14:paraId="534A711B" w14:textId="621A1EA1">
      <w:pPr>
        <w:pStyle w:val="Heading2"/>
        <w:spacing w:line="360" w:lineRule="auto"/>
        <w:rPr>
          <w:rFonts w:ascii="Times New Roman" w:hAnsi="Times New Roman" w:eastAsia="Times New Roman" w:cs="Times New Roman"/>
          <w:b w:val="1"/>
          <w:bCs w:val="1"/>
          <w:sz w:val="24"/>
          <w:szCs w:val="24"/>
        </w:rPr>
      </w:pPr>
      <w:r w:rsidRPr="320543F7" w:rsidR="7B429EFB">
        <w:rPr>
          <w:rFonts w:ascii="Times New Roman" w:hAnsi="Times New Roman" w:eastAsia="Times New Roman" w:cs="Times New Roman"/>
          <w:b w:val="1"/>
          <w:bCs w:val="1"/>
          <w:sz w:val="24"/>
          <w:szCs w:val="24"/>
        </w:rPr>
        <w:t>7</w:t>
      </w:r>
      <w:r w:rsidRPr="320543F7" w:rsidR="5E8BE053">
        <w:rPr>
          <w:rFonts w:ascii="Times New Roman" w:hAnsi="Times New Roman" w:eastAsia="Times New Roman" w:cs="Times New Roman"/>
          <w:b w:val="1"/>
          <w:bCs w:val="1"/>
          <w:sz w:val="24"/>
          <w:szCs w:val="24"/>
        </w:rPr>
        <w:t>.</w:t>
      </w:r>
      <w:r w:rsidRPr="320543F7" w:rsidR="6E0C5A56">
        <w:rPr>
          <w:rFonts w:ascii="Times New Roman" w:hAnsi="Times New Roman" w:eastAsia="Times New Roman" w:cs="Times New Roman"/>
          <w:b w:val="1"/>
          <w:bCs w:val="1"/>
          <w:sz w:val="24"/>
          <w:szCs w:val="24"/>
        </w:rPr>
        <w:t>1</w:t>
      </w:r>
      <w:r w:rsidRPr="320543F7" w:rsidR="5E8BE053">
        <w:rPr>
          <w:rFonts w:ascii="Times New Roman" w:hAnsi="Times New Roman" w:eastAsia="Times New Roman" w:cs="Times New Roman"/>
          <w:b w:val="1"/>
          <w:bCs w:val="1"/>
          <w:sz w:val="24"/>
          <w:szCs w:val="24"/>
        </w:rPr>
        <w:t xml:space="preserve"> </w:t>
      </w:r>
      <w:r w:rsidRPr="320543F7" w:rsidR="5E8BE053">
        <w:rPr>
          <w:rFonts w:ascii="Times New Roman" w:hAnsi="Times New Roman" w:eastAsia="Times New Roman" w:cs="Times New Roman"/>
          <w:b w:val="1"/>
          <w:bCs w:val="1"/>
          <w:sz w:val="24"/>
          <w:szCs w:val="24"/>
        </w:rPr>
        <w:t>Descrição</w:t>
      </w:r>
      <w:r w:rsidRPr="320543F7" w:rsidR="5E8BE053">
        <w:rPr>
          <w:rFonts w:ascii="Times New Roman" w:hAnsi="Times New Roman" w:eastAsia="Times New Roman" w:cs="Times New Roman"/>
          <w:b w:val="1"/>
          <w:bCs w:val="1"/>
          <w:sz w:val="24"/>
          <w:szCs w:val="24"/>
        </w:rPr>
        <w:t xml:space="preserve"> dos Diagramas de Sequência</w:t>
      </w:r>
    </w:p>
    <w:p w:rsidR="2C01C487" w:rsidP="320543F7" w:rsidRDefault="2C01C487" w14:paraId="3BFC58B4" w14:textId="068A3746">
      <w:pPr>
        <w:spacing w:line="360" w:lineRule="auto"/>
        <w:ind w:firstLine="708"/>
        <w:jc w:val="both"/>
        <w:rPr>
          <w:rFonts w:ascii="Times New Roman" w:hAnsi="Times New Roman" w:eastAsia="Times New Roman" w:cs="Times New Roman"/>
          <w:noProof w:val="0"/>
          <w:sz w:val="24"/>
          <w:szCs w:val="24"/>
          <w:lang w:val="pt-BR"/>
        </w:rPr>
      </w:pPr>
      <w:r w:rsidRPr="320543F7" w:rsidR="2C01C487">
        <w:rPr>
          <w:rFonts w:ascii="Times New Roman" w:hAnsi="Times New Roman" w:eastAsia="Times New Roman" w:cs="Times New Roman"/>
          <w:noProof w:val="0"/>
          <w:sz w:val="24"/>
          <w:szCs w:val="24"/>
          <w:lang w:val="pt-BR"/>
        </w:rPr>
        <w:t>A descrição do diagrama de sequência é uma documentação que modela o comportamento dinâmico de um sistema, focando na interação entre objetos. Ela detalha a sequência de mensagens trocadas, a ordem temporal em que ocorrem e as linhas de vida que representam a existência de cada objeto ao longo do tempo. O diagrama de sequência é fundamental para visualizar a colaboração entre os objetos para a realização de um caso de uso, sendo capaz de representar a ordem exata das chamadas e das respostas, além de fluxos alternativos e laços de interação.</w:t>
      </w:r>
    </w:p>
    <w:p w:rsidR="2C01C487" w:rsidP="320543F7" w:rsidRDefault="2C01C487" w14:paraId="055D7754" w14:textId="3F10C6A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320543F7" w:rsidR="2C01C487">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7.1.1. Descrição Detalhada d</w:t>
      </w:r>
      <w:r w:rsidRPr="320543F7" w:rsidR="16FBE4E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e Cadastro e Login:</w:t>
      </w:r>
    </w:p>
    <w:p w:rsidR="6C93CFA6" w:rsidP="320543F7" w:rsidRDefault="6C93CFA6" w14:paraId="73003D06" w14:textId="4A11DEB3">
      <w:pPr>
        <w:bidi w:val="0"/>
        <w:spacing w:before="240" w:beforeAutospacing="off" w:after="240" w:afterAutospacing="off" w:line="360" w:lineRule="auto"/>
        <w:ind w:firstLine="708"/>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i w:val="0"/>
          <w:iCs w:val="0"/>
          <w:noProof w:val="0"/>
          <w:sz w:val="24"/>
          <w:szCs w:val="24"/>
          <w:lang w:val="pt-BR"/>
        </w:rPr>
        <w:t>O diagrama de sequência modela as interações dinâmicas entre os objetos "Usuário", "Sistema", "Serviço de Autenticação" e "Banco de Dados" para todos os processos de gerenciamento de conta, organizados em fluxos distintos.</w:t>
      </w:r>
    </w:p>
    <w:p w:rsidR="6C93CFA6" w:rsidP="320543F7" w:rsidRDefault="6C93CFA6" w14:paraId="67980EBB" w14:textId="0C3F7636">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Fluxo de Cadastro Manual</w:t>
      </w:r>
    </w:p>
    <w:p w:rsidR="6C93CFA6" w:rsidP="320543F7" w:rsidRDefault="6C93CFA6" w14:paraId="16CC3F5E" w14:textId="0DA5C7B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"Solicita cadastro" ao "Sistema".</w:t>
      </w:r>
    </w:p>
    <w:p w:rsidR="6C93CFA6" w:rsidP="320543F7" w:rsidRDefault="6C93CFA6" w14:paraId="35933736" w14:textId="4D090E5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Exibição:</w:t>
      </w:r>
      <w:r w:rsidRPr="320543F7" w:rsidR="6C93CFA6">
        <w:rPr>
          <w:rFonts w:ascii="Times New Roman" w:hAnsi="Times New Roman" w:eastAsia="Times New Roman" w:cs="Times New Roman"/>
          <w:i w:val="0"/>
          <w:iCs w:val="0"/>
          <w:noProof w:val="0"/>
          <w:sz w:val="24"/>
          <w:szCs w:val="24"/>
          <w:lang w:val="pt-BR"/>
        </w:rPr>
        <w:t xml:space="preserve"> O "Sistema" exibe um "Exibe </w:t>
      </w:r>
      <w:r w:rsidRPr="320543F7" w:rsidR="6C93CFA6">
        <w:rPr>
          <w:rFonts w:ascii="Times New Roman" w:hAnsi="Times New Roman" w:eastAsia="Times New Roman" w:cs="Times New Roman"/>
          <w:i w:val="0"/>
          <w:iCs w:val="0"/>
          <w:noProof w:val="0"/>
          <w:sz w:val="24"/>
          <w:szCs w:val="24"/>
          <w:lang w:val="pt-BR"/>
        </w:rPr>
        <w:t>formulario</w:t>
      </w:r>
      <w:r w:rsidRPr="320543F7" w:rsidR="6C93CFA6">
        <w:rPr>
          <w:rFonts w:ascii="Times New Roman" w:hAnsi="Times New Roman" w:eastAsia="Times New Roman" w:cs="Times New Roman"/>
          <w:i w:val="0"/>
          <w:iCs w:val="0"/>
          <w:noProof w:val="0"/>
          <w:sz w:val="24"/>
          <w:szCs w:val="24"/>
          <w:lang w:val="pt-BR"/>
        </w:rPr>
        <w:t>" para o "Usuário".</w:t>
      </w:r>
    </w:p>
    <w:p w:rsidR="6C93CFA6" w:rsidP="320543F7" w:rsidRDefault="6C93CFA6" w14:paraId="65B7DA2F" w14:textId="64B56D23">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Criação de Conta:</w:t>
      </w:r>
      <w:r w:rsidRPr="320543F7" w:rsidR="6C93CFA6">
        <w:rPr>
          <w:rFonts w:ascii="Times New Roman" w:hAnsi="Times New Roman" w:eastAsia="Times New Roman" w:cs="Times New Roman"/>
          <w:i w:val="0"/>
          <w:iCs w:val="0"/>
          <w:noProof w:val="0"/>
          <w:sz w:val="24"/>
          <w:szCs w:val="24"/>
          <w:lang w:val="pt-BR"/>
        </w:rPr>
        <w:t xml:space="preserve"> O "Usuário" envia os "Envia dados" ao "Sistema".</w:t>
      </w:r>
    </w:p>
    <w:p w:rsidR="6C93CFA6" w:rsidP="320543F7" w:rsidRDefault="6C93CFA6" w14:paraId="5AD452C9" w14:textId="4FA36239">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Validação:</w:t>
      </w:r>
      <w:r w:rsidRPr="320543F7" w:rsidR="6C93CFA6">
        <w:rPr>
          <w:rFonts w:ascii="Times New Roman" w:hAnsi="Times New Roman" w:eastAsia="Times New Roman" w:cs="Times New Roman"/>
          <w:i w:val="0"/>
          <w:iCs w:val="0"/>
          <w:noProof w:val="0"/>
          <w:sz w:val="24"/>
          <w:szCs w:val="24"/>
          <w:lang w:val="pt-BR"/>
        </w:rPr>
        <w:t xml:space="preserve"> O "Sistema" envia a mensagem "Validar e criar conta" para o "Serviço de Autenticação".</w:t>
      </w:r>
    </w:p>
    <w:p w:rsidR="6C93CFA6" w:rsidP="320543F7" w:rsidRDefault="6C93CFA6" w14:paraId="6BC9438B" w14:textId="45FA3184">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Persistência:</w:t>
      </w:r>
      <w:r w:rsidRPr="320543F7" w:rsidR="6C93CFA6">
        <w:rPr>
          <w:rFonts w:ascii="Times New Roman" w:hAnsi="Times New Roman" w:eastAsia="Times New Roman" w:cs="Times New Roman"/>
          <w:i w:val="0"/>
          <w:iCs w:val="0"/>
          <w:noProof w:val="0"/>
          <w:sz w:val="24"/>
          <w:szCs w:val="24"/>
          <w:lang w:val="pt-BR"/>
        </w:rPr>
        <w:t xml:space="preserve"> O "Serviço de Autenticação" envia a mensagem "Armazena </w:t>
      </w:r>
      <w:r w:rsidRPr="320543F7" w:rsidR="6C93CFA6">
        <w:rPr>
          <w:rFonts w:ascii="Times New Roman" w:hAnsi="Times New Roman" w:eastAsia="Times New Roman" w:cs="Times New Roman"/>
          <w:i w:val="0"/>
          <w:iCs w:val="0"/>
          <w:noProof w:val="0"/>
          <w:sz w:val="24"/>
          <w:szCs w:val="24"/>
          <w:lang w:val="pt-BR"/>
        </w:rPr>
        <w:t>usuario</w:t>
      </w:r>
      <w:r w:rsidRPr="320543F7" w:rsidR="6C93CFA6">
        <w:rPr>
          <w:rFonts w:ascii="Times New Roman" w:hAnsi="Times New Roman" w:eastAsia="Times New Roman" w:cs="Times New Roman"/>
          <w:i w:val="0"/>
          <w:iCs w:val="0"/>
          <w:noProof w:val="0"/>
          <w:sz w:val="24"/>
          <w:szCs w:val="24"/>
          <w:lang w:val="pt-BR"/>
        </w:rPr>
        <w:t>" ao "Banco de Dados".</w:t>
      </w:r>
    </w:p>
    <w:p w:rsidR="6C93CFA6" w:rsidP="320543F7" w:rsidRDefault="6C93CFA6" w14:paraId="11F14843" w14:textId="6B57AEA5">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6. Confirmação:</w:t>
      </w:r>
      <w:r w:rsidRPr="320543F7" w:rsidR="6C93CFA6">
        <w:rPr>
          <w:rFonts w:ascii="Times New Roman" w:hAnsi="Times New Roman" w:eastAsia="Times New Roman" w:cs="Times New Roman"/>
          <w:i w:val="0"/>
          <w:iCs w:val="0"/>
          <w:noProof w:val="0"/>
          <w:sz w:val="24"/>
          <w:szCs w:val="24"/>
          <w:lang w:val="pt-BR"/>
        </w:rPr>
        <w:t xml:space="preserve"> O "Banco de Dados" retorna "OK" para o "Serviço de Autenticação", que responde com "Cadastro OK" ao "Sistema".</w:t>
      </w:r>
    </w:p>
    <w:p w:rsidR="6C93CFA6" w:rsidP="320543F7" w:rsidRDefault="6C93CFA6" w14:paraId="14F91FB7" w14:textId="2FE4A691">
      <w:pPr>
        <w:pStyle w:val="ListParagraph"/>
        <w:numPr>
          <w:ilvl w:val="0"/>
          <w:numId w:val="111"/>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7. Notificação:</w:t>
      </w:r>
      <w:r w:rsidRPr="320543F7" w:rsidR="6C93CFA6">
        <w:rPr>
          <w:rFonts w:ascii="Times New Roman" w:hAnsi="Times New Roman" w:eastAsia="Times New Roman" w:cs="Times New Roman"/>
          <w:i w:val="0"/>
          <w:iCs w:val="0"/>
          <w:noProof w:val="0"/>
          <w:sz w:val="24"/>
          <w:szCs w:val="24"/>
          <w:lang w:val="pt-BR"/>
        </w:rPr>
        <w:t xml:space="preserve"> O "Sistema" envia uma "Confirmação de sucesso" para o "Usuário".</w:t>
      </w:r>
    </w:p>
    <w:p w:rsidR="6C93CFA6" w:rsidP="320543F7" w:rsidRDefault="6C93CFA6" w14:paraId="77610973" w14:textId="0E4F32C1">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Fluxo de Cadastro com Google</w:t>
      </w:r>
    </w:p>
    <w:p w:rsidR="6C93CFA6" w:rsidP="320543F7" w:rsidRDefault="6C93CFA6" w14:paraId="4B6C3A24" w14:textId="08DF38A4">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"Solicita cadastro com Google" para o "Sistema".</w:t>
      </w:r>
    </w:p>
    <w:p w:rsidR="6C93CFA6" w:rsidP="320543F7" w:rsidRDefault="6C93CFA6" w14:paraId="2C3EAE14" w14:textId="77453F91">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Redirecionamento:</w:t>
      </w:r>
      <w:r w:rsidRPr="320543F7" w:rsidR="6C93CFA6">
        <w:rPr>
          <w:rFonts w:ascii="Times New Roman" w:hAnsi="Times New Roman" w:eastAsia="Times New Roman" w:cs="Times New Roman"/>
          <w:i w:val="0"/>
          <w:iCs w:val="0"/>
          <w:noProof w:val="0"/>
          <w:sz w:val="24"/>
          <w:szCs w:val="24"/>
          <w:lang w:val="pt-BR"/>
        </w:rPr>
        <w:t xml:space="preserve"> O "Sistema" responde com "Redireciona para Google".</w:t>
      </w:r>
    </w:p>
    <w:p w:rsidR="6C93CFA6" w:rsidP="320543F7" w:rsidRDefault="6C93CFA6" w14:paraId="7690E3A3" w14:textId="29A5C107">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Autenticação:</w:t>
      </w:r>
      <w:r w:rsidRPr="320543F7" w:rsidR="6C93CFA6">
        <w:rPr>
          <w:rFonts w:ascii="Times New Roman" w:hAnsi="Times New Roman" w:eastAsia="Times New Roman" w:cs="Times New Roman"/>
          <w:i w:val="0"/>
          <w:iCs w:val="0"/>
          <w:noProof w:val="0"/>
          <w:sz w:val="24"/>
          <w:szCs w:val="24"/>
          <w:lang w:val="pt-BR"/>
        </w:rPr>
        <w:t xml:space="preserve"> Após o "Usuário" realizar o login, o "Sistema" envia "Cria/</w:t>
      </w:r>
      <w:r w:rsidRPr="320543F7" w:rsidR="6C93CFA6">
        <w:rPr>
          <w:rFonts w:ascii="Times New Roman" w:hAnsi="Times New Roman" w:eastAsia="Times New Roman" w:cs="Times New Roman"/>
          <w:i w:val="0"/>
          <w:iCs w:val="0"/>
          <w:noProof w:val="0"/>
          <w:sz w:val="24"/>
          <w:szCs w:val="24"/>
          <w:lang w:val="pt-BR"/>
        </w:rPr>
        <w:t>valida</w:t>
      </w:r>
      <w:r w:rsidRPr="320543F7" w:rsidR="6C93CFA6">
        <w:rPr>
          <w:rFonts w:ascii="Times New Roman" w:hAnsi="Times New Roman" w:eastAsia="Times New Roman" w:cs="Times New Roman"/>
          <w:i w:val="0"/>
          <w:iCs w:val="0"/>
          <w:noProof w:val="0"/>
          <w:sz w:val="24"/>
          <w:szCs w:val="24"/>
          <w:lang w:val="pt-BR"/>
        </w:rPr>
        <w:t xml:space="preserve"> conta" ao "Serviço de Autenticação".</w:t>
      </w:r>
    </w:p>
    <w:p w:rsidR="6C93CFA6" w:rsidP="320543F7" w:rsidRDefault="6C93CFA6" w14:paraId="6704C8DE" w14:textId="43C477DC">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Confirmação:</w:t>
      </w:r>
      <w:r w:rsidRPr="320543F7" w:rsidR="6C93CFA6">
        <w:rPr>
          <w:rFonts w:ascii="Times New Roman" w:hAnsi="Times New Roman" w:eastAsia="Times New Roman" w:cs="Times New Roman"/>
          <w:i w:val="0"/>
          <w:iCs w:val="0"/>
          <w:noProof w:val="0"/>
          <w:sz w:val="24"/>
          <w:szCs w:val="24"/>
          <w:lang w:val="pt-BR"/>
        </w:rPr>
        <w:t xml:space="preserve"> O "Serviço de Autenticação" retorna "Autenticação OK" ao "Sistema".</w:t>
      </w:r>
    </w:p>
    <w:p w:rsidR="6C93CFA6" w:rsidP="320543F7" w:rsidRDefault="6C93CFA6" w14:paraId="437F280F" w14:textId="486D21B3">
      <w:pPr>
        <w:pStyle w:val="ListParagraph"/>
        <w:numPr>
          <w:ilvl w:val="0"/>
          <w:numId w:val="112"/>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Notificação:</w:t>
      </w:r>
      <w:r w:rsidRPr="320543F7" w:rsidR="6C93CFA6">
        <w:rPr>
          <w:rFonts w:ascii="Times New Roman" w:hAnsi="Times New Roman" w:eastAsia="Times New Roman" w:cs="Times New Roman"/>
          <w:i w:val="0"/>
          <w:iCs w:val="0"/>
          <w:noProof w:val="0"/>
          <w:sz w:val="24"/>
          <w:szCs w:val="24"/>
          <w:lang w:val="pt-BR"/>
        </w:rPr>
        <w:t xml:space="preserve"> O "Sistema" envia a mensagem "Cadastro </w:t>
      </w:r>
      <w:r w:rsidRPr="320543F7" w:rsidR="6C93CFA6">
        <w:rPr>
          <w:rFonts w:ascii="Times New Roman" w:hAnsi="Times New Roman" w:eastAsia="Times New Roman" w:cs="Times New Roman"/>
          <w:i w:val="0"/>
          <w:iCs w:val="0"/>
          <w:noProof w:val="0"/>
          <w:sz w:val="24"/>
          <w:szCs w:val="24"/>
          <w:lang w:val="pt-BR"/>
        </w:rPr>
        <w:t>concluido</w:t>
      </w:r>
      <w:r w:rsidRPr="320543F7" w:rsidR="6C93CFA6">
        <w:rPr>
          <w:rFonts w:ascii="Times New Roman" w:hAnsi="Times New Roman" w:eastAsia="Times New Roman" w:cs="Times New Roman"/>
          <w:i w:val="0"/>
          <w:iCs w:val="0"/>
          <w:noProof w:val="0"/>
          <w:sz w:val="24"/>
          <w:szCs w:val="24"/>
          <w:lang w:val="pt-BR"/>
        </w:rPr>
        <w:t>" para o "Usuário".</w:t>
      </w:r>
    </w:p>
    <w:p w:rsidR="6C93CFA6" w:rsidP="320543F7" w:rsidRDefault="6C93CFA6" w14:paraId="6F1B0D79" w14:textId="71256168">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 xml:space="preserve">Fluxo de Login Tradicional (Bloco </w:t>
      </w:r>
      <w:r w:rsidRPr="320543F7" w:rsidR="6C93CFA6">
        <w:rPr>
          <w:rFonts w:ascii="Times New Roman" w:hAnsi="Times New Roman" w:eastAsia="Times New Roman" w:cs="Times New Roman"/>
          <w:b w:val="1"/>
          <w:bCs w:val="1"/>
          <w:i w:val="0"/>
          <w:iCs w:val="0"/>
          <w:noProof w:val="0"/>
          <w:sz w:val="24"/>
          <w:szCs w:val="24"/>
          <w:lang w:val="pt-BR"/>
        </w:rPr>
        <w:t>alt</w:t>
      </w:r>
      <w:r w:rsidRPr="320543F7" w:rsidR="6C93CFA6">
        <w:rPr>
          <w:rFonts w:ascii="Times New Roman" w:hAnsi="Times New Roman" w:eastAsia="Times New Roman" w:cs="Times New Roman"/>
          <w:b w:val="1"/>
          <w:bCs w:val="1"/>
          <w:i w:val="0"/>
          <w:iCs w:val="0"/>
          <w:noProof w:val="0"/>
          <w:sz w:val="24"/>
          <w:szCs w:val="24"/>
          <w:lang w:val="pt-BR"/>
        </w:rPr>
        <w:t>)</w:t>
      </w:r>
    </w:p>
    <w:p w:rsidR="6C93CFA6" w:rsidP="320543F7" w:rsidRDefault="6C93CFA6" w14:paraId="1D4D9216" w14:textId="7C6E8228">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a mensagem "Acessa login" ao "Sistema", que responde com "Solicita e-mail/senha".</w:t>
      </w:r>
    </w:p>
    <w:p w:rsidR="6C93CFA6" w:rsidP="320543F7" w:rsidRDefault="6C93CFA6" w14:paraId="7A6737C6" w14:textId="26D4FD81">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Validação:</w:t>
      </w:r>
      <w:r w:rsidRPr="320543F7" w:rsidR="6C93CFA6">
        <w:rPr>
          <w:rFonts w:ascii="Times New Roman" w:hAnsi="Times New Roman" w:eastAsia="Times New Roman" w:cs="Times New Roman"/>
          <w:i w:val="0"/>
          <w:iCs w:val="0"/>
          <w:noProof w:val="0"/>
          <w:sz w:val="24"/>
          <w:szCs w:val="24"/>
          <w:lang w:val="pt-BR"/>
        </w:rPr>
        <w:t xml:space="preserve"> O "Usuário" envia "Envia credenciais" e o "Sistema" envia "Valida credenciais" ao "Serviço de Autenticação".</w:t>
      </w:r>
    </w:p>
    <w:p w:rsidR="6C93CFA6" w:rsidP="320543F7" w:rsidRDefault="6C93CFA6" w14:paraId="6223982C" w14:textId="758F9399">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de Sucesso:</w:t>
      </w:r>
    </w:p>
    <w:p w:rsidR="6C93CFA6" w:rsidP="320543F7" w:rsidRDefault="6C93CFA6" w14:paraId="3669D4CF" w14:textId="2007E09E">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Confirmação:</w:t>
      </w:r>
      <w:r w:rsidRPr="320543F7" w:rsidR="6C93CFA6">
        <w:rPr>
          <w:rFonts w:ascii="Times New Roman" w:hAnsi="Times New Roman" w:eastAsia="Times New Roman" w:cs="Times New Roman"/>
          <w:i w:val="0"/>
          <w:iCs w:val="0"/>
          <w:noProof w:val="0"/>
          <w:sz w:val="24"/>
          <w:szCs w:val="24"/>
          <w:lang w:val="pt-BR"/>
        </w:rPr>
        <w:t xml:space="preserve"> O "Serviço de Autenticação" responde "Sucesso".</w:t>
      </w:r>
    </w:p>
    <w:p w:rsidR="6C93CFA6" w:rsidP="320543F7" w:rsidRDefault="6C93CFA6" w14:paraId="66B7DB09" w14:textId="7698595C">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Conclusão:</w:t>
      </w:r>
      <w:r w:rsidRPr="320543F7" w:rsidR="6C93CFA6">
        <w:rPr>
          <w:rFonts w:ascii="Times New Roman" w:hAnsi="Times New Roman" w:eastAsia="Times New Roman" w:cs="Times New Roman"/>
          <w:i w:val="0"/>
          <w:iCs w:val="0"/>
          <w:noProof w:val="0"/>
          <w:sz w:val="24"/>
          <w:szCs w:val="24"/>
          <w:lang w:val="pt-BR"/>
        </w:rPr>
        <w:t xml:space="preserve"> O "Sistema" informa "Acesso concedido" ao "Usuário".</w:t>
      </w:r>
    </w:p>
    <w:p w:rsidR="6C93CFA6" w:rsidP="320543F7" w:rsidRDefault="6C93CFA6" w14:paraId="6DB96E74" w14:textId="7EC83105">
      <w:pPr>
        <w:pStyle w:val="ListParagraph"/>
        <w:numPr>
          <w:ilvl w:val="0"/>
          <w:numId w:val="113"/>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de Falha:</w:t>
      </w:r>
    </w:p>
    <w:p w:rsidR="6C93CFA6" w:rsidP="320543F7" w:rsidRDefault="6C93CFA6" w14:paraId="183523F6" w14:textId="3117C617">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Erro:</w:t>
      </w:r>
      <w:r w:rsidRPr="320543F7" w:rsidR="6C93CFA6">
        <w:rPr>
          <w:rFonts w:ascii="Times New Roman" w:hAnsi="Times New Roman" w:eastAsia="Times New Roman" w:cs="Times New Roman"/>
          <w:i w:val="0"/>
          <w:iCs w:val="0"/>
          <w:noProof w:val="0"/>
          <w:sz w:val="24"/>
          <w:szCs w:val="24"/>
          <w:lang w:val="pt-BR"/>
        </w:rPr>
        <w:t xml:space="preserve"> O "Serviço de Autenticação" responde "Falha" ao "Sistema".</w:t>
      </w:r>
    </w:p>
    <w:p w:rsidR="6C93CFA6" w:rsidP="320543F7" w:rsidRDefault="6C93CFA6" w14:paraId="0C9C4EE2" w14:textId="45B4A0DD">
      <w:pPr>
        <w:pStyle w:val="ListParagraph"/>
        <w:numPr>
          <w:ilvl w:val="1"/>
          <w:numId w:val="113"/>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Notificação:</w:t>
      </w:r>
      <w:r w:rsidRPr="320543F7" w:rsidR="6C93CFA6">
        <w:rPr>
          <w:rFonts w:ascii="Times New Roman" w:hAnsi="Times New Roman" w:eastAsia="Times New Roman" w:cs="Times New Roman"/>
          <w:i w:val="0"/>
          <w:iCs w:val="0"/>
          <w:noProof w:val="0"/>
          <w:sz w:val="24"/>
          <w:szCs w:val="24"/>
          <w:lang w:val="pt-BR"/>
        </w:rPr>
        <w:t xml:space="preserve"> O "Sistema" informa "Login falhou" ao "Usuário".</w:t>
      </w:r>
    </w:p>
    <w:p w:rsidR="6C93CFA6" w:rsidP="320543F7" w:rsidRDefault="6C93CFA6" w14:paraId="0450F656" w14:textId="13ABFFD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Fluxo de Recuperação de Senha</w:t>
      </w:r>
    </w:p>
    <w:p w:rsidR="6C93CFA6" w:rsidP="320543F7" w:rsidRDefault="6C93CFA6" w14:paraId="2BF232CA" w14:textId="1D74482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"Esqueceu a senha", e o "Sistema" solicita "Solicita e-mail".</w:t>
      </w:r>
    </w:p>
    <w:p w:rsidR="6C93CFA6" w:rsidP="320543F7" w:rsidRDefault="6C93CFA6" w14:paraId="3B990210" w14:textId="43BE51F3">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Verificação:</w:t>
      </w:r>
      <w:r w:rsidRPr="320543F7" w:rsidR="6C93CFA6">
        <w:rPr>
          <w:rFonts w:ascii="Times New Roman" w:hAnsi="Times New Roman" w:eastAsia="Times New Roman" w:cs="Times New Roman"/>
          <w:i w:val="0"/>
          <w:iCs w:val="0"/>
          <w:noProof w:val="0"/>
          <w:sz w:val="24"/>
          <w:szCs w:val="24"/>
          <w:lang w:val="pt-BR"/>
        </w:rPr>
        <w:t xml:space="preserve"> O "Usuário" envia o e-mail, e o "Sistema" aciona o "Serviço de Autenticação" para "Verifica e-mail" no "Banco de Dados".</w:t>
      </w:r>
    </w:p>
    <w:p w:rsidR="6C93CFA6" w:rsidP="320543F7" w:rsidRDefault="6C93CFA6" w14:paraId="656A41BC" w14:textId="77357E6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Envio:</w:t>
      </w:r>
      <w:r w:rsidRPr="320543F7" w:rsidR="6C93CFA6">
        <w:rPr>
          <w:rFonts w:ascii="Times New Roman" w:hAnsi="Times New Roman" w:eastAsia="Times New Roman" w:cs="Times New Roman"/>
          <w:i w:val="0"/>
          <w:iCs w:val="0"/>
          <w:noProof w:val="0"/>
          <w:sz w:val="24"/>
          <w:szCs w:val="24"/>
          <w:lang w:val="pt-BR"/>
        </w:rPr>
        <w:t xml:space="preserve"> O "Serviço de Autenticação" envia um "link redefinição" ao "Sistema", que o envia ao "Usuário".</w:t>
      </w:r>
    </w:p>
    <w:p w:rsidR="6C93CFA6" w:rsidP="320543F7" w:rsidRDefault="6C93CFA6" w14:paraId="0F6D803A" w14:textId="0E0AD44F">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4. Redefinição:</w:t>
      </w:r>
      <w:r w:rsidRPr="320543F7" w:rsidR="6C93CFA6">
        <w:rPr>
          <w:rFonts w:ascii="Times New Roman" w:hAnsi="Times New Roman" w:eastAsia="Times New Roman" w:cs="Times New Roman"/>
          <w:i w:val="0"/>
          <w:iCs w:val="0"/>
          <w:noProof w:val="0"/>
          <w:sz w:val="24"/>
          <w:szCs w:val="24"/>
          <w:lang w:val="pt-BR"/>
        </w:rPr>
        <w:t xml:space="preserve"> O "Usuário" acessa o "Envia link" e "Redefine senha", e o "Sistema" envia "Atualiza senha" ao "Serviço de Autenticação".</w:t>
      </w:r>
    </w:p>
    <w:p w:rsidR="6C93CFA6" w:rsidP="320543F7" w:rsidRDefault="6C93CFA6" w14:paraId="7AD72EE1" w14:textId="04160071">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5. Confirmação:</w:t>
      </w:r>
      <w:r w:rsidRPr="320543F7" w:rsidR="6C93CFA6">
        <w:rPr>
          <w:rFonts w:ascii="Times New Roman" w:hAnsi="Times New Roman" w:eastAsia="Times New Roman" w:cs="Times New Roman"/>
          <w:i w:val="0"/>
          <w:iCs w:val="0"/>
          <w:noProof w:val="0"/>
          <w:sz w:val="24"/>
          <w:szCs w:val="24"/>
          <w:lang w:val="pt-BR"/>
        </w:rPr>
        <w:t xml:space="preserve"> O serviço atualiza o registro no "Banco de Dados" e retorna "OK" ao "Sistema".</w:t>
      </w:r>
    </w:p>
    <w:p w:rsidR="6C93CFA6" w:rsidP="320543F7" w:rsidRDefault="6C93CFA6" w14:paraId="6D755FD6" w14:textId="09845EA4">
      <w:pPr>
        <w:pStyle w:val="ListParagraph"/>
        <w:numPr>
          <w:ilvl w:val="0"/>
          <w:numId w:val="114"/>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6. Notificação:</w:t>
      </w:r>
      <w:r w:rsidRPr="320543F7" w:rsidR="6C93CFA6">
        <w:rPr>
          <w:rFonts w:ascii="Times New Roman" w:hAnsi="Times New Roman" w:eastAsia="Times New Roman" w:cs="Times New Roman"/>
          <w:i w:val="0"/>
          <w:iCs w:val="0"/>
          <w:noProof w:val="0"/>
          <w:sz w:val="24"/>
          <w:szCs w:val="24"/>
          <w:lang w:val="pt-BR"/>
        </w:rPr>
        <w:t xml:space="preserve"> O "Sistema" informa "Senha redefinida com sucesso" ao "Usuário".</w:t>
      </w:r>
    </w:p>
    <w:p w:rsidR="6C93CFA6" w:rsidP="320543F7" w:rsidRDefault="6C93CFA6" w14:paraId="69FD22F6" w14:textId="06CD105F">
      <w:pPr>
        <w:pStyle w:val="Heading4"/>
        <w:bidi w:val="0"/>
        <w:spacing w:before="319" w:beforeAutospacing="off" w:after="319"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 xml:space="preserve">Fluxo de Montagem de Build (Bloco </w:t>
      </w:r>
      <w:r w:rsidRPr="320543F7" w:rsidR="6C93CFA6">
        <w:rPr>
          <w:rFonts w:ascii="Times New Roman" w:hAnsi="Times New Roman" w:eastAsia="Times New Roman" w:cs="Times New Roman"/>
          <w:b w:val="1"/>
          <w:bCs w:val="1"/>
          <w:i w:val="0"/>
          <w:iCs w:val="0"/>
          <w:noProof w:val="0"/>
          <w:sz w:val="24"/>
          <w:szCs w:val="24"/>
          <w:lang w:val="pt-BR"/>
        </w:rPr>
        <w:t>alt</w:t>
      </w:r>
      <w:r w:rsidRPr="320543F7" w:rsidR="6C93CFA6">
        <w:rPr>
          <w:rFonts w:ascii="Times New Roman" w:hAnsi="Times New Roman" w:eastAsia="Times New Roman" w:cs="Times New Roman"/>
          <w:b w:val="1"/>
          <w:bCs w:val="1"/>
          <w:i w:val="0"/>
          <w:iCs w:val="0"/>
          <w:noProof w:val="0"/>
          <w:sz w:val="24"/>
          <w:szCs w:val="24"/>
          <w:lang w:val="pt-BR"/>
        </w:rPr>
        <w:t>)</w:t>
      </w:r>
    </w:p>
    <w:p w:rsidR="6C93CFA6" w:rsidP="320543F7" w:rsidRDefault="6C93CFA6" w14:paraId="5CFEF22F" w14:textId="63F19DB6">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1. Solicitação:</w:t>
      </w:r>
      <w:r w:rsidRPr="320543F7" w:rsidR="6C93CFA6">
        <w:rPr>
          <w:rFonts w:ascii="Times New Roman" w:hAnsi="Times New Roman" w:eastAsia="Times New Roman" w:cs="Times New Roman"/>
          <w:i w:val="0"/>
          <w:iCs w:val="0"/>
          <w:noProof w:val="0"/>
          <w:sz w:val="24"/>
          <w:szCs w:val="24"/>
          <w:lang w:val="pt-BR"/>
        </w:rPr>
        <w:t xml:space="preserve"> O "Usuário" envia "Inicia montagem" ao "Sistema".</w:t>
      </w:r>
    </w:p>
    <w:p w:rsidR="6C93CFA6" w:rsidP="320543F7" w:rsidRDefault="6C93CFA6" w14:paraId="038FF2F7" w14:textId="33DDC5B0">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2. Verificação:</w:t>
      </w:r>
      <w:r w:rsidRPr="320543F7" w:rsidR="6C93CFA6">
        <w:rPr>
          <w:rFonts w:ascii="Times New Roman" w:hAnsi="Times New Roman" w:eastAsia="Times New Roman" w:cs="Times New Roman"/>
          <w:i w:val="0"/>
          <w:iCs w:val="0"/>
          <w:noProof w:val="0"/>
          <w:sz w:val="24"/>
          <w:szCs w:val="24"/>
          <w:lang w:val="pt-BR"/>
        </w:rPr>
        <w:t xml:space="preserve"> O "Sistema" verifica a autenticação com o "Serviço de Autenticação".</w:t>
      </w:r>
    </w:p>
    <w:p w:rsidR="6C93CFA6" w:rsidP="320543F7" w:rsidRDefault="6C93CFA6" w14:paraId="1D632E81" w14:textId="5D76EB78">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"Está logado":</w:t>
      </w:r>
    </w:p>
    <w:p w:rsidR="6C93CFA6" w:rsidP="320543F7" w:rsidRDefault="6C93CFA6" w14:paraId="611A83B6" w14:textId="7266F8D7">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Funcionalidade:</w:t>
      </w:r>
      <w:r w:rsidRPr="320543F7" w:rsidR="6C93CFA6">
        <w:rPr>
          <w:rFonts w:ascii="Times New Roman" w:hAnsi="Times New Roman" w:eastAsia="Times New Roman" w:cs="Times New Roman"/>
          <w:i w:val="0"/>
          <w:iCs w:val="0"/>
          <w:noProof w:val="0"/>
          <w:sz w:val="24"/>
          <w:szCs w:val="24"/>
          <w:lang w:val="pt-BR"/>
        </w:rPr>
        <w:t xml:space="preserve"> O "Sistema" responde com "Montagem com privilégios".</w:t>
      </w:r>
    </w:p>
    <w:p w:rsidR="6C93CFA6" w:rsidP="320543F7" w:rsidRDefault="6C93CFA6" w14:paraId="0C3AA633" w14:textId="447A7B93">
      <w:pPr>
        <w:pStyle w:val="ListParagraph"/>
        <w:numPr>
          <w:ilvl w:val="0"/>
          <w:numId w:val="115"/>
        </w:numPr>
        <w:bidi w:val="0"/>
        <w:spacing w:before="240" w:beforeAutospacing="off" w:after="240" w:afterAutospacing="off" w:line="360" w:lineRule="auto"/>
        <w:rPr>
          <w:rFonts w:ascii="Times New Roman" w:hAnsi="Times New Roman" w:eastAsia="Times New Roman" w:cs="Times New Roman"/>
          <w:b w:val="1"/>
          <w:bCs w:val="1"/>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Cenário "Não logado":</w:t>
      </w:r>
    </w:p>
    <w:p w:rsidR="6C93CFA6" w:rsidP="320543F7" w:rsidRDefault="6C93CFA6" w14:paraId="5D535869" w14:textId="2C416509">
      <w:pPr>
        <w:pStyle w:val="ListParagraph"/>
        <w:numPr>
          <w:ilvl w:val="1"/>
          <w:numId w:val="115"/>
        </w:numPr>
        <w:bidi w:val="0"/>
        <w:spacing w:before="240" w:beforeAutospacing="off" w:after="240" w:afterAutospacing="off" w:line="360" w:lineRule="auto"/>
        <w:rPr>
          <w:rFonts w:ascii="Times New Roman" w:hAnsi="Times New Roman" w:eastAsia="Times New Roman" w:cs="Times New Roman"/>
          <w:i w:val="0"/>
          <w:iCs w:val="0"/>
          <w:noProof w:val="0"/>
          <w:sz w:val="24"/>
          <w:szCs w:val="24"/>
          <w:lang w:val="pt-BR"/>
        </w:rPr>
      </w:pPr>
      <w:r w:rsidRPr="320543F7" w:rsidR="6C93CFA6">
        <w:rPr>
          <w:rFonts w:ascii="Times New Roman" w:hAnsi="Times New Roman" w:eastAsia="Times New Roman" w:cs="Times New Roman"/>
          <w:b w:val="1"/>
          <w:bCs w:val="1"/>
          <w:i w:val="0"/>
          <w:iCs w:val="0"/>
          <w:noProof w:val="0"/>
          <w:sz w:val="24"/>
          <w:szCs w:val="24"/>
          <w:lang w:val="pt-BR"/>
        </w:rPr>
        <w:t>3. Funcionalidade:</w:t>
      </w:r>
      <w:r w:rsidRPr="320543F7" w:rsidR="6C93CFA6">
        <w:rPr>
          <w:rFonts w:ascii="Times New Roman" w:hAnsi="Times New Roman" w:eastAsia="Times New Roman" w:cs="Times New Roman"/>
          <w:i w:val="0"/>
          <w:iCs w:val="0"/>
          <w:noProof w:val="0"/>
          <w:sz w:val="24"/>
          <w:szCs w:val="24"/>
          <w:lang w:val="pt-BR"/>
        </w:rPr>
        <w:t xml:space="preserve"> O "Sistema" responde com "Montagem limitada + aviso".</w:t>
      </w:r>
    </w:p>
    <w:p w:rsidR="354CD29A" w:rsidP="320543F7" w:rsidRDefault="354CD29A" w14:paraId="3E501A52" w14:textId="6F28101F">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7.1.2. Descrição Detalhada de C</w:t>
      </w:r>
      <w:r w:rsidRPr="320543F7" w:rsidR="50217C80">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oleta de Requisitos</w:t>
      </w: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2995A78D" w:rsidP="320543F7" w:rsidRDefault="2995A78D" w14:paraId="2AE849F5" w14:textId="2A7CCA0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i w:val="0"/>
          <w:iCs w:val="0"/>
          <w:noProof w:val="0"/>
          <w:sz w:val="24"/>
          <w:szCs w:val="24"/>
          <w:lang w:val="pt-BR"/>
        </w:rPr>
        <w:t>O diagrama de sequência modela as interações entre o "Usuário",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o "Sistema" e os serviços de detecção de localização e clima para coletar todos os requisitos necessários para a montagem de um PC.</w:t>
      </w:r>
    </w:p>
    <w:p w:rsidR="2995A78D" w:rsidP="320543F7" w:rsidRDefault="2995A78D" w14:paraId="387B6951" w14:textId="7CF1C0A3">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Fluxo de Coleta de Dados Essenciais (Orçamento e Perfil)</w:t>
      </w:r>
    </w:p>
    <w:p w:rsidR="2995A78D" w:rsidP="320543F7" w:rsidRDefault="2995A78D" w14:paraId="37358218" w14:textId="6EC10C26">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 Início:</w:t>
      </w:r>
      <w:r w:rsidRPr="320543F7" w:rsidR="2995A78D">
        <w:rPr>
          <w:rFonts w:ascii="Times New Roman" w:hAnsi="Times New Roman" w:eastAsia="Times New Roman" w:cs="Times New Roman"/>
          <w:i w:val="0"/>
          <w:iCs w:val="0"/>
          <w:noProof w:val="0"/>
          <w:sz w:val="24"/>
          <w:szCs w:val="24"/>
          <w:lang w:val="pt-BR"/>
        </w:rPr>
        <w:t xml:space="preserve"> O "Usuário" envia a mensagem "Acessa a funcionalidade 'Montar PC'".</w:t>
      </w:r>
    </w:p>
    <w:p w:rsidR="2995A78D" w:rsidP="320543F7" w:rsidRDefault="2995A78D" w14:paraId="5ED25E18" w14:textId="73CFE077">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2. Solicitação: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"Solicita Orçamento" para o "Usuário", que responde com "Fornece a informação".</w:t>
      </w:r>
    </w:p>
    <w:p w:rsidR="2995A78D" w:rsidP="320543F7" w:rsidRDefault="2995A78D" w14:paraId="5DDF3712" w14:textId="2C497AED">
      <w:pPr>
        <w:pStyle w:val="ListParagraph"/>
        <w:numPr>
          <w:ilvl w:val="0"/>
          <w:numId w:val="11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3. Processamento: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"Envia Orçamento" para o "Sistema", que responde com uma "Confirma recebimento". Este ciclo se repete para o "Solicita o Perfil de Uso".</w:t>
      </w:r>
    </w:p>
    <w:p w:rsidR="2995A78D" w:rsidP="320543F7" w:rsidRDefault="2995A78D" w14:paraId="28DA7A82" w14:textId="6847033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 xml:space="preserve">Fluxo de Coleta de Localização (Bloco </w:t>
      </w:r>
      <w:r w:rsidRPr="320543F7" w:rsidR="2995A78D">
        <w:rPr>
          <w:rFonts w:ascii="Times New Roman" w:hAnsi="Times New Roman" w:eastAsia="Times New Roman" w:cs="Times New Roman"/>
          <w:b w:val="1"/>
          <w:bCs w:val="1"/>
          <w:i w:val="0"/>
          <w:iCs w:val="0"/>
          <w:noProof w:val="0"/>
          <w:sz w:val="24"/>
          <w:szCs w:val="24"/>
          <w:lang w:val="pt-BR"/>
        </w:rPr>
        <w:t>alt</w:t>
      </w:r>
      <w:r w:rsidRPr="320543F7" w:rsidR="2995A78D">
        <w:rPr>
          <w:rFonts w:ascii="Times New Roman" w:hAnsi="Times New Roman" w:eastAsia="Times New Roman" w:cs="Times New Roman"/>
          <w:b w:val="1"/>
          <w:bCs w:val="1"/>
          <w:i w:val="0"/>
          <w:iCs w:val="0"/>
          <w:noProof w:val="0"/>
          <w:sz w:val="24"/>
          <w:szCs w:val="24"/>
          <w:lang w:val="pt-BR"/>
        </w:rPr>
        <w:t>)</w:t>
      </w:r>
    </w:p>
    <w:p w:rsidR="2995A78D" w:rsidP="320543F7" w:rsidRDefault="2995A78D" w14:paraId="5B47DC6B" w14:textId="04F0F8A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4. Decisão: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"Oferece usar localização para recomendação térmica" para o "Usuário", que deve decidir entre "Permite" ou "Recusa".</w:t>
      </w:r>
    </w:p>
    <w:p w:rsidR="2995A78D" w:rsidP="320543F7" w:rsidRDefault="2995A78D" w14:paraId="553387F8" w14:textId="20E15E16">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Cenário "Usuário permite a localização":</w:t>
      </w:r>
    </w:p>
    <w:p w:rsidR="2995A78D" w:rsidP="320543F7" w:rsidRDefault="2995A78D" w14:paraId="67569EE2" w14:textId="4EB33DF8">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5. Detecção: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SolicitaDeteccaoDeLocalizacao</w:t>
      </w:r>
      <w:r w:rsidRPr="320543F7" w:rsidR="2995A78D">
        <w:rPr>
          <w:rFonts w:ascii="Times New Roman" w:hAnsi="Times New Roman" w:eastAsia="Times New Roman" w:cs="Times New Roman"/>
          <w:i w:val="0"/>
          <w:iCs w:val="0"/>
          <w:noProof w:val="0"/>
          <w:sz w:val="24"/>
          <w:szCs w:val="24"/>
          <w:lang w:val="pt-BR"/>
        </w:rPr>
        <w:t>()" para o "Sistema", que aciona o "Serviço de Detecção de IP" com a mensagem "</w:t>
      </w:r>
      <w:r w:rsidRPr="320543F7" w:rsidR="2995A78D">
        <w:rPr>
          <w:rFonts w:ascii="Times New Roman" w:hAnsi="Times New Roman" w:eastAsia="Times New Roman" w:cs="Times New Roman"/>
          <w:i w:val="0"/>
          <w:iCs w:val="0"/>
          <w:noProof w:val="0"/>
          <w:sz w:val="24"/>
          <w:szCs w:val="24"/>
          <w:lang w:val="pt-BR"/>
        </w:rPr>
        <w:t>GetUserID</w:t>
      </w:r>
      <w:r w:rsidRPr="320543F7" w:rsidR="2995A78D">
        <w:rPr>
          <w:rFonts w:ascii="Times New Roman" w:hAnsi="Times New Roman" w:eastAsia="Times New Roman" w:cs="Times New Roman"/>
          <w:i w:val="0"/>
          <w:iCs w:val="0"/>
          <w:noProof w:val="0"/>
          <w:sz w:val="24"/>
          <w:szCs w:val="24"/>
          <w:lang w:val="pt-BR"/>
        </w:rPr>
        <w:t>()".</w:t>
      </w:r>
    </w:p>
    <w:p w:rsidR="2995A78D" w:rsidP="320543F7" w:rsidRDefault="2995A78D" w14:paraId="68131FE0" w14:textId="3BC3B4F3">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6. Obtenção de Temperatura:</w:t>
      </w:r>
      <w:r w:rsidRPr="320543F7" w:rsidR="2995A78D">
        <w:rPr>
          <w:rFonts w:ascii="Times New Roman" w:hAnsi="Times New Roman" w:eastAsia="Times New Roman" w:cs="Times New Roman"/>
          <w:i w:val="0"/>
          <w:iCs w:val="0"/>
          <w:noProof w:val="0"/>
          <w:sz w:val="24"/>
          <w:szCs w:val="24"/>
          <w:lang w:val="pt-BR"/>
        </w:rPr>
        <w:t xml:space="preserve"> O "Serviço de Detecção de IP" retorna o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IP)", que o "Sistema" usa para enviar a mensagem "</w:t>
      </w:r>
      <w:r w:rsidRPr="320543F7" w:rsidR="2995A78D">
        <w:rPr>
          <w:rFonts w:ascii="Times New Roman" w:hAnsi="Times New Roman" w:eastAsia="Times New Roman" w:cs="Times New Roman"/>
          <w:i w:val="0"/>
          <w:iCs w:val="0"/>
          <w:noProof w:val="0"/>
          <w:sz w:val="24"/>
          <w:szCs w:val="24"/>
          <w:lang w:val="pt-BR"/>
        </w:rPr>
        <w:t>GetTemperaturaPorIP</w:t>
      </w:r>
      <w:r w:rsidRPr="320543F7" w:rsidR="2995A78D">
        <w:rPr>
          <w:rFonts w:ascii="Times New Roman" w:hAnsi="Times New Roman" w:eastAsia="Times New Roman" w:cs="Times New Roman"/>
          <w:i w:val="0"/>
          <w:iCs w:val="0"/>
          <w:noProof w:val="0"/>
          <w:sz w:val="24"/>
          <w:szCs w:val="24"/>
          <w:lang w:val="pt-BR"/>
        </w:rPr>
        <w:t>(IP)" para o "Serviço de API de Clima".</w:t>
      </w:r>
    </w:p>
    <w:p w:rsidR="2995A78D" w:rsidP="320543F7" w:rsidRDefault="2995A78D" w14:paraId="417E25F5" w14:textId="35E820B7">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7. Resposta:</w:t>
      </w:r>
      <w:r w:rsidRPr="320543F7" w:rsidR="2995A78D">
        <w:rPr>
          <w:rFonts w:ascii="Times New Roman" w:hAnsi="Times New Roman" w:eastAsia="Times New Roman" w:cs="Times New Roman"/>
          <w:i w:val="0"/>
          <w:iCs w:val="0"/>
          <w:noProof w:val="0"/>
          <w:sz w:val="24"/>
          <w:szCs w:val="24"/>
          <w:lang w:val="pt-BR"/>
        </w:rPr>
        <w:t xml:space="preserve"> O "Serviço de API de Clima" retorna a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Temperatura)" para o "Sistema".</w:t>
      </w:r>
    </w:p>
    <w:p w:rsidR="2995A78D" w:rsidP="320543F7" w:rsidRDefault="2995A78D" w14:paraId="266E2BFE" w14:textId="03021E9C">
      <w:pPr>
        <w:pStyle w:val="ListParagraph"/>
        <w:numPr>
          <w:ilvl w:val="0"/>
          <w:numId w:val="117"/>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Cenário "Usuário recusa a localização":</w:t>
      </w:r>
    </w:p>
    <w:p w:rsidR="2995A78D" w:rsidP="320543F7" w:rsidRDefault="2995A78D" w14:paraId="4EE3F51A" w14:textId="22CEDBB4">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5. Solicitação Manual:</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xml:space="preserve">)" envia a mensagem "Solicita </w:t>
      </w:r>
      <w:r w:rsidRPr="320543F7" w:rsidR="2995A78D">
        <w:rPr>
          <w:rFonts w:ascii="Times New Roman" w:hAnsi="Times New Roman" w:eastAsia="Times New Roman" w:cs="Times New Roman"/>
          <w:i w:val="0"/>
          <w:iCs w:val="0"/>
          <w:noProof w:val="0"/>
          <w:sz w:val="24"/>
          <w:szCs w:val="24"/>
          <w:lang w:val="pt-BR"/>
        </w:rPr>
        <w:t>insercao</w:t>
      </w:r>
      <w:r w:rsidRPr="320543F7" w:rsidR="2995A78D">
        <w:rPr>
          <w:rFonts w:ascii="Times New Roman" w:hAnsi="Times New Roman" w:eastAsia="Times New Roman" w:cs="Times New Roman"/>
          <w:i w:val="0"/>
          <w:iCs w:val="0"/>
          <w:noProof w:val="0"/>
          <w:sz w:val="24"/>
          <w:szCs w:val="24"/>
          <w:lang w:val="pt-BR"/>
        </w:rPr>
        <w:t xml:space="preserve"> manual da temperatura" para o "Usuário".</w:t>
      </w:r>
    </w:p>
    <w:p w:rsidR="2995A78D" w:rsidP="320543F7" w:rsidRDefault="2995A78D" w14:paraId="5E95A431" w14:textId="5A4F8FD2">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6. Resposta Manual:</w:t>
      </w:r>
      <w:r w:rsidRPr="320543F7" w:rsidR="2995A78D">
        <w:rPr>
          <w:rFonts w:ascii="Times New Roman" w:hAnsi="Times New Roman" w:eastAsia="Times New Roman" w:cs="Times New Roman"/>
          <w:i w:val="0"/>
          <w:iCs w:val="0"/>
          <w:noProof w:val="0"/>
          <w:sz w:val="24"/>
          <w:szCs w:val="24"/>
          <w:lang w:val="pt-BR"/>
        </w:rPr>
        <w:t xml:space="preserve"> O "Usuário" responde com "</w:t>
      </w:r>
      <w:r w:rsidRPr="320543F7" w:rsidR="2995A78D">
        <w:rPr>
          <w:rFonts w:ascii="Times New Roman" w:hAnsi="Times New Roman" w:eastAsia="Times New Roman" w:cs="Times New Roman"/>
          <w:i w:val="0"/>
          <w:iCs w:val="0"/>
          <w:noProof w:val="0"/>
          <w:sz w:val="24"/>
          <w:szCs w:val="24"/>
          <w:lang w:val="pt-BR"/>
        </w:rPr>
        <w:t>Insere(</w:t>
      </w:r>
      <w:r w:rsidRPr="320543F7" w:rsidR="2995A78D">
        <w:rPr>
          <w:rFonts w:ascii="Times New Roman" w:hAnsi="Times New Roman" w:eastAsia="Times New Roman" w:cs="Times New Roman"/>
          <w:i w:val="0"/>
          <w:iCs w:val="0"/>
          <w:noProof w:val="0"/>
          <w:sz w:val="24"/>
          <w:szCs w:val="24"/>
          <w:lang w:val="pt-BR"/>
        </w:rPr>
        <w:t>Temperatura)", 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Envia(</w:t>
      </w:r>
      <w:r w:rsidRPr="320543F7" w:rsidR="2995A78D">
        <w:rPr>
          <w:rFonts w:ascii="Times New Roman" w:hAnsi="Times New Roman" w:eastAsia="Times New Roman" w:cs="Times New Roman"/>
          <w:i w:val="0"/>
          <w:iCs w:val="0"/>
          <w:noProof w:val="0"/>
          <w:sz w:val="24"/>
          <w:szCs w:val="24"/>
          <w:lang w:val="pt-BR"/>
        </w:rPr>
        <w:t>TemperaturaManual</w:t>
      </w:r>
      <w:r w:rsidRPr="320543F7" w:rsidR="2995A78D">
        <w:rPr>
          <w:rFonts w:ascii="Times New Roman" w:hAnsi="Times New Roman" w:eastAsia="Times New Roman" w:cs="Times New Roman"/>
          <w:i w:val="0"/>
          <w:iCs w:val="0"/>
          <w:noProof w:val="0"/>
          <w:sz w:val="24"/>
          <w:szCs w:val="24"/>
          <w:lang w:val="pt-BR"/>
        </w:rPr>
        <w:t>)" para o "Sistema".</w:t>
      </w:r>
    </w:p>
    <w:p w:rsidR="2995A78D" w:rsidP="320543F7" w:rsidRDefault="2995A78D" w14:paraId="1E2521DF" w14:textId="56426EAB">
      <w:pPr>
        <w:pStyle w:val="ListParagraph"/>
        <w:numPr>
          <w:ilvl w:val="1"/>
          <w:numId w:val="11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7. Confirmação:</w:t>
      </w:r>
      <w:r w:rsidRPr="320543F7" w:rsidR="2995A78D">
        <w:rPr>
          <w:rFonts w:ascii="Times New Roman" w:hAnsi="Times New Roman" w:eastAsia="Times New Roman" w:cs="Times New Roman"/>
          <w:i w:val="0"/>
          <w:iCs w:val="0"/>
          <w:noProof w:val="0"/>
          <w:sz w:val="24"/>
          <w:szCs w:val="24"/>
          <w:lang w:val="pt-BR"/>
        </w:rPr>
        <w:t xml:space="preserve"> O "Sistema" retorna "</w:t>
      </w:r>
      <w:r w:rsidRPr="320543F7" w:rsidR="2995A78D">
        <w:rPr>
          <w:rFonts w:ascii="Times New Roman" w:hAnsi="Times New Roman" w:eastAsia="Times New Roman" w:cs="Times New Roman"/>
          <w:i w:val="0"/>
          <w:iCs w:val="0"/>
          <w:noProof w:val="0"/>
          <w:sz w:val="24"/>
          <w:szCs w:val="24"/>
          <w:lang w:val="pt-BR"/>
        </w:rPr>
        <w:t>Retorna(</w:t>
      </w:r>
      <w:r w:rsidRPr="320543F7" w:rsidR="2995A78D">
        <w:rPr>
          <w:rFonts w:ascii="Times New Roman" w:hAnsi="Times New Roman" w:eastAsia="Times New Roman" w:cs="Times New Roman"/>
          <w:i w:val="0"/>
          <w:iCs w:val="0"/>
          <w:noProof w:val="0"/>
          <w:sz w:val="24"/>
          <w:szCs w:val="24"/>
          <w:lang w:val="pt-BR"/>
        </w:rPr>
        <w:t>TemperaturaOK</w:t>
      </w:r>
      <w:r w:rsidRPr="320543F7" w:rsidR="2995A78D">
        <w:rPr>
          <w:rFonts w:ascii="Times New Roman" w:hAnsi="Times New Roman" w:eastAsia="Times New Roman" w:cs="Times New Roman"/>
          <w:i w:val="0"/>
          <w:iCs w:val="0"/>
          <w:noProof w:val="0"/>
          <w:sz w:val="24"/>
          <w:szCs w:val="24"/>
          <w:lang w:val="pt-BR"/>
        </w:rPr>
        <w:t>)" para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w:t>
      </w:r>
    </w:p>
    <w:p w:rsidR="2995A78D" w:rsidP="320543F7" w:rsidRDefault="2995A78D" w14:paraId="0EF64261" w14:textId="5C45499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 xml:space="preserve">Fluxo de Coleta de Requisitos Adicionais (Bloco </w:t>
      </w:r>
      <w:r w:rsidRPr="320543F7" w:rsidR="2995A78D">
        <w:rPr>
          <w:rFonts w:ascii="Times New Roman" w:hAnsi="Times New Roman" w:eastAsia="Times New Roman" w:cs="Times New Roman"/>
          <w:b w:val="1"/>
          <w:bCs w:val="1"/>
          <w:i w:val="0"/>
          <w:iCs w:val="0"/>
          <w:noProof w:val="0"/>
          <w:sz w:val="24"/>
          <w:szCs w:val="24"/>
          <w:lang w:val="pt-BR"/>
        </w:rPr>
        <w:t>loop</w:t>
      </w:r>
      <w:r w:rsidRPr="320543F7" w:rsidR="2995A78D">
        <w:rPr>
          <w:rFonts w:ascii="Times New Roman" w:hAnsi="Times New Roman" w:eastAsia="Times New Roman" w:cs="Times New Roman"/>
          <w:b w:val="1"/>
          <w:bCs w:val="1"/>
          <w:i w:val="0"/>
          <w:iCs w:val="0"/>
          <w:noProof w:val="0"/>
          <w:sz w:val="24"/>
          <w:szCs w:val="24"/>
          <w:lang w:val="pt-BR"/>
        </w:rPr>
        <w:t>)</w:t>
      </w:r>
    </w:p>
    <w:p w:rsidR="2995A78D" w:rsidP="320543F7" w:rsidRDefault="2995A78D" w14:paraId="17F34182" w14:textId="1D561C0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8. Loop de Coleta:</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inicia um loop que dura "até que os requisitos para o perfil sejam suficientes". Dentro do loop, o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a mensagem "Solicita próximo requisito" e o "Usuário" responde com "</w:t>
      </w:r>
      <w:r w:rsidRPr="320543F7" w:rsidR="2995A78D">
        <w:rPr>
          <w:rFonts w:ascii="Times New Roman" w:hAnsi="Times New Roman" w:eastAsia="Times New Roman" w:cs="Times New Roman"/>
          <w:i w:val="0"/>
          <w:iCs w:val="0"/>
          <w:noProof w:val="0"/>
          <w:sz w:val="24"/>
          <w:szCs w:val="24"/>
          <w:lang w:val="pt-BR"/>
        </w:rPr>
        <w:t>Fornece(</w:t>
      </w:r>
      <w:r w:rsidRPr="320543F7" w:rsidR="2995A78D">
        <w:rPr>
          <w:rFonts w:ascii="Times New Roman" w:hAnsi="Times New Roman" w:eastAsia="Times New Roman" w:cs="Times New Roman"/>
          <w:i w:val="0"/>
          <w:iCs w:val="0"/>
          <w:noProof w:val="0"/>
          <w:sz w:val="24"/>
          <w:szCs w:val="24"/>
          <w:lang w:val="pt-BR"/>
        </w:rPr>
        <w:t>Requisito)".</w:t>
      </w:r>
    </w:p>
    <w:p w:rsidR="2995A78D" w:rsidP="320543F7" w:rsidRDefault="2995A78D" w14:paraId="499A774E" w14:textId="307E3A90">
      <w:pPr>
        <w:pStyle w:val="ListParagraph"/>
        <w:numPr>
          <w:ilvl w:val="0"/>
          <w:numId w:val="118"/>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9. Processamento Interno:</w:t>
      </w:r>
      <w:r w:rsidRPr="320543F7" w:rsidR="2995A78D">
        <w:rPr>
          <w:rFonts w:ascii="Times New Roman" w:hAnsi="Times New Roman" w:eastAsia="Times New Roman" w:cs="Times New Roman"/>
          <w:i w:val="0"/>
          <w:iCs w:val="0"/>
          <w:noProof w:val="0"/>
          <w:sz w:val="24"/>
          <w:szCs w:val="24"/>
          <w:lang w:val="pt-BR"/>
        </w:rPr>
        <w:t xml:space="preserve">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envia "</w:t>
      </w:r>
      <w:r w:rsidRPr="320543F7" w:rsidR="2995A78D">
        <w:rPr>
          <w:rFonts w:ascii="Times New Roman" w:hAnsi="Times New Roman" w:eastAsia="Times New Roman" w:cs="Times New Roman"/>
          <w:i w:val="0"/>
          <w:iCs w:val="0"/>
          <w:noProof w:val="0"/>
          <w:sz w:val="24"/>
          <w:szCs w:val="24"/>
          <w:lang w:val="pt-BR"/>
        </w:rPr>
        <w:t>Envia(</w:t>
      </w:r>
      <w:r w:rsidRPr="320543F7" w:rsidR="2995A78D">
        <w:rPr>
          <w:rFonts w:ascii="Times New Roman" w:hAnsi="Times New Roman" w:eastAsia="Times New Roman" w:cs="Times New Roman"/>
          <w:i w:val="0"/>
          <w:iCs w:val="0"/>
          <w:noProof w:val="0"/>
          <w:sz w:val="24"/>
          <w:szCs w:val="24"/>
          <w:lang w:val="pt-BR"/>
        </w:rPr>
        <w:t>Requisito)" para o "Sistema", que retorna uma "Confirmação". Este ciclo se repete até que a condição do loop seja satisfeita.</w:t>
      </w:r>
    </w:p>
    <w:p w:rsidR="2995A78D" w:rsidP="320543F7" w:rsidRDefault="2995A78D" w14:paraId="24E03836" w14:textId="286D7FC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Finalização do Fluxo</w:t>
      </w:r>
    </w:p>
    <w:p w:rsidR="2995A78D" w:rsidP="320543F7" w:rsidRDefault="2995A78D" w14:paraId="3CDB3707" w14:textId="177D17B0">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10. Conclusão:</w:t>
      </w:r>
      <w:r w:rsidRPr="320543F7" w:rsidR="2995A78D">
        <w:rPr>
          <w:rFonts w:ascii="Times New Roman" w:hAnsi="Times New Roman" w:eastAsia="Times New Roman" w:cs="Times New Roman"/>
          <w:i w:val="0"/>
          <w:iCs w:val="0"/>
          <w:noProof w:val="0"/>
          <w:sz w:val="24"/>
          <w:szCs w:val="24"/>
          <w:lang w:val="pt-BR"/>
        </w:rPr>
        <w:t xml:space="preserve"> Após o loop, o "Sistema" executa a mensagem "</w:t>
      </w:r>
      <w:r w:rsidRPr="320543F7" w:rsidR="2995A78D">
        <w:rPr>
          <w:rFonts w:ascii="Times New Roman" w:hAnsi="Times New Roman" w:eastAsia="Times New Roman" w:cs="Times New Roman"/>
          <w:i w:val="0"/>
          <w:iCs w:val="0"/>
          <w:noProof w:val="0"/>
          <w:sz w:val="24"/>
          <w:szCs w:val="24"/>
          <w:lang w:val="pt-BR"/>
        </w:rPr>
        <w:t>FinalizarColetaDeDados</w:t>
      </w:r>
      <w:r w:rsidRPr="320543F7" w:rsidR="2995A78D">
        <w:rPr>
          <w:rFonts w:ascii="Times New Roman" w:hAnsi="Times New Roman" w:eastAsia="Times New Roman" w:cs="Times New Roman"/>
          <w:i w:val="0"/>
          <w:iCs w:val="0"/>
          <w:noProof w:val="0"/>
          <w:sz w:val="24"/>
          <w:szCs w:val="24"/>
          <w:lang w:val="pt-BR"/>
        </w:rPr>
        <w:t>()" e, em seguida, a mensagem "</w:t>
      </w:r>
      <w:r w:rsidRPr="320543F7" w:rsidR="2995A78D">
        <w:rPr>
          <w:rFonts w:ascii="Times New Roman" w:hAnsi="Times New Roman" w:eastAsia="Times New Roman" w:cs="Times New Roman"/>
          <w:i w:val="0"/>
          <w:iCs w:val="0"/>
          <w:noProof w:val="0"/>
          <w:sz w:val="24"/>
          <w:szCs w:val="24"/>
          <w:lang w:val="pt-BR"/>
        </w:rPr>
        <w:t>ArmazenaPreferencias</w:t>
      </w:r>
      <w:r w:rsidRPr="320543F7" w:rsidR="2995A78D">
        <w:rPr>
          <w:rFonts w:ascii="Times New Roman" w:hAnsi="Times New Roman" w:eastAsia="Times New Roman" w:cs="Times New Roman"/>
          <w:i w:val="0"/>
          <w:iCs w:val="0"/>
          <w:noProof w:val="0"/>
          <w:sz w:val="24"/>
          <w:szCs w:val="24"/>
          <w:lang w:val="pt-BR"/>
        </w:rPr>
        <w:t>(</w:t>
      </w:r>
      <w:r w:rsidRPr="320543F7" w:rsidR="2995A78D">
        <w:rPr>
          <w:rFonts w:ascii="Times New Roman" w:hAnsi="Times New Roman" w:eastAsia="Times New Roman" w:cs="Times New Roman"/>
          <w:i w:val="0"/>
          <w:iCs w:val="0"/>
          <w:noProof w:val="0"/>
          <w:sz w:val="24"/>
          <w:szCs w:val="24"/>
          <w:lang w:val="pt-BR"/>
        </w:rPr>
        <w:t>TodosOsDados</w:t>
      </w:r>
      <w:r w:rsidRPr="320543F7" w:rsidR="2995A78D">
        <w:rPr>
          <w:rFonts w:ascii="Times New Roman" w:hAnsi="Times New Roman" w:eastAsia="Times New Roman" w:cs="Times New Roman"/>
          <w:i w:val="0"/>
          <w:iCs w:val="0"/>
          <w:noProof w:val="0"/>
          <w:sz w:val="24"/>
          <w:szCs w:val="24"/>
          <w:lang w:val="pt-BR"/>
        </w:rPr>
        <w:t>)" em si mesmo, para persistir as informações.</w:t>
      </w:r>
    </w:p>
    <w:p w:rsidR="2995A78D" w:rsidP="320543F7" w:rsidRDefault="2995A78D" w14:paraId="0AE4AA04" w14:textId="33EEA9E1">
      <w:pPr>
        <w:pStyle w:val="ListParagraph"/>
        <w:numPr>
          <w:ilvl w:val="0"/>
          <w:numId w:val="119"/>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2995A78D">
        <w:rPr>
          <w:rFonts w:ascii="Times New Roman" w:hAnsi="Times New Roman" w:eastAsia="Times New Roman" w:cs="Times New Roman"/>
          <w:b w:val="1"/>
          <w:bCs w:val="1"/>
          <w:i w:val="0"/>
          <w:iCs w:val="0"/>
          <w:noProof w:val="0"/>
          <w:sz w:val="24"/>
          <w:szCs w:val="24"/>
          <w:lang w:val="pt-BR"/>
        </w:rPr>
        <w:t>11. Notificação Final:</w:t>
      </w:r>
      <w:r w:rsidRPr="320543F7" w:rsidR="2995A78D">
        <w:rPr>
          <w:rFonts w:ascii="Times New Roman" w:hAnsi="Times New Roman" w:eastAsia="Times New Roman" w:cs="Times New Roman"/>
          <w:i w:val="0"/>
          <w:iCs w:val="0"/>
          <w:noProof w:val="0"/>
          <w:sz w:val="24"/>
          <w:szCs w:val="24"/>
          <w:lang w:val="pt-BR"/>
        </w:rPr>
        <w:t xml:space="preserve"> O "Sistema" retorna uma "</w:t>
      </w:r>
      <w:r w:rsidRPr="320543F7" w:rsidR="2995A78D">
        <w:rPr>
          <w:rFonts w:ascii="Times New Roman" w:hAnsi="Times New Roman" w:eastAsia="Times New Roman" w:cs="Times New Roman"/>
          <w:i w:val="0"/>
          <w:iCs w:val="0"/>
          <w:noProof w:val="0"/>
          <w:sz w:val="24"/>
          <w:szCs w:val="24"/>
          <w:lang w:val="pt-BR"/>
        </w:rPr>
        <w:t>ConfirmaçãoFinal</w:t>
      </w:r>
      <w:r w:rsidRPr="320543F7" w:rsidR="2995A78D">
        <w:rPr>
          <w:rFonts w:ascii="Times New Roman" w:hAnsi="Times New Roman" w:eastAsia="Times New Roman" w:cs="Times New Roman"/>
          <w:i w:val="0"/>
          <w:iCs w:val="0"/>
          <w:noProof w:val="0"/>
          <w:sz w:val="24"/>
          <w:szCs w:val="24"/>
          <w:lang w:val="pt-BR"/>
        </w:rPr>
        <w:t>" para a "Interface (</w:t>
      </w:r>
      <w:r w:rsidRPr="320543F7" w:rsidR="2995A78D">
        <w:rPr>
          <w:rFonts w:ascii="Times New Roman" w:hAnsi="Times New Roman" w:eastAsia="Times New Roman" w:cs="Times New Roman"/>
          <w:i w:val="0"/>
          <w:iCs w:val="0"/>
          <w:noProof w:val="0"/>
          <w:sz w:val="24"/>
          <w:szCs w:val="24"/>
          <w:lang w:val="pt-BR"/>
        </w:rPr>
        <w:t>Chatbot</w:t>
      </w:r>
      <w:r w:rsidRPr="320543F7" w:rsidR="2995A78D">
        <w:rPr>
          <w:rFonts w:ascii="Times New Roman" w:hAnsi="Times New Roman" w:eastAsia="Times New Roman" w:cs="Times New Roman"/>
          <w:i w:val="0"/>
          <w:iCs w:val="0"/>
          <w:noProof w:val="0"/>
          <w:sz w:val="24"/>
          <w:szCs w:val="24"/>
          <w:lang w:val="pt-BR"/>
        </w:rPr>
        <w:t>)", que exibe a mensagem "Exibe confirmação e avança para a próxima etapa" para o "Usuário".</w:t>
      </w:r>
    </w:p>
    <w:p w:rsidR="354CD29A" w:rsidP="320543F7" w:rsidRDefault="354CD29A" w14:paraId="12CF03E0" w14:textId="222C7FFD">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7.1.3. Descrição Detalhada de </w:t>
      </w:r>
      <w:r w:rsidRPr="320543F7" w:rsidR="1C3965C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Configuração Automatizada</w:t>
      </w: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03229EAB" w:rsidP="320543F7" w:rsidRDefault="03229EAB" w14:paraId="537B992D" w14:textId="00236003">
      <w:p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i w:val="0"/>
          <w:iCs w:val="0"/>
          <w:noProof w:val="0"/>
          <w:sz w:val="24"/>
          <w:szCs w:val="24"/>
          <w:lang w:val="pt-BR"/>
        </w:rPr>
        <w:t>O diagrama de sequência detalha o fluxo de interações entre os objetos "Usuário", "Interface", "Sistema" e diversos serviços (IA, Validador, API de Preços e Geolocalização) para a funcionalidade de configuração automatizada de um PC. O processo é dividido em três fases principais: coleta de dados, geração da sugestão e a decisão do usuário.</w:t>
      </w:r>
    </w:p>
    <w:p w:rsidR="03229EAB" w:rsidP="320543F7" w:rsidRDefault="03229EAB" w14:paraId="7B947678" w14:textId="133377E8">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Fluxo de Coleta de Dados</w:t>
      </w:r>
    </w:p>
    <w:p w:rsidR="03229EAB" w:rsidP="320543F7" w:rsidRDefault="03229EAB" w14:paraId="45DE1755" w14:textId="7B38CB87">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1. Início e Solicitação:</w:t>
      </w:r>
      <w:r w:rsidRPr="320543F7" w:rsidR="03229EAB">
        <w:rPr>
          <w:rFonts w:ascii="Times New Roman" w:hAnsi="Times New Roman" w:eastAsia="Times New Roman" w:cs="Times New Roman"/>
          <w:i w:val="0"/>
          <w:iCs w:val="0"/>
          <w:noProof w:val="0"/>
          <w:sz w:val="24"/>
          <w:szCs w:val="24"/>
          <w:lang w:val="pt-BR"/>
        </w:rPr>
        <w:t xml:space="preserve"> O "Usuário" envia a mensagem "Acessa 'Montar PC'", e a "Interface" responde com a mensagem "Solicita orçamento, perfil e ambiente".</w:t>
      </w:r>
    </w:p>
    <w:p w:rsidR="03229EAB" w:rsidP="320543F7" w:rsidRDefault="03229EAB" w14:paraId="2CF24B32" w14:textId="364A4E96">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2. Envio de Dados:</w:t>
      </w:r>
      <w:r w:rsidRPr="320543F7" w:rsidR="03229EAB">
        <w:rPr>
          <w:rFonts w:ascii="Times New Roman" w:hAnsi="Times New Roman" w:eastAsia="Times New Roman" w:cs="Times New Roman"/>
          <w:i w:val="0"/>
          <w:iCs w:val="0"/>
          <w:noProof w:val="0"/>
          <w:sz w:val="24"/>
          <w:szCs w:val="24"/>
          <w:lang w:val="pt-BR"/>
        </w:rPr>
        <w:t xml:space="preserve"> O "Usuário" envia a mensagem "Informa dados" para a "Interface", que a repassa para o "Sistema" com "Envia dados do usuário".</w:t>
      </w:r>
    </w:p>
    <w:p w:rsidR="03229EAB" w:rsidP="320543F7" w:rsidRDefault="03229EAB" w14:paraId="6EB5663B" w14:textId="22209AA4">
      <w:pPr>
        <w:pStyle w:val="ListParagraph"/>
        <w:numPr>
          <w:ilvl w:val="0"/>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 xml:space="preserve">3. Coleta de Localização (Bloco </w:t>
      </w:r>
      <w:r w:rsidRPr="320543F7" w:rsidR="03229EAB">
        <w:rPr>
          <w:rFonts w:ascii="Times New Roman" w:hAnsi="Times New Roman" w:eastAsia="Times New Roman" w:cs="Times New Roman"/>
          <w:b w:val="1"/>
          <w:bCs w:val="1"/>
          <w:i w:val="0"/>
          <w:iCs w:val="0"/>
          <w:noProof w:val="0"/>
          <w:sz w:val="24"/>
          <w:szCs w:val="24"/>
          <w:lang w:val="pt-BR"/>
        </w:rPr>
        <w:t>alt</w:t>
      </w:r>
      <w:r w:rsidRPr="320543F7" w:rsidR="03229EAB">
        <w:rPr>
          <w:rFonts w:ascii="Times New Roman" w:hAnsi="Times New Roman" w:eastAsia="Times New Roman" w:cs="Times New Roman"/>
          <w:b w:val="1"/>
          <w:bCs w:val="1"/>
          <w:i w:val="0"/>
          <w:iCs w:val="0"/>
          <w:noProof w:val="0"/>
          <w:sz w:val="24"/>
          <w:szCs w:val="24"/>
          <w:lang w:val="pt-BR"/>
        </w:rPr>
        <w:t>):</w:t>
      </w:r>
      <w:r w:rsidRPr="320543F7" w:rsidR="03229EAB">
        <w:rPr>
          <w:rFonts w:ascii="Times New Roman" w:hAnsi="Times New Roman" w:eastAsia="Times New Roman" w:cs="Times New Roman"/>
          <w:i w:val="0"/>
          <w:iCs w:val="0"/>
          <w:noProof w:val="0"/>
          <w:sz w:val="24"/>
          <w:szCs w:val="24"/>
          <w:lang w:val="pt-BR"/>
        </w:rPr>
        <w:t xml:space="preserve"> O "Sistema" solicita a temperatura do ambiente.</w:t>
      </w:r>
    </w:p>
    <w:p w:rsidR="03229EAB" w:rsidP="320543F7" w:rsidRDefault="03229EAB" w14:paraId="4853497C" w14:textId="07B39029">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Permissão Concedida:</w:t>
      </w:r>
      <w:r w:rsidRPr="320543F7" w:rsidR="03229EAB">
        <w:rPr>
          <w:rFonts w:ascii="Times New Roman" w:hAnsi="Times New Roman" w:eastAsia="Times New Roman" w:cs="Times New Roman"/>
          <w:i w:val="0"/>
          <w:iCs w:val="0"/>
          <w:noProof w:val="0"/>
          <w:sz w:val="24"/>
          <w:szCs w:val="24"/>
          <w:lang w:val="pt-BR"/>
        </w:rPr>
        <w:t xml:space="preserve"> O "Sistema" envia a mensagem "Solicita cidade/IP" para o "Serviço de Geolocalização", que retorna a "Retorna temperatura".</w:t>
      </w:r>
    </w:p>
    <w:p w:rsidR="03229EAB" w:rsidP="320543F7" w:rsidRDefault="03229EAB" w14:paraId="71EA2275" w14:textId="66E47CC0">
      <w:pPr>
        <w:pStyle w:val="ListParagraph"/>
        <w:numPr>
          <w:ilvl w:val="1"/>
          <w:numId w:val="120"/>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Permissão Negada:</w:t>
      </w:r>
      <w:r w:rsidRPr="320543F7" w:rsidR="03229EAB">
        <w:rPr>
          <w:rFonts w:ascii="Times New Roman" w:hAnsi="Times New Roman" w:eastAsia="Times New Roman" w:cs="Times New Roman"/>
          <w:i w:val="0"/>
          <w:iCs w:val="0"/>
          <w:noProof w:val="0"/>
          <w:sz w:val="24"/>
          <w:szCs w:val="24"/>
          <w:lang w:val="pt-BR"/>
        </w:rPr>
        <w:t xml:space="preserve"> O "Usuário" fornece a "Informa temperatura manualmente".</w:t>
      </w:r>
    </w:p>
    <w:p w:rsidR="03229EAB" w:rsidP="320543F7" w:rsidRDefault="03229EAB" w14:paraId="4A7654C3" w14:textId="3440FF5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Fluxo de Geração da Sugestão</w:t>
      </w:r>
    </w:p>
    <w:p w:rsidR="03229EAB" w:rsidP="320543F7" w:rsidRDefault="03229EAB" w14:paraId="1CCBCCDC" w14:textId="3CE24DF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4. Processamento da IA:</w:t>
      </w:r>
      <w:r w:rsidRPr="320543F7" w:rsidR="03229EAB">
        <w:rPr>
          <w:rFonts w:ascii="Times New Roman" w:hAnsi="Times New Roman" w:eastAsia="Times New Roman" w:cs="Times New Roman"/>
          <w:i w:val="0"/>
          <w:iCs w:val="0"/>
          <w:noProof w:val="0"/>
          <w:sz w:val="24"/>
          <w:szCs w:val="24"/>
          <w:lang w:val="pt-BR"/>
        </w:rPr>
        <w:t xml:space="preserve"> O "Sistema" envia a mensagem "Processar dados e gerar sugestão de peças" para a "IA de Recomendação", que retorna a "Retorna build sugerida".</w:t>
      </w:r>
    </w:p>
    <w:p w:rsidR="03229EAB" w:rsidP="320543F7" w:rsidRDefault="03229EAB" w14:paraId="48D93837" w14:textId="064FF80E">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5. Validação:</w:t>
      </w:r>
      <w:r w:rsidRPr="320543F7" w:rsidR="03229EAB">
        <w:rPr>
          <w:rFonts w:ascii="Times New Roman" w:hAnsi="Times New Roman" w:eastAsia="Times New Roman" w:cs="Times New Roman"/>
          <w:i w:val="0"/>
          <w:iCs w:val="0"/>
          <w:noProof w:val="0"/>
          <w:sz w:val="24"/>
          <w:szCs w:val="24"/>
          <w:lang w:val="pt-BR"/>
        </w:rPr>
        <w:t xml:space="preserve"> O "Sistema" envia a mensagem "Verificar compatibilidade das peças" para o "Validador de Compatibilidade", que retorna "Compatível / Incompatível".</w:t>
      </w:r>
    </w:p>
    <w:p w:rsidR="03229EAB" w:rsidP="320543F7" w:rsidRDefault="03229EAB" w14:paraId="68D983E5" w14:textId="21322718">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6. Busca de Preços:</w:t>
      </w:r>
      <w:r w:rsidRPr="320543F7" w:rsidR="03229EAB">
        <w:rPr>
          <w:rFonts w:ascii="Times New Roman" w:hAnsi="Times New Roman" w:eastAsia="Times New Roman" w:cs="Times New Roman"/>
          <w:i w:val="0"/>
          <w:iCs w:val="0"/>
          <w:noProof w:val="0"/>
          <w:sz w:val="24"/>
          <w:szCs w:val="24"/>
          <w:lang w:val="pt-BR"/>
        </w:rPr>
        <w:t xml:space="preserve"> O "Sistema" envia a mensagem "Buscar links e valores atualizados" para a "API de Preços", que responde com "Retorna links de compra".</w:t>
      </w:r>
    </w:p>
    <w:p w:rsidR="03229EAB" w:rsidP="320543F7" w:rsidRDefault="03229EAB" w14:paraId="08571E8C" w14:textId="0DDB0E89">
      <w:pPr>
        <w:pStyle w:val="ListParagraph"/>
        <w:numPr>
          <w:ilvl w:val="0"/>
          <w:numId w:val="121"/>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7. Exibição:</w:t>
      </w:r>
      <w:r w:rsidRPr="320543F7" w:rsidR="03229EAB">
        <w:rPr>
          <w:rFonts w:ascii="Times New Roman" w:hAnsi="Times New Roman" w:eastAsia="Times New Roman" w:cs="Times New Roman"/>
          <w:i w:val="0"/>
          <w:iCs w:val="0"/>
          <w:noProof w:val="0"/>
          <w:sz w:val="24"/>
          <w:szCs w:val="24"/>
          <w:lang w:val="pt-BR"/>
        </w:rPr>
        <w:t xml:space="preserve"> O "Sistema" exibe a "Exibe build sugerida + preços + justificativas" na "Interface" para o "Usuário".</w:t>
      </w:r>
    </w:p>
    <w:p w:rsidR="03229EAB" w:rsidP="320543F7" w:rsidRDefault="03229EAB" w14:paraId="30A2013B" w14:textId="20FD557A">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 xml:space="preserve">Fluxo de Decisão do Usuário (Bloco </w:t>
      </w:r>
      <w:r w:rsidRPr="320543F7" w:rsidR="03229EAB">
        <w:rPr>
          <w:rFonts w:ascii="Times New Roman" w:hAnsi="Times New Roman" w:eastAsia="Times New Roman" w:cs="Times New Roman"/>
          <w:b w:val="1"/>
          <w:bCs w:val="1"/>
          <w:i w:val="0"/>
          <w:iCs w:val="0"/>
          <w:noProof w:val="0"/>
          <w:sz w:val="24"/>
          <w:szCs w:val="24"/>
          <w:lang w:val="pt-BR"/>
        </w:rPr>
        <w:t>alt</w:t>
      </w:r>
      <w:r w:rsidRPr="320543F7" w:rsidR="03229EAB">
        <w:rPr>
          <w:rFonts w:ascii="Times New Roman" w:hAnsi="Times New Roman" w:eastAsia="Times New Roman" w:cs="Times New Roman"/>
          <w:b w:val="1"/>
          <w:bCs w:val="1"/>
          <w:i w:val="0"/>
          <w:iCs w:val="0"/>
          <w:noProof w:val="0"/>
          <w:sz w:val="24"/>
          <w:szCs w:val="24"/>
          <w:lang w:val="pt-BR"/>
        </w:rPr>
        <w:t>)</w:t>
      </w:r>
    </w:p>
    <w:p w:rsidR="03229EAB" w:rsidP="320543F7" w:rsidRDefault="03229EAB" w14:paraId="05307746" w14:textId="560F56B9">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8. Decisão do Usuário:</w:t>
      </w:r>
      <w:r w:rsidRPr="320543F7" w:rsidR="03229EAB">
        <w:rPr>
          <w:rFonts w:ascii="Times New Roman" w:hAnsi="Times New Roman" w:eastAsia="Times New Roman" w:cs="Times New Roman"/>
          <w:i w:val="0"/>
          <w:iCs w:val="0"/>
          <w:noProof w:val="0"/>
          <w:sz w:val="24"/>
          <w:szCs w:val="24"/>
          <w:lang w:val="pt-BR"/>
        </w:rPr>
        <w:t xml:space="preserve"> O processo aguarda a decisão do "Usuário" com a mensagem "Aceita ou rejeita sugestão".</w:t>
      </w:r>
    </w:p>
    <w:p w:rsidR="03229EAB" w:rsidP="320543F7" w:rsidRDefault="03229EAB" w14:paraId="6A69D4CD" w14:textId="62A47AAC">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 xml:space="preserve">Cenário de Aceitação (Bloco </w:t>
      </w:r>
      <w:r w:rsidRPr="320543F7" w:rsidR="03229EAB">
        <w:rPr>
          <w:rFonts w:ascii="Times New Roman" w:hAnsi="Times New Roman" w:eastAsia="Times New Roman" w:cs="Times New Roman"/>
          <w:b w:val="1"/>
          <w:bCs w:val="1"/>
          <w:i w:val="0"/>
          <w:iCs w:val="0"/>
          <w:noProof w:val="0"/>
          <w:sz w:val="24"/>
          <w:szCs w:val="24"/>
          <w:lang w:val="pt-BR"/>
        </w:rPr>
        <w:t>alt</w:t>
      </w:r>
      <w:r w:rsidRPr="320543F7" w:rsidR="03229EAB">
        <w:rPr>
          <w:rFonts w:ascii="Times New Roman" w:hAnsi="Times New Roman" w:eastAsia="Times New Roman" w:cs="Times New Roman"/>
          <w:b w:val="1"/>
          <w:bCs w:val="1"/>
          <w:i w:val="0"/>
          <w:iCs w:val="0"/>
          <w:noProof w:val="0"/>
          <w:sz w:val="24"/>
          <w:szCs w:val="24"/>
          <w:lang w:val="pt-BR"/>
        </w:rPr>
        <w:t xml:space="preserve"> aninhado):</w:t>
      </w:r>
    </w:p>
    <w:p w:rsidR="03229EAB" w:rsidP="320543F7" w:rsidRDefault="03229EAB" w14:paraId="42A9241C" w14:textId="0A197AFA">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"Está logado":</w:t>
      </w:r>
      <w:r w:rsidRPr="320543F7" w:rsidR="03229EAB">
        <w:rPr>
          <w:rFonts w:ascii="Times New Roman" w:hAnsi="Times New Roman" w:eastAsia="Times New Roman" w:cs="Times New Roman"/>
          <w:i w:val="0"/>
          <w:iCs w:val="0"/>
          <w:noProof w:val="0"/>
          <w:sz w:val="24"/>
          <w:szCs w:val="24"/>
          <w:lang w:val="pt-BR"/>
        </w:rPr>
        <w:t xml:space="preserve"> O "Sistema" envia "Salvar/exportar build (CU1)" para o banco de dados e retorna uma "Confirmação de salvamento" para a "Interface".</w:t>
      </w:r>
    </w:p>
    <w:p w:rsidR="03229EAB" w:rsidP="320543F7" w:rsidRDefault="03229EAB" w14:paraId="7D01B758" w14:textId="6ED44966">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"Não logado":</w:t>
      </w:r>
      <w:r w:rsidRPr="320543F7" w:rsidR="03229EAB">
        <w:rPr>
          <w:rFonts w:ascii="Times New Roman" w:hAnsi="Times New Roman" w:eastAsia="Times New Roman" w:cs="Times New Roman"/>
          <w:i w:val="0"/>
          <w:iCs w:val="0"/>
          <w:noProof w:val="0"/>
          <w:sz w:val="24"/>
          <w:szCs w:val="24"/>
          <w:lang w:val="pt-BR"/>
        </w:rPr>
        <w:t xml:space="preserve"> O "Sistema" responde com "Prossegue sem salvar" para a "Interface".</w:t>
      </w:r>
    </w:p>
    <w:p w:rsidR="03229EAB" w:rsidP="320543F7" w:rsidRDefault="03229EAB" w14:paraId="2B424D79" w14:textId="27919FB5">
      <w:pPr>
        <w:pStyle w:val="ListParagraph"/>
        <w:numPr>
          <w:ilvl w:val="0"/>
          <w:numId w:val="122"/>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Cenário de Rejeição:</w:t>
      </w:r>
    </w:p>
    <w:p w:rsidR="03229EAB" w:rsidP="320543F7" w:rsidRDefault="03229EAB" w14:paraId="41D860C4" w14:textId="12B1FD4C">
      <w:pPr>
        <w:pStyle w:val="ListParagraph"/>
        <w:numPr>
          <w:ilvl w:val="1"/>
          <w:numId w:val="122"/>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03229EAB">
        <w:rPr>
          <w:rFonts w:ascii="Times New Roman" w:hAnsi="Times New Roman" w:eastAsia="Times New Roman" w:cs="Times New Roman"/>
          <w:b w:val="1"/>
          <w:bCs w:val="1"/>
          <w:i w:val="0"/>
          <w:iCs w:val="0"/>
          <w:noProof w:val="0"/>
          <w:sz w:val="24"/>
          <w:szCs w:val="24"/>
          <w:lang w:val="pt-BR"/>
        </w:rPr>
        <w:t>9. Redirecionamento:</w:t>
      </w:r>
      <w:r w:rsidRPr="320543F7" w:rsidR="03229EAB">
        <w:rPr>
          <w:rFonts w:ascii="Times New Roman" w:hAnsi="Times New Roman" w:eastAsia="Times New Roman" w:cs="Times New Roman"/>
          <w:i w:val="0"/>
          <w:iCs w:val="0"/>
          <w:noProof w:val="0"/>
          <w:sz w:val="24"/>
          <w:szCs w:val="24"/>
          <w:lang w:val="pt-BR"/>
        </w:rPr>
        <w:t xml:space="preserve"> O "Sistema" envia a mensagem "Redireciona para montagem manual (CU4)" para a "Interface", que inicia um novo processo.</w:t>
      </w:r>
    </w:p>
    <w:p w:rsidR="354CD29A" w:rsidP="320543F7" w:rsidRDefault="354CD29A" w14:paraId="3C87141A" w14:textId="676A551A">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noProof w:val="0"/>
          <w:sz w:val="24"/>
          <w:szCs w:val="24"/>
          <w:lang w:val="pt-BR"/>
        </w:rPr>
      </w:pP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7.1.4. Descrição Detalhada de </w:t>
      </w:r>
      <w:r w:rsidRPr="320543F7" w:rsidR="1988C772">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Montagem Manual</w:t>
      </w: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334D16A0" w:rsidP="320543F7" w:rsidRDefault="334D16A0" w14:paraId="19CCD3D7" w14:textId="192D0835">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i w:val="0"/>
          <w:iCs w:val="0"/>
          <w:noProof w:val="0"/>
          <w:sz w:val="24"/>
          <w:szCs w:val="24"/>
          <w:lang w:val="pt-BR"/>
        </w:rPr>
        <w:t>O diagrama de sequência detalha as interações entre o "Usuário", o "Sistema (UI)" e os serviços de validação para o processo de montagem e edição manual de um build de PC. O fluxo é segmentado em etapas de seleção, validação e finalização, com validações em tempo real.</w:t>
      </w:r>
    </w:p>
    <w:p w:rsidR="334D16A0" w:rsidP="320543F7" w:rsidRDefault="334D16A0" w14:paraId="1641DE47" w14:textId="306D1701">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Fluxo de Início da Montagem Manual</w:t>
      </w:r>
    </w:p>
    <w:p w:rsidR="334D16A0" w:rsidP="320543F7" w:rsidRDefault="334D16A0" w14:paraId="41F598B4" w14:textId="2F4088B0">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1. Início:</w:t>
      </w:r>
      <w:r w:rsidRPr="320543F7" w:rsidR="334D16A0">
        <w:rPr>
          <w:rFonts w:ascii="Times New Roman" w:hAnsi="Times New Roman" w:eastAsia="Times New Roman" w:cs="Times New Roman"/>
          <w:i w:val="0"/>
          <w:iCs w:val="0"/>
          <w:noProof w:val="0"/>
          <w:sz w:val="24"/>
          <w:szCs w:val="24"/>
          <w:lang w:val="pt-BR"/>
        </w:rPr>
        <w:t xml:space="preserve"> O "Usuário" envia a mensagem "Acessa montagem manual ou edição de build" para o "Sistema (UI)".</w:t>
      </w:r>
    </w:p>
    <w:p w:rsidR="334D16A0" w:rsidP="320543F7" w:rsidRDefault="334D16A0" w14:paraId="0ABDDA72" w14:textId="01247105">
      <w:pPr>
        <w:pStyle w:val="ListParagraph"/>
        <w:numPr>
          <w:ilvl w:val="0"/>
          <w:numId w:val="123"/>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2. Exibição:</w:t>
      </w:r>
      <w:r w:rsidRPr="320543F7" w:rsidR="334D16A0">
        <w:rPr>
          <w:rFonts w:ascii="Times New Roman" w:hAnsi="Times New Roman" w:eastAsia="Times New Roman" w:cs="Times New Roman"/>
          <w:i w:val="0"/>
          <w:iCs w:val="0"/>
          <w:noProof w:val="0"/>
          <w:sz w:val="24"/>
          <w:szCs w:val="24"/>
          <w:lang w:val="pt-BR"/>
        </w:rPr>
        <w:t xml:space="preserve"> O "Sistema (UI)" responde com a mensagem "Exibir categorias de componentes" para o "Usuário", iniciando o processo de seleção.</w:t>
      </w:r>
    </w:p>
    <w:p w:rsidR="334D16A0" w:rsidP="320543F7" w:rsidRDefault="334D16A0" w14:paraId="0434CD66" w14:textId="4E2D518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Fluxo de Seleção de Componentes (Bloco </w:t>
      </w:r>
      <w:r w:rsidRPr="320543F7" w:rsidR="334D16A0">
        <w:rPr>
          <w:rFonts w:ascii="Times New Roman" w:hAnsi="Times New Roman" w:eastAsia="Times New Roman" w:cs="Times New Roman"/>
          <w:b w:val="1"/>
          <w:bCs w:val="1"/>
          <w:i w:val="0"/>
          <w:iCs w:val="0"/>
          <w:noProof w:val="0"/>
          <w:sz w:val="24"/>
          <w:szCs w:val="24"/>
          <w:lang w:val="pt-BR"/>
        </w:rPr>
        <w:t>loop</w:t>
      </w:r>
      <w:r w:rsidRPr="320543F7" w:rsidR="334D16A0">
        <w:rPr>
          <w:rFonts w:ascii="Times New Roman" w:hAnsi="Times New Roman" w:eastAsia="Times New Roman" w:cs="Times New Roman"/>
          <w:b w:val="1"/>
          <w:bCs w:val="1"/>
          <w:i w:val="0"/>
          <w:iCs w:val="0"/>
          <w:noProof w:val="0"/>
          <w:sz w:val="24"/>
          <w:szCs w:val="24"/>
          <w:lang w:val="pt-BR"/>
        </w:rPr>
        <w:t>)</w:t>
      </w:r>
    </w:p>
    <w:p w:rsidR="334D16A0" w:rsidP="320543F7" w:rsidRDefault="334D16A0" w14:paraId="104DC53C" w14:textId="50603E3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3. Seleção:</w:t>
      </w:r>
      <w:r w:rsidRPr="320543F7" w:rsidR="334D16A0">
        <w:rPr>
          <w:rFonts w:ascii="Times New Roman" w:hAnsi="Times New Roman" w:eastAsia="Times New Roman" w:cs="Times New Roman"/>
          <w:i w:val="0"/>
          <w:iCs w:val="0"/>
          <w:noProof w:val="0"/>
          <w:sz w:val="24"/>
          <w:szCs w:val="24"/>
          <w:lang w:val="pt-BR"/>
        </w:rPr>
        <w:t xml:space="preserve"> O "Usuário" envia a mensagem "Seleciona ou altera componente" para o "Sistema (UI)", que aciona o "Validador Compatibilidade" com a mensagem "Validar compatibilidade técnica".</w:t>
      </w:r>
    </w:p>
    <w:p w:rsidR="334D16A0" w:rsidP="320543F7" w:rsidRDefault="334D16A0" w14:paraId="4F3639CA" w14:textId="76072498">
      <w:pPr>
        <w:pStyle w:val="ListParagraph"/>
        <w:numPr>
          <w:ilvl w:val="0"/>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4. Validação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processa a resposta de validação técnica.</w:t>
      </w:r>
    </w:p>
    <w:p w:rsidR="334D16A0" w:rsidP="320543F7" w:rsidRDefault="334D16A0" w14:paraId="10F0C161" w14:textId="67DB3A2B">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Cenário </w:t>
      </w:r>
      <w:r w:rsidRPr="320543F7" w:rsidR="334D16A0">
        <w:rPr>
          <w:rFonts w:ascii="Times New Roman" w:hAnsi="Times New Roman" w:eastAsia="Times New Roman" w:cs="Times New Roman"/>
          <w:b w:val="1"/>
          <w:bCs w:val="1"/>
          <w:i w:val="0"/>
          <w:iCs w:val="0"/>
          <w:noProof w:val="0"/>
          <w:sz w:val="24"/>
          <w:szCs w:val="24"/>
          <w:lang w:val="pt-BR"/>
        </w:rPr>
        <w:t>[Compatível</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(UI)" envia uma mensagem para o "Validador Gabinete" para "Validar compatibilidade física (se gabinete)".</w:t>
      </w:r>
    </w:p>
    <w:p w:rsidR="334D16A0" w:rsidP="320543F7" w:rsidRDefault="334D16A0" w14:paraId="0CB67FAB" w14:textId="1123C46B">
      <w:pPr>
        <w:pStyle w:val="ListParagraph"/>
        <w:numPr>
          <w:ilvl w:val="2"/>
          <w:numId w:val="124"/>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Validação Física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 xml:space="preserve"> aninhado):</w:t>
      </w:r>
    </w:p>
    <w:p w:rsidR="334D16A0" w:rsidP="320543F7" w:rsidRDefault="334D16A0" w14:paraId="64A037C2" w14:textId="4865F008">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[Gabinete compatível]:</w:t>
      </w:r>
      <w:r w:rsidRPr="320543F7" w:rsidR="334D16A0">
        <w:rPr>
          <w:rFonts w:ascii="Times New Roman" w:hAnsi="Times New Roman" w:eastAsia="Times New Roman" w:cs="Times New Roman"/>
          <w:i w:val="0"/>
          <w:iCs w:val="0"/>
          <w:noProof w:val="0"/>
          <w:sz w:val="24"/>
          <w:szCs w:val="24"/>
          <w:lang w:val="pt-BR"/>
        </w:rPr>
        <w:t xml:space="preserve"> O processo continua sem interrupções.</w:t>
      </w:r>
    </w:p>
    <w:p w:rsidR="334D16A0" w:rsidP="320543F7" w:rsidRDefault="334D16A0" w14:paraId="505B8924" w14:textId="7481BE67">
      <w:pPr>
        <w:pStyle w:val="ListParagraph"/>
        <w:numPr>
          <w:ilvl w:val="3"/>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[Gabinete incompatível]:</w:t>
      </w:r>
      <w:r w:rsidRPr="320543F7" w:rsidR="334D16A0">
        <w:rPr>
          <w:rFonts w:ascii="Times New Roman" w:hAnsi="Times New Roman" w:eastAsia="Times New Roman" w:cs="Times New Roman"/>
          <w:i w:val="0"/>
          <w:iCs w:val="0"/>
          <w:noProof w:val="0"/>
          <w:sz w:val="24"/>
          <w:szCs w:val="24"/>
          <w:lang w:val="pt-BR"/>
        </w:rPr>
        <w:t xml:space="preserve"> O "Sistema (UI)" exibe "Exibir alerta de incompatibilidade física" para o "Usuário".</w:t>
      </w:r>
    </w:p>
    <w:p w:rsidR="334D16A0" w:rsidP="320543F7" w:rsidRDefault="334D16A0" w14:paraId="5D21BD06" w14:textId="0325C6A5">
      <w:pPr>
        <w:pStyle w:val="ListParagraph"/>
        <w:numPr>
          <w:ilvl w:val="1"/>
          <w:numId w:val="124"/>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Cenário </w:t>
      </w:r>
      <w:r w:rsidRPr="320543F7" w:rsidR="334D16A0">
        <w:rPr>
          <w:rFonts w:ascii="Times New Roman" w:hAnsi="Times New Roman" w:eastAsia="Times New Roman" w:cs="Times New Roman"/>
          <w:b w:val="1"/>
          <w:bCs w:val="1"/>
          <w:i w:val="0"/>
          <w:iCs w:val="0"/>
          <w:noProof w:val="0"/>
          <w:sz w:val="24"/>
          <w:szCs w:val="24"/>
          <w:lang w:val="pt-BR"/>
        </w:rPr>
        <w:t>[Incompatível</w:t>
      </w:r>
      <w:r w:rsidRPr="320543F7" w:rsidR="334D16A0">
        <w:rPr>
          <w:rFonts w:ascii="Times New Roman" w:hAnsi="Times New Roman" w:eastAsia="Times New Roman" w:cs="Times New Roman"/>
          <w:b w:val="1"/>
          <w:bCs w:val="1"/>
          <w:i w:val="0"/>
          <w:iCs w:val="0"/>
          <w:noProof w:val="0"/>
          <w:sz w:val="24"/>
          <w:szCs w:val="24"/>
          <w:lang w:val="pt-BR"/>
        </w:rPr>
        <w:t>]:</w:t>
      </w:r>
      <w:r w:rsidRPr="320543F7" w:rsidR="334D16A0">
        <w:rPr>
          <w:rFonts w:ascii="Times New Roman" w:hAnsi="Times New Roman" w:eastAsia="Times New Roman" w:cs="Times New Roman"/>
          <w:i w:val="0"/>
          <w:iCs w:val="0"/>
          <w:noProof w:val="0"/>
          <w:sz w:val="24"/>
          <w:szCs w:val="24"/>
          <w:lang w:val="pt-BR"/>
        </w:rPr>
        <w:t xml:space="preserve"> O "Sistema (UI)" exibe "Exibir mensagem de incompatibilidade" para o "Usuário". Este ciclo se repete até que o "Usuário" termine a seleção de componentes.</w:t>
      </w:r>
    </w:p>
    <w:p w:rsidR="334D16A0" w:rsidP="320543F7" w:rsidRDefault="334D16A0" w14:paraId="1FA99BA4" w14:textId="2543DE47">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Fluxo de Finalização</w:t>
      </w:r>
    </w:p>
    <w:p w:rsidR="334D16A0" w:rsidP="320543F7" w:rsidRDefault="334D16A0" w14:paraId="4094068B" w14:textId="4E434465">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5. Finalização:</w:t>
      </w:r>
      <w:r w:rsidRPr="320543F7" w:rsidR="334D16A0">
        <w:rPr>
          <w:rFonts w:ascii="Times New Roman" w:hAnsi="Times New Roman" w:eastAsia="Times New Roman" w:cs="Times New Roman"/>
          <w:i w:val="0"/>
          <w:iCs w:val="0"/>
          <w:noProof w:val="0"/>
          <w:sz w:val="24"/>
          <w:szCs w:val="24"/>
          <w:lang w:val="pt-BR"/>
        </w:rPr>
        <w:t xml:space="preserve"> O "Usuário" envia a mensagem "Finaliza montagem" para o "Sistema (UI)", que solicita ao "Validador Compatibilidade" a mensagem "Verificar se há incompatibilidades críticas".</w:t>
      </w:r>
    </w:p>
    <w:p w:rsidR="334D16A0" w:rsidP="320543F7" w:rsidRDefault="334D16A0" w14:paraId="01CCBE70" w14:textId="55A7E9EF">
      <w:pPr>
        <w:pStyle w:val="ListParagraph"/>
        <w:numPr>
          <w:ilvl w:val="0"/>
          <w:numId w:val="125"/>
        </w:numPr>
        <w:bidi w:val="0"/>
        <w:spacing w:before="240" w:beforeAutospacing="off" w:after="240"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 xml:space="preserve">6. Verificação Crítica (Bloco </w:t>
      </w:r>
      <w:r w:rsidRPr="320543F7" w:rsidR="334D16A0">
        <w:rPr>
          <w:rFonts w:ascii="Times New Roman" w:hAnsi="Times New Roman" w:eastAsia="Times New Roman" w:cs="Times New Roman"/>
          <w:b w:val="1"/>
          <w:bCs w:val="1"/>
          <w:i w:val="0"/>
          <w:iCs w:val="0"/>
          <w:noProof w:val="0"/>
          <w:sz w:val="24"/>
          <w:szCs w:val="24"/>
          <w:lang w:val="pt-BR"/>
        </w:rPr>
        <w:t>alt</w:t>
      </w:r>
      <w:r w:rsidRPr="320543F7" w:rsidR="334D16A0">
        <w:rPr>
          <w:rFonts w:ascii="Times New Roman" w:hAnsi="Times New Roman" w:eastAsia="Times New Roman" w:cs="Times New Roman"/>
          <w:b w:val="1"/>
          <w:bCs w:val="1"/>
          <w:i w:val="0"/>
          <w:iCs w:val="0"/>
          <w:noProof w:val="0"/>
          <w:sz w:val="24"/>
          <w:szCs w:val="24"/>
          <w:lang w:val="pt-BR"/>
        </w:rPr>
        <w:t>):</w:t>
      </w:r>
    </w:p>
    <w:p w:rsidR="334D16A0" w:rsidP="320543F7" w:rsidRDefault="334D16A0" w14:paraId="7809E83E" w14:textId="3E4DE481">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[Build válida]:</w:t>
      </w:r>
      <w:r w:rsidRPr="320543F7" w:rsidR="334D16A0">
        <w:rPr>
          <w:rFonts w:ascii="Times New Roman" w:hAnsi="Times New Roman" w:eastAsia="Times New Roman" w:cs="Times New Roman"/>
          <w:i w:val="0"/>
          <w:iCs w:val="0"/>
          <w:noProof w:val="0"/>
          <w:sz w:val="24"/>
          <w:szCs w:val="24"/>
          <w:lang w:val="pt-BR"/>
        </w:rPr>
        <w:t xml:space="preserve"> O "Validador Compatibilidade" retorna "Build aprovada" para o "Sistema (UI)". O sistema então executa a mensagem "Salvar ou exportar build", finalizando o processo com sucesso.</w:t>
      </w:r>
    </w:p>
    <w:p w:rsidR="334D16A0" w:rsidP="320543F7" w:rsidRDefault="334D16A0" w14:paraId="5261159C" w14:textId="713B67AE">
      <w:pPr>
        <w:pStyle w:val="ListParagraph"/>
        <w:numPr>
          <w:ilvl w:val="1"/>
          <w:numId w:val="125"/>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334D16A0">
        <w:rPr>
          <w:rFonts w:ascii="Times New Roman" w:hAnsi="Times New Roman" w:eastAsia="Times New Roman" w:cs="Times New Roman"/>
          <w:b w:val="1"/>
          <w:bCs w:val="1"/>
          <w:i w:val="0"/>
          <w:iCs w:val="0"/>
          <w:noProof w:val="0"/>
          <w:sz w:val="24"/>
          <w:szCs w:val="24"/>
          <w:lang w:val="pt-BR"/>
        </w:rPr>
        <w:t>Cenário [Incompatibilidade crítica]:</w:t>
      </w:r>
      <w:r w:rsidRPr="320543F7" w:rsidR="334D16A0">
        <w:rPr>
          <w:rFonts w:ascii="Times New Roman" w:hAnsi="Times New Roman" w:eastAsia="Times New Roman" w:cs="Times New Roman"/>
          <w:i w:val="0"/>
          <w:iCs w:val="0"/>
          <w:noProof w:val="0"/>
          <w:sz w:val="24"/>
          <w:szCs w:val="24"/>
          <w:lang w:val="pt-BR"/>
        </w:rPr>
        <w:t xml:space="preserve"> O "Sistema (UI)" exibe a mensagem "Bloquear finalização, exibir mensagem de erro" para o "Usuário", impedindo a conclusão do processo até que as correções sejam feitas.</w:t>
      </w:r>
    </w:p>
    <w:p w:rsidR="354CD29A" w:rsidP="320543F7" w:rsidRDefault="354CD29A" w14:paraId="45420F6D" w14:textId="1A8F8297">
      <w:pPr>
        <w:pStyle w:val="Heading3"/>
        <w:keepNext w:val="1"/>
        <w:keepLines w:val="1"/>
        <w:bidi w:val="0"/>
        <w:spacing w:before="281" w:beforeAutospacing="off" w:after="281" w:afterAutospacing="off" w:line="279" w:lineRule="auto"/>
        <w:ind w:left="0" w:right="0"/>
        <w:jc w:val="both"/>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pP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 xml:space="preserve">7.1.5. Descrição Detalhada de </w:t>
      </w:r>
      <w:r w:rsidRPr="320543F7" w:rsidR="4A185841">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Sistema de Refrigeração</w:t>
      </w:r>
      <w:r w:rsidRPr="320543F7" w:rsidR="354CD29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pt-BR"/>
        </w:rPr>
        <w:t>:</w:t>
      </w:r>
    </w:p>
    <w:p w:rsidR="46709E09" w:rsidP="320543F7" w:rsidRDefault="46709E09" w14:paraId="370823A7" w14:textId="1086E95A">
      <w:pPr>
        <w:bidi w:val="0"/>
        <w:spacing w:before="240" w:beforeAutospacing="off" w:after="240" w:afterAutospacing="off" w:line="360" w:lineRule="auto"/>
        <w:ind w:firstLine="708"/>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O diagrama de sequência detalha o fluxo de interações entre os objetos "Usuário", "Sistema" e os serviços "Módulo Térmico" e "Módulo de Validação" para gerar e validar uma recomendação de refrigeração. O fluxo inclui a coleta de dados, a geração de sugestões, a validação e a interação com o usuário, com lógicas de ajuste e finalização.</w:t>
      </w:r>
    </w:p>
    <w:p w:rsidR="46709E09" w:rsidP="320543F7" w:rsidRDefault="46709E09" w14:paraId="12FDF88D" w14:textId="55D4943D">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Fluxo de Coleta e Geração da Recomendação</w:t>
      </w:r>
    </w:p>
    <w:p w:rsidR="46709E09" w:rsidP="320543F7" w:rsidRDefault="46709E09" w14:paraId="14128DAD" w14:textId="335185B8">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1. Solicitação:</w:t>
      </w:r>
      <w:r w:rsidRPr="320543F7" w:rsidR="46709E09">
        <w:rPr>
          <w:rFonts w:ascii="Times New Roman" w:hAnsi="Times New Roman" w:eastAsia="Times New Roman" w:cs="Times New Roman"/>
          <w:i w:val="0"/>
          <w:iCs w:val="0"/>
          <w:noProof w:val="0"/>
          <w:sz w:val="24"/>
          <w:szCs w:val="24"/>
          <w:lang w:val="pt-BR"/>
        </w:rPr>
        <w:t xml:space="preserve"> O "Usuário" envia a mensagem "</w:t>
      </w:r>
      <w:r w:rsidRPr="320543F7" w:rsidR="46709E09">
        <w:rPr>
          <w:rFonts w:ascii="Times New Roman" w:hAnsi="Times New Roman" w:eastAsia="Times New Roman" w:cs="Times New Roman"/>
          <w:i w:val="0"/>
          <w:iCs w:val="0"/>
          <w:noProof w:val="0"/>
          <w:sz w:val="24"/>
          <w:szCs w:val="24"/>
          <w:lang w:val="pt-BR"/>
        </w:rPr>
        <w:t>solicitaRecomendacao</w:t>
      </w:r>
      <w:r w:rsidRPr="320543F7" w:rsidR="46709E09">
        <w:rPr>
          <w:rFonts w:ascii="Times New Roman" w:hAnsi="Times New Roman" w:eastAsia="Times New Roman" w:cs="Times New Roman"/>
          <w:i w:val="0"/>
          <w:iCs w:val="0"/>
          <w:noProof w:val="0"/>
          <w:sz w:val="24"/>
          <w:szCs w:val="24"/>
          <w:lang w:val="pt-BR"/>
        </w:rPr>
        <w:t>()" para o "Sistema".</w:t>
      </w:r>
    </w:p>
    <w:p w:rsidR="46709E09" w:rsidP="320543F7" w:rsidRDefault="46709E09" w14:paraId="521AA1A9" w14:textId="41A92FA0">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 xml:space="preserve">2. Verificação de Dados (Bloco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b w:val="1"/>
          <w:bCs w:val="1"/>
          <w:i w:val="0"/>
          <w:iCs w:val="0"/>
          <w:noProof w:val="0"/>
          <w:sz w:val="24"/>
          <w:szCs w:val="24"/>
          <w:lang w:val="pt-BR"/>
        </w:rPr>
        <w:t>):</w:t>
      </w:r>
      <w:r w:rsidRPr="320543F7" w:rsidR="46709E09">
        <w:rPr>
          <w:rFonts w:ascii="Times New Roman" w:hAnsi="Times New Roman" w:eastAsia="Times New Roman" w:cs="Times New Roman"/>
          <w:i w:val="0"/>
          <w:iCs w:val="0"/>
          <w:noProof w:val="0"/>
          <w:sz w:val="24"/>
          <w:szCs w:val="24"/>
          <w:lang w:val="pt-BR"/>
        </w:rPr>
        <w:t xml:space="preserve"> O "Sistema" executa "</w:t>
      </w:r>
      <w:r w:rsidRPr="320543F7" w:rsidR="46709E09">
        <w:rPr>
          <w:rFonts w:ascii="Times New Roman" w:hAnsi="Times New Roman" w:eastAsia="Times New Roman" w:cs="Times New Roman"/>
          <w:i w:val="0"/>
          <w:iCs w:val="0"/>
          <w:noProof w:val="0"/>
          <w:sz w:val="24"/>
          <w:szCs w:val="24"/>
          <w:lang w:val="pt-BR"/>
        </w:rPr>
        <w:t>verificaDados</w:t>
      </w:r>
      <w:r w:rsidRPr="320543F7" w:rsidR="46709E09">
        <w:rPr>
          <w:rFonts w:ascii="Times New Roman" w:hAnsi="Times New Roman" w:eastAsia="Times New Roman" w:cs="Times New Roman"/>
          <w:i w:val="0"/>
          <w:iCs w:val="0"/>
          <w:noProof w:val="0"/>
          <w:sz w:val="24"/>
          <w:szCs w:val="24"/>
          <w:lang w:val="pt-BR"/>
        </w:rPr>
        <w:t>()". Se os dados estiverem incompletos, o "Sistema" envia "</w:t>
      </w:r>
      <w:r w:rsidRPr="320543F7" w:rsidR="46709E09">
        <w:rPr>
          <w:rFonts w:ascii="Times New Roman" w:hAnsi="Times New Roman" w:eastAsia="Times New Roman" w:cs="Times New Roman"/>
          <w:i w:val="0"/>
          <w:iCs w:val="0"/>
          <w:noProof w:val="0"/>
          <w:sz w:val="24"/>
          <w:szCs w:val="24"/>
          <w:lang w:val="pt-BR"/>
        </w:rPr>
        <w:t>solicitaPreenchimento</w:t>
      </w:r>
      <w:r w:rsidRPr="320543F7" w:rsidR="46709E09">
        <w:rPr>
          <w:rFonts w:ascii="Times New Roman" w:hAnsi="Times New Roman" w:eastAsia="Times New Roman" w:cs="Times New Roman"/>
          <w:i w:val="0"/>
          <w:iCs w:val="0"/>
          <w:noProof w:val="0"/>
          <w:sz w:val="24"/>
          <w:szCs w:val="24"/>
          <w:lang w:val="pt-BR"/>
        </w:rPr>
        <w:t>()" e recebe "</w:t>
      </w:r>
      <w:r w:rsidRPr="320543F7" w:rsidR="46709E09">
        <w:rPr>
          <w:rFonts w:ascii="Times New Roman" w:hAnsi="Times New Roman" w:eastAsia="Times New Roman" w:cs="Times New Roman"/>
          <w:i w:val="0"/>
          <w:iCs w:val="0"/>
          <w:noProof w:val="0"/>
          <w:sz w:val="24"/>
          <w:szCs w:val="24"/>
          <w:lang w:val="pt-BR"/>
        </w:rPr>
        <w:t>enviaDadosFaltantes</w:t>
      </w:r>
      <w:r w:rsidRPr="320543F7" w:rsidR="46709E09">
        <w:rPr>
          <w:rFonts w:ascii="Times New Roman" w:hAnsi="Times New Roman" w:eastAsia="Times New Roman" w:cs="Times New Roman"/>
          <w:i w:val="0"/>
          <w:iCs w:val="0"/>
          <w:noProof w:val="0"/>
          <w:sz w:val="24"/>
          <w:szCs w:val="24"/>
          <w:lang w:val="pt-BR"/>
        </w:rPr>
        <w:t>()", criando um loop de coleta.</w:t>
      </w:r>
    </w:p>
    <w:p w:rsidR="46709E09" w:rsidP="320543F7" w:rsidRDefault="46709E09" w14:paraId="491055A8" w14:textId="0D051017">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3. Processamento Térmico:</w:t>
      </w:r>
      <w:r w:rsidRPr="320543F7" w:rsidR="46709E09">
        <w:rPr>
          <w:rFonts w:ascii="Times New Roman" w:hAnsi="Times New Roman" w:eastAsia="Times New Roman" w:cs="Times New Roman"/>
          <w:i w:val="0"/>
          <w:iCs w:val="0"/>
          <w:noProof w:val="0"/>
          <w:sz w:val="24"/>
          <w:szCs w:val="24"/>
          <w:lang w:val="pt-BR"/>
        </w:rPr>
        <w:t xml:space="preserve"> Após a validação dos dados, o "Sistema" envia as mensagens "</w:t>
      </w:r>
      <w:r w:rsidRPr="320543F7" w:rsidR="46709E09">
        <w:rPr>
          <w:rFonts w:ascii="Times New Roman" w:hAnsi="Times New Roman" w:eastAsia="Times New Roman" w:cs="Times New Roman"/>
          <w:i w:val="0"/>
          <w:iCs w:val="0"/>
          <w:noProof w:val="0"/>
          <w:sz w:val="24"/>
          <w:szCs w:val="24"/>
          <w:lang w:val="pt-BR"/>
        </w:rPr>
        <w:t>interpretarAmbiente</w:t>
      </w:r>
      <w:r w:rsidRPr="320543F7" w:rsidR="46709E09">
        <w:rPr>
          <w:rFonts w:ascii="Times New Roman" w:hAnsi="Times New Roman" w:eastAsia="Times New Roman" w:cs="Times New Roman"/>
          <w:i w:val="0"/>
          <w:iCs w:val="0"/>
          <w:noProof w:val="0"/>
          <w:sz w:val="24"/>
          <w:szCs w:val="24"/>
          <w:lang w:val="pt-BR"/>
        </w:rPr>
        <w:t>()", "</w:t>
      </w:r>
      <w:r w:rsidRPr="320543F7" w:rsidR="46709E09">
        <w:rPr>
          <w:rFonts w:ascii="Times New Roman" w:hAnsi="Times New Roman" w:eastAsia="Times New Roman" w:cs="Times New Roman"/>
          <w:i w:val="0"/>
          <w:iCs w:val="0"/>
          <w:noProof w:val="0"/>
          <w:sz w:val="24"/>
          <w:szCs w:val="24"/>
          <w:lang w:val="pt-BR"/>
        </w:rPr>
        <w:t>calcularTDP</w:t>
      </w:r>
      <w:r w:rsidRPr="320543F7" w:rsidR="46709E09">
        <w:rPr>
          <w:rFonts w:ascii="Times New Roman" w:hAnsi="Times New Roman" w:eastAsia="Times New Roman" w:cs="Times New Roman"/>
          <w:i w:val="0"/>
          <w:iCs w:val="0"/>
          <w:noProof w:val="0"/>
          <w:sz w:val="24"/>
          <w:szCs w:val="24"/>
          <w:lang w:val="pt-BR"/>
        </w:rPr>
        <w:t>()" e "</w:t>
      </w:r>
      <w:r w:rsidRPr="320543F7" w:rsidR="46709E09">
        <w:rPr>
          <w:rFonts w:ascii="Times New Roman" w:hAnsi="Times New Roman" w:eastAsia="Times New Roman" w:cs="Times New Roman"/>
          <w:i w:val="0"/>
          <w:iCs w:val="0"/>
          <w:noProof w:val="0"/>
          <w:sz w:val="24"/>
          <w:szCs w:val="24"/>
          <w:lang w:val="pt-BR"/>
        </w:rPr>
        <w:t>gerarRecomendacao</w:t>
      </w:r>
      <w:r w:rsidRPr="320543F7" w:rsidR="46709E09">
        <w:rPr>
          <w:rFonts w:ascii="Times New Roman" w:hAnsi="Times New Roman" w:eastAsia="Times New Roman" w:cs="Times New Roman"/>
          <w:i w:val="0"/>
          <w:iCs w:val="0"/>
          <w:noProof w:val="0"/>
          <w:sz w:val="24"/>
          <w:szCs w:val="24"/>
          <w:lang w:val="pt-BR"/>
        </w:rPr>
        <w:t>()" para o "Módulo Térmico".</w:t>
      </w:r>
    </w:p>
    <w:p w:rsidR="46709E09" w:rsidP="320543F7" w:rsidRDefault="46709E09" w14:paraId="1CC70419" w14:textId="07957326">
      <w:pPr>
        <w:pStyle w:val="ListParagraph"/>
        <w:numPr>
          <w:ilvl w:val="0"/>
          <w:numId w:val="126"/>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4. Validação:</w:t>
      </w:r>
      <w:r w:rsidRPr="320543F7" w:rsidR="46709E09">
        <w:rPr>
          <w:rFonts w:ascii="Times New Roman" w:hAnsi="Times New Roman" w:eastAsia="Times New Roman" w:cs="Times New Roman"/>
          <w:i w:val="0"/>
          <w:iCs w:val="0"/>
          <w:noProof w:val="0"/>
          <w:sz w:val="24"/>
          <w:szCs w:val="24"/>
          <w:lang w:val="pt-BR"/>
        </w:rPr>
        <w:t xml:space="preserve"> O "Módulo Térmico" retorna a "</w:t>
      </w:r>
      <w:r w:rsidRPr="320543F7" w:rsidR="46709E09">
        <w:rPr>
          <w:rFonts w:ascii="Times New Roman" w:hAnsi="Times New Roman" w:eastAsia="Times New Roman" w:cs="Times New Roman"/>
          <w:i w:val="0"/>
          <w:iCs w:val="0"/>
          <w:noProof w:val="0"/>
          <w:sz w:val="24"/>
          <w:szCs w:val="24"/>
          <w:lang w:val="pt-BR"/>
        </w:rPr>
        <w:t>retornaRecomendacao</w:t>
      </w:r>
      <w:r w:rsidRPr="320543F7" w:rsidR="46709E09">
        <w:rPr>
          <w:rFonts w:ascii="Times New Roman" w:hAnsi="Times New Roman" w:eastAsia="Times New Roman" w:cs="Times New Roman"/>
          <w:i w:val="0"/>
          <w:iCs w:val="0"/>
          <w:noProof w:val="0"/>
          <w:sz w:val="24"/>
          <w:szCs w:val="24"/>
          <w:lang w:val="pt-BR"/>
        </w:rPr>
        <w:t>()" para o "Sistema", que envia "</w:t>
      </w:r>
      <w:r w:rsidRPr="320543F7" w:rsidR="46709E09">
        <w:rPr>
          <w:rFonts w:ascii="Times New Roman" w:hAnsi="Times New Roman" w:eastAsia="Times New Roman" w:cs="Times New Roman"/>
          <w:i w:val="0"/>
          <w:iCs w:val="0"/>
          <w:noProof w:val="0"/>
          <w:sz w:val="24"/>
          <w:szCs w:val="24"/>
          <w:lang w:val="pt-BR"/>
        </w:rPr>
        <w:t>validarRecomendacao</w:t>
      </w:r>
      <w:r w:rsidRPr="320543F7" w:rsidR="46709E09">
        <w:rPr>
          <w:rFonts w:ascii="Times New Roman" w:hAnsi="Times New Roman" w:eastAsia="Times New Roman" w:cs="Times New Roman"/>
          <w:i w:val="0"/>
          <w:iCs w:val="0"/>
          <w:noProof w:val="0"/>
          <w:sz w:val="24"/>
          <w:szCs w:val="24"/>
          <w:lang w:val="pt-BR"/>
        </w:rPr>
        <w:t>()" para o "Módulo de Validação". O "Módulo de Validação" verifica a compatibilidade e retorna o "</w:t>
      </w:r>
      <w:r w:rsidRPr="320543F7" w:rsidR="46709E09">
        <w:rPr>
          <w:rFonts w:ascii="Times New Roman" w:hAnsi="Times New Roman" w:eastAsia="Times New Roman" w:cs="Times New Roman"/>
          <w:i w:val="0"/>
          <w:iCs w:val="0"/>
          <w:noProof w:val="0"/>
          <w:sz w:val="24"/>
          <w:szCs w:val="24"/>
          <w:lang w:val="pt-BR"/>
        </w:rPr>
        <w:t>resultadoValidacao</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2701D44B" w14:textId="7F065B15">
      <w:pPr>
        <w:pStyle w:val="Heading4"/>
        <w:bidi w:val="0"/>
        <w:spacing w:before="319" w:beforeAutospacing="off" w:after="319" w:afterAutospacing="off" w:line="360" w:lineRule="auto"/>
        <w:jc w:val="both"/>
        <w:rPr>
          <w:rFonts w:ascii="Times New Roman" w:hAnsi="Times New Roman" w:eastAsia="Times New Roman" w:cs="Times New Roman"/>
          <w:b w:val="1"/>
          <w:bCs w:val="1"/>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 xml:space="preserve">Fluxo de Interação com o Usuário e Ajustes (Bloco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b w:val="1"/>
          <w:bCs w:val="1"/>
          <w:i w:val="0"/>
          <w:iCs w:val="0"/>
          <w:noProof w:val="0"/>
          <w:sz w:val="24"/>
          <w:szCs w:val="24"/>
          <w:lang w:val="pt-BR"/>
        </w:rPr>
        <w:t xml:space="preserve"> principal)</w:t>
      </w:r>
    </w:p>
    <w:p w:rsidR="46709E09" w:rsidP="320543F7" w:rsidRDefault="46709E09" w14:paraId="5417C8C9" w14:textId="46F967BF">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Cenário [Solução válida]:</w:t>
      </w:r>
      <w:r w:rsidRPr="320543F7" w:rsidR="46709E09">
        <w:rPr>
          <w:rFonts w:ascii="Times New Roman" w:hAnsi="Times New Roman" w:eastAsia="Times New Roman" w:cs="Times New Roman"/>
          <w:i w:val="0"/>
          <w:iCs w:val="0"/>
          <w:noProof w:val="0"/>
          <w:sz w:val="24"/>
          <w:szCs w:val="24"/>
          <w:lang w:val="pt-BR"/>
        </w:rPr>
        <w:t xml:space="preserve"> O "Sistema" exibe a recomendação ao "Usuário" com "</w:t>
      </w:r>
      <w:r w:rsidRPr="320543F7" w:rsidR="46709E09">
        <w:rPr>
          <w:rFonts w:ascii="Times New Roman" w:hAnsi="Times New Roman" w:eastAsia="Times New Roman" w:cs="Times New Roman"/>
          <w:i w:val="0"/>
          <w:iCs w:val="0"/>
          <w:noProof w:val="0"/>
          <w:sz w:val="24"/>
          <w:szCs w:val="24"/>
          <w:lang w:val="pt-BR"/>
        </w:rPr>
        <w:t>exibeRecomendacao</w:t>
      </w:r>
      <w:r w:rsidRPr="320543F7" w:rsidR="46709E09">
        <w:rPr>
          <w:rFonts w:ascii="Times New Roman" w:hAnsi="Times New Roman" w:eastAsia="Times New Roman" w:cs="Times New Roman"/>
          <w:i w:val="0"/>
          <w:iCs w:val="0"/>
          <w:noProof w:val="0"/>
          <w:sz w:val="24"/>
          <w:szCs w:val="24"/>
          <w:lang w:val="pt-BR"/>
        </w:rPr>
        <w:t xml:space="preserve">()".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loop</w:t>
      </w:r>
      <w:r w:rsidRPr="320543F7" w:rsidR="46709E09">
        <w:rPr>
          <w:rFonts w:ascii="Times New Roman" w:hAnsi="Times New Roman" w:eastAsia="Times New Roman" w:cs="Times New Roman"/>
          <w:i w:val="0"/>
          <w:iCs w:val="0"/>
          <w:noProof w:val="0"/>
          <w:sz w:val="24"/>
          <w:szCs w:val="24"/>
          <w:lang w:val="pt-BR"/>
        </w:rPr>
        <w:t xml:space="preserve"> para ajustes é iniciado:</w:t>
      </w:r>
    </w:p>
    <w:p w:rsidR="46709E09" w:rsidP="320543F7" w:rsidRDefault="46709E09" w14:paraId="2ACA9A61" w14:textId="6BF67CEF">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O "Usuário" pode enviar uma "</w:t>
      </w:r>
      <w:r w:rsidRPr="320543F7" w:rsidR="46709E09">
        <w:rPr>
          <w:rFonts w:ascii="Times New Roman" w:hAnsi="Times New Roman" w:eastAsia="Times New Roman" w:cs="Times New Roman"/>
          <w:i w:val="0"/>
          <w:iCs w:val="0"/>
          <w:noProof w:val="0"/>
          <w:sz w:val="24"/>
          <w:szCs w:val="24"/>
          <w:lang w:val="pt-BR"/>
        </w:rPr>
        <w:t>sugestao</w:t>
      </w:r>
      <w:r w:rsidRPr="320543F7" w:rsidR="46709E09">
        <w:rPr>
          <w:rFonts w:ascii="Times New Roman" w:hAnsi="Times New Roman" w:eastAsia="Times New Roman" w:cs="Times New Roman"/>
          <w:i w:val="0"/>
          <w:iCs w:val="0"/>
          <w:noProof w:val="0"/>
          <w:sz w:val="24"/>
          <w:szCs w:val="24"/>
          <w:lang w:val="pt-BR"/>
        </w:rPr>
        <w:t>()", que o "Sistema" valida e retorna o "</w:t>
      </w:r>
      <w:r w:rsidRPr="320543F7" w:rsidR="46709E09">
        <w:rPr>
          <w:rFonts w:ascii="Times New Roman" w:hAnsi="Times New Roman" w:eastAsia="Times New Roman" w:cs="Times New Roman"/>
          <w:i w:val="0"/>
          <w:iCs w:val="0"/>
          <w:noProof w:val="0"/>
          <w:sz w:val="24"/>
          <w:szCs w:val="24"/>
          <w:lang w:val="pt-BR"/>
        </w:rPr>
        <w:t>resultadoSugestao</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5E7B9B93" w14:textId="1F218952">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i w:val="0"/>
          <w:iCs w:val="0"/>
          <w:noProof w:val="0"/>
          <w:sz w:val="24"/>
          <w:szCs w:val="24"/>
          <w:lang w:val="pt-BR"/>
        </w:rPr>
        <w:t xml:space="preserve">Dentro do loop,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i w:val="0"/>
          <w:iCs w:val="0"/>
          <w:noProof w:val="0"/>
          <w:sz w:val="24"/>
          <w:szCs w:val="24"/>
          <w:lang w:val="pt-BR"/>
        </w:rPr>
        <w:t xml:space="preserve"> é usado para a decisão final do usuário:</w:t>
      </w:r>
    </w:p>
    <w:p w:rsidR="46709E09" w:rsidP="320543F7" w:rsidRDefault="46709E09" w14:paraId="7A09305D" w14:textId="3D068D69">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Aceitação:</w:t>
      </w:r>
      <w:r w:rsidRPr="320543F7" w:rsidR="46709E09">
        <w:rPr>
          <w:rFonts w:ascii="Times New Roman" w:hAnsi="Times New Roman" w:eastAsia="Times New Roman" w:cs="Times New Roman"/>
          <w:i w:val="0"/>
          <w:iCs w:val="0"/>
          <w:noProof w:val="0"/>
          <w:sz w:val="24"/>
          <w:szCs w:val="24"/>
          <w:lang w:val="pt-BR"/>
        </w:rPr>
        <w:t xml:space="preserve"> Se o "Usuário" "Aceita </w:t>
      </w:r>
      <w:r w:rsidRPr="320543F7" w:rsidR="46709E09">
        <w:rPr>
          <w:rFonts w:ascii="Times New Roman" w:hAnsi="Times New Roman" w:eastAsia="Times New Roman" w:cs="Times New Roman"/>
          <w:i w:val="0"/>
          <w:iCs w:val="0"/>
          <w:noProof w:val="0"/>
          <w:sz w:val="24"/>
          <w:szCs w:val="24"/>
          <w:lang w:val="pt-BR"/>
        </w:rPr>
        <w:t>recomendacao</w:t>
      </w:r>
      <w:r w:rsidRPr="320543F7" w:rsidR="46709E09">
        <w:rPr>
          <w:rFonts w:ascii="Times New Roman" w:hAnsi="Times New Roman" w:eastAsia="Times New Roman" w:cs="Times New Roman"/>
          <w:i w:val="0"/>
          <w:iCs w:val="0"/>
          <w:noProof w:val="0"/>
          <w:sz w:val="24"/>
          <w:szCs w:val="24"/>
          <w:lang w:val="pt-BR"/>
        </w:rPr>
        <w:t>", o "Sistema" "</w:t>
      </w:r>
      <w:r w:rsidRPr="320543F7" w:rsidR="46709E09">
        <w:rPr>
          <w:rFonts w:ascii="Times New Roman" w:hAnsi="Times New Roman" w:eastAsia="Times New Roman" w:cs="Times New Roman"/>
          <w:i w:val="0"/>
          <w:iCs w:val="0"/>
          <w:noProof w:val="0"/>
          <w:sz w:val="24"/>
          <w:szCs w:val="24"/>
          <w:lang w:val="pt-BR"/>
        </w:rPr>
        <w:t>confirmaRecomendacao</w:t>
      </w:r>
      <w:r w:rsidRPr="320543F7" w:rsidR="46709E09">
        <w:rPr>
          <w:rFonts w:ascii="Times New Roman" w:hAnsi="Times New Roman" w:eastAsia="Times New Roman" w:cs="Times New Roman"/>
          <w:i w:val="0"/>
          <w:iCs w:val="0"/>
          <w:noProof w:val="0"/>
          <w:sz w:val="24"/>
          <w:szCs w:val="24"/>
          <w:lang w:val="pt-BR"/>
        </w:rPr>
        <w:t>()" e "</w:t>
      </w:r>
      <w:r w:rsidRPr="320543F7" w:rsidR="46709E09">
        <w:rPr>
          <w:rFonts w:ascii="Times New Roman" w:hAnsi="Times New Roman" w:eastAsia="Times New Roman" w:cs="Times New Roman"/>
          <w:i w:val="0"/>
          <w:iCs w:val="0"/>
          <w:noProof w:val="0"/>
          <w:sz w:val="24"/>
          <w:szCs w:val="24"/>
          <w:lang w:val="pt-BR"/>
        </w:rPr>
        <w:t>finaliza(</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393AE6E8" w14:textId="40A534E8">
      <w:pPr>
        <w:pStyle w:val="ListParagraph"/>
        <w:numPr>
          <w:ilvl w:val="2"/>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Rejeição:</w:t>
      </w:r>
      <w:r w:rsidRPr="320543F7" w:rsidR="46709E09">
        <w:rPr>
          <w:rFonts w:ascii="Times New Roman" w:hAnsi="Times New Roman" w:eastAsia="Times New Roman" w:cs="Times New Roman"/>
          <w:i w:val="0"/>
          <w:iCs w:val="0"/>
          <w:noProof w:val="0"/>
          <w:sz w:val="24"/>
          <w:szCs w:val="24"/>
          <w:lang w:val="pt-BR"/>
        </w:rPr>
        <w:t xml:space="preserve"> Se o "Usuário" "Rejeita </w:t>
      </w:r>
      <w:r w:rsidRPr="320543F7" w:rsidR="46709E09">
        <w:rPr>
          <w:rFonts w:ascii="Times New Roman" w:hAnsi="Times New Roman" w:eastAsia="Times New Roman" w:cs="Times New Roman"/>
          <w:i w:val="0"/>
          <w:iCs w:val="0"/>
          <w:noProof w:val="0"/>
          <w:sz w:val="24"/>
          <w:szCs w:val="24"/>
          <w:lang w:val="pt-BR"/>
        </w:rPr>
        <w:t>recomendacao</w:t>
      </w:r>
      <w:r w:rsidRPr="320543F7" w:rsidR="46709E09">
        <w:rPr>
          <w:rFonts w:ascii="Times New Roman" w:hAnsi="Times New Roman" w:eastAsia="Times New Roman" w:cs="Times New Roman"/>
          <w:i w:val="0"/>
          <w:iCs w:val="0"/>
          <w:noProof w:val="0"/>
          <w:sz w:val="24"/>
          <w:szCs w:val="24"/>
          <w:lang w:val="pt-BR"/>
        </w:rPr>
        <w:t>", o "Sistema" executa "</w:t>
      </w:r>
      <w:r w:rsidRPr="320543F7" w:rsidR="46709E09">
        <w:rPr>
          <w:rFonts w:ascii="Times New Roman" w:hAnsi="Times New Roman" w:eastAsia="Times New Roman" w:cs="Times New Roman"/>
          <w:i w:val="0"/>
          <w:iCs w:val="0"/>
          <w:noProof w:val="0"/>
          <w:sz w:val="24"/>
          <w:szCs w:val="24"/>
          <w:lang w:val="pt-BR"/>
        </w:rPr>
        <w:t>encerraSemSalvar</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566A033A" w14:textId="1B746AEE">
      <w:pPr>
        <w:pStyle w:val="ListParagraph"/>
        <w:numPr>
          <w:ilvl w:val="0"/>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Cenário [Solução inválida]:</w:t>
      </w:r>
      <w:r w:rsidRPr="320543F7" w:rsidR="46709E09">
        <w:rPr>
          <w:rFonts w:ascii="Times New Roman" w:hAnsi="Times New Roman" w:eastAsia="Times New Roman" w:cs="Times New Roman"/>
          <w:i w:val="0"/>
          <w:iCs w:val="0"/>
          <w:noProof w:val="0"/>
          <w:sz w:val="24"/>
          <w:szCs w:val="24"/>
          <w:lang w:val="pt-BR"/>
        </w:rPr>
        <w:t xml:space="preserve"> O "Sistema" tenta um ajuste automático com a mensagem "</w:t>
      </w:r>
      <w:r w:rsidRPr="320543F7" w:rsidR="46709E09">
        <w:rPr>
          <w:rFonts w:ascii="Times New Roman" w:hAnsi="Times New Roman" w:eastAsia="Times New Roman" w:cs="Times New Roman"/>
          <w:i w:val="0"/>
          <w:iCs w:val="0"/>
          <w:noProof w:val="0"/>
          <w:sz w:val="24"/>
          <w:szCs w:val="24"/>
          <w:lang w:val="pt-BR"/>
        </w:rPr>
        <w:t>tentarAjusteAutomatico</w:t>
      </w:r>
      <w:r w:rsidRPr="320543F7" w:rsidR="46709E09">
        <w:rPr>
          <w:rFonts w:ascii="Times New Roman" w:hAnsi="Times New Roman" w:eastAsia="Times New Roman" w:cs="Times New Roman"/>
          <w:i w:val="0"/>
          <w:iCs w:val="0"/>
          <w:noProof w:val="0"/>
          <w:sz w:val="24"/>
          <w:szCs w:val="24"/>
          <w:lang w:val="pt-BR"/>
        </w:rPr>
        <w:t xml:space="preserve">()" para o "Módulo Térmico". O resultado do ajuste é tratado em um </w:t>
      </w:r>
      <w:r w:rsidRPr="320543F7" w:rsidR="46709E09">
        <w:rPr>
          <w:rFonts w:ascii="Times New Roman" w:hAnsi="Times New Roman" w:eastAsia="Times New Roman" w:cs="Times New Roman"/>
          <w:b w:val="1"/>
          <w:bCs w:val="1"/>
          <w:i w:val="0"/>
          <w:iCs w:val="0"/>
          <w:noProof w:val="0"/>
          <w:sz w:val="24"/>
          <w:szCs w:val="24"/>
          <w:lang w:val="pt-BR"/>
        </w:rPr>
        <w:t xml:space="preserve">bloco </w:t>
      </w:r>
      <w:r w:rsidRPr="320543F7" w:rsidR="46709E09">
        <w:rPr>
          <w:rFonts w:ascii="Times New Roman" w:hAnsi="Times New Roman" w:eastAsia="Times New Roman" w:cs="Times New Roman"/>
          <w:b w:val="1"/>
          <w:bCs w:val="1"/>
          <w:i w:val="0"/>
          <w:iCs w:val="0"/>
          <w:noProof w:val="0"/>
          <w:sz w:val="24"/>
          <w:szCs w:val="24"/>
          <w:lang w:val="pt-BR"/>
        </w:rPr>
        <w:t>alt</w:t>
      </w:r>
      <w:r w:rsidRPr="320543F7" w:rsidR="46709E09">
        <w:rPr>
          <w:rFonts w:ascii="Times New Roman" w:hAnsi="Times New Roman" w:eastAsia="Times New Roman" w:cs="Times New Roman"/>
          <w:b w:val="1"/>
          <w:bCs w:val="1"/>
          <w:i w:val="0"/>
          <w:iCs w:val="0"/>
          <w:noProof w:val="0"/>
          <w:sz w:val="24"/>
          <w:szCs w:val="24"/>
          <w:lang w:val="pt-BR"/>
        </w:rPr>
        <w:t xml:space="preserve"> aninhado</w:t>
      </w:r>
      <w:r w:rsidRPr="320543F7" w:rsidR="46709E09">
        <w:rPr>
          <w:rFonts w:ascii="Times New Roman" w:hAnsi="Times New Roman" w:eastAsia="Times New Roman" w:cs="Times New Roman"/>
          <w:i w:val="0"/>
          <w:iCs w:val="0"/>
          <w:noProof w:val="0"/>
          <w:sz w:val="24"/>
          <w:szCs w:val="24"/>
          <w:lang w:val="pt-BR"/>
        </w:rPr>
        <w:t>:</w:t>
      </w:r>
    </w:p>
    <w:p w:rsidR="46709E09" w:rsidP="320543F7" w:rsidRDefault="46709E09" w14:paraId="1556543E" w14:textId="2796FBD9">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Ajuste Válido:</w:t>
      </w:r>
      <w:r w:rsidRPr="320543F7" w:rsidR="46709E09">
        <w:rPr>
          <w:rFonts w:ascii="Times New Roman" w:hAnsi="Times New Roman" w:eastAsia="Times New Roman" w:cs="Times New Roman"/>
          <w:i w:val="0"/>
          <w:iCs w:val="0"/>
          <w:noProof w:val="0"/>
          <w:sz w:val="24"/>
          <w:szCs w:val="24"/>
          <w:lang w:val="pt-BR"/>
        </w:rPr>
        <w:t xml:space="preserve"> Se o resultado for válido, a mensagem "</w:t>
      </w:r>
      <w:r w:rsidRPr="320543F7" w:rsidR="46709E09">
        <w:rPr>
          <w:rFonts w:ascii="Times New Roman" w:hAnsi="Times New Roman" w:eastAsia="Times New Roman" w:cs="Times New Roman"/>
          <w:i w:val="0"/>
          <w:iCs w:val="0"/>
          <w:noProof w:val="0"/>
          <w:sz w:val="24"/>
          <w:szCs w:val="24"/>
          <w:lang w:val="pt-BR"/>
        </w:rPr>
        <w:t>exibeRecomendacaoAjustada</w:t>
      </w:r>
      <w:r w:rsidRPr="320543F7" w:rsidR="46709E09">
        <w:rPr>
          <w:rFonts w:ascii="Times New Roman" w:hAnsi="Times New Roman" w:eastAsia="Times New Roman" w:cs="Times New Roman"/>
          <w:i w:val="0"/>
          <w:iCs w:val="0"/>
          <w:noProof w:val="0"/>
          <w:sz w:val="24"/>
          <w:szCs w:val="24"/>
          <w:lang w:val="pt-BR"/>
        </w:rPr>
        <w:t>()" é enviada.</w:t>
      </w:r>
    </w:p>
    <w:p w:rsidR="46709E09" w:rsidP="320543F7" w:rsidRDefault="46709E09" w14:paraId="49185797" w14:textId="65604691">
      <w:pPr>
        <w:pStyle w:val="ListParagraph"/>
        <w:numPr>
          <w:ilvl w:val="1"/>
          <w:numId w:val="127"/>
        </w:numPr>
        <w:bidi w:val="0"/>
        <w:spacing w:before="240" w:beforeAutospacing="off" w:after="240" w:afterAutospacing="off" w:line="360" w:lineRule="auto"/>
        <w:jc w:val="both"/>
        <w:rPr>
          <w:rFonts w:ascii="Times New Roman" w:hAnsi="Times New Roman" w:eastAsia="Times New Roman" w:cs="Times New Roman"/>
          <w:i w:val="0"/>
          <w:iCs w:val="0"/>
          <w:noProof w:val="0"/>
          <w:sz w:val="24"/>
          <w:szCs w:val="24"/>
          <w:lang w:val="pt-BR"/>
        </w:rPr>
      </w:pPr>
      <w:r w:rsidRPr="320543F7" w:rsidR="46709E09">
        <w:rPr>
          <w:rFonts w:ascii="Times New Roman" w:hAnsi="Times New Roman" w:eastAsia="Times New Roman" w:cs="Times New Roman"/>
          <w:b w:val="1"/>
          <w:bCs w:val="1"/>
          <w:i w:val="0"/>
          <w:iCs w:val="0"/>
          <w:noProof w:val="0"/>
          <w:sz w:val="24"/>
          <w:szCs w:val="24"/>
          <w:lang w:val="pt-BR"/>
        </w:rPr>
        <w:t>Ajuste Inválido:</w:t>
      </w:r>
      <w:r w:rsidRPr="320543F7" w:rsidR="46709E09">
        <w:rPr>
          <w:rFonts w:ascii="Times New Roman" w:hAnsi="Times New Roman" w:eastAsia="Times New Roman" w:cs="Times New Roman"/>
          <w:i w:val="0"/>
          <w:iCs w:val="0"/>
          <w:noProof w:val="0"/>
          <w:sz w:val="24"/>
          <w:szCs w:val="24"/>
          <w:lang w:val="pt-BR"/>
        </w:rPr>
        <w:t xml:space="preserve"> Se o ajuste falhar, o "Sistema" envia a mensagem "</w:t>
      </w:r>
      <w:r w:rsidRPr="320543F7" w:rsidR="46709E09">
        <w:rPr>
          <w:rFonts w:ascii="Times New Roman" w:hAnsi="Times New Roman" w:eastAsia="Times New Roman" w:cs="Times New Roman"/>
          <w:i w:val="0"/>
          <w:iCs w:val="0"/>
          <w:noProof w:val="0"/>
          <w:sz w:val="24"/>
          <w:szCs w:val="24"/>
          <w:lang w:val="pt-BR"/>
        </w:rPr>
        <w:t>informarInviabilidade</w:t>
      </w:r>
      <w:r w:rsidRPr="320543F7" w:rsidR="46709E09">
        <w:rPr>
          <w:rFonts w:ascii="Times New Roman" w:hAnsi="Times New Roman" w:eastAsia="Times New Roman" w:cs="Times New Roman"/>
          <w:i w:val="0"/>
          <w:iCs w:val="0"/>
          <w:noProof w:val="0"/>
          <w:sz w:val="24"/>
          <w:szCs w:val="24"/>
          <w:lang w:val="pt-BR"/>
        </w:rPr>
        <w:t>()" ao "Usuário".</w:t>
      </w:r>
    </w:p>
    <w:p w:rsidR="7E933464" w:rsidP="320543F7" w:rsidRDefault="7E933464" w14:paraId="253EBEC9" w14:textId="762D200B">
      <w:pPr>
        <w:pStyle w:val="Heading1"/>
        <w:bidi w:val="0"/>
        <w:spacing w:before="240" w:beforeAutospacing="off" w:after="240" w:afterAutospacing="off" w:line="360" w:lineRule="auto"/>
        <w:ind w:firstLine="0"/>
        <w:jc w:val="both"/>
        <w:rPr>
          <w:rFonts w:ascii="Times New Roman" w:hAnsi="Times New Roman" w:eastAsia="Times New Roman" w:cs="Times New Roman"/>
          <w:b w:val="1"/>
          <w:bCs w:val="1"/>
          <w:i w:val="0"/>
          <w:iCs w:val="0"/>
          <w:sz w:val="24"/>
          <w:szCs w:val="24"/>
        </w:rPr>
      </w:pPr>
      <w:bookmarkStart w:name="_Toc1946904050" w:id="998620540"/>
      <w:r w:rsidRPr="320543F7" w:rsidR="6265BE77">
        <w:rPr>
          <w:rFonts w:ascii="Times New Roman" w:hAnsi="Times New Roman" w:eastAsia="Times New Roman" w:cs="Times New Roman"/>
          <w:b w:val="1"/>
          <w:bCs w:val="1"/>
          <w:i w:val="0"/>
          <w:iCs w:val="0"/>
          <w:sz w:val="24"/>
          <w:szCs w:val="24"/>
        </w:rPr>
        <w:t>8</w:t>
      </w:r>
      <w:r w:rsidRPr="320543F7" w:rsidR="6F7FCECB">
        <w:rPr>
          <w:rFonts w:ascii="Times New Roman" w:hAnsi="Times New Roman" w:eastAsia="Times New Roman" w:cs="Times New Roman"/>
          <w:b w:val="1"/>
          <w:bCs w:val="1"/>
          <w:i w:val="0"/>
          <w:iCs w:val="0"/>
          <w:sz w:val="24"/>
          <w:szCs w:val="24"/>
        </w:rPr>
        <w:t>.</w:t>
      </w:r>
      <w:r w:rsidRPr="320543F7" w:rsidR="6265BE77">
        <w:rPr>
          <w:rFonts w:ascii="Times New Roman" w:hAnsi="Times New Roman" w:eastAsia="Times New Roman" w:cs="Times New Roman"/>
          <w:b w:val="1"/>
          <w:bCs w:val="1"/>
          <w:i w:val="0"/>
          <w:iCs w:val="0"/>
          <w:sz w:val="24"/>
          <w:szCs w:val="24"/>
        </w:rPr>
        <w:t xml:space="preserve"> DIAGR</w:t>
      </w:r>
      <w:ins w:author="GUSTAVO DE OLIVEIRA REGO MORAIS" w:date="2025-08-08T21:20:11.175Z" w:id="1220929013">
        <w:r w:rsidRPr="320543F7" w:rsidR="7FF054FB">
          <w:rPr>
            <w:rFonts w:ascii="Times New Roman" w:hAnsi="Times New Roman" w:eastAsia="Times New Roman" w:cs="Times New Roman"/>
            <w:b w:val="1"/>
            <w:bCs w:val="1"/>
            <w:i w:val="0"/>
            <w:iCs w:val="0"/>
            <w:sz w:val="24"/>
            <w:szCs w:val="24"/>
          </w:rPr>
          <w:t>A</w:t>
        </w:r>
      </w:ins>
      <w:r w:rsidRPr="320543F7" w:rsidR="6265BE77">
        <w:rPr>
          <w:rFonts w:ascii="Times New Roman" w:hAnsi="Times New Roman" w:eastAsia="Times New Roman" w:cs="Times New Roman"/>
          <w:b w:val="1"/>
          <w:bCs w:val="1"/>
          <w:i w:val="0"/>
          <w:iCs w:val="0"/>
          <w:sz w:val="24"/>
          <w:szCs w:val="24"/>
        </w:rPr>
        <w:t>MA DE CLASSES</w:t>
      </w:r>
      <w:bookmarkEnd w:id="998620540"/>
    </w:p>
    <w:p w:rsidR="3F54100C" w:rsidP="320543F7" w:rsidRDefault="3F54100C" w14:paraId="40F1B98B" w14:textId="1DFD959E">
      <w:pPr>
        <w:pStyle w:val="Normal"/>
        <w:spacing w:before="240" w:beforeAutospacing="off" w:after="240" w:afterAutospacing="off" w:line="360" w:lineRule="auto"/>
        <w:ind w:firstLine="708"/>
        <w:jc w:val="both"/>
        <w:rPr>
          <w:del w:author="GUSTAVO DE OLIVEIRA REGO MORAIS" w:date="2025-08-08T21:23:55.617Z" w16du:dateUtc="2025-08-08T21:23:55.617Z" w:id="1463704426"/>
          <w:rFonts w:ascii="Times New Roman" w:hAnsi="Times New Roman" w:eastAsia="Times New Roman" w:cs="Times New Roman"/>
          <w:b w:val="0"/>
          <w:bCs w:val="0"/>
          <w:noProof w:val="0"/>
          <w:sz w:val="24"/>
          <w:szCs w:val="24"/>
          <w:lang w:val="pt-BR"/>
          <w:rPrChange w:author="GUSTAVO DE OLIVEIRA REGO MORAIS" w:date="2025-08-08T22:00:04.967Z" w:id="1808954011">
            <w:rPr>
              <w:del w:author="GUSTAVO DE OLIVEIRA REGO MORAIS" w:date="2025-08-08T21:23:55.617Z" w16du:dateUtc="2025-08-08T21:23:55.617Z" w:id="172759766"/>
              <w:rFonts w:ascii="Times New Roman" w:hAnsi="Times New Roman" w:eastAsia="Times New Roman" w:cs="Times New Roman"/>
              <w:b w:val="0"/>
              <w:bCs w:val="0"/>
              <w:noProof w:val="0"/>
              <w:sz w:val="24"/>
              <w:szCs w:val="24"/>
              <w:lang w:val="pt-BR"/>
            </w:rPr>
          </w:rPrChange>
        </w:rPr>
      </w:pPr>
      <w:del w:author="GUSTAVO DE OLIVEIRA REGO MORAIS" w:date="2025-08-08T21:23:55.617Z" w:id="1600027401">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493Z" w:id="1632389034">
              <w:rPr>
                <w:rFonts w:ascii="Times New Roman" w:hAnsi="Times New Roman" w:eastAsia="Times New Roman" w:cs="Times New Roman"/>
                <w:b w:val="0"/>
                <w:bCs w:val="0"/>
                <w:noProof w:val="0"/>
                <w:sz w:val="24"/>
                <w:szCs w:val="24"/>
                <w:lang w:val="pt-BR"/>
              </w:rPr>
            </w:rPrChange>
          </w:rPr>
          <w:delText xml:space="preserve">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4Z" w:id="1148606602">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5Z" w:id="976545142">
              <w:rPr>
                <w:rFonts w:ascii="Times New Roman" w:hAnsi="Times New Roman" w:eastAsia="Times New Roman" w:cs="Times New Roman"/>
                <w:b w:val="0"/>
                <w:bCs w:val="0"/>
                <w:noProof w:val="0"/>
                <w:sz w:val="24"/>
                <w:szCs w:val="24"/>
                <w:lang w:val="pt-BR"/>
              </w:rPr>
            </w:rPrChange>
          </w:rPr>
          <w:delText xml:space="preserve"> é um dos principais diagramas estruturais da UML. Ele representa a estrutura estática do sistema, modelando as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6Z" w:id="2008739280">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6Z" w:id="1706790396">
              <w:rPr>
                <w:rFonts w:ascii="Times New Roman" w:hAnsi="Times New Roman" w:eastAsia="Times New Roman" w:cs="Times New Roman"/>
                <w:b w:val="0"/>
                <w:bCs w:val="0"/>
                <w:noProof w:val="0"/>
                <w:sz w:val="24"/>
                <w:szCs w:val="24"/>
                <w:lang w:val="pt-BR"/>
              </w:rPr>
            </w:rPrChange>
          </w:rPr>
          <w:delText>, seus atributos, métodos e os relacionamentos entre elas. Esse diagrama é essencial para o planejamento da arquitetura do software, auxiliando na identificação dos componentes que formarão a base do código-fonte.</w:delText>
        </w:r>
      </w:del>
    </w:p>
    <w:p w:rsidR="3F54100C" w:rsidP="320543F7" w:rsidRDefault="3F54100C" w14:paraId="4EC4EF05" w14:textId="35452D30">
      <w:pPr>
        <w:spacing w:before="240" w:beforeAutospacing="off" w:after="240" w:afterAutospacing="off" w:line="360" w:lineRule="auto"/>
        <w:ind w:firstLine="708"/>
        <w:jc w:val="both"/>
        <w:rPr>
          <w:del w:author="GUSTAVO DE OLIVEIRA REGO MORAIS" w:date="2025-08-08T21:23:55.617Z" w16du:dateUtc="2025-08-08T21:23:55.617Z" w:id="221838240"/>
          <w:rFonts w:ascii="Times New Roman" w:hAnsi="Times New Roman" w:eastAsia="Times New Roman" w:cs="Times New Roman"/>
          <w:b w:val="0"/>
          <w:bCs w:val="0"/>
          <w:noProof w:val="0"/>
          <w:sz w:val="24"/>
          <w:szCs w:val="24"/>
          <w:lang w:val="pt-BR"/>
          <w:rPrChange w:author="GUSTAVO DE OLIVEIRA REGO MORAIS" w:date="2025-08-08T22:00:04.969Z" w:id="1883614931">
            <w:rPr>
              <w:del w:author="GUSTAVO DE OLIVEIRA REGO MORAIS" w:date="2025-08-08T21:23:55.617Z" w16du:dateUtc="2025-08-08T21:23:55.617Z" w:id="1103950568"/>
              <w:rFonts w:ascii="Times New Roman" w:hAnsi="Times New Roman" w:eastAsia="Times New Roman" w:cs="Times New Roman"/>
              <w:b w:val="0"/>
              <w:bCs w:val="0"/>
              <w:noProof w:val="0"/>
              <w:sz w:val="24"/>
              <w:szCs w:val="24"/>
              <w:lang w:val="pt-BR"/>
            </w:rPr>
          </w:rPrChange>
        </w:rPr>
      </w:pPr>
      <w:del w:author="GUSTAVO DE OLIVEIRA REGO MORAIS" w:date="2025-08-08T21:23:55.617Z" w:id="107836036">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496Z" w:id="1380601580">
              <w:rPr>
                <w:rFonts w:ascii="Times New Roman" w:hAnsi="Times New Roman" w:eastAsia="Times New Roman" w:cs="Times New Roman"/>
                <w:b w:val="0"/>
                <w:bCs w:val="0"/>
                <w:noProof w:val="0"/>
                <w:sz w:val="24"/>
                <w:szCs w:val="24"/>
                <w:lang w:val="pt-BR"/>
              </w:rPr>
            </w:rPrChange>
          </w:rPr>
          <w:delText xml:space="preserve">No projeto Montador de PC Online, 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8Z" w:id="112895274">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69Z" w:id="580036683">
              <w:rPr>
                <w:rFonts w:ascii="Times New Roman" w:hAnsi="Times New Roman" w:eastAsia="Times New Roman" w:cs="Times New Roman"/>
                <w:b w:val="0"/>
                <w:bCs w:val="0"/>
                <w:noProof w:val="0"/>
                <w:sz w:val="24"/>
                <w:szCs w:val="24"/>
                <w:lang w:val="pt-BR"/>
              </w:rPr>
            </w:rPrChange>
          </w:rPr>
          <w:delText xml:space="preserve"> é utilizado para representar os principais objetos do sistema, como usuários, builds, componentes de hardware, perfis de uso e serviços de recomendação.</w:delText>
        </w:r>
      </w:del>
    </w:p>
    <w:p w:rsidR="4B48383A" w:rsidP="320543F7" w:rsidRDefault="4B48383A" w14:paraId="33393789" w14:textId="01A8BF10">
      <w:pPr>
        <w:spacing w:line="360" w:lineRule="auto"/>
        <w:jc w:val="both"/>
        <w:rPr>
          <w:del w:author="GUSTAVO DE OLIVEIRA REGO MORAIS" w:date="2025-08-08T21:23:55.617Z" w16du:dateUtc="2025-08-08T21:23:55.617Z" w:id="1419176677"/>
          <w:rFonts w:ascii="Times New Roman" w:hAnsi="Times New Roman" w:eastAsia="Times New Roman" w:cs="Times New Roman"/>
          <w:b w:val="0"/>
          <w:bCs w:val="0"/>
          <w:sz w:val="24"/>
          <w:szCs w:val="24"/>
          <w:rPrChange w:author="GUSTAVO DE OLIVEIRA REGO MORAIS" w:date="2025-08-08T22:00:09.512Z" w:id="327536917">
            <w:rPr>
              <w:del w:author="GUSTAVO DE OLIVEIRA REGO MORAIS" w:date="2025-08-08T21:23:55.617Z" w16du:dateUtc="2025-08-08T21:23:55.617Z" w:id="1217604984"/>
              <w:rFonts w:ascii="Times New Roman" w:hAnsi="Times New Roman" w:eastAsia="Times New Roman" w:cs="Times New Roman"/>
              <w:b w:val="0"/>
              <w:bCs w:val="0"/>
            </w:rPr>
          </w:rPrChange>
        </w:rPr>
        <w:pPrChange w:author="GUSTAVO DE OLIVEIRA REGO MORAIS" w:date="2025-08-08T22:00:28.727Z">
          <w:pPr>
            <w:spacing w:line="360" w:lineRule="auto"/>
            <w:jc w:val="left"/>
          </w:pPr>
        </w:pPrChange>
      </w:pPr>
    </w:p>
    <w:p w:rsidR="3F54100C" w:rsidP="320543F7" w:rsidRDefault="3F54100C" w14:paraId="1992079B" w14:textId="78398E09">
      <w:pPr>
        <w:pStyle w:val="Normal1"/>
        <w:spacing w:line="360" w:lineRule="auto"/>
        <w:jc w:val="both"/>
        <w:rPr>
          <w:del w:author="GUSTAVO DE OLIVEIRA REGO MORAIS" w:date="2025-08-08T21:23:55.617Z" w16du:dateUtc="2025-08-08T21:23:55.617Z" w:id="755547991"/>
          <w:rFonts w:ascii="Times New Roman" w:hAnsi="Times New Roman" w:eastAsia="Times New Roman" w:cs="Times New Roman"/>
          <w:b w:val="0"/>
          <w:bCs w:val="0"/>
          <w:noProof w:val="0"/>
          <w:sz w:val="24"/>
          <w:szCs w:val="24"/>
          <w:lang w:val="pt-BR"/>
          <w:rPrChange w:author="GUSTAVO DE OLIVEIRA REGO MORAIS" w:date="2025-08-08T22:00:09.513Z" w:id="964691169">
            <w:rPr>
              <w:del w:author="GUSTAVO DE OLIVEIRA REGO MORAIS" w:date="2025-08-08T21:23:55.617Z" w16du:dateUtc="2025-08-08T21:23:55.617Z" w:id="2039581202"/>
              <w:rFonts w:ascii="Times New Roman" w:hAnsi="Times New Roman" w:eastAsia="Times New Roman" w:cs="Times New Roman"/>
              <w:b w:val="0"/>
              <w:bCs w:val="0"/>
              <w:noProof w:val="0"/>
              <w:sz w:val="28"/>
              <w:szCs w:val="28"/>
              <w:lang w:val="pt-BR"/>
            </w:rPr>
          </w:rPrChange>
        </w:rPr>
        <w:pPrChange w:author="GUSTAVO DE OLIVEIRA REGO MORAIS" w:date="2025-08-08T22:00:28.727Z">
          <w:pPr>
            <w:pStyle w:val="Normal1"/>
            <w:spacing w:line="360" w:lineRule="auto"/>
            <w:jc w:val="left"/>
          </w:pPr>
        </w:pPrChange>
      </w:pPr>
      <w:del w:author="GUSTAVO DE OLIVEIRA REGO MORAIS" w:date="2025-08-08T21:23:55.617Z" w:id="1289667105">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3Z" w:id="1680769983">
              <w:rPr>
                <w:rFonts w:ascii="Times New Roman" w:hAnsi="Times New Roman" w:eastAsia="Times New Roman" w:cs="Times New Roman"/>
                <w:b w:val="0"/>
                <w:bCs w:val="0"/>
                <w:noProof w:val="0"/>
                <w:lang w:val="pt-BR"/>
              </w:rPr>
            </w:rPrChange>
          </w:rPr>
          <w:delText>Principais Elementos do Diagrama</w:delText>
        </w:r>
      </w:del>
    </w:p>
    <w:p w:rsidR="4B48383A" w:rsidP="320543F7" w:rsidRDefault="4B48383A" w14:paraId="1DB4731B" w14:textId="2CF73A70">
      <w:pPr>
        <w:pStyle w:val="Normal"/>
        <w:bidi w:val="0"/>
        <w:spacing w:line="360" w:lineRule="auto"/>
        <w:jc w:val="both"/>
        <w:rPr>
          <w:del w:author="GUSTAVO DE OLIVEIRA REGO MORAIS" w:date="2025-08-08T21:23:55.617Z" w16du:dateUtc="2025-08-08T21:23:55.617Z" w:id="1750026602"/>
          <w:rFonts w:ascii="Times New Roman" w:hAnsi="Times New Roman" w:eastAsia="Times New Roman" w:cs="Times New Roman"/>
          <w:sz w:val="24"/>
          <w:szCs w:val="24"/>
          <w:rPrChange w:author="GUSTAVO DE OLIVEIRA REGO MORAIS" w:date="2025-08-08T22:00:09.513Z" w:id="2136067338">
            <w:rPr>
              <w:del w:author="GUSTAVO DE OLIVEIRA REGO MORAIS" w:date="2025-08-08T21:23:55.617Z" w16du:dateUtc="2025-08-08T21:23:55.617Z" w:id="1349137182"/>
              <w:rFonts w:ascii="Times New Roman" w:hAnsi="Times New Roman" w:eastAsia="Times New Roman" w:cs="Times New Roman"/>
            </w:rPr>
          </w:rPrChange>
        </w:rPr>
        <w:pPrChange w:author="GUSTAVO DE OLIVEIRA REGO MORAIS" w:date="2025-08-08T22:00:28.728Z">
          <w:pPr>
            <w:pStyle w:val="Normal"/>
            <w:spacing w:line="360" w:lineRule="auto"/>
            <w:jc w:val="left"/>
          </w:pPr>
        </w:pPrChange>
      </w:pPr>
    </w:p>
    <w:p w:rsidR="3F54100C" w:rsidP="320543F7" w:rsidRDefault="3F54100C" w14:paraId="5201F3FA" w14:textId="48CA3836">
      <w:pPr>
        <w:pStyle w:val="Normal1"/>
        <w:bidi w:val="0"/>
        <w:spacing w:line="360" w:lineRule="auto"/>
        <w:jc w:val="both"/>
        <w:rPr>
          <w:del w:author="GUSTAVO DE OLIVEIRA REGO MORAIS" w:date="2025-08-08T21:23:55.617Z" w16du:dateUtc="2025-08-08T21:23:55.617Z" w:id="1940146471"/>
          <w:rFonts w:ascii="Times New Roman" w:hAnsi="Times New Roman" w:eastAsia="Times New Roman" w:cs="Times New Roman"/>
          <w:b w:val="1"/>
          <w:bCs w:val="1"/>
          <w:noProof w:val="0"/>
          <w:sz w:val="24"/>
          <w:szCs w:val="24"/>
          <w:lang w:val="pt-BR"/>
          <w:rPrChange w:author="GUSTAVO DE OLIVEIRA REGO MORAIS" w:date="2025-08-08T22:00:09.515Z" w:id="85012125">
            <w:rPr>
              <w:del w:author="GUSTAVO DE OLIVEIRA REGO MORAIS" w:date="2025-08-08T21:23:55.617Z" w16du:dateUtc="2025-08-08T21:23:55.617Z" w:id="340368484"/>
              <w:rFonts w:ascii="Times New Roman" w:hAnsi="Times New Roman" w:eastAsia="Times New Roman" w:cs="Times New Roman"/>
              <w:b w:val="1"/>
              <w:bCs w:val="1"/>
              <w:noProof w:val="0"/>
              <w:sz w:val="28"/>
              <w:szCs w:val="28"/>
              <w:lang w:val="pt-BR"/>
            </w:rPr>
          </w:rPrChange>
        </w:rPr>
        <w:pPrChange w:author="GUSTAVO DE OLIVEIRA REGO MORAIS" w:date="2025-08-08T22:00:28.728Z">
          <w:pPr>
            <w:pStyle w:val="Normal1"/>
            <w:spacing w:line="360" w:lineRule="auto"/>
            <w:jc w:val="left"/>
          </w:pPr>
        </w:pPrChange>
      </w:pPr>
      <w:del w:author="GUSTAVO DE OLIVEIRA REGO MORAIS" w:date="2025-08-08T21:23:55.617Z" w:id="2059631187">
        <w:r w:rsidRPr="320543F7" w:rsidDel="43D409C4">
          <w:rPr>
            <w:rFonts w:ascii="Times New Roman" w:hAnsi="Times New Roman" w:eastAsia="Times New Roman" w:cs="Times New Roman"/>
            <w:b w:val="1"/>
            <w:bCs w:val="1"/>
            <w:noProof w:val="0"/>
            <w:sz w:val="24"/>
            <w:szCs w:val="24"/>
            <w:lang w:val="pt-BR"/>
            <w:rPrChange w:author="GUSTAVO DE OLIVEIRA REGO MORAIS" w:date="2025-08-08T22:00:09.514Z" w:id="1157118450">
              <w:rPr>
                <w:rFonts w:ascii="Times New Roman" w:hAnsi="Times New Roman" w:eastAsia="Times New Roman" w:cs="Times New Roman"/>
                <w:b w:val="1"/>
                <w:bCs w:val="1"/>
                <w:noProof w:val="0"/>
                <w:lang w:val="pt-BR"/>
              </w:rPr>
            </w:rPrChange>
          </w:rPr>
          <w:delText>Aplicação no Projeto</w:delText>
        </w:r>
      </w:del>
    </w:p>
    <w:p w:rsidR="3F54100C" w:rsidP="320543F7" w:rsidRDefault="3F54100C" w14:paraId="0F6D9CB6" w14:textId="0AA2B188">
      <w:pPr>
        <w:bidi w:val="0"/>
        <w:spacing w:before="240" w:beforeAutospacing="off" w:after="240" w:afterAutospacing="off" w:line="360" w:lineRule="auto"/>
        <w:ind w:firstLine="708"/>
        <w:jc w:val="both"/>
        <w:rPr>
          <w:del w:author="GUSTAVO DE OLIVEIRA REGO MORAIS" w:date="2025-08-08T21:23:55.617Z" w16du:dateUtc="2025-08-08T21:23:55.617Z" w:id="2114629857"/>
          <w:rFonts w:ascii="Times New Roman" w:hAnsi="Times New Roman" w:eastAsia="Times New Roman" w:cs="Times New Roman"/>
          <w:b w:val="0"/>
          <w:bCs w:val="0"/>
          <w:noProof w:val="0"/>
          <w:sz w:val="24"/>
          <w:szCs w:val="24"/>
          <w:lang w:val="pt-BR"/>
          <w:rPrChange w:author="GUSTAVO DE OLIVEIRA REGO MORAIS" w:date="2025-08-08T22:00:04.981Z" w:id="241916537">
            <w:rPr>
              <w:del w:author="GUSTAVO DE OLIVEIRA REGO MORAIS" w:date="2025-08-08T21:23:55.617Z" w16du:dateUtc="2025-08-08T21:23:55.617Z" w:id="1487908207"/>
              <w:rFonts w:ascii="Times New Roman" w:hAnsi="Times New Roman" w:eastAsia="Times New Roman" w:cs="Times New Roman"/>
              <w:b w:val="0"/>
              <w:bCs w:val="0"/>
              <w:noProof w:val="0"/>
              <w:sz w:val="24"/>
              <w:szCs w:val="24"/>
              <w:lang w:val="pt-BR"/>
            </w:rPr>
          </w:rPrChange>
        </w:rPr>
      </w:pPr>
      <w:del w:author="GUSTAVO DE OLIVEIRA REGO MORAIS" w:date="2025-08-08T21:23:55.617Z" w:id="395780195">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5Z" w:id="1628339752">
              <w:rPr>
                <w:rFonts w:ascii="Times New Roman" w:hAnsi="Times New Roman" w:eastAsia="Times New Roman" w:cs="Times New Roman"/>
                <w:b w:val="0"/>
                <w:bCs w:val="0"/>
                <w:noProof w:val="0"/>
                <w:sz w:val="24"/>
                <w:szCs w:val="24"/>
                <w:lang w:val="pt-BR"/>
              </w:rPr>
            </w:rPrChange>
          </w:rPr>
          <w:delText xml:space="preserve">No sistema Montador de PC Online, o Diagrama de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79Z" w:id="481201074">
              <w:rPr>
                <w:rFonts w:ascii="Times New Roman" w:hAnsi="Times New Roman" w:eastAsia="Times New Roman" w:cs="Times New Roman"/>
                <w:b w:val="0"/>
                <w:bCs w:val="0"/>
                <w:noProof w:val="0"/>
                <w:sz w:val="24"/>
                <w:szCs w:val="24"/>
                <w:lang w:val="pt-BR"/>
              </w:rPr>
            </w:rPrChange>
          </w:rPr>
          <w:delText>Classes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Z" w:id="453471452">
              <w:rPr>
                <w:rFonts w:ascii="Times New Roman" w:hAnsi="Times New Roman" w:eastAsia="Times New Roman" w:cs="Times New Roman"/>
                <w:b w:val="0"/>
                <w:bCs w:val="0"/>
                <w:noProof w:val="0"/>
                <w:sz w:val="24"/>
                <w:szCs w:val="24"/>
                <w:lang w:val="pt-BR"/>
              </w:rPr>
            </w:rPrChange>
          </w:rPr>
          <w:delText xml:space="preserve"> modela, por exemplo:</w:delText>
        </w:r>
      </w:del>
    </w:p>
    <w:p w:rsidR="3F54100C" w:rsidP="320543F7" w:rsidRDefault="3F54100C" w14:paraId="5EAB6EC6" w14:textId="09ADF8D2">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32028936"/>
          <w:rFonts w:ascii="Times New Roman" w:hAnsi="Times New Roman" w:eastAsia="Times New Roman" w:cs="Times New Roman"/>
          <w:b w:val="0"/>
          <w:bCs w:val="0"/>
          <w:noProof w:val="0"/>
          <w:sz w:val="24"/>
          <w:szCs w:val="24"/>
          <w:lang w:val="pt-BR"/>
          <w:rPrChange w:author="GUSTAVO DE OLIVEIRA REGO MORAIS" w:date="2025-08-08T22:00:04.984Z" w:id="254205856">
            <w:rPr>
              <w:del w:author="GUSTAVO DE OLIVEIRA REGO MORAIS" w:date="2025-08-08T21:23:55.616Z" w16du:dateUtc="2025-08-08T21:23:55.616Z" w:id="116808402"/>
              <w:rFonts w:ascii="Times New Roman" w:hAnsi="Times New Roman" w:eastAsia="Times New Roman" w:cs="Times New Roman"/>
              <w:b w:val="0"/>
              <w:bCs w:val="0"/>
              <w:noProof w:val="0"/>
              <w:sz w:val="24"/>
              <w:szCs w:val="24"/>
              <w:lang w:val="pt-BR"/>
            </w:rPr>
          </w:rPrChange>
        </w:rPr>
      </w:pPr>
      <w:del w:author="GUSTAVO DE OLIVEIRA REGO MORAIS" w:date="2025-08-08T21:23:55.616Z" w:id="502907617">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17Z" w:id="856290433">
              <w:rPr>
                <w:rFonts w:ascii="Times New Roman" w:hAnsi="Times New Roman" w:eastAsia="Times New Roman" w:cs="Times New Roman"/>
                <w:b w:val="0"/>
                <w:bCs w:val="0"/>
                <w:noProof w:val="0"/>
                <w:sz w:val="24"/>
                <w:szCs w:val="24"/>
                <w:lang w:val="pt-BR"/>
              </w:rPr>
            </w:rPrChange>
          </w:rPr>
          <w:delText xml:space="preserve">A classe </w:delText>
        </w:r>
        <w:r w:rsidRPr="320543F7" w:rsidDel="552BB3CE">
          <w:rPr>
            <w:rFonts w:ascii="Times New Roman" w:hAnsi="Times New Roman" w:eastAsia="Times New Roman" w:cs="Times New Roman"/>
            <w:b w:val="0"/>
            <w:bCs w:val="0"/>
            <w:noProof w:val="0"/>
            <w:sz w:val="24"/>
            <w:szCs w:val="24"/>
            <w:lang w:val="pt-BR"/>
            <w:rPrChange w:author="GUSTAVO DE OLIVEIRA REGO MORAIS" w:date="2025-08-08T22:00:04.982Z" w:id="160932922">
              <w:rPr>
                <w:rFonts w:ascii="Times New Roman" w:hAnsi="Times New Roman" w:eastAsia="Times New Roman" w:cs="Times New Roman"/>
                <w:b w:val="0"/>
                <w:bCs w:val="0"/>
                <w:noProof w:val="0"/>
                <w:sz w:val="24"/>
                <w:szCs w:val="24"/>
                <w:lang w:val="pt-BR"/>
              </w:rPr>
            </w:rPrChange>
          </w:rPr>
          <w:delText>Usuário</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2Z" w:id="354031048">
              <w:rPr>
                <w:rFonts w:ascii="Times New Roman" w:hAnsi="Times New Roman" w:eastAsia="Times New Roman" w:cs="Times New Roman"/>
                <w:b w:val="0"/>
                <w:bCs w:val="0"/>
                <w:noProof w:val="0"/>
                <w:sz w:val="24"/>
                <w:szCs w:val="24"/>
                <w:lang w:val="pt-BR"/>
              </w:rPr>
            </w:rPrChange>
          </w:rPr>
          <w:delText xml:space="preserve">, que pode ter zero ou mais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3Z" w:id="240039773">
              <w:rPr>
                <w:rFonts w:ascii="Times New Roman" w:hAnsi="Times New Roman" w:eastAsia="Times New Roman" w:cs="Times New Roman"/>
                <w:b w:val="0"/>
                <w:bCs w:val="0"/>
                <w:noProof w:val="0"/>
                <w:sz w:val="24"/>
                <w:szCs w:val="24"/>
                <w:lang w:val="pt-BR"/>
              </w:rPr>
            </w:rPrChange>
          </w:rPr>
          <w:delText>builds salvas</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4Z" w:id="1579459484">
              <w:rPr>
                <w:rFonts w:ascii="Times New Roman" w:hAnsi="Times New Roman" w:eastAsia="Times New Roman" w:cs="Times New Roman"/>
                <w:b w:val="0"/>
                <w:bCs w:val="0"/>
                <w:noProof w:val="0"/>
                <w:sz w:val="24"/>
                <w:szCs w:val="24"/>
                <w:lang w:val="pt-BR"/>
              </w:rPr>
            </w:rPrChange>
          </w:rPr>
          <w:delText>.</w:delText>
        </w:r>
      </w:del>
    </w:p>
    <w:p w:rsidR="3F54100C" w:rsidP="320543F7" w:rsidRDefault="3F54100C" w14:paraId="19AE4248" w14:textId="0220F73B">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403052873"/>
          <w:rFonts w:ascii="Times New Roman" w:hAnsi="Times New Roman" w:eastAsia="Times New Roman" w:cs="Times New Roman"/>
          <w:b w:val="0"/>
          <w:bCs w:val="0"/>
          <w:noProof w:val="0"/>
          <w:sz w:val="24"/>
          <w:szCs w:val="24"/>
          <w:lang w:val="pt-BR"/>
          <w:rPrChange w:author="GUSTAVO DE OLIVEIRA REGO MORAIS" w:date="2025-08-08T22:00:04.986Z" w:id="1621852201">
            <w:rPr>
              <w:del w:author="GUSTAVO DE OLIVEIRA REGO MORAIS" w:date="2025-08-08T21:23:55.616Z" w16du:dateUtc="2025-08-08T21:23:55.616Z" w:id="1693899614"/>
              <w:rFonts w:ascii="Times New Roman" w:hAnsi="Times New Roman" w:eastAsia="Times New Roman" w:cs="Times New Roman"/>
              <w:b w:val="0"/>
              <w:bCs w:val="0"/>
              <w:noProof w:val="0"/>
              <w:sz w:val="24"/>
              <w:szCs w:val="24"/>
              <w:lang w:val="pt-BR"/>
            </w:rPr>
          </w:rPrChange>
        </w:rPr>
      </w:pPr>
      <w:del w:author="GUSTAVO DE OLIVEIRA REGO MORAIS" w:date="2025-08-08T21:23:55.616Z" w:id="1450204224">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Z" w:id="1306479376">
              <w:rPr>
                <w:rFonts w:ascii="Times New Roman" w:hAnsi="Times New Roman" w:eastAsia="Times New Roman" w:cs="Times New Roman"/>
                <w:b w:val="0"/>
                <w:bCs w:val="0"/>
                <w:noProof w:val="0"/>
                <w:sz w:val="24"/>
                <w:szCs w:val="24"/>
                <w:lang w:val="pt-BR"/>
              </w:rPr>
            </w:rPrChange>
          </w:rPr>
          <w:delText>A classe Build, composta por múltiplos objetos da classe Componente.</w:delText>
        </w:r>
      </w:del>
    </w:p>
    <w:p w:rsidR="3F54100C" w:rsidP="320543F7" w:rsidRDefault="3F54100C" w14:paraId="68E590B1" w14:textId="39D19596">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2121369456"/>
          <w:rFonts w:ascii="Times New Roman" w:hAnsi="Times New Roman" w:eastAsia="Times New Roman" w:cs="Times New Roman"/>
          <w:b w:val="0"/>
          <w:bCs w:val="0"/>
          <w:noProof w:val="0"/>
          <w:sz w:val="24"/>
          <w:szCs w:val="24"/>
          <w:lang w:val="pt-BR"/>
          <w:rPrChange w:author="GUSTAVO DE OLIVEIRA REGO MORAIS" w:date="2025-08-08T22:00:04.987Z" w:id="994174146">
            <w:rPr>
              <w:del w:author="GUSTAVO DE OLIVEIRA REGO MORAIS" w:date="2025-08-08T21:23:55.616Z" w16du:dateUtc="2025-08-08T21:23:55.616Z" w:id="496152140"/>
              <w:rFonts w:ascii="Times New Roman" w:hAnsi="Times New Roman" w:eastAsia="Times New Roman" w:cs="Times New Roman"/>
              <w:b w:val="0"/>
              <w:bCs w:val="0"/>
              <w:noProof w:val="0"/>
              <w:sz w:val="24"/>
              <w:szCs w:val="24"/>
              <w:lang w:val="pt-BR"/>
            </w:rPr>
          </w:rPrChange>
        </w:rPr>
      </w:pPr>
      <w:del w:author="GUSTAVO DE OLIVEIRA REGO MORAIS" w:date="2025-08-08T21:23:55.616Z" w:id="323689559">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Z" w:id="653033034">
              <w:rPr>
                <w:rFonts w:ascii="Times New Roman" w:hAnsi="Times New Roman" w:eastAsia="Times New Roman" w:cs="Times New Roman"/>
                <w:b w:val="0"/>
                <w:bCs w:val="0"/>
                <w:noProof w:val="0"/>
                <w:sz w:val="24"/>
                <w:szCs w:val="24"/>
                <w:lang w:val="pt-BR"/>
              </w:rPr>
            </w:rPrChange>
          </w:rPr>
          <w:delText>A classe Componente, que pode ser especializada em GPU, CPU, RAM, entre outros.</w:delText>
        </w:r>
      </w:del>
    </w:p>
    <w:p w:rsidR="3F54100C" w:rsidP="320543F7" w:rsidRDefault="3F54100C" w14:paraId="5B42BDB8" w14:textId="4C35196D">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980642547"/>
          <w:rFonts w:ascii="Times New Roman" w:hAnsi="Times New Roman" w:eastAsia="Times New Roman" w:cs="Times New Roman"/>
          <w:b w:val="0"/>
          <w:bCs w:val="0"/>
          <w:noProof w:val="0"/>
          <w:sz w:val="24"/>
          <w:szCs w:val="24"/>
          <w:lang w:val="pt-BR"/>
          <w:rPrChange w:author="GUSTAVO DE OLIVEIRA REGO MORAIS" w:date="2025-08-08T22:00:04.99Z" w:id="1341974068">
            <w:rPr>
              <w:del w:author="GUSTAVO DE OLIVEIRA REGO MORAIS" w:date="2025-08-08T21:23:55.616Z" w16du:dateUtc="2025-08-08T21:23:55.616Z" w:id="928272993"/>
              <w:rFonts w:ascii="Times New Roman" w:hAnsi="Times New Roman" w:eastAsia="Times New Roman" w:cs="Times New Roman"/>
              <w:b w:val="0"/>
              <w:bCs w:val="0"/>
              <w:noProof w:val="0"/>
              <w:sz w:val="24"/>
              <w:szCs w:val="24"/>
              <w:lang w:val="pt-BR"/>
            </w:rPr>
          </w:rPrChange>
        </w:rPr>
      </w:pPr>
      <w:del w:author="GUSTAVO DE OLIVEIRA REGO MORAIS" w:date="2025-08-08T21:23:55.616Z" w:id="1900133491">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1Z" w:id="726127069">
              <w:rPr>
                <w:rFonts w:ascii="Times New Roman" w:hAnsi="Times New Roman" w:eastAsia="Times New Roman" w:cs="Times New Roman"/>
                <w:b w:val="0"/>
                <w:bCs w:val="0"/>
                <w:noProof w:val="0"/>
                <w:sz w:val="24"/>
                <w:szCs w:val="24"/>
                <w:lang w:val="pt-BR"/>
              </w:rPr>
            </w:rPrChange>
          </w:rPr>
          <w:delText xml:space="preserve">A classe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9Z" w:id="982781215">
              <w:rPr>
                <w:rFonts w:ascii="Times New Roman" w:hAnsi="Times New Roman" w:eastAsia="Times New Roman" w:cs="Times New Roman"/>
                <w:b w:val="0"/>
                <w:bCs w:val="0"/>
                <w:noProof w:val="0"/>
                <w:sz w:val="24"/>
                <w:szCs w:val="24"/>
                <w:lang w:val="pt-BR"/>
              </w:rPr>
            </w:rPrChange>
          </w:rPr>
          <w:delText>Recomendador</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89Z" w:id="1208002628">
              <w:rPr>
                <w:rFonts w:ascii="Times New Roman" w:hAnsi="Times New Roman" w:eastAsia="Times New Roman" w:cs="Times New Roman"/>
                <w:b w:val="0"/>
                <w:bCs w:val="0"/>
                <w:noProof w:val="0"/>
                <w:sz w:val="24"/>
                <w:szCs w:val="24"/>
                <w:lang w:val="pt-BR"/>
              </w:rPr>
            </w:rPrChange>
          </w:rPr>
          <w:delText>, responsável por gerar sugestões com base nos requisitos do usuário.</w:delText>
        </w:r>
      </w:del>
    </w:p>
    <w:p w:rsidR="3F54100C" w:rsidP="320543F7" w:rsidRDefault="3F54100C" w14:paraId="5719077C" w14:textId="20B40DBF">
      <w:pPr>
        <w:pStyle w:val="ListParagraph"/>
        <w:numPr>
          <w:ilvl w:val="0"/>
          <w:numId w:val="51"/>
        </w:numPr>
        <w:bidi w:val="0"/>
        <w:spacing w:before="240" w:beforeAutospacing="off" w:after="240" w:afterAutospacing="off" w:line="360" w:lineRule="auto"/>
        <w:jc w:val="both"/>
        <w:rPr>
          <w:del w:author="GUSTAVO DE OLIVEIRA REGO MORAIS" w:date="2025-08-08T21:23:55.616Z" w16du:dateUtc="2025-08-08T21:23:55.616Z" w:id="1728159033"/>
          <w:rFonts w:ascii="Times New Roman" w:hAnsi="Times New Roman" w:eastAsia="Times New Roman" w:cs="Times New Roman"/>
          <w:b w:val="0"/>
          <w:bCs w:val="0"/>
          <w:noProof w:val="0"/>
          <w:sz w:val="24"/>
          <w:szCs w:val="24"/>
          <w:lang w:val="pt-BR"/>
          <w:rPrChange w:author="GUSTAVO DE OLIVEIRA REGO MORAIS" w:date="2025-08-08T22:00:04.992Z" w:id="1942730976">
            <w:rPr>
              <w:del w:author="GUSTAVO DE OLIVEIRA REGO MORAIS" w:date="2025-08-08T21:23:55.616Z" w16du:dateUtc="2025-08-08T21:23:55.616Z" w:id="1171436035"/>
              <w:rFonts w:ascii="Times New Roman" w:hAnsi="Times New Roman" w:eastAsia="Times New Roman" w:cs="Times New Roman"/>
              <w:b w:val="0"/>
              <w:bCs w:val="0"/>
              <w:noProof w:val="0"/>
              <w:sz w:val="24"/>
              <w:szCs w:val="24"/>
              <w:lang w:val="pt-BR"/>
            </w:rPr>
          </w:rPrChange>
        </w:rPr>
      </w:pPr>
      <w:del w:author="GUSTAVO DE OLIVEIRA REGO MORAIS" w:date="2025-08-08T21:23:55.616Z" w:id="1839782890">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9.522Z" w:id="334767379">
              <w:rPr>
                <w:rFonts w:ascii="Times New Roman" w:hAnsi="Times New Roman" w:eastAsia="Times New Roman" w:cs="Times New Roman"/>
                <w:b w:val="0"/>
                <w:bCs w:val="0"/>
                <w:noProof w:val="0"/>
                <w:sz w:val="24"/>
                <w:szCs w:val="24"/>
                <w:lang w:val="pt-BR"/>
              </w:rPr>
            </w:rPrChange>
          </w:rPr>
          <w:delText xml:space="preserve">A relação entre </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91Z" w:id="1425500408">
              <w:rPr>
                <w:rFonts w:ascii="Times New Roman" w:hAnsi="Times New Roman" w:eastAsia="Times New Roman" w:cs="Times New Roman"/>
                <w:b w:val="0"/>
                <w:bCs w:val="0"/>
                <w:noProof w:val="0"/>
                <w:sz w:val="24"/>
                <w:szCs w:val="24"/>
                <w:lang w:val="pt-BR"/>
              </w:rPr>
            </w:rPrChange>
          </w:rPr>
          <w:delText>PerfilDeUso</w:delText>
        </w:r>
        <w:r w:rsidRPr="320543F7" w:rsidDel="43D409C4">
          <w:rPr>
            <w:rFonts w:ascii="Times New Roman" w:hAnsi="Times New Roman" w:eastAsia="Times New Roman" w:cs="Times New Roman"/>
            <w:b w:val="0"/>
            <w:bCs w:val="0"/>
            <w:noProof w:val="0"/>
            <w:sz w:val="24"/>
            <w:szCs w:val="24"/>
            <w:lang w:val="pt-BR"/>
            <w:rPrChange w:author="GUSTAVO DE OLIVEIRA REGO MORAIS" w:date="2025-08-08T22:00:04.991Z" w:id="1085414528">
              <w:rPr>
                <w:rFonts w:ascii="Times New Roman" w:hAnsi="Times New Roman" w:eastAsia="Times New Roman" w:cs="Times New Roman"/>
                <w:b w:val="0"/>
                <w:bCs w:val="0"/>
                <w:noProof w:val="0"/>
                <w:sz w:val="24"/>
                <w:szCs w:val="24"/>
                <w:lang w:val="pt-BR"/>
              </w:rPr>
            </w:rPrChange>
          </w:rPr>
          <w:delText xml:space="preserve"> e Build, influenciando a seleção das peças.</w:delText>
        </w:r>
      </w:del>
    </w:p>
    <w:p w:rsidR="3F54100C" w:rsidP="320543F7" w:rsidRDefault="3F54100C" w14:paraId="38A1DB27" w14:textId="24E5AB81">
      <w:pPr>
        <w:bidi w:val="0"/>
        <w:spacing w:before="240" w:beforeAutospacing="off" w:after="240" w:afterAutospacing="off" w:line="360" w:lineRule="auto"/>
        <w:ind w:firstLine="708"/>
        <w:jc w:val="both"/>
        <w:rPr>
          <w:del w:author="GUSTAVO DE OLIVEIRA REGO MORAIS" w:date="2025-08-08T21:23:55.616Z" w16du:dateUtc="2025-08-08T21:23:55.616Z" w:id="848933179"/>
          <w:rFonts w:ascii="Times New Roman" w:hAnsi="Times New Roman" w:eastAsia="Times New Roman" w:cs="Times New Roman"/>
          <w:b w:val="0"/>
          <w:bCs w:val="0"/>
          <w:noProof w:val="0"/>
          <w:sz w:val="24"/>
          <w:szCs w:val="24"/>
          <w:lang w:val="pt-BR"/>
          <w:rPrChange w:author="GUSTAVO DE OLIVEIRA REGO MORAIS" w:date="2025-08-08T22:00:04.993Z" w:id="1918789530">
            <w:rPr>
              <w:del w:author="GUSTAVO DE OLIVEIRA REGO MORAIS" w:date="2025-08-08T21:23:55.616Z" w16du:dateUtc="2025-08-08T21:23:55.616Z" w:id="1543373595"/>
              <w:rFonts w:ascii="Times New Roman" w:hAnsi="Times New Roman" w:eastAsia="Times New Roman" w:cs="Times New Roman"/>
              <w:b w:val="0"/>
              <w:bCs w:val="0"/>
              <w:noProof w:val="0"/>
              <w:sz w:val="24"/>
              <w:szCs w:val="24"/>
              <w:lang w:val="pt-BR"/>
            </w:rPr>
          </w:rPrChange>
        </w:rPr>
      </w:pPr>
      <w:del w:author="GUSTAVO DE OLIVEIRA REGO MORAIS" w:date="2025-08-08T21:23:55.616Z" w:id="423069694">
        <w:r w:rsidRPr="320543F7" w:rsidDel="375464CA">
          <w:rPr>
            <w:rFonts w:ascii="Times New Roman" w:hAnsi="Times New Roman" w:eastAsia="Times New Roman" w:cs="Times New Roman"/>
            <w:b w:val="0"/>
            <w:bCs w:val="0"/>
            <w:noProof w:val="0"/>
            <w:sz w:val="24"/>
            <w:szCs w:val="24"/>
            <w:lang w:val="pt-BR"/>
            <w:rPrChange w:author="GUSTAVO DE OLIVEIRA REGO MORAIS" w:date="2025-08-08T22:00:09.523Z" w:id="413207364">
              <w:rPr>
                <w:rFonts w:ascii="Times New Roman" w:hAnsi="Times New Roman" w:eastAsia="Times New Roman" w:cs="Times New Roman"/>
                <w:b w:val="0"/>
                <w:bCs w:val="0"/>
                <w:noProof w:val="0"/>
                <w:sz w:val="24"/>
                <w:szCs w:val="24"/>
                <w:lang w:val="pt-BR"/>
              </w:rPr>
            </w:rPrChange>
          </w:rPr>
          <w:delText>Esse diagrama serve como base para o desenvolvimento orientado a objetos, ajudando o time a visualizar responsabilidades, dependências e modularidade do sistema.</w:delText>
        </w:r>
      </w:del>
    </w:p>
    <w:p w:rsidR="4BE94D39" w:rsidP="320543F7" w:rsidRDefault="4BE94D39" w14:paraId="292B8E83" w14:textId="50110495">
      <w:pPr>
        <w:spacing w:before="240" w:beforeAutospacing="off" w:after="240" w:afterAutospacing="off" w:line="360" w:lineRule="auto"/>
        <w:jc w:val="both"/>
        <w:rPr>
          <w:ins w:author="GUSTAVO DE OLIVEIRA REGO MORAIS" w:date="2025-08-08T21:23:55.71Z" w16du:dateUtc="2025-08-08T21:23:55.71Z" w:id="348722900"/>
          <w:rFonts w:ascii="Times New Roman" w:hAnsi="Times New Roman" w:eastAsia="Times New Roman" w:cs="Times New Roman"/>
          <w:noProof w:val="0"/>
          <w:sz w:val="24"/>
          <w:szCs w:val="24"/>
          <w:lang w:val="pt-BR"/>
          <w:rPrChange w:author="GUSTAVO DE OLIVEIRA REGO MORAIS" w:date="2025-08-08T21:24:44.463Z" w:id="310495677">
            <w:rPr>
              <w:ins w:author="GUSTAVO DE OLIVEIRA REGO MORAIS" w:date="2025-08-08T21:23:55.71Z" w16du:dateUtc="2025-08-08T21:23:55.71Z" w:id="460738699"/>
              <w:rFonts w:ascii="Times New Roman" w:hAnsi="Times New Roman" w:eastAsia="Times New Roman" w:cs="Times New Roman"/>
              <w:noProof w:val="0"/>
              <w:sz w:val="24"/>
              <w:szCs w:val="24"/>
              <w:lang w:val="pt-BR"/>
            </w:rPr>
          </w:rPrChange>
        </w:rPr>
        <w:pPrChange w:author="GUSTAVO DE OLIVEIRA REGO MORAIS" w:date="2025-08-08T22:00:28.728Z">
          <w:pPr>
            <w:spacing w:before="240" w:beforeAutospacing="off" w:after="240" w:afterAutospacing="off"/>
            <w:jc w:val="both"/>
          </w:pPr>
        </w:pPrChange>
      </w:pPr>
      <w:del w:author="GUSTAVO DE OLIVEIRA REGO MORAIS" w:date="2025-08-08T21:23:55.616Z" w:id="634431538">
        <w:r w:rsidRPr="320543F7" w:rsidDel="4BE94D39">
          <w:rPr>
            <w:rFonts w:ascii="Times New Roman" w:hAnsi="Times New Roman" w:eastAsia="Times New Roman" w:cs="Times New Roman"/>
            <w:b w:val="0"/>
            <w:bCs w:val="0"/>
            <w:noProof w:val="0"/>
            <w:sz w:val="24"/>
            <w:szCs w:val="24"/>
            <w:lang w:val="pt-BR"/>
            <w:rPrChange w:author="GUSTAVO DE OLIVEIRA REGO MORAIS" w:date="2025-08-08T22:00:09.524Z" w:id="2019421700">
              <w:rPr>
                <w:rFonts w:ascii="Times New Roman" w:hAnsi="Times New Roman" w:eastAsia="Times New Roman" w:cs="Times New Roman"/>
                <w:b w:val="0"/>
                <w:bCs w:val="0"/>
                <w:noProof w:val="0"/>
                <w:sz w:val="24"/>
                <w:szCs w:val="24"/>
                <w:lang w:val="pt-BR"/>
              </w:rPr>
            </w:rPrChange>
          </w:rPr>
          <w:delText>A seguir o diagrama de classe</w:delText>
        </w:r>
      </w:del>
      <w:ins w:author="GUSTAVO DE OLIVEIRA REGO MORAIS" w:date="2025-08-08T21:24:52.159Z" w:id="848119135">
        <w:r>
          <w:tab/>
        </w:r>
      </w:ins>
      <w:ins w:author="GUSTAVO DE OLIVEIRA REGO MORAIS" w:date="2025-08-08T21:23:55.71Z" w:id="713035618">
        <w:r w:rsidRPr="320543F7" w:rsidR="43F7CF23">
          <w:rPr>
            <w:rFonts w:ascii="Times New Roman" w:hAnsi="Times New Roman" w:eastAsia="Times New Roman" w:cs="Times New Roman"/>
            <w:noProof w:val="0"/>
            <w:sz w:val="24"/>
            <w:szCs w:val="24"/>
            <w:lang w:val="pt-BR"/>
            <w:rPrChange w:author="GUSTAVO DE OLIVEIRA REGO MORAIS" w:date="2025-08-08T21:24:44.462Z" w:id="1880340218">
              <w:rPr>
                <w:rFonts w:ascii="Times New Roman" w:hAnsi="Times New Roman" w:eastAsia="Times New Roman" w:cs="Times New Roman"/>
                <w:noProof w:val="0"/>
                <w:sz w:val="24"/>
                <w:szCs w:val="24"/>
                <w:lang w:val="pt-BR"/>
              </w:rPr>
            </w:rPrChange>
          </w:rPr>
          <w:t xml:space="preserve">O Diagrama de </w:t>
        </w:r>
        <w:r w:rsidRPr="320543F7" w:rsidR="43F7CF23">
          <w:rPr>
            <w:rFonts w:ascii="Times New Roman" w:hAnsi="Times New Roman" w:eastAsia="Times New Roman" w:cs="Times New Roman"/>
            <w:noProof w:val="0"/>
            <w:sz w:val="24"/>
            <w:szCs w:val="24"/>
            <w:lang w:val="pt-BR"/>
            <w:rPrChange w:author="GUSTAVO DE OLIVEIRA REGO MORAIS" w:date="2025-08-08T21:24:44.462Z" w:id="1460849726">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2Z" w:id="797448379">
              <w:rPr>
                <w:rFonts w:ascii="Times New Roman" w:hAnsi="Times New Roman" w:eastAsia="Times New Roman" w:cs="Times New Roman"/>
                <w:noProof w:val="0"/>
                <w:sz w:val="24"/>
                <w:szCs w:val="24"/>
                <w:lang w:val="pt-BR"/>
              </w:rPr>
            </w:rPrChange>
          </w:rPr>
          <w:t xml:space="preserve">es é um dos principais diagramas estruturais da UML. Ele representa a estrutura estática do sistema, modelando as </w:t>
        </w:r>
        <w:r w:rsidRPr="320543F7" w:rsidR="43F7CF23">
          <w:rPr>
            <w:rFonts w:ascii="Times New Roman" w:hAnsi="Times New Roman" w:eastAsia="Times New Roman" w:cs="Times New Roman"/>
            <w:noProof w:val="0"/>
            <w:sz w:val="24"/>
            <w:szCs w:val="24"/>
            <w:lang w:val="pt-BR"/>
            <w:rPrChange w:author="GUSTAVO DE OLIVEIRA REGO MORAIS" w:date="2025-08-08T21:24:44.462Z" w:id="1370517647">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2Z" w:id="1779228130">
              <w:rPr>
                <w:rFonts w:ascii="Times New Roman" w:hAnsi="Times New Roman" w:eastAsia="Times New Roman" w:cs="Times New Roman"/>
                <w:noProof w:val="0"/>
                <w:sz w:val="24"/>
                <w:szCs w:val="24"/>
                <w:lang w:val="pt-BR"/>
              </w:rPr>
            </w:rPrChange>
          </w:rPr>
          <w:t>es, seus atributos, métodos e os relacionamentos entre elas. Esse diagrama é essencial para o planejamento da arquitetura do software, auxiliando na identificação dos componentes que formarão a base do código-fonte.</w:t>
        </w:r>
      </w:ins>
    </w:p>
    <w:p w:rsidR="43F7CF23" w:rsidP="320543F7" w:rsidRDefault="43F7CF23" w14:paraId="32935B69" w14:textId="5C716427">
      <w:pPr>
        <w:bidi w:val="0"/>
        <w:spacing w:before="240" w:beforeAutospacing="off" w:after="240" w:afterAutospacing="off" w:line="360" w:lineRule="auto"/>
        <w:ind w:firstLine="708"/>
        <w:jc w:val="both"/>
        <w:rPr>
          <w:ins w:author="GUSTAVO DE OLIVEIRA REGO MORAIS" w:date="2025-08-08T21:23:55.71Z" w16du:dateUtc="2025-08-08T21:23:55.71Z" w:id="289735023"/>
          <w:rFonts w:ascii="Times New Roman" w:hAnsi="Times New Roman" w:eastAsia="Times New Roman" w:cs="Times New Roman"/>
          <w:noProof w:val="0"/>
          <w:sz w:val="24"/>
          <w:szCs w:val="24"/>
          <w:lang w:val="pt-BR"/>
          <w:rPrChange w:author="GUSTAVO DE OLIVEIRA REGO MORAIS" w:date="2025-08-08T21:24:44.464Z" w:id="1907637700">
            <w:rPr>
              <w:ins w:author="GUSTAVO DE OLIVEIRA REGO MORAIS" w:date="2025-08-08T21:23:55.71Z" w16du:dateUtc="2025-08-08T21:23:55.71Z" w:id="1424864600"/>
              <w:rFonts w:ascii="Times New Roman" w:hAnsi="Times New Roman" w:eastAsia="Times New Roman" w:cs="Times New Roman"/>
              <w:noProof w:val="0"/>
              <w:sz w:val="24"/>
              <w:szCs w:val="24"/>
              <w:lang w:val="pt-BR"/>
            </w:rPr>
          </w:rPrChange>
        </w:rPr>
        <w:pPrChange w:author="GUSTAVO DE OLIVEIRA REGO MORAIS" w:date="2025-08-08T22:00:28.728Z">
          <w:pPr>
            <w:bidi w:val="0"/>
          </w:pPr>
        </w:pPrChange>
      </w:pPr>
      <w:ins w:author="GUSTAVO DE OLIVEIRA REGO MORAIS" w:date="2025-08-08T21:23:55.71Z" w:id="204766356">
        <w:r w:rsidRPr="320543F7" w:rsidR="43F7CF23">
          <w:rPr>
            <w:rFonts w:ascii="Times New Roman" w:hAnsi="Times New Roman" w:eastAsia="Times New Roman" w:cs="Times New Roman"/>
            <w:noProof w:val="0"/>
            <w:sz w:val="24"/>
            <w:szCs w:val="24"/>
            <w:lang w:val="pt-BR"/>
            <w:rPrChange w:author="GUSTAVO DE OLIVEIRA REGO MORAIS" w:date="2025-08-08T22:00:09.527Z" w:id="1043779852">
              <w:rPr>
                <w:rFonts w:ascii="Times New Roman" w:hAnsi="Times New Roman" w:eastAsia="Times New Roman" w:cs="Times New Roman"/>
                <w:noProof w:val="0"/>
                <w:sz w:val="24"/>
                <w:szCs w:val="24"/>
                <w:lang w:val="pt-BR"/>
              </w:rPr>
            </w:rPrChange>
          </w:rPr>
          <w:t xml:space="preserve">Os componentes Principais dos diagramas de </w:t>
        </w:r>
        <w:r w:rsidRPr="320543F7" w:rsidR="43F7CF23">
          <w:rPr>
            <w:rFonts w:ascii="Times New Roman" w:hAnsi="Times New Roman" w:eastAsia="Times New Roman" w:cs="Times New Roman"/>
            <w:noProof w:val="0"/>
            <w:sz w:val="24"/>
            <w:szCs w:val="24"/>
            <w:lang w:val="pt-BR"/>
            <w:rPrChange w:author="GUSTAVO DE OLIVEIRA REGO MORAIS" w:date="2025-08-08T22:00:04.997Z" w:id="1050198359">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2:00:04.997Z" w:id="1144046220">
              <w:rPr>
                <w:rFonts w:ascii="Times New Roman" w:hAnsi="Times New Roman" w:eastAsia="Times New Roman" w:cs="Times New Roman"/>
                <w:noProof w:val="0"/>
                <w:sz w:val="24"/>
                <w:szCs w:val="24"/>
                <w:lang w:val="pt-BR"/>
              </w:rPr>
            </w:rPrChange>
          </w:rPr>
          <w:t>e são:</w:t>
        </w:r>
      </w:ins>
    </w:p>
    <w:p w:rsidR="43F7CF23" w:rsidP="320543F7" w:rsidRDefault="43F7CF23" w14:paraId="45FCEDEA" w14:textId="45E60240">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087580316"/>
          <w:rFonts w:ascii="Times New Roman" w:hAnsi="Times New Roman" w:eastAsia="Times New Roman" w:cs="Times New Roman"/>
          <w:noProof w:val="0"/>
          <w:sz w:val="24"/>
          <w:szCs w:val="24"/>
          <w:lang w:val="pt-BR"/>
          <w:rPrChange w:author="GUSTAVO DE OLIVEIRA REGO MORAIS" w:date="2025-08-08T21:24:44.466Z" w:id="973315523">
            <w:rPr>
              <w:ins w:author="GUSTAVO DE OLIVEIRA REGO MORAIS" w:date="2025-08-08T21:23:55.71Z" w16du:dateUtc="2025-08-08T21:23:55.71Z" w:id="1533791147"/>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714442848">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29Z" w:id="484054400">
              <w:rPr>
                <w:rFonts w:ascii="Times New Roman" w:hAnsi="Times New Roman" w:eastAsia="Times New Roman" w:cs="Times New Roman"/>
                <w:b w:val="1"/>
                <w:bCs w:val="1"/>
                <w:noProof w:val="0"/>
                <w:sz w:val="24"/>
                <w:szCs w:val="24"/>
                <w:lang w:val="pt-BR"/>
              </w:rPr>
            </w:rPrChange>
          </w:rPr>
          <w:t>Class</w:t>
        </w:r>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4.998Z" w:id="586463618">
              <w:rPr>
                <w:rFonts w:ascii="Times New Roman" w:hAnsi="Times New Roman" w:eastAsia="Times New Roman" w:cs="Times New Roman"/>
                <w:b w:val="1"/>
                <w:bCs w:val="1"/>
                <w:noProof w:val="0"/>
                <w:sz w:val="24"/>
                <w:szCs w:val="24"/>
                <w:lang w:val="pt-BR"/>
              </w:rPr>
            </w:rPrChange>
          </w:rPr>
          <w:t>es:</w:t>
        </w:r>
        <w:r w:rsidRPr="320543F7" w:rsidR="43F7CF23">
          <w:rPr>
            <w:rFonts w:ascii="Times New Roman" w:hAnsi="Times New Roman" w:eastAsia="Times New Roman" w:cs="Times New Roman"/>
            <w:noProof w:val="0"/>
            <w:sz w:val="24"/>
            <w:szCs w:val="24"/>
            <w:lang w:val="pt-BR"/>
            <w:rPrChange w:author="GUSTAVO DE OLIVEIRA REGO MORAIS" w:date="2025-08-08T21:24:44.465Z" w:id="1244683434">
              <w:rPr>
                <w:rFonts w:ascii="Times New Roman" w:hAnsi="Times New Roman" w:eastAsia="Times New Roman" w:cs="Times New Roman"/>
                <w:noProof w:val="0"/>
                <w:sz w:val="24"/>
                <w:szCs w:val="24"/>
                <w:lang w:val="pt-BR"/>
              </w:rPr>
            </w:rPrChange>
          </w:rPr>
          <w:t xml:space="preserve"> Representam as entidades e os objetos do sistema.</w:t>
        </w:r>
      </w:ins>
    </w:p>
    <w:p w:rsidR="43F7CF23" w:rsidP="320543F7" w:rsidRDefault="43F7CF23" w14:paraId="1C447747" w14:textId="52315FE5">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160187036"/>
          <w:rFonts w:ascii="Times New Roman" w:hAnsi="Times New Roman" w:eastAsia="Times New Roman" w:cs="Times New Roman"/>
          <w:noProof w:val="0"/>
          <w:sz w:val="24"/>
          <w:szCs w:val="24"/>
          <w:lang w:val="pt-BR"/>
          <w:rPrChange w:author="GUSTAVO DE OLIVEIRA REGO MORAIS" w:date="2025-08-08T21:24:44.467Z" w:id="1241191569">
            <w:rPr>
              <w:ins w:author="GUSTAVO DE OLIVEIRA REGO MORAIS" w:date="2025-08-08T21:23:55.71Z" w16du:dateUtc="2025-08-08T21:23:55.71Z" w:id="1837105012"/>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375973902">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Z" w:id="1522439472">
              <w:rPr>
                <w:rFonts w:ascii="Times New Roman" w:hAnsi="Times New Roman" w:eastAsia="Times New Roman" w:cs="Times New Roman"/>
                <w:b w:val="1"/>
                <w:bCs w:val="1"/>
                <w:noProof w:val="0"/>
                <w:sz w:val="24"/>
                <w:szCs w:val="24"/>
                <w:lang w:val="pt-BR"/>
              </w:rPr>
            </w:rPrChange>
          </w:rPr>
          <w:t>Atributos:</w:t>
        </w:r>
        <w:r w:rsidRPr="320543F7" w:rsidR="43F7CF23">
          <w:rPr>
            <w:rFonts w:ascii="Times New Roman" w:hAnsi="Times New Roman" w:eastAsia="Times New Roman" w:cs="Times New Roman"/>
            <w:noProof w:val="0"/>
            <w:sz w:val="24"/>
            <w:szCs w:val="24"/>
            <w:lang w:val="pt-BR"/>
            <w:rPrChange w:author="GUSTAVO DE OLIVEIRA REGO MORAIS" w:date="2025-08-08T21:24:44.467Z" w:id="2021129255">
              <w:rPr>
                <w:rFonts w:ascii="Times New Roman" w:hAnsi="Times New Roman" w:eastAsia="Times New Roman" w:cs="Times New Roman"/>
                <w:noProof w:val="0"/>
                <w:sz w:val="24"/>
                <w:szCs w:val="24"/>
                <w:lang w:val="pt-BR"/>
              </w:rPr>
            </w:rPrChange>
          </w:rPr>
          <w:t xml:space="preserve"> São as propriedades e características das </w:t>
        </w:r>
        <w:r w:rsidRPr="320543F7" w:rsidR="43F7CF23">
          <w:rPr>
            <w:rFonts w:ascii="Times New Roman" w:hAnsi="Times New Roman" w:eastAsia="Times New Roman" w:cs="Times New Roman"/>
            <w:noProof w:val="0"/>
            <w:sz w:val="24"/>
            <w:szCs w:val="24"/>
            <w:lang w:val="pt-BR"/>
            <w:rPrChange w:author="GUSTAVO DE OLIVEIRA REGO MORAIS" w:date="2025-08-08T21:24:44.467Z" w:id="948130790">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7Z" w:id="645865627">
              <w:rPr>
                <w:rFonts w:ascii="Times New Roman" w:hAnsi="Times New Roman" w:eastAsia="Times New Roman" w:cs="Times New Roman"/>
                <w:noProof w:val="0"/>
                <w:sz w:val="24"/>
                <w:szCs w:val="24"/>
                <w:lang w:val="pt-BR"/>
              </w:rPr>
            </w:rPrChange>
          </w:rPr>
          <w:t>es.</w:t>
        </w:r>
      </w:ins>
    </w:p>
    <w:p w:rsidR="43F7CF23" w:rsidP="320543F7" w:rsidRDefault="43F7CF23" w14:paraId="28AEBFA3" w14:textId="499D09DE">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676807053"/>
          <w:rFonts w:ascii="Times New Roman" w:hAnsi="Times New Roman" w:eastAsia="Times New Roman" w:cs="Times New Roman"/>
          <w:noProof w:val="0"/>
          <w:sz w:val="24"/>
          <w:szCs w:val="24"/>
          <w:lang w:val="pt-BR"/>
          <w:rPrChange w:author="GUSTAVO DE OLIVEIRA REGO MORAIS" w:date="2025-08-08T21:24:44.469Z" w:id="2040384530">
            <w:rPr>
              <w:ins w:author="GUSTAVO DE OLIVEIRA REGO MORAIS" w:date="2025-08-08T21:23:55.71Z" w16du:dateUtc="2025-08-08T21:23:55.71Z" w:id="1620855209"/>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144126220">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2Z" w:id="1037089165">
              <w:rPr>
                <w:rFonts w:ascii="Times New Roman" w:hAnsi="Times New Roman" w:eastAsia="Times New Roman" w:cs="Times New Roman"/>
                <w:b w:val="1"/>
                <w:bCs w:val="1"/>
                <w:noProof w:val="0"/>
                <w:sz w:val="24"/>
                <w:szCs w:val="24"/>
                <w:lang w:val="pt-BR"/>
              </w:rPr>
            </w:rPrChange>
          </w:rPr>
          <w:t>Métodos:</w:t>
        </w:r>
        <w:r w:rsidRPr="320543F7" w:rsidR="43F7CF23">
          <w:rPr>
            <w:rFonts w:ascii="Times New Roman" w:hAnsi="Times New Roman" w:eastAsia="Times New Roman" w:cs="Times New Roman"/>
            <w:noProof w:val="0"/>
            <w:sz w:val="24"/>
            <w:szCs w:val="24"/>
            <w:lang w:val="pt-BR"/>
            <w:rPrChange w:author="GUSTAVO DE OLIVEIRA REGO MORAIS" w:date="2025-08-08T21:24:44.468Z" w:id="1765568231">
              <w:rPr>
                <w:rFonts w:ascii="Times New Roman" w:hAnsi="Times New Roman" w:eastAsia="Times New Roman" w:cs="Times New Roman"/>
                <w:noProof w:val="0"/>
                <w:sz w:val="24"/>
                <w:szCs w:val="24"/>
                <w:lang w:val="pt-BR"/>
              </w:rPr>
            </w:rPrChange>
          </w:rPr>
          <w:t xml:space="preserve"> Representam o comportamento e as funcionalidades das </w:t>
        </w:r>
        <w:r w:rsidRPr="320543F7" w:rsidR="43F7CF23">
          <w:rPr>
            <w:rFonts w:ascii="Times New Roman" w:hAnsi="Times New Roman" w:eastAsia="Times New Roman" w:cs="Times New Roman"/>
            <w:noProof w:val="0"/>
            <w:sz w:val="24"/>
            <w:szCs w:val="24"/>
            <w:lang w:val="pt-BR"/>
            <w:rPrChange w:author="GUSTAVO DE OLIVEIRA REGO MORAIS" w:date="2025-08-08T21:24:44.468Z" w:id="814905737">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68Z" w:id="1171793708">
              <w:rPr>
                <w:rFonts w:ascii="Times New Roman" w:hAnsi="Times New Roman" w:eastAsia="Times New Roman" w:cs="Times New Roman"/>
                <w:noProof w:val="0"/>
                <w:sz w:val="24"/>
                <w:szCs w:val="24"/>
                <w:lang w:val="pt-BR"/>
              </w:rPr>
            </w:rPrChange>
          </w:rPr>
          <w:t>es.</w:t>
        </w:r>
      </w:ins>
    </w:p>
    <w:p w:rsidR="43F7CF23" w:rsidP="320543F7" w:rsidRDefault="43F7CF23" w14:paraId="69AAC7DD" w14:textId="35E470B7">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455946164"/>
          <w:rFonts w:ascii="Times New Roman" w:hAnsi="Times New Roman" w:eastAsia="Times New Roman" w:cs="Times New Roman"/>
          <w:noProof w:val="0"/>
          <w:sz w:val="24"/>
          <w:szCs w:val="24"/>
          <w:lang w:val="pt-BR"/>
          <w:rPrChange w:author="GUSTAVO DE OLIVEIRA REGO MORAIS" w:date="2025-08-08T21:24:44.471Z" w:id="19501762">
            <w:rPr>
              <w:ins w:author="GUSTAVO DE OLIVEIRA REGO MORAIS" w:date="2025-08-08T21:23:55.71Z" w16du:dateUtc="2025-08-08T21:23:55.71Z" w:id="997964495"/>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990789228">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4Z" w:id="1932410905">
              <w:rPr>
                <w:rFonts w:ascii="Times New Roman" w:hAnsi="Times New Roman" w:eastAsia="Times New Roman" w:cs="Times New Roman"/>
                <w:b w:val="1"/>
                <w:bCs w:val="1"/>
                <w:noProof w:val="0"/>
                <w:sz w:val="24"/>
                <w:szCs w:val="24"/>
                <w:lang w:val="pt-BR"/>
              </w:rPr>
            </w:rPrChange>
          </w:rPr>
          <w:t>Relacionamentos:</w:t>
        </w:r>
        <w:r w:rsidRPr="320543F7" w:rsidR="43F7CF23">
          <w:rPr>
            <w:rFonts w:ascii="Times New Roman" w:hAnsi="Times New Roman" w:eastAsia="Times New Roman" w:cs="Times New Roman"/>
            <w:noProof w:val="0"/>
            <w:sz w:val="24"/>
            <w:szCs w:val="24"/>
            <w:lang w:val="pt-BR"/>
            <w:rPrChange w:author="GUSTAVO DE OLIVEIRA REGO MORAIS" w:date="2025-08-08T21:24:44.47Z" w:id="2026687751">
              <w:rPr>
                <w:rFonts w:ascii="Times New Roman" w:hAnsi="Times New Roman" w:eastAsia="Times New Roman" w:cs="Times New Roman"/>
                <w:noProof w:val="0"/>
                <w:sz w:val="24"/>
                <w:szCs w:val="24"/>
                <w:lang w:val="pt-BR"/>
              </w:rPr>
            </w:rPrChange>
          </w:rPr>
          <w:t xml:space="preserve"> Mostram as conexões e interações entre as </w:t>
        </w:r>
        <w:r w:rsidRPr="320543F7" w:rsidR="43F7CF23">
          <w:rPr>
            <w:rFonts w:ascii="Times New Roman" w:hAnsi="Times New Roman" w:eastAsia="Times New Roman" w:cs="Times New Roman"/>
            <w:noProof w:val="0"/>
            <w:sz w:val="24"/>
            <w:szCs w:val="24"/>
            <w:lang w:val="pt-BR"/>
            <w:rPrChange w:author="GUSTAVO DE OLIVEIRA REGO MORAIS" w:date="2025-08-08T21:24:44.47Z" w:id="698116021">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7Z" w:id="1809151433">
              <w:rPr>
                <w:rFonts w:ascii="Times New Roman" w:hAnsi="Times New Roman" w:eastAsia="Times New Roman" w:cs="Times New Roman"/>
                <w:noProof w:val="0"/>
                <w:sz w:val="24"/>
                <w:szCs w:val="24"/>
                <w:lang w:val="pt-BR"/>
              </w:rPr>
            </w:rPrChange>
          </w:rPr>
          <w:t>es (como associações, herança e dependências).</w:t>
        </w:r>
      </w:ins>
    </w:p>
    <w:p w:rsidR="43F7CF23" w:rsidP="320543F7" w:rsidRDefault="43F7CF23" w14:paraId="05DBFE8C" w14:textId="42C333B9">
      <w:pPr>
        <w:pStyle w:val="ListParagraph"/>
        <w:numPr>
          <w:ilvl w:val="0"/>
          <w:numId w:val="128"/>
        </w:numPr>
        <w:bidi w:val="0"/>
        <w:spacing w:before="240" w:beforeAutospacing="off" w:after="240" w:afterAutospacing="off" w:line="360" w:lineRule="auto"/>
        <w:jc w:val="both"/>
        <w:rPr>
          <w:ins w:author="GUSTAVO DE OLIVEIRA REGO MORAIS" w:date="2025-08-08T21:23:55.71Z" w16du:dateUtc="2025-08-08T21:23:55.71Z" w:id="399392350"/>
          <w:rFonts w:ascii="Times New Roman" w:hAnsi="Times New Roman" w:eastAsia="Times New Roman" w:cs="Times New Roman"/>
          <w:noProof w:val="0"/>
          <w:sz w:val="24"/>
          <w:szCs w:val="24"/>
          <w:lang w:val="pt-BR"/>
          <w:rPrChange w:author="GUSTAVO DE OLIVEIRA REGO MORAIS" w:date="2025-08-08T21:24:44.472Z" w:id="982383830">
            <w:rPr>
              <w:ins w:author="GUSTAVO DE OLIVEIRA REGO MORAIS" w:date="2025-08-08T21:23:55.71Z" w16du:dateUtc="2025-08-08T21:23:55.71Z" w:id="1244691222"/>
              <w:rFonts w:ascii="Times New Roman" w:hAnsi="Times New Roman" w:eastAsia="Times New Roman" w:cs="Times New Roman"/>
              <w:noProof w:val="0"/>
              <w:sz w:val="24"/>
              <w:szCs w:val="24"/>
              <w:lang w:val="pt-BR"/>
            </w:rPr>
          </w:rPrChange>
        </w:rPr>
        <w:pPrChange w:author="GUSTAVO DE OLIVEIRA REGO MORAIS" w:date="2025-08-08T22:00:28.729Z">
          <w:pPr>
            <w:bidi w:val="0"/>
          </w:pPr>
        </w:pPrChange>
      </w:pPr>
      <w:ins w:author="GUSTAVO DE OLIVEIRA REGO MORAIS" w:date="2025-08-08T21:23:55.71Z" w:id="1642127963">
        <w:r w:rsidRPr="320543F7" w:rsidR="43F7CF23">
          <w:rPr>
            <w:rFonts w:ascii="Times New Roman" w:hAnsi="Times New Roman" w:eastAsia="Times New Roman" w:cs="Times New Roman"/>
            <w:b w:val="1"/>
            <w:bCs w:val="1"/>
            <w:noProof w:val="0"/>
            <w:sz w:val="24"/>
            <w:szCs w:val="24"/>
            <w:lang w:val="pt-BR"/>
            <w:rPrChange w:author="GUSTAVO DE OLIVEIRA REGO MORAIS" w:date="2025-08-08T22:00:09.535Z" w:id="1610111062">
              <w:rPr>
                <w:rFonts w:ascii="Times New Roman" w:hAnsi="Times New Roman" w:eastAsia="Times New Roman" w:cs="Times New Roman"/>
                <w:b w:val="1"/>
                <w:bCs w:val="1"/>
                <w:noProof w:val="0"/>
                <w:sz w:val="24"/>
                <w:szCs w:val="24"/>
                <w:lang w:val="pt-BR"/>
              </w:rPr>
            </w:rPrChange>
          </w:rPr>
          <w:t>Multiplicidade:</w:t>
        </w:r>
        <w:r w:rsidRPr="320543F7" w:rsidR="43F7CF23">
          <w:rPr>
            <w:rFonts w:ascii="Times New Roman" w:hAnsi="Times New Roman" w:eastAsia="Times New Roman" w:cs="Times New Roman"/>
            <w:noProof w:val="0"/>
            <w:sz w:val="24"/>
            <w:szCs w:val="24"/>
            <w:lang w:val="pt-BR"/>
            <w:rPrChange w:author="GUSTAVO DE OLIVEIRA REGO MORAIS" w:date="2025-08-08T21:24:44.472Z" w:id="1923224461">
              <w:rPr>
                <w:rFonts w:ascii="Times New Roman" w:hAnsi="Times New Roman" w:eastAsia="Times New Roman" w:cs="Times New Roman"/>
                <w:noProof w:val="0"/>
                <w:sz w:val="24"/>
                <w:szCs w:val="24"/>
                <w:lang w:val="pt-BR"/>
              </w:rPr>
            </w:rPrChange>
          </w:rPr>
          <w:t xml:space="preserve"> Define o número de instâncias de uma </w:t>
        </w:r>
        <w:r w:rsidRPr="320543F7" w:rsidR="43F7CF23">
          <w:rPr>
            <w:rFonts w:ascii="Times New Roman" w:hAnsi="Times New Roman" w:eastAsia="Times New Roman" w:cs="Times New Roman"/>
            <w:noProof w:val="0"/>
            <w:sz w:val="24"/>
            <w:szCs w:val="24"/>
            <w:lang w:val="pt-BR"/>
            <w:rPrChange w:author="GUSTAVO DE OLIVEIRA REGO MORAIS" w:date="2025-08-08T21:24:44.472Z" w:id="558057884">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1:24:44.472Z" w:id="1695393718">
              <w:rPr>
                <w:rFonts w:ascii="Times New Roman" w:hAnsi="Times New Roman" w:eastAsia="Times New Roman" w:cs="Times New Roman"/>
                <w:noProof w:val="0"/>
                <w:sz w:val="24"/>
                <w:szCs w:val="24"/>
                <w:lang w:val="pt-BR"/>
              </w:rPr>
            </w:rPrChange>
          </w:rPr>
          <w:t>e que se relacionam com outra.</w:t>
        </w:r>
      </w:ins>
    </w:p>
    <w:p w:rsidR="43F7CF23" w:rsidP="320543F7" w:rsidRDefault="43F7CF23" w14:paraId="7172A910" w14:textId="69035C4F">
      <w:pPr>
        <w:bidi w:val="0"/>
        <w:spacing w:before="240" w:beforeAutospacing="off" w:after="240" w:afterAutospacing="off" w:line="360" w:lineRule="auto"/>
        <w:ind w:firstLine="708"/>
        <w:jc w:val="both"/>
        <w:rPr>
          <w:ins w:author="GUSTAVO DE OLIVEIRA REGO MORAIS" w:date="2025-08-08T21:23:55.71Z" w16du:dateUtc="2025-08-08T21:23:55.71Z" w:id="631061675"/>
          <w:rFonts w:ascii="Times New Roman" w:hAnsi="Times New Roman" w:eastAsia="Times New Roman" w:cs="Times New Roman"/>
          <w:noProof w:val="0"/>
          <w:sz w:val="24"/>
          <w:szCs w:val="24"/>
          <w:lang w:val="pt-BR"/>
          <w:rPrChange w:author="GUSTAVO DE OLIVEIRA REGO MORAIS" w:date="2025-08-08T21:24:44.473Z" w:id="276854298">
            <w:rPr>
              <w:ins w:author="GUSTAVO DE OLIVEIRA REGO MORAIS" w:date="2025-08-08T21:23:55.71Z" w16du:dateUtc="2025-08-08T21:23:55.71Z" w:id="1285013282"/>
              <w:rFonts w:ascii="Times New Roman" w:hAnsi="Times New Roman" w:eastAsia="Times New Roman" w:cs="Times New Roman"/>
              <w:noProof w:val="0"/>
              <w:sz w:val="24"/>
              <w:szCs w:val="24"/>
              <w:lang w:val="pt-BR"/>
            </w:rPr>
          </w:rPrChange>
        </w:rPr>
        <w:pPrChange w:author="GUSTAVO DE OLIVEIRA REGO MORAIS" w:date="2025-08-08T22:00:28.729Z">
          <w:pPr>
            <w:numPr>
              <w:ilvl w:val="0"/>
              <w:numId w:val="128"/>
            </w:numPr>
            <w:bidi w:val="0"/>
          </w:pPr>
        </w:pPrChange>
      </w:pPr>
      <w:ins w:author="GUSTAVO DE OLIVEIRA REGO MORAIS" w:date="2025-08-08T21:23:55.71Z" w:id="244172038">
        <w:r w:rsidRPr="320543F7" w:rsidR="43F7CF23">
          <w:rPr>
            <w:rFonts w:ascii="Times New Roman" w:hAnsi="Times New Roman" w:eastAsia="Times New Roman" w:cs="Times New Roman"/>
            <w:noProof w:val="0"/>
            <w:sz w:val="24"/>
            <w:szCs w:val="24"/>
            <w:lang w:val="pt-BR"/>
            <w:rPrChange w:author="GUSTAVO DE OLIVEIRA REGO MORAIS" w:date="2025-08-08T22:00:09.537Z" w:id="1895489336">
              <w:rPr>
                <w:rFonts w:ascii="Times New Roman" w:hAnsi="Times New Roman" w:eastAsia="Times New Roman" w:cs="Times New Roman"/>
                <w:noProof w:val="0"/>
                <w:sz w:val="24"/>
                <w:szCs w:val="24"/>
                <w:lang w:val="pt-BR"/>
              </w:rPr>
            </w:rPrChange>
          </w:rPr>
          <w:t xml:space="preserve">A seguir temos o diagrama de </w:t>
        </w:r>
        <w:r w:rsidRPr="320543F7" w:rsidR="43F7CF23">
          <w:rPr>
            <w:rFonts w:ascii="Times New Roman" w:hAnsi="Times New Roman" w:eastAsia="Times New Roman" w:cs="Times New Roman"/>
            <w:noProof w:val="0"/>
            <w:sz w:val="24"/>
            <w:szCs w:val="24"/>
            <w:lang w:val="pt-BR"/>
            <w:rPrChange w:author="GUSTAVO DE OLIVEIRA REGO MORAIS" w:date="2025-08-08T22:00:05.009Z" w:id="1212691216">
              <w:rPr>
                <w:rFonts w:ascii="Times New Roman" w:hAnsi="Times New Roman" w:eastAsia="Times New Roman" w:cs="Times New Roman"/>
                <w:noProof w:val="0"/>
                <w:sz w:val="24"/>
                <w:szCs w:val="24"/>
                <w:lang w:val="pt-BR"/>
              </w:rPr>
            </w:rPrChange>
          </w:rPr>
          <w:t>class</w:t>
        </w:r>
        <w:r w:rsidRPr="320543F7" w:rsidR="43F7CF23">
          <w:rPr>
            <w:rFonts w:ascii="Times New Roman" w:hAnsi="Times New Roman" w:eastAsia="Times New Roman" w:cs="Times New Roman"/>
            <w:noProof w:val="0"/>
            <w:sz w:val="24"/>
            <w:szCs w:val="24"/>
            <w:lang w:val="pt-BR"/>
            <w:rPrChange w:author="GUSTAVO DE OLIVEIRA REGO MORAIS" w:date="2025-08-08T22:00:05.009Z" w:id="1449677070">
              <w:rPr>
                <w:rFonts w:ascii="Times New Roman" w:hAnsi="Times New Roman" w:eastAsia="Times New Roman" w:cs="Times New Roman"/>
                <w:noProof w:val="0"/>
                <w:sz w:val="24"/>
                <w:szCs w:val="24"/>
                <w:lang w:val="pt-BR"/>
              </w:rPr>
            </w:rPrChange>
          </w:rPr>
          <w:t>es do sistema:</w:t>
        </w:r>
      </w:ins>
    </w:p>
    <w:p w:rsidR="320543F7" w:rsidP="320543F7" w:rsidRDefault="320543F7" w14:paraId="1EBD6AA7" w14:textId="632CB9B3">
      <w:pPr>
        <w:bidi w:val="0"/>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Change w:author="GUSTAVO DE OLIVEIRA REGO MORAIS" w:date="2025-08-08T22:00:05.01Z" w:id="1718579588">
            <w:rPr>
              <w:rFonts w:ascii="Times New Roman" w:hAnsi="Times New Roman" w:eastAsia="Times New Roman" w:cs="Times New Roman"/>
              <w:b w:val="0"/>
              <w:bCs w:val="0"/>
              <w:noProof w:val="0"/>
              <w:sz w:val="24"/>
              <w:szCs w:val="24"/>
              <w:lang w:val="pt-BR"/>
            </w:rPr>
          </w:rPrChange>
        </w:rPr>
      </w:pPr>
    </w:p>
    <w:p w:rsidR="1EC0F5FC" w:rsidP="320543F7" w:rsidRDefault="1EC0F5FC" w14:paraId="07422742" w14:textId="057C7AE9">
      <w:pPr>
        <w:bidi w:val="0"/>
        <w:spacing w:before="240" w:beforeAutospacing="off" w:after="240" w:afterAutospacing="off" w:line="360" w:lineRule="auto"/>
        <w:ind w:firstLine="0"/>
        <w:jc w:val="center"/>
        <w:rPr>
          <w:del w:author="GUSTAVO DE OLIVEIRA REGO MORAIS" w:date="2025-08-08T20:46:53.237Z" w16du:dateUtc="2025-08-08T20:46:53.237Z" w:id="1808058648"/>
          <w:rFonts w:ascii="Times New Roman" w:hAnsi="Times New Roman" w:eastAsia="Times New Roman" w:cs="Times New Roman"/>
          <w:noProof w:val="0"/>
          <w:sz w:val="24"/>
          <w:szCs w:val="24"/>
          <w:lang w:val="pt-BR"/>
          <w:rPrChange w:author="GUSTAVO DE OLIVEIRA REGO MORAIS" w:date="2025-08-08T22:00:09.541Z" w:id="823721520">
            <w:rPr>
              <w:del w:author="GUSTAVO DE OLIVEIRA REGO MORAIS" w:date="2025-08-08T20:46:53.237Z" w16du:dateUtc="2025-08-08T20:46:53.237Z" w:id="1285781654"/>
              <w:rFonts w:ascii="Times New Roman" w:hAnsi="Times New Roman" w:eastAsia="Times New Roman" w:cs="Times New Roman"/>
              <w:b w:val="0"/>
              <w:bCs w:val="0"/>
              <w:noProof w:val="0"/>
              <w:sz w:val="24"/>
              <w:szCs w:val="24"/>
              <w:lang w:val="pt-BR"/>
            </w:rPr>
          </w:rPrChange>
        </w:rPr>
      </w:pPr>
      <w:del w:author="GUSTAVO DE OLIVEIRA REGO MORAIS" w:date="2025-08-08T20:47:53.908Z" w:id="1079337040">
        <w:r w:rsidR="4BE94D39">
          <w:drawing>
            <wp:inline wp14:editId="16BB8AB7" wp14:anchorId="7512F618">
              <wp:extent cx="6306613" cy="4365311"/>
              <wp:effectExtent l="0" t="0" r="0" b="0"/>
              <wp:docPr id="32144514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xmlns:a="http://schemas.openxmlformats.org/drawingml/2006/main" uri="{28A0092B-C50C-407E-A947-70E740481C1C}">
                            <a14:useLocalDpi xmlns:a14="http://schemas.microsoft.com/office/drawing/2010/main" val="0"/>
                          </a:ext>
                        </a:extLst>
                      </a:blip>
                      <a:stretch>
                        <a:fillRect/>
                      </a:stretch>
                    </pic:blipFill>
                    <pic:spPr>
                      <a:xfrm>
                        <a:off x="0" y="0"/>
                        <a:ext cx="6306613" cy="4365311"/>
                      </a:xfrm>
                      <a:prstGeom prst="rect">
                        <a:avLst/>
                      </a:prstGeom>
                    </pic:spPr>
                  </pic:pic>
                </a:graphicData>
              </a:graphic>
            </wp:inline>
          </w:drawing>
        </w:r>
      </w:del>
      <w:r w:rsidRPr="320543F7" w:rsidR="01F747D5">
        <w:rPr>
          <w:rFonts w:ascii="Times New Roman" w:hAnsi="Times New Roman" w:eastAsia="Times New Roman" w:cs="Times New Roman"/>
          <w:sz w:val="24"/>
          <w:szCs w:val="24"/>
          <w:rPrChange w:author="GUSTAVO DE OLIVEIRA REGO MORAIS" w:date="2025-08-08T20:47:14.111Z" w:id="286633062"/>
        </w:rPr>
        <w:t>Figura 2</w:t>
      </w:r>
      <w:r w:rsidRPr="320543F7" w:rsidR="12402645">
        <w:rPr>
          <w:rFonts w:ascii="Times New Roman" w:hAnsi="Times New Roman" w:eastAsia="Times New Roman" w:cs="Times New Roman"/>
          <w:sz w:val="24"/>
          <w:szCs w:val="24"/>
          <w:rPrChange w:author="GUSTAVO DE OLIVEIRA REGO MORAIS" w:date="2025-08-08T20:47:14.111Z" w:id="1256731738"/>
        </w:rPr>
        <w:t>3</w:t>
      </w:r>
      <w:ins w:author="GUSTAVO DE OLIVEIRA REGO MORAIS" w:date="2025-08-08T20:47:36.213Z" w:id="721280581">
        <w:r w:rsidRPr="320543F7" w:rsidR="4E2807AF">
          <w:rPr>
            <w:rFonts w:ascii="Times New Roman" w:hAnsi="Times New Roman" w:eastAsia="Times New Roman" w:cs="Times New Roman"/>
            <w:sz w:val="24"/>
            <w:szCs w:val="24"/>
            <w:rPrChange w:author="GUSTAVO DE OLIVEIRA REGO MORAIS" w:date="2025-08-08T22:00:09.539Z" w:id="1915438801">
              <w:rPr>
                <w:rFonts w:ascii="Times New Roman" w:hAnsi="Times New Roman" w:eastAsia="Times New Roman" w:cs="Times New Roman"/>
              </w:rPr>
            </w:rPrChange>
          </w:rPr>
          <w:t xml:space="preserve">- Diagrama de </w:t>
        </w:r>
        <w:r w:rsidRPr="320543F7" w:rsidR="4E2807AF">
          <w:rPr>
            <w:rFonts w:ascii="Times New Roman" w:hAnsi="Times New Roman" w:eastAsia="Times New Roman" w:cs="Times New Roman"/>
            <w:sz w:val="24"/>
            <w:szCs w:val="24"/>
            <w:rPrChange w:author="GUSTAVO DE OLIVEIRA REGO MORAIS" w:date="2025-08-08T22:00:09.54Z" w:id="1757551696">
              <w:rPr>
                <w:rFonts w:ascii="Times New Roman" w:hAnsi="Times New Roman" w:eastAsia="Times New Roman" w:cs="Times New Roman"/>
              </w:rPr>
            </w:rPrChange>
          </w:rPr>
          <w:t>Class</w:t>
        </w:r>
        <w:r w:rsidRPr="320543F7" w:rsidR="4E2807AF">
          <w:rPr>
            <w:rFonts w:ascii="Times New Roman" w:hAnsi="Times New Roman" w:eastAsia="Times New Roman" w:cs="Times New Roman"/>
            <w:sz w:val="24"/>
            <w:szCs w:val="24"/>
            <w:rPrChange w:author="GUSTAVO DE OLIVEIRA REGO MORAIS" w:date="2025-08-08T22:00:09.54Z" w:id="659673218">
              <w:rPr>
                <w:rFonts w:ascii="Times New Roman" w:hAnsi="Times New Roman" w:eastAsia="Times New Roman" w:cs="Times New Roman"/>
              </w:rPr>
            </w:rPrChange>
          </w:rPr>
          <w:t>e do sistema</w:t>
        </w:r>
      </w:ins>
    </w:p>
    <w:p w:rsidR="1FF5B591" w:rsidP="320543F7" w:rsidRDefault="1FF5B591" w14:paraId="7BA3A1A7" w14:textId="35E2C121">
      <w:pPr>
        <w:bidi w:val="0"/>
        <w:spacing w:before="240" w:beforeAutospacing="off" w:after="240" w:afterAutospacing="off" w:line="360" w:lineRule="auto"/>
        <w:ind w:firstLine="0"/>
        <w:jc w:val="center"/>
        <w:rPr>
          <w:del w:author="GUSTAVO DE OLIVEIRA REGO MORAIS" w:date="2025-08-08T20:47:39.213Z" w16du:dateUtc="2025-08-08T20:47:39.213Z" w:id="1796798976"/>
          <w:rFonts w:ascii="Times New Roman" w:hAnsi="Times New Roman" w:eastAsia="Times New Roman" w:cs="Times New Roman"/>
          <w:b w:val="0"/>
          <w:bCs w:val="0"/>
          <w:noProof w:val="0"/>
          <w:sz w:val="24"/>
          <w:szCs w:val="24"/>
          <w:lang w:val="pt-BR"/>
          <w:rPrChange w:author="GUSTAVO DE OLIVEIRA REGO MORAIS" w:date="2025-08-08T20:47:14.125Z" w:id="213323021">
            <w:rPr>
              <w:del w:author="GUSTAVO DE OLIVEIRA REGO MORAIS" w:date="2025-08-08T20:47:39.213Z" w16du:dateUtc="2025-08-08T20:47:39.213Z" w:id="1202746494"/>
              <w:rFonts w:ascii="Times New Roman" w:hAnsi="Times New Roman" w:eastAsia="Times New Roman" w:cs="Times New Roman"/>
              <w:b w:val="0"/>
              <w:bCs w:val="0"/>
              <w:noProof w:val="0"/>
              <w:sz w:val="24"/>
              <w:szCs w:val="24"/>
              <w:lang w:val="pt-BR"/>
            </w:rPr>
          </w:rPrChange>
        </w:rPr>
      </w:pPr>
      <w:del w:author="GUSTAVO DE OLIVEIRA REGO MORAIS" w:date="2025-08-08T20:47:00.717Z" w:id="2525096">
        <w:r w:rsidRPr="320543F7" w:rsidDel="01F747D5">
          <w:rPr>
            <w:rFonts w:ascii="Times New Roman" w:hAnsi="Times New Roman" w:eastAsia="Times New Roman" w:cs="Times New Roman"/>
            <w:sz w:val="24"/>
            <w:szCs w:val="24"/>
            <w:rPrChange w:author="GUSTAVO DE OLIVEIRA REGO MORAIS" w:date="2025-08-08T22:00:09.541Z" w:id="1485052706"/>
          </w:rPr>
          <w:delText xml:space="preserve"> </w:delText>
        </w:r>
      </w:del>
      <w:del w:author="GUSTAVO DE OLIVEIRA REGO MORAIS" w:date="2025-08-08T20:47:39.214Z" w:id="1157765941">
        <w:r w:rsidRPr="320543F7" w:rsidDel="01F747D5">
          <w:rPr>
            <w:rFonts w:ascii="Times New Roman" w:hAnsi="Times New Roman" w:eastAsia="Times New Roman" w:cs="Times New Roman"/>
            <w:sz w:val="24"/>
            <w:szCs w:val="24"/>
            <w:rPrChange w:author="GUSTAVO DE OLIVEIRA REGO MORAIS" w:date="2025-08-08T20:47:14.124Z" w:id="356840388"/>
          </w:rPr>
          <w:delText>– Diagrama de classe do sistema</w:delText>
        </w:r>
      </w:del>
    </w:p>
    <w:p w:rsidR="1AF509E4" w:rsidP="320543F7" w:rsidRDefault="1AF509E4" w14:paraId="5F7BFEB1" w14:textId="2686B8C0">
      <w:pPr>
        <w:bidi w:val="0"/>
        <w:spacing w:before="240" w:beforeAutospacing="off" w:after="240" w:afterAutospacing="off" w:line="360" w:lineRule="auto"/>
        <w:ind/>
        <w:jc w:val="center"/>
        <w:rPr>
          <w:ins w:author="GUSTAVO DE OLIVEIRA REGO MORAIS" w:date="2025-08-08T20:48:00.424Z" w16du:dateUtc="2025-08-08T20:48:00.424Z" w:id="1992421594"/>
          <w:rFonts w:ascii="Times New Roman" w:hAnsi="Times New Roman" w:eastAsia="Times New Roman" w:cs="Times New Roman"/>
          <w:sz w:val="24"/>
          <w:szCs w:val="24"/>
          <w:rPrChange w:author="GUSTAVO DE OLIVEIRA REGO MORAIS" w:date="2025-08-08T22:00:09.542Z" w:id="707168966">
            <w:rPr>
              <w:ins w:author="GUSTAVO DE OLIVEIRA REGO MORAIS" w:date="2025-08-08T20:48:00.424Z" w16du:dateUtc="2025-08-08T20:48:00.424Z" w:id="1668141593"/>
              <w:rFonts w:ascii="Times New Roman" w:hAnsi="Times New Roman" w:eastAsia="Times New Roman" w:cs="Times New Roman"/>
            </w:rPr>
          </w:rPrChange>
        </w:rPr>
        <w:pPrChange w:author="GUSTAVO DE OLIVEIRA REGO MORAIS" w:date="2025-08-08T22:00:43.563Z">
          <w:pPr>
            <w:jc w:val="left"/>
          </w:pPr>
        </w:pPrChange>
      </w:pPr>
      <w:r w:rsidR="320543F7">
        <w:drawing>
          <wp:inline wp14:editId="0F75CE3F" wp14:anchorId="4C82735F">
            <wp:extent cx="5724525" cy="3962401"/>
            <wp:effectExtent l="0" t="0" r="0" b="0"/>
            <wp:docPr id="6792238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0" name=""/>
                    <pic:cNvPicPr/>
                  </pic:nvPicPr>
                  <pic:blipFill>
                    <a:blip xmlns:r="http://schemas.openxmlformats.org/officeDocument/2006/relationships" r:embed="R31dc3577715d494b">
                      <a:extLst>
                        <a:ext uri="{28A0092B-C50C-407E-A947-70E740481C1C}">
                          <a14:useLocalDpi xmlns:a14="http://schemas.microsoft.com/office/drawing/2010/main"/>
                        </a:ext>
                      </a:extLst>
                    </a:blip>
                    <a:stretch>
                      <a:fillRect/>
                    </a:stretch>
                  </pic:blipFill>
                  <pic:spPr>
                    <a:xfrm rot="0">
                      <a:off x="0" y="0"/>
                      <a:ext cx="5724525" cy="3962401"/>
                    </a:xfrm>
                    <a:prstGeom prst="rect">
                      <a:avLst/>
                    </a:prstGeom>
                  </pic:spPr>
                </pic:pic>
              </a:graphicData>
            </a:graphic>
          </wp:inline>
        </w:drawing>
      </w:r>
    </w:p>
    <w:p w:rsidR="382F51BD" w:rsidP="320543F7" w:rsidRDefault="382F51BD" w14:paraId="74E222DD" w14:textId="7A24DB01">
      <w:pPr>
        <w:bidi w:val="0"/>
        <w:spacing w:line="360" w:lineRule="auto"/>
        <w:jc w:val="center"/>
        <w:rPr>
          <w:ins w:author="GUSTAVO DE OLIVEIRA REGO MORAIS" w:date="2025-08-08T21:59:07.998Z" w16du:dateUtc="2025-08-08T21:59:07.998Z" w:id="1849462549"/>
          <w:rFonts w:ascii="Times New Roman" w:hAnsi="Times New Roman" w:eastAsia="Times New Roman" w:cs="Times New Roman"/>
          <w:sz w:val="24"/>
          <w:szCs w:val="24"/>
          <w:rPrChange w:author="GUSTAVO DE OLIVEIRA REGO MORAIS" w:date="2025-08-08T22:00:09.542Z" w:id="222381961">
            <w:rPr>
              <w:ins w:author="GUSTAVO DE OLIVEIRA REGO MORAIS" w:date="2025-08-08T21:59:07.998Z" w16du:dateUtc="2025-08-08T21:59:07.998Z" w:id="1032838689"/>
              <w:rFonts w:ascii="Times New Roman" w:hAnsi="Times New Roman" w:eastAsia="Times New Roman" w:cs="Times New Roman"/>
            </w:rPr>
          </w:rPrChange>
        </w:rPr>
        <w:pPrChange w:author="GUSTAVO DE OLIVEIRA REGO MORAIS" w:date="2025-08-08T22:00:43.563Z">
          <w:pPr>
            <w:bidi w:val="0"/>
            <w:jc w:val="center"/>
          </w:pPr>
        </w:pPrChange>
      </w:pPr>
      <w:r w:rsidRPr="320543F7" w:rsidR="382F51BD">
        <w:rPr>
          <w:rFonts w:ascii="Times New Roman" w:hAnsi="Times New Roman" w:eastAsia="Times New Roman" w:cs="Times New Roman"/>
          <w:sz w:val="24"/>
          <w:szCs w:val="24"/>
          <w:rPrChange w:author="GUSTAVO DE OLIVEIRA REGO MORAIS" w:date="2025-08-08T22:00:09.542Z" w:id="117000780">
            <w:rPr>
              <w:rFonts w:ascii="Times New Roman" w:hAnsi="Times New Roman" w:eastAsia="Times New Roman" w:cs="Times New Roman"/>
            </w:rPr>
          </w:rPrChange>
        </w:rPr>
        <w:t>Fonte: Autoria Própria.</w:t>
      </w:r>
    </w:p>
    <w:p w:rsidR="6595920C" w:rsidP="320543F7" w:rsidRDefault="6595920C" w14:paraId="2FC3D62F" w14:textId="2F75A316">
      <w:pPr>
        <w:pStyle w:val="Heading2"/>
        <w:bidi w:val="0"/>
        <w:spacing w:before="299" w:beforeAutospacing="off" w:after="299" w:afterAutospacing="off" w:line="360" w:lineRule="auto"/>
        <w:jc w:val="both"/>
        <w:rPr>
          <w:ins w:author="GUSTAVO DE OLIVEIRA REGO MORAIS" w:date="2025-08-08T21:59:15.828Z" w16du:dateUtc="2025-08-08T21:59:15.828Z" w:id="832010432"/>
          <w:rFonts w:ascii="Times New Roman" w:hAnsi="Times New Roman" w:eastAsia="Times New Roman" w:cs="Times New Roman"/>
          <w:b w:val="1"/>
          <w:bCs w:val="1"/>
          <w:noProof w:val="0"/>
          <w:sz w:val="24"/>
          <w:szCs w:val="24"/>
          <w:lang w:val="pt-BR"/>
          <w:rPrChange w:author="GUSTAVO DE OLIVEIRA REGO MORAIS" w:date="2025-08-08T22:00:09.543Z" w:id="1928200930">
            <w:rPr>
              <w:ins w:author="GUSTAVO DE OLIVEIRA REGO MORAIS" w:date="2025-08-08T21:59:15.828Z" w16du:dateUtc="2025-08-08T21:59:15.828Z" w:id="802651814"/>
              <w:rFonts w:ascii="Times New Roman" w:hAnsi="Times New Roman" w:eastAsia="Times New Roman" w:cs="Times New Roman"/>
              <w:b w:val="1"/>
              <w:bCs w:val="1"/>
              <w:noProof w:val="0"/>
              <w:sz w:val="36"/>
              <w:szCs w:val="36"/>
              <w:lang w:val="pt-BR"/>
            </w:rPr>
          </w:rPrChange>
        </w:rPr>
        <w:pPrChange w:author="GUSTAVO DE OLIVEIRA REGO MORAIS" w:date="2025-08-08T22:00:28.73Z">
          <w:pPr>
            <w:bidi w:val="0"/>
          </w:pPr>
        </w:pPrChange>
      </w:pPr>
      <w:ins w:author="GUSTAVO DE OLIVEIRA REGO MORAIS" w:date="2025-08-08T21:59:15.827Z" w:id="169951983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3Z" w:id="758780234">
              <w:rPr>
                <w:rFonts w:ascii="Times New Roman" w:hAnsi="Times New Roman" w:eastAsia="Times New Roman" w:cs="Times New Roman"/>
                <w:b w:val="1"/>
                <w:bCs w:val="1"/>
                <w:noProof w:val="0"/>
                <w:sz w:val="36"/>
                <w:szCs w:val="36"/>
                <w:lang w:val="pt-BR"/>
              </w:rPr>
            </w:rPrChange>
          </w:rPr>
          <w:t>8.1 Diagrama de Classes</w:t>
        </w:r>
      </w:ins>
    </w:p>
    <w:p w:rsidR="6595920C" w:rsidP="320543F7" w:rsidRDefault="6595920C" w14:paraId="441F967C" w14:textId="7CC39BA3">
      <w:pPr>
        <w:pStyle w:val="Heading3"/>
        <w:bidi w:val="0"/>
        <w:spacing w:before="281" w:beforeAutospacing="off" w:after="281" w:afterAutospacing="off" w:line="360" w:lineRule="auto"/>
        <w:jc w:val="both"/>
        <w:rPr>
          <w:ins w:author="GUSTAVO DE OLIVEIRA REGO MORAIS" w:date="2025-08-08T21:59:15.828Z" w16du:dateUtc="2025-08-08T21:59:15.828Z" w:id="1536029150"/>
          <w:rFonts w:ascii="Times New Roman" w:hAnsi="Times New Roman" w:eastAsia="Times New Roman" w:cs="Times New Roman"/>
          <w:b w:val="1"/>
          <w:bCs w:val="1"/>
          <w:noProof w:val="0"/>
          <w:sz w:val="24"/>
          <w:szCs w:val="24"/>
          <w:lang w:val="pt-BR"/>
          <w:rPrChange w:author="GUSTAVO DE OLIVEIRA REGO MORAIS" w:date="2025-08-08T22:00:09.543Z" w:id="1991707462">
            <w:rPr>
              <w:ins w:author="GUSTAVO DE OLIVEIRA REGO MORAIS" w:date="2025-08-08T21:59:15.828Z" w16du:dateUtc="2025-08-08T21:59:15.828Z" w:id="431108981"/>
              <w:rFonts w:ascii="Times New Roman" w:hAnsi="Times New Roman" w:eastAsia="Times New Roman" w:cs="Times New Roman"/>
              <w:b w:val="1"/>
              <w:bCs w:val="1"/>
              <w:noProof w:val="0"/>
              <w:sz w:val="28"/>
              <w:szCs w:val="28"/>
              <w:lang w:val="pt-BR"/>
            </w:rPr>
          </w:rPrChange>
        </w:rPr>
        <w:pPrChange w:author="GUSTAVO DE OLIVEIRA REGO MORAIS" w:date="2025-08-08T22:00:28.73Z">
          <w:pPr>
            <w:bidi w:val="0"/>
          </w:pPr>
        </w:pPrChange>
      </w:pPr>
      <w:ins w:author="GUSTAVO DE OLIVEIRA REGO MORAIS" w:date="2025-08-08T21:59:15.828Z" w:id="160798502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3Z" w:id="904803261">
              <w:rPr>
                <w:rFonts w:ascii="Times New Roman" w:hAnsi="Times New Roman" w:eastAsia="Times New Roman" w:cs="Times New Roman"/>
                <w:b w:val="1"/>
                <w:bCs w:val="1"/>
                <w:noProof w:val="0"/>
                <w:sz w:val="28"/>
                <w:szCs w:val="28"/>
                <w:lang w:val="pt-BR"/>
              </w:rPr>
            </w:rPrChange>
          </w:rPr>
          <w:t>8.1.1 Título e Metadados</w:t>
        </w:r>
      </w:ins>
    </w:p>
    <w:p w:rsidR="6595920C" w:rsidP="320543F7" w:rsidRDefault="6595920C" w14:paraId="5493D6BA" w14:textId="44A7868B">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420170808"/>
          <w:rFonts w:ascii="Times New Roman" w:hAnsi="Times New Roman" w:eastAsia="Times New Roman" w:cs="Times New Roman"/>
          <w:noProof w:val="0"/>
          <w:sz w:val="24"/>
          <w:szCs w:val="24"/>
          <w:lang w:val="pt-BR"/>
          <w:rPrChange w:author="GUSTAVO DE OLIVEIRA REGO MORAIS" w:date="2025-08-08T22:00:05.021Z" w:id="1417593382">
            <w:rPr>
              <w:ins w:author="GUSTAVO DE OLIVEIRA REGO MORAIS" w:date="2025-08-08T21:59:15.828Z" w16du:dateUtc="2025-08-08T21:59:15.828Z" w:id="1946628668"/>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55578537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4Z" w:id="726490010">
              <w:rPr>
                <w:rFonts w:ascii="Times New Roman" w:hAnsi="Times New Roman" w:eastAsia="Times New Roman" w:cs="Times New Roman"/>
                <w:b w:val="1"/>
                <w:bCs w:val="1"/>
                <w:noProof w:val="0"/>
                <w:sz w:val="24"/>
                <w:szCs w:val="24"/>
                <w:lang w:val="pt-BR"/>
              </w:rPr>
            </w:rPrChange>
          </w:rPr>
          <w:t>Título:</w:t>
        </w:r>
        <w:r w:rsidRPr="320543F7" w:rsidR="6595920C">
          <w:rPr>
            <w:rFonts w:ascii="Times New Roman" w:hAnsi="Times New Roman" w:eastAsia="Times New Roman" w:cs="Times New Roman"/>
            <w:noProof w:val="0"/>
            <w:sz w:val="24"/>
            <w:szCs w:val="24"/>
            <w:lang w:val="pt-BR"/>
            <w:rPrChange w:author="GUSTAVO DE OLIVEIRA REGO MORAIS" w:date="2025-08-08T22:00:05.02Z" w:id="803665623">
              <w:rPr>
                <w:rFonts w:ascii="Times New Roman" w:hAnsi="Times New Roman" w:eastAsia="Times New Roman" w:cs="Times New Roman"/>
                <w:noProof w:val="0"/>
                <w:sz w:val="24"/>
                <w:szCs w:val="24"/>
                <w:lang w:val="pt-BR"/>
              </w:rPr>
            </w:rPrChange>
          </w:rPr>
          <w:t xml:space="preserve"> Diagrama de Classes do Módulo de Recomendação de Builds e Validação Térmica</w:t>
        </w:r>
      </w:ins>
    </w:p>
    <w:p w:rsidR="6595920C" w:rsidP="320543F7" w:rsidRDefault="6595920C" w14:paraId="707B56F6" w14:textId="329653D5">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2146793805"/>
          <w:rFonts w:ascii="Times New Roman" w:hAnsi="Times New Roman" w:eastAsia="Times New Roman" w:cs="Times New Roman"/>
          <w:noProof w:val="0"/>
          <w:sz w:val="24"/>
          <w:szCs w:val="24"/>
          <w:lang w:val="pt-BR"/>
          <w:rPrChange w:author="GUSTAVO DE OLIVEIRA REGO MORAIS" w:date="2025-08-08T22:00:05.023Z" w:id="88150485">
            <w:rPr>
              <w:ins w:author="GUSTAVO DE OLIVEIRA REGO MORAIS" w:date="2025-08-08T21:59:15.828Z" w16du:dateUtc="2025-08-08T21:59:15.828Z" w:id="1658534105"/>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98887876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4Z" w:id="1261896403">
              <w:rPr>
                <w:rFonts w:ascii="Times New Roman" w:hAnsi="Times New Roman" w:eastAsia="Times New Roman" w:cs="Times New Roman"/>
                <w:b w:val="1"/>
                <w:bCs w:val="1"/>
                <w:noProof w:val="0"/>
                <w:sz w:val="24"/>
                <w:szCs w:val="24"/>
                <w:lang w:val="pt-BR"/>
              </w:rPr>
            </w:rPrChange>
          </w:rPr>
          <w:t>Identificador:</w:t>
        </w:r>
        <w:r w:rsidRPr="320543F7" w:rsidR="6595920C">
          <w:rPr>
            <w:rFonts w:ascii="Times New Roman" w:hAnsi="Times New Roman" w:eastAsia="Times New Roman" w:cs="Times New Roman"/>
            <w:noProof w:val="0"/>
            <w:sz w:val="24"/>
            <w:szCs w:val="24"/>
            <w:lang w:val="pt-BR"/>
            <w:rPrChange w:author="GUSTAVO DE OLIVEIRA REGO MORAIS" w:date="2025-08-08T22:00:05.022Z" w:id="86267468">
              <w:rPr>
                <w:rFonts w:ascii="Times New Roman" w:hAnsi="Times New Roman" w:eastAsia="Times New Roman" w:cs="Times New Roman"/>
                <w:noProof w:val="0"/>
                <w:sz w:val="24"/>
                <w:szCs w:val="24"/>
                <w:lang w:val="pt-BR"/>
              </w:rPr>
            </w:rPrChange>
          </w:rPr>
          <w:t xml:space="preserve"> CD-001</w:t>
        </w:r>
      </w:ins>
    </w:p>
    <w:p w:rsidR="6595920C" w:rsidP="320543F7" w:rsidRDefault="6595920C" w14:paraId="37D0DC10" w14:textId="6223A05F">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181178964"/>
          <w:rFonts w:ascii="Times New Roman" w:hAnsi="Times New Roman" w:eastAsia="Times New Roman" w:cs="Times New Roman"/>
          <w:noProof w:val="0"/>
          <w:sz w:val="24"/>
          <w:szCs w:val="24"/>
          <w:lang w:val="pt-BR"/>
          <w:rPrChange w:author="GUSTAVO DE OLIVEIRA REGO MORAIS" w:date="2025-08-08T22:00:05.024Z" w:id="1872913903">
            <w:rPr>
              <w:ins w:author="GUSTAVO DE OLIVEIRA REGO MORAIS" w:date="2025-08-08T21:59:15.828Z" w16du:dateUtc="2025-08-08T21:59:15.828Z" w:id="1552544289"/>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13836732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5Z" w:id="753451395">
              <w:rPr>
                <w:rFonts w:ascii="Times New Roman" w:hAnsi="Times New Roman" w:eastAsia="Times New Roman" w:cs="Times New Roman"/>
                <w:b w:val="1"/>
                <w:bCs w:val="1"/>
                <w:noProof w:val="0"/>
                <w:sz w:val="24"/>
                <w:szCs w:val="24"/>
                <w:lang w:val="pt-BR"/>
              </w:rPr>
            </w:rPrChange>
          </w:rPr>
          <w:t>Versão:</w:t>
        </w:r>
        <w:r w:rsidRPr="320543F7" w:rsidR="6595920C">
          <w:rPr>
            <w:rFonts w:ascii="Times New Roman" w:hAnsi="Times New Roman" w:eastAsia="Times New Roman" w:cs="Times New Roman"/>
            <w:noProof w:val="0"/>
            <w:sz w:val="24"/>
            <w:szCs w:val="24"/>
            <w:lang w:val="pt-BR"/>
            <w:rPrChange w:author="GUSTAVO DE OLIVEIRA REGO MORAIS" w:date="2025-08-08T22:00:05.024Z" w:id="1836053375">
              <w:rPr>
                <w:rFonts w:ascii="Times New Roman" w:hAnsi="Times New Roman" w:eastAsia="Times New Roman" w:cs="Times New Roman"/>
                <w:noProof w:val="0"/>
                <w:sz w:val="24"/>
                <w:szCs w:val="24"/>
                <w:lang w:val="pt-BR"/>
              </w:rPr>
            </w:rPrChange>
          </w:rPr>
          <w:t xml:space="preserve"> 1.0</w:t>
        </w:r>
      </w:ins>
    </w:p>
    <w:p w:rsidR="6595920C" w:rsidP="320543F7" w:rsidRDefault="6595920C" w14:paraId="45CB9657" w14:textId="6C990A45">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978550251"/>
          <w:rFonts w:ascii="Times New Roman" w:hAnsi="Times New Roman" w:eastAsia="Times New Roman" w:cs="Times New Roman"/>
          <w:noProof w:val="0"/>
          <w:sz w:val="24"/>
          <w:szCs w:val="24"/>
          <w:lang w:val="pt-BR"/>
          <w:rPrChange w:author="GUSTAVO DE OLIVEIRA REGO MORAIS" w:date="2025-08-08T22:00:05.026Z" w:id="883481056">
            <w:rPr>
              <w:ins w:author="GUSTAVO DE OLIVEIRA REGO MORAIS" w:date="2025-08-08T21:59:15.828Z" w16du:dateUtc="2025-08-08T21:59:15.828Z" w:id="579724335"/>
              <w:rFonts w:ascii="Times New Roman" w:hAnsi="Times New Roman" w:eastAsia="Times New Roman" w:cs="Times New Roman"/>
              <w:noProof w:val="0"/>
              <w:sz w:val="24"/>
              <w:szCs w:val="24"/>
              <w:lang w:val="pt-BR"/>
            </w:rPr>
          </w:rPrChange>
        </w:rPr>
        <w:pPrChange w:author="GUSTAVO DE OLIVEIRA REGO MORAIS" w:date="2025-08-08T22:00:28.731Z">
          <w:pPr>
            <w:bidi w:val="0"/>
          </w:pPr>
        </w:pPrChange>
      </w:pPr>
      <w:ins w:author="GUSTAVO DE OLIVEIRA REGO MORAIS" w:date="2025-08-08T21:59:15.828Z" w:id="52838271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6Z" w:id="1218151828">
              <w:rPr>
                <w:rFonts w:ascii="Times New Roman" w:hAnsi="Times New Roman" w:eastAsia="Times New Roman" w:cs="Times New Roman"/>
                <w:b w:val="1"/>
                <w:bCs w:val="1"/>
                <w:noProof w:val="0"/>
                <w:sz w:val="24"/>
                <w:szCs w:val="24"/>
                <w:lang w:val="pt-BR"/>
              </w:rPr>
            </w:rPrChange>
          </w:rPr>
          <w:t>Data:</w:t>
        </w:r>
        <w:r w:rsidRPr="320543F7" w:rsidR="6595920C">
          <w:rPr>
            <w:rFonts w:ascii="Times New Roman" w:hAnsi="Times New Roman" w:eastAsia="Times New Roman" w:cs="Times New Roman"/>
            <w:noProof w:val="0"/>
            <w:sz w:val="24"/>
            <w:szCs w:val="24"/>
            <w:lang w:val="pt-BR"/>
            <w:rPrChange w:author="GUSTAVO DE OLIVEIRA REGO MORAIS" w:date="2025-08-08T22:00:05.025Z" w:id="59904634">
              <w:rPr>
                <w:rFonts w:ascii="Times New Roman" w:hAnsi="Times New Roman" w:eastAsia="Times New Roman" w:cs="Times New Roman"/>
                <w:noProof w:val="0"/>
                <w:sz w:val="24"/>
                <w:szCs w:val="24"/>
                <w:lang w:val="pt-BR"/>
              </w:rPr>
            </w:rPrChange>
          </w:rPr>
          <w:t xml:space="preserve"> 2025-0</w:t>
        </w:r>
      </w:ins>
      <w:ins w:author="GUSTAVO DE OLIVEIRA REGO MORAIS" w:date="2025-08-08T22:10:49.124Z" w:id="695946609">
        <w:r w:rsidRPr="320543F7" w:rsidR="24E972C3">
          <w:rPr>
            <w:rFonts w:ascii="Times New Roman" w:hAnsi="Times New Roman" w:eastAsia="Times New Roman" w:cs="Times New Roman"/>
            <w:noProof w:val="0"/>
            <w:sz w:val="24"/>
            <w:szCs w:val="24"/>
            <w:lang w:val="pt-BR"/>
          </w:rPr>
          <w:t>5</w:t>
        </w:r>
      </w:ins>
      <w:ins w:author="GUSTAVO DE OLIVEIRA REGO MORAIS" w:date="2025-08-08T21:59:15.828Z" w:id="1493878661">
        <w:r w:rsidRPr="320543F7" w:rsidR="6595920C">
          <w:rPr>
            <w:rFonts w:ascii="Times New Roman" w:hAnsi="Times New Roman" w:eastAsia="Times New Roman" w:cs="Times New Roman"/>
            <w:noProof w:val="0"/>
            <w:sz w:val="24"/>
            <w:szCs w:val="24"/>
            <w:lang w:val="pt-BR"/>
            <w:rPrChange w:author="GUSTAVO DE OLIVEIRA REGO MORAIS" w:date="2025-08-08T22:00:05.025Z" w:id="1298702338">
              <w:rPr>
                <w:rFonts w:ascii="Times New Roman" w:hAnsi="Times New Roman" w:eastAsia="Times New Roman" w:cs="Times New Roman"/>
                <w:noProof w:val="0"/>
                <w:sz w:val="24"/>
                <w:szCs w:val="24"/>
                <w:lang w:val="pt-BR"/>
              </w:rPr>
            </w:rPrChange>
          </w:rPr>
          <w:t>-0</w:t>
        </w:r>
      </w:ins>
      <w:ins w:author="GUSTAVO DE OLIVEIRA REGO MORAIS" w:date="2025-08-08T22:10:55.866Z" w:id="1093090286">
        <w:r w:rsidRPr="320543F7" w:rsidR="3D1AB6D9">
          <w:rPr>
            <w:rFonts w:ascii="Times New Roman" w:hAnsi="Times New Roman" w:eastAsia="Times New Roman" w:cs="Times New Roman"/>
            <w:noProof w:val="0"/>
            <w:sz w:val="24"/>
            <w:szCs w:val="24"/>
            <w:lang w:val="pt-BR"/>
          </w:rPr>
          <w:t>30</w:t>
        </w:r>
      </w:ins>
    </w:p>
    <w:p w:rsidR="6595920C" w:rsidP="320543F7" w:rsidRDefault="6595920C" w14:paraId="3E3828B6" w14:textId="68CEACB4">
      <w:pPr>
        <w:pStyle w:val="ListParagraph"/>
        <w:numPr>
          <w:ilvl w:val="0"/>
          <w:numId w:val="150"/>
        </w:numPr>
        <w:suppressLineNumbers w:val="0"/>
        <w:bidi w:val="0"/>
        <w:spacing w:before="240" w:beforeAutospacing="off" w:after="240" w:afterAutospacing="off" w:line="360" w:lineRule="auto"/>
        <w:ind w:left="720" w:right="0" w:hanging="360"/>
        <w:jc w:val="both"/>
        <w:rPr>
          <w:ins w:author="GUSTAVO DE OLIVEIRA REGO MORAIS" w:date="2025-08-08T21:59:15.828Z" w16du:dateUtc="2025-08-08T21:59:15.828Z" w:id="301822577"/>
          <w:noProof w:val="0"/>
          <w:sz w:val="24"/>
          <w:szCs w:val="24"/>
          <w:lang w:val="pt-BR"/>
          <w:rPrChange w:author="GUSTAVO DE OLIVEIRA REGO MORAIS" w:date="2025-08-08T22:00:05.027Z" w:id="925869251">
            <w:rPr>
              <w:ins w:author="GUSTAVO DE OLIVEIRA REGO MORAIS" w:date="2025-08-08T21:59:15.828Z" w16du:dateUtc="2025-08-08T21:59:15.828Z" w:id="406789423"/>
              <w:rFonts w:ascii="Times New Roman" w:hAnsi="Times New Roman" w:eastAsia="Times New Roman" w:cs="Times New Roman"/>
              <w:noProof w:val="0"/>
              <w:sz w:val="24"/>
              <w:szCs w:val="24"/>
              <w:lang w:val="pt-BR"/>
            </w:rPr>
          </w:rPrChange>
        </w:rPr>
        <w:pPrChange w:author="GUSTAVO DE OLIVEIRA REGO MORAIS" w:date="2025-08-08T22:11:01.49Z">
          <w:pPr>
            <w:bidi w:val="0"/>
          </w:pPr>
        </w:pPrChange>
      </w:pPr>
      <w:ins w:author="GUSTAVO DE OLIVEIRA REGO MORAIS" w:date="2025-08-08T21:59:15.828Z" w:id="5315885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7Z" w:id="464463949">
              <w:rPr>
                <w:rFonts w:ascii="Times New Roman" w:hAnsi="Times New Roman" w:eastAsia="Times New Roman" w:cs="Times New Roman"/>
                <w:b w:val="1"/>
                <w:bCs w:val="1"/>
                <w:noProof w:val="0"/>
                <w:sz w:val="24"/>
                <w:szCs w:val="24"/>
                <w:lang w:val="pt-BR"/>
              </w:rPr>
            </w:rPrChange>
          </w:rPr>
          <w:t>Autor:</w:t>
        </w:r>
        <w:r w:rsidRPr="320543F7" w:rsidR="6595920C">
          <w:rPr>
            <w:rFonts w:ascii="Times New Roman" w:hAnsi="Times New Roman" w:eastAsia="Times New Roman" w:cs="Times New Roman"/>
            <w:noProof w:val="0"/>
            <w:sz w:val="24"/>
            <w:szCs w:val="24"/>
            <w:lang w:val="pt-BR"/>
            <w:rPrChange w:author="GUSTAVO DE OLIVEIRA REGO MORAIS" w:date="2025-08-08T22:00:05.027Z" w:id="845181780">
              <w:rPr>
                <w:rFonts w:ascii="Times New Roman" w:hAnsi="Times New Roman" w:eastAsia="Times New Roman" w:cs="Times New Roman"/>
                <w:noProof w:val="0"/>
                <w:sz w:val="24"/>
                <w:szCs w:val="24"/>
                <w:lang w:val="pt-BR"/>
              </w:rPr>
            </w:rPrChange>
          </w:rPr>
          <w:t xml:space="preserve"> </w:t>
        </w:r>
      </w:ins>
      <w:ins w:author="GUSTAVO DE OLIVEIRA REGO MORAIS" w:date="2025-08-08T22:11:03.978Z" w:id="1763330264">
        <w:r w:rsidRPr="320543F7" w:rsidR="6C83ECF4">
          <w:rPr>
            <w:rFonts w:ascii="Times New Roman" w:hAnsi="Times New Roman" w:eastAsia="Times New Roman" w:cs="Times New Roman"/>
            <w:b w:val="0"/>
            <w:bCs w:val="0"/>
            <w:noProof w:val="0"/>
            <w:sz w:val="24"/>
            <w:szCs w:val="24"/>
            <w:lang w:val="pt-BR"/>
            <w:rPrChange w:author="GUSTAVO DE OLIVEIRA REGO MORAIS" w:date="2025-08-08T22:11:06.178Z" w:id="37866673">
              <w:rPr>
                <w:rFonts w:ascii="Times New Roman" w:hAnsi="Times New Roman" w:eastAsia="Times New Roman" w:cs="Times New Roman"/>
                <w:b w:val="1"/>
                <w:bCs w:val="1"/>
                <w:noProof w:val="0"/>
                <w:sz w:val="24"/>
                <w:szCs w:val="24"/>
                <w:lang w:val="pt-BR"/>
              </w:rPr>
            </w:rPrChange>
          </w:rPr>
          <w:t>Arlison</w:t>
        </w:r>
        <w:r w:rsidRPr="320543F7" w:rsidR="6C83ECF4">
          <w:rPr>
            <w:rFonts w:ascii="Times New Roman" w:hAnsi="Times New Roman" w:eastAsia="Times New Roman" w:cs="Times New Roman"/>
            <w:b w:val="0"/>
            <w:bCs w:val="0"/>
            <w:noProof w:val="0"/>
            <w:sz w:val="24"/>
            <w:szCs w:val="24"/>
            <w:lang w:val="pt-BR"/>
            <w:rPrChange w:author="GUSTAVO DE OLIVEIRA REGO MORAIS" w:date="2025-08-08T22:11:06.178Z" w:id="705138747">
              <w:rPr>
                <w:rFonts w:ascii="Times New Roman" w:hAnsi="Times New Roman" w:eastAsia="Times New Roman" w:cs="Times New Roman"/>
                <w:b w:val="1"/>
                <w:bCs w:val="1"/>
                <w:noProof w:val="0"/>
                <w:sz w:val="24"/>
                <w:szCs w:val="24"/>
                <w:lang w:val="pt-BR"/>
              </w:rPr>
            </w:rPrChange>
          </w:rPr>
          <w:t xml:space="preserve"> Gaspar</w:t>
        </w:r>
      </w:ins>
    </w:p>
    <w:p w:rsidR="6595920C" w:rsidP="320543F7" w:rsidRDefault="6595920C" w14:paraId="13A43CCF" w14:textId="6A2FD8B4">
      <w:pPr>
        <w:pStyle w:val="ListParagraph"/>
        <w:numPr>
          <w:ilvl w:val="0"/>
          <w:numId w:val="150"/>
        </w:numPr>
        <w:bidi w:val="0"/>
        <w:spacing w:before="240" w:beforeAutospacing="off" w:after="240" w:afterAutospacing="off" w:line="360" w:lineRule="auto"/>
        <w:jc w:val="both"/>
        <w:rPr>
          <w:ins w:author="GUSTAVO DE OLIVEIRA REGO MORAIS" w:date="2025-08-08T21:59:15.828Z" w16du:dateUtc="2025-08-08T21:59:15.828Z" w:id="1411186005"/>
          <w:rFonts w:ascii="Times New Roman" w:hAnsi="Times New Roman" w:eastAsia="Times New Roman" w:cs="Times New Roman"/>
          <w:noProof w:val="0"/>
          <w:sz w:val="24"/>
          <w:szCs w:val="24"/>
          <w:lang w:val="pt-BR"/>
          <w:rPrChange w:author="GUSTAVO DE OLIVEIRA REGO MORAIS" w:date="2025-08-08T22:00:09.55Z" w:id="1545712183">
            <w:rPr>
              <w:ins w:author="GUSTAVO DE OLIVEIRA REGO MORAIS" w:date="2025-08-08T21:59:15.828Z" w16du:dateUtc="2025-08-08T21:59:15.828Z" w:id="653019063"/>
            </w:rPr>
          </w:rPrChange>
        </w:rPr>
        <w:pPrChange w:author="GUSTAVO DE OLIVEIRA REGO MORAIS" w:date="2025-08-08T22:00:28.731Z">
          <w:pPr>
            <w:bidi w:val="0"/>
          </w:pPr>
        </w:pPrChange>
      </w:pPr>
      <w:ins w:author="GUSTAVO DE OLIVEIRA REGO MORAIS" w:date="2025-08-08T21:59:15.828Z" w:id="18482846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48Z" w:id="705818881">
              <w:rPr>
                <w:rFonts w:ascii="Times New Roman" w:hAnsi="Times New Roman" w:eastAsia="Times New Roman" w:cs="Times New Roman"/>
                <w:b w:val="1"/>
                <w:bCs w:val="1"/>
                <w:noProof w:val="0"/>
                <w:sz w:val="24"/>
                <w:szCs w:val="24"/>
                <w:lang w:val="pt-BR"/>
              </w:rPr>
            </w:rPrChange>
          </w:rPr>
          <w:t>Contexto:</w:t>
        </w:r>
        <w:r>
          <w:br/>
        </w:r>
        <w:r w:rsidRPr="320543F7" w:rsidR="6595920C">
          <w:rPr>
            <w:rFonts w:ascii="Times New Roman" w:hAnsi="Times New Roman" w:eastAsia="Times New Roman" w:cs="Times New Roman"/>
            <w:noProof w:val="0"/>
            <w:sz w:val="24"/>
            <w:szCs w:val="24"/>
            <w:lang w:val="pt-BR"/>
            <w:rPrChange w:author="GUSTAVO DE OLIVEIRA REGO MORAIS" w:date="2025-08-08T22:00:05.028Z" w:id="1459303637">
              <w:rPr>
                <w:rFonts w:ascii="Times New Roman" w:hAnsi="Times New Roman" w:eastAsia="Times New Roman" w:cs="Times New Roman"/>
                <w:noProof w:val="0"/>
                <w:sz w:val="24"/>
                <w:szCs w:val="24"/>
                <w:lang w:val="pt-BR"/>
              </w:rPr>
            </w:rPrChange>
          </w:rPr>
          <w:t xml:space="preserve"> Este diagrama modela o módulo de recomendação de configurações (builds) de computadores de um sistema que combina IA, validação térmica e interação via </w:t>
        </w:r>
        <w:r w:rsidRPr="320543F7" w:rsidR="6595920C">
          <w:rPr>
            <w:rFonts w:ascii="Times New Roman" w:hAnsi="Times New Roman" w:eastAsia="Times New Roman" w:cs="Times New Roman"/>
            <w:noProof w:val="0"/>
            <w:sz w:val="24"/>
            <w:szCs w:val="24"/>
            <w:lang w:val="pt-BR"/>
            <w:rPrChange w:author="GUSTAVO DE OLIVEIRA REGO MORAIS" w:date="2025-08-08T22:00:05.028Z" w:id="1891213862">
              <w:rPr>
                <w:rFonts w:ascii="Times New Roman" w:hAnsi="Times New Roman" w:eastAsia="Times New Roman" w:cs="Times New Roman"/>
                <w:noProof w:val="0"/>
                <w:sz w:val="24"/>
                <w:szCs w:val="24"/>
                <w:lang w:val="pt-BR"/>
              </w:rPr>
            </w:rPrChange>
          </w:rPr>
          <w:t>chatbot</w:t>
        </w:r>
        <w:r w:rsidRPr="320543F7" w:rsidR="6595920C">
          <w:rPr>
            <w:rFonts w:ascii="Times New Roman" w:hAnsi="Times New Roman" w:eastAsia="Times New Roman" w:cs="Times New Roman"/>
            <w:noProof w:val="0"/>
            <w:sz w:val="24"/>
            <w:szCs w:val="24"/>
            <w:lang w:val="pt-BR"/>
            <w:rPrChange w:author="GUSTAVO DE OLIVEIRA REGO MORAIS" w:date="2025-08-08T22:00:05.028Z" w:id="1765802176">
              <w:rPr>
                <w:rFonts w:ascii="Times New Roman" w:hAnsi="Times New Roman" w:eastAsia="Times New Roman" w:cs="Times New Roman"/>
                <w:noProof w:val="0"/>
                <w:sz w:val="24"/>
                <w:szCs w:val="24"/>
                <w:lang w:val="pt-BR"/>
              </w:rPr>
            </w:rPrChange>
          </w:rPr>
          <w:t>. Abrange as entidades responsáveis por representar usuários, preferências, builds e componentes, além dos serviços de recomendação, validação de compatibilidade e cálculo térmico. Destina-se à equipe de desenvolvimento como especificação para implementação e testes.</w:t>
        </w:r>
      </w:ins>
    </w:p>
    <w:p w:rsidR="6595920C" w:rsidP="320543F7" w:rsidRDefault="6595920C" w14:paraId="3E561E0F" w14:textId="2754962F">
      <w:pPr>
        <w:pStyle w:val="Heading3"/>
        <w:bidi w:val="0"/>
        <w:spacing w:before="281" w:beforeAutospacing="off" w:after="281" w:afterAutospacing="off" w:line="360" w:lineRule="auto"/>
        <w:jc w:val="both"/>
        <w:rPr>
          <w:ins w:author="GUSTAVO DE OLIVEIRA REGO MORAIS" w:date="2025-08-08T21:59:15.828Z" w16du:dateUtc="2025-08-08T21:59:15.828Z" w:id="529387419"/>
          <w:rFonts w:ascii="Times New Roman" w:hAnsi="Times New Roman" w:eastAsia="Times New Roman" w:cs="Times New Roman"/>
          <w:b w:val="1"/>
          <w:bCs w:val="1"/>
          <w:noProof w:val="0"/>
          <w:sz w:val="24"/>
          <w:szCs w:val="24"/>
          <w:lang w:val="pt-BR"/>
          <w:rPrChange w:author="GUSTAVO DE OLIVEIRA REGO MORAIS" w:date="2025-08-08T22:00:09.55Z" w:id="1196887260">
            <w:rPr>
              <w:ins w:author="GUSTAVO DE OLIVEIRA REGO MORAIS" w:date="2025-08-08T21:59:15.828Z" w16du:dateUtc="2025-08-08T21:59:15.828Z" w:id="686634773"/>
              <w:rFonts w:ascii="Times New Roman" w:hAnsi="Times New Roman" w:eastAsia="Times New Roman" w:cs="Times New Roman"/>
              <w:b w:val="1"/>
              <w:bCs w:val="1"/>
              <w:noProof w:val="0"/>
              <w:sz w:val="28"/>
              <w:szCs w:val="28"/>
              <w:lang w:val="pt-BR"/>
            </w:rPr>
          </w:rPrChange>
        </w:rPr>
        <w:pPrChange w:author="GUSTAVO DE OLIVEIRA REGO MORAIS" w:date="2025-08-08T22:00:28.732Z">
          <w:pPr>
            <w:bidi w:val="0"/>
          </w:pPr>
        </w:pPrChange>
      </w:pPr>
      <w:ins w:author="GUSTAVO DE OLIVEIRA REGO MORAIS" w:date="2025-08-08T21:59:15.828Z" w:id="53304237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Z" w:id="989316589">
              <w:rPr>
                <w:rFonts w:ascii="Times New Roman" w:hAnsi="Times New Roman" w:eastAsia="Times New Roman" w:cs="Times New Roman"/>
                <w:b w:val="1"/>
                <w:bCs w:val="1"/>
                <w:noProof w:val="0"/>
                <w:sz w:val="28"/>
                <w:szCs w:val="28"/>
                <w:lang w:val="pt-BR"/>
              </w:rPr>
            </w:rPrChange>
          </w:rPr>
          <w:t>8.1.2 Descrição das Classes</w:t>
        </w:r>
      </w:ins>
    </w:p>
    <w:p w:rsidR="6595920C" w:rsidP="320543F7" w:rsidRDefault="6595920C" w14:paraId="1E3B10AB" w14:textId="585853BC">
      <w:pPr>
        <w:bidi w:val="0"/>
        <w:spacing w:before="240" w:beforeAutospacing="off" w:after="240" w:afterAutospacing="off" w:line="360" w:lineRule="auto"/>
        <w:jc w:val="both"/>
        <w:rPr>
          <w:ins w:author="GUSTAVO DE OLIVEIRA REGO MORAIS" w:date="2025-08-08T21:59:15.828Z" w16du:dateUtc="2025-08-08T21:59:15.828Z" w:id="149585667"/>
          <w:rFonts w:ascii="Times New Roman" w:hAnsi="Times New Roman" w:eastAsia="Times New Roman" w:cs="Times New Roman"/>
          <w:noProof w:val="0"/>
          <w:sz w:val="24"/>
          <w:szCs w:val="24"/>
          <w:lang w:val="pt-BR"/>
          <w:rPrChange w:author="GUSTAVO DE OLIVEIRA REGO MORAIS" w:date="2025-08-08T22:00:05.034Z" w:id="1907582627">
            <w:rPr>
              <w:ins w:author="GUSTAVO DE OLIVEIRA REGO MORAIS" w:date="2025-08-08T21:59:15.828Z" w16du:dateUtc="2025-08-08T21:59:15.828Z" w:id="1925343897"/>
              <w:rFonts w:ascii="Times New Roman" w:hAnsi="Times New Roman" w:eastAsia="Times New Roman" w:cs="Times New Roman"/>
              <w:noProof w:val="0"/>
              <w:sz w:val="24"/>
              <w:szCs w:val="24"/>
              <w:lang w:val="pt-BR"/>
            </w:rPr>
          </w:rPrChange>
        </w:rPr>
        <w:pPrChange w:author="GUSTAVO DE OLIVEIRA REGO MORAIS" w:date="2025-08-08T22:00:28.732Z">
          <w:pPr>
            <w:bidi w:val="0"/>
          </w:pPr>
        </w:pPrChange>
      </w:pPr>
      <w:ins w:author="GUSTAVO DE OLIVEIRA REGO MORAIS" w:date="2025-08-08T21:59:15.828Z" w:id="121949639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1Z" w:id="1421329461">
              <w:rPr>
                <w:rFonts w:ascii="Times New Roman" w:hAnsi="Times New Roman" w:eastAsia="Times New Roman" w:cs="Times New Roman"/>
                <w:b w:val="1"/>
                <w:bCs w:val="1"/>
                <w:noProof w:val="0"/>
                <w:sz w:val="24"/>
                <w:szCs w:val="24"/>
                <w:lang w:val="pt-BR"/>
              </w:rPr>
            </w:rPrChange>
          </w:rPr>
          <w:t>Nota sobre visibilidade:</w:t>
        </w:r>
        <w:r w:rsidRPr="320543F7" w:rsidR="6595920C">
          <w:rPr>
            <w:rFonts w:ascii="Times New Roman" w:hAnsi="Times New Roman" w:eastAsia="Times New Roman" w:cs="Times New Roman"/>
            <w:noProof w:val="0"/>
            <w:sz w:val="24"/>
            <w:szCs w:val="24"/>
            <w:lang w:val="pt-BR"/>
            <w:rPrChange w:author="GUSTAVO DE OLIVEIRA REGO MORAIS" w:date="2025-08-08T22:00:05.031Z" w:id="86216346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032Z" w:id="1142139476">
              <w:rPr>
                <w:rFonts w:ascii="Consolas" w:hAnsi="Consolas" w:eastAsia="Consolas" w:cs="Consolas"/>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033Z" w:id="184760674">
              <w:rPr>
                <w:rFonts w:ascii="Times New Roman" w:hAnsi="Times New Roman" w:eastAsia="Times New Roman" w:cs="Times New Roman"/>
                <w:noProof w:val="0"/>
                <w:sz w:val="24"/>
                <w:szCs w:val="24"/>
                <w:lang w:val="pt-BR"/>
              </w:rPr>
            </w:rPrChange>
          </w:rPr>
          <w:t xml:space="preserve"> = público, </w:t>
        </w:r>
        <w:r w:rsidRPr="320543F7" w:rsidR="6595920C">
          <w:rPr>
            <w:rFonts w:ascii="Times New Roman" w:hAnsi="Times New Roman" w:eastAsia="Times New Roman" w:cs="Times New Roman"/>
            <w:noProof w:val="0"/>
            <w:sz w:val="24"/>
            <w:szCs w:val="24"/>
            <w:lang w:val="pt-BR"/>
            <w:rPrChange w:author="GUSTAVO DE OLIVEIRA REGO MORAIS" w:date="2025-08-08T22:00:05.033Z" w:id="1648342231">
              <w:rPr>
                <w:rFonts w:ascii="Consolas" w:hAnsi="Consolas" w:eastAsia="Consolas" w:cs="Consolas"/>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034Z" w:id="1587201065">
              <w:rPr>
                <w:rFonts w:ascii="Times New Roman" w:hAnsi="Times New Roman" w:eastAsia="Times New Roman" w:cs="Times New Roman"/>
                <w:noProof w:val="0"/>
                <w:sz w:val="24"/>
                <w:szCs w:val="24"/>
                <w:lang w:val="pt-BR"/>
              </w:rPr>
            </w:rPrChange>
          </w:rPr>
          <w:t xml:space="preserve"> = privado.</w:t>
        </w:r>
      </w:ins>
    </w:p>
    <w:p w:rsidR="6595920C" w:rsidP="320543F7" w:rsidRDefault="6595920C" w14:paraId="3E9EF9A5" w14:textId="2C2E77CF">
      <w:pPr>
        <w:pStyle w:val="Heading4"/>
        <w:bidi w:val="0"/>
        <w:spacing w:before="319" w:beforeAutospacing="off" w:after="319" w:afterAutospacing="off" w:line="360" w:lineRule="auto"/>
        <w:jc w:val="both"/>
        <w:rPr>
          <w:ins w:author="GUSTAVO DE OLIVEIRA REGO MORAIS" w:date="2025-08-08T21:59:15.828Z" w16du:dateUtc="2025-08-08T21:59:15.828Z" w:id="74698985"/>
          <w:rFonts w:ascii="Times New Roman" w:hAnsi="Times New Roman" w:eastAsia="Times New Roman" w:cs="Times New Roman"/>
          <w:b w:val="1"/>
          <w:bCs w:val="1"/>
          <w:noProof w:val="0"/>
          <w:sz w:val="24"/>
          <w:szCs w:val="24"/>
          <w:lang w:val="pt-BR"/>
          <w:rPrChange w:author="GUSTAVO DE OLIVEIRA REGO MORAIS" w:date="2025-08-08T22:00:05.036Z" w:id="642772725">
            <w:rPr>
              <w:ins w:author="GUSTAVO DE OLIVEIRA REGO MORAIS" w:date="2025-08-08T21:59:15.828Z" w16du:dateUtc="2025-08-08T21:59:15.828Z" w:id="319702884"/>
              <w:rFonts w:ascii="Consolas" w:hAnsi="Consolas" w:eastAsia="Consolas" w:cs="Consolas"/>
              <w:b w:val="1"/>
              <w:bCs w:val="1"/>
              <w:noProof w:val="0"/>
              <w:sz w:val="24"/>
              <w:szCs w:val="24"/>
              <w:lang w:val="pt-BR"/>
            </w:rPr>
          </w:rPrChange>
        </w:rPr>
        <w:pPrChange w:author="GUSTAVO DE OLIVEIRA REGO MORAIS" w:date="2025-08-08T22:00:28.732Z">
          <w:pPr>
            <w:bidi w:val="0"/>
          </w:pPr>
        </w:pPrChange>
      </w:pPr>
      <w:ins w:author="GUSTAVO DE OLIVEIRA REGO MORAIS" w:date="2025-08-08T21:59:15.828Z" w:id="4753449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4Z" w:id="1034839404">
              <w:rPr>
                <w:rFonts w:ascii="Times New Roman" w:hAnsi="Times New Roman" w:eastAsia="Times New Roman" w:cs="Times New Roman"/>
                <w:b w:val="1"/>
                <w:bCs w:val="1"/>
                <w:noProof w:val="0"/>
                <w:sz w:val="24"/>
                <w:szCs w:val="24"/>
                <w:lang w:val="pt-BR"/>
              </w:rPr>
            </w:rPrChange>
          </w:rPr>
          <w:t xml:space="preserve">8.1.2.1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036Z" w:id="1129388979">
              <w:rPr>
                <w:rFonts w:ascii="Consolas" w:hAnsi="Consolas" w:eastAsia="Consolas" w:cs="Consolas"/>
                <w:b w:val="1"/>
                <w:bCs w:val="1"/>
                <w:noProof w:val="0"/>
                <w:sz w:val="24"/>
                <w:szCs w:val="24"/>
                <w:lang w:val="pt-BR"/>
              </w:rPr>
            </w:rPrChange>
          </w:rPr>
          <w:t>SeçãoRecomendação</w:t>
        </w:r>
      </w:ins>
    </w:p>
    <w:p w:rsidR="6595920C" w:rsidP="320543F7" w:rsidRDefault="6595920C" w14:paraId="70B82560" w14:textId="5F64BC26">
      <w:pPr>
        <w:bidi w:val="0"/>
        <w:spacing w:before="240" w:beforeAutospacing="off" w:after="240" w:afterAutospacing="off" w:line="360" w:lineRule="auto"/>
        <w:jc w:val="both"/>
        <w:rPr>
          <w:ins w:author="GUSTAVO DE OLIVEIRA REGO MORAIS" w:date="2025-08-08T21:59:15.828Z" w16du:dateUtc="2025-08-08T21:59:15.828Z" w:id="1603922134"/>
          <w:rFonts w:ascii="Times New Roman" w:hAnsi="Times New Roman" w:eastAsia="Times New Roman" w:cs="Times New Roman"/>
          <w:noProof w:val="0"/>
          <w:sz w:val="24"/>
          <w:szCs w:val="24"/>
          <w:lang w:val="pt-BR"/>
          <w:rPrChange w:author="GUSTAVO DE OLIVEIRA REGO MORAIS" w:date="2025-08-08T22:00:05.038Z" w:id="473561406">
            <w:rPr>
              <w:ins w:author="GUSTAVO DE OLIVEIRA REGO MORAIS" w:date="2025-08-08T21:59:15.828Z" w16du:dateUtc="2025-08-08T21:59:15.828Z" w:id="176074118"/>
              <w:rFonts w:ascii="Times New Roman" w:hAnsi="Times New Roman" w:eastAsia="Times New Roman" w:cs="Times New Roman"/>
              <w:noProof w:val="0"/>
              <w:sz w:val="24"/>
              <w:szCs w:val="24"/>
              <w:lang w:val="pt-BR"/>
            </w:rPr>
          </w:rPrChange>
        </w:rPr>
        <w:pPrChange w:author="GUSTAVO DE OLIVEIRA REGO MORAIS" w:date="2025-08-08T22:00:28.732Z">
          <w:pPr>
            <w:bidi w:val="0"/>
          </w:pPr>
        </w:pPrChange>
      </w:pPr>
      <w:ins w:author="GUSTAVO DE OLIVEIRA REGO MORAIS" w:date="2025-08-08T21:59:15.828Z" w:id="5850193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5Z" w:id="262916760">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038Z" w:id="1092367852">
              <w:rPr>
                <w:rFonts w:ascii="Times New Roman" w:hAnsi="Times New Roman" w:eastAsia="Times New Roman" w:cs="Times New Roman"/>
                <w:noProof w:val="0"/>
                <w:sz w:val="24"/>
                <w:szCs w:val="24"/>
                <w:lang w:val="pt-BR"/>
              </w:rPr>
            </w:rPrChange>
          </w:rPr>
          <w:t xml:space="preserve"> Agrupar recomendações geradas (conjunto de builds) em uma sessão com data de criação.</w:t>
        </w:r>
      </w:ins>
    </w:p>
    <w:p w:rsidR="6595920C" w:rsidP="320543F7" w:rsidRDefault="6595920C" w14:paraId="78E1FD3C" w14:textId="7FE3D950">
      <w:pPr>
        <w:bidi w:val="0"/>
        <w:spacing w:before="240" w:beforeAutospacing="off" w:after="240" w:afterAutospacing="off" w:line="360" w:lineRule="auto"/>
        <w:jc w:val="both"/>
        <w:rPr>
          <w:ins w:author="GUSTAVO DE OLIVEIRA REGO MORAIS" w:date="2025-08-08T21:59:15.828Z" w16du:dateUtc="2025-08-08T21:59:15.828Z" w:id="223209729"/>
          <w:rFonts w:ascii="Times New Roman" w:hAnsi="Times New Roman" w:eastAsia="Times New Roman" w:cs="Times New Roman"/>
          <w:b w:val="1"/>
          <w:bCs w:val="1"/>
          <w:noProof w:val="0"/>
          <w:sz w:val="24"/>
          <w:szCs w:val="24"/>
          <w:lang w:val="pt-BR"/>
          <w:rPrChange w:author="GUSTAVO DE OLIVEIRA REGO MORAIS" w:date="2025-08-08T22:00:05.039Z" w:id="741442691">
            <w:rPr>
              <w:ins w:author="GUSTAVO DE OLIVEIRA REGO MORAIS" w:date="2025-08-08T21:59:15.828Z" w16du:dateUtc="2025-08-08T21:59:15.828Z" w:id="370092192"/>
              <w:rFonts w:ascii="Times New Roman" w:hAnsi="Times New Roman" w:eastAsia="Times New Roman" w:cs="Times New Roman"/>
              <w:b w:val="1"/>
              <w:bCs w:val="1"/>
              <w:noProof w:val="0"/>
              <w:sz w:val="24"/>
              <w:szCs w:val="24"/>
              <w:lang w:val="pt-BR"/>
            </w:rPr>
          </w:rPrChange>
        </w:rPr>
        <w:pPrChange w:author="GUSTAVO DE OLIVEIRA REGO MORAIS" w:date="2025-08-08T22:00:28.733Z">
          <w:pPr>
            <w:bidi w:val="0"/>
          </w:pPr>
        </w:pPrChange>
      </w:pPr>
      <w:ins w:author="GUSTAVO DE OLIVEIRA REGO MORAIS" w:date="2025-08-08T21:59:15.828Z" w:id="63562600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56Z" w:id="1433105227">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jc w:val="center"/>
        <w:tblLayout w:type="fixed"/>
        <w:tblLook w:val="06A0" w:firstRow="1" w:lastRow="0" w:firstColumn="1" w:lastColumn="0" w:noHBand="1" w:noVBand="1"/>
        <w:tblPrChange w:author="GUSTAVO DE OLIVEIRA REGO MORAIS" w:date="2025-08-08T22:03:16.725Z" w16du:dateUtc="2025-08-08T22:03:16.725Z" w:id="1838963317">
          <w:tblPr>
            <w:tblStyle w:val="TableNormal"/>
            <w:tblLayout w:type="fixed"/>
            <w:tblLook w:val="06A0" w:firstRow="1" w:lastRow="0" w:firstColumn="1" w:lastColumn="0" w:noHBand="1" w:noVBand="1"/>
          </w:tblPr>
        </w:tblPrChange>
      </w:tblPr>
      <w:tblGrid>
        <w:gridCol w:w="1905"/>
        <w:gridCol w:w="1905"/>
        <w:gridCol w:w="1905"/>
        <w:gridCol w:w="1905"/>
        <w:gridCol w:w="1905"/>
        <w:tblGridChange w:id="1532610960">
          <w:tblGrid>
            <w:gridCol w:w="1803"/>
            <w:gridCol w:w="1803"/>
            <w:gridCol w:w="1803"/>
            <w:gridCol w:w="1803"/>
            <w:gridCol w:w="1803"/>
          </w:tblGrid>
        </w:tblGridChange>
      </w:tblGrid>
      <w:tr w:rsidR="320543F7" w:rsidTr="320543F7" w14:paraId="0C48EDA3">
        <w:trPr>
          <w:trHeight w:val="300"/>
          <w:ins w:author="GUSTAVO DE OLIVEIRA REGO MORAIS" w:date="2025-08-08T21:59:15.829Z" w16du:dateUtc="2025-08-08T21:59:15.829Z" w:id="163127371"/>
          <w:trPrChange w:author="GUSTAVO DE OLIVEIRA REGO MORAIS" w:date="2025-08-08T21:59:14.005Z" w16du:dateUtc="2025-08-08T21:59:14.005Z" w:id="734775558">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89293933">
              <w:tcPr>
                <w:tcW w:w="1803" w:type="dxa"/>
                <w:tcMar/>
              </w:tcPr>
            </w:tcPrChange>
          </w:tcPr>
          <w:p w:rsidR="320543F7" w:rsidP="320543F7" w:rsidRDefault="320543F7" w14:paraId="0B0AF25F" w14:textId="4B69D02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7Z" w:id="22591576">
                  <w:rPr>
                    <w:b w:val="1"/>
                    <w:bCs w:val="1"/>
                  </w:rPr>
                </w:rPrChange>
              </w:rPr>
              <w:pPrChange w:author="GUSTAVO DE OLIVEIRA REGO MORAIS" w:date="2025-08-08T22:00:28.733Z">
                <w:pPr>
                  <w:bidi w:val="0"/>
                </w:pPr>
              </w:pPrChange>
            </w:pPr>
            <w:ins w:author="GUSTAVO DE OLIVEIRA REGO MORAIS" w:date="2025-08-08T21:59:15.829Z" w:id="240189051">
              <w:r w:rsidRPr="320543F7" w:rsidR="320543F7">
                <w:rPr>
                  <w:rFonts w:ascii="Times New Roman" w:hAnsi="Times New Roman" w:eastAsia="Times New Roman" w:cs="Times New Roman"/>
                  <w:b w:val="1"/>
                  <w:bCs w:val="1"/>
                  <w:sz w:val="24"/>
                  <w:szCs w:val="24"/>
                  <w:rPrChange w:author="GUSTAVO DE OLIVEIRA REGO MORAIS" w:date="2025-08-08T22:00:09.557Z" w:id="640988873">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75418642">
              <w:tcPr>
                <w:tcW w:w="1803" w:type="dxa"/>
                <w:tcMar/>
              </w:tcPr>
            </w:tcPrChange>
          </w:tcPr>
          <w:p w:rsidR="320543F7" w:rsidP="320543F7" w:rsidRDefault="320543F7" w14:paraId="439308BC" w14:textId="36FDB17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8Z" w:id="1724955937">
                  <w:rPr>
                    <w:b w:val="1"/>
                    <w:bCs w:val="1"/>
                  </w:rPr>
                </w:rPrChange>
              </w:rPr>
              <w:pPrChange w:author="GUSTAVO DE OLIVEIRA REGO MORAIS" w:date="2025-08-08T22:00:28.733Z">
                <w:pPr>
                  <w:bidi w:val="0"/>
                </w:pPr>
              </w:pPrChange>
            </w:pPr>
            <w:ins w:author="GUSTAVO DE OLIVEIRA REGO MORAIS" w:date="2025-08-08T21:59:15.829Z" w:id="1992230431">
              <w:r w:rsidRPr="320543F7" w:rsidR="320543F7">
                <w:rPr>
                  <w:rFonts w:ascii="Times New Roman" w:hAnsi="Times New Roman" w:eastAsia="Times New Roman" w:cs="Times New Roman"/>
                  <w:b w:val="1"/>
                  <w:bCs w:val="1"/>
                  <w:sz w:val="24"/>
                  <w:szCs w:val="24"/>
                  <w:rPrChange w:author="GUSTAVO DE OLIVEIRA REGO MORAIS" w:date="2025-08-08T22:00:09.557Z" w:id="281244969">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320901733">
              <w:tcPr>
                <w:tcW w:w="1803" w:type="dxa"/>
                <w:tcMar/>
              </w:tcPr>
            </w:tcPrChange>
          </w:tcPr>
          <w:p w:rsidR="320543F7" w:rsidP="320543F7" w:rsidRDefault="320543F7" w14:paraId="44348282" w14:textId="2E05756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8Z" w:id="2077040794">
                  <w:rPr>
                    <w:b w:val="1"/>
                    <w:bCs w:val="1"/>
                  </w:rPr>
                </w:rPrChange>
              </w:rPr>
              <w:pPrChange w:author="GUSTAVO DE OLIVEIRA REGO MORAIS" w:date="2025-08-08T22:00:28.733Z">
                <w:pPr>
                  <w:bidi w:val="0"/>
                </w:pPr>
              </w:pPrChange>
            </w:pPr>
            <w:ins w:author="GUSTAVO DE OLIVEIRA REGO MORAIS" w:date="2025-08-08T21:59:15.829Z" w:id="487927844">
              <w:r w:rsidRPr="320543F7" w:rsidR="320543F7">
                <w:rPr>
                  <w:rFonts w:ascii="Times New Roman" w:hAnsi="Times New Roman" w:eastAsia="Times New Roman" w:cs="Times New Roman"/>
                  <w:b w:val="1"/>
                  <w:bCs w:val="1"/>
                  <w:sz w:val="24"/>
                  <w:szCs w:val="24"/>
                  <w:rPrChange w:author="GUSTAVO DE OLIVEIRA REGO MORAIS" w:date="2025-08-08T22:00:09.558Z" w:id="709607089">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166324590">
              <w:tcPr>
                <w:tcW w:w="1803" w:type="dxa"/>
                <w:tcMar/>
              </w:tcPr>
            </w:tcPrChange>
          </w:tcPr>
          <w:p w:rsidR="320543F7" w:rsidP="320543F7" w:rsidRDefault="320543F7" w14:paraId="5E2DF40D" w14:textId="37FF010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9Z" w:id="588935061">
                  <w:rPr>
                    <w:b w:val="1"/>
                    <w:bCs w:val="1"/>
                  </w:rPr>
                </w:rPrChange>
              </w:rPr>
              <w:pPrChange w:author="GUSTAVO DE OLIVEIRA REGO MORAIS" w:date="2025-08-08T22:00:28.733Z">
                <w:pPr>
                  <w:bidi w:val="0"/>
                </w:pPr>
              </w:pPrChange>
            </w:pPr>
            <w:ins w:author="GUSTAVO DE OLIVEIRA REGO MORAIS" w:date="2025-08-08T21:59:15.829Z" w:id="594801943">
              <w:r w:rsidRPr="320543F7" w:rsidR="320543F7">
                <w:rPr>
                  <w:rFonts w:ascii="Times New Roman" w:hAnsi="Times New Roman" w:eastAsia="Times New Roman" w:cs="Times New Roman"/>
                  <w:b w:val="1"/>
                  <w:bCs w:val="1"/>
                  <w:sz w:val="24"/>
                  <w:szCs w:val="24"/>
                  <w:rPrChange w:author="GUSTAVO DE OLIVEIRA REGO MORAIS" w:date="2025-08-08T22:00:09.558Z" w:id="667171082">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645741894">
              <w:tcPr>
                <w:tcW w:w="1803" w:type="dxa"/>
                <w:tcMar/>
              </w:tcPr>
            </w:tcPrChange>
          </w:tcPr>
          <w:p w:rsidR="320543F7" w:rsidP="320543F7" w:rsidRDefault="320543F7" w14:paraId="38AAA4B8" w14:textId="16B012A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59Z" w:id="1154660487">
                  <w:rPr>
                    <w:b w:val="1"/>
                    <w:bCs w:val="1"/>
                  </w:rPr>
                </w:rPrChange>
              </w:rPr>
              <w:pPrChange w:author="GUSTAVO DE OLIVEIRA REGO MORAIS" w:date="2025-08-08T22:00:28.734Z">
                <w:pPr>
                  <w:bidi w:val="0"/>
                </w:pPr>
              </w:pPrChange>
            </w:pPr>
            <w:ins w:author="GUSTAVO DE OLIVEIRA REGO MORAIS" w:date="2025-08-08T21:59:15.829Z" w:id="2030836617">
              <w:r w:rsidRPr="320543F7" w:rsidR="320543F7">
                <w:rPr>
                  <w:rFonts w:ascii="Times New Roman" w:hAnsi="Times New Roman" w:eastAsia="Times New Roman" w:cs="Times New Roman"/>
                  <w:b w:val="1"/>
                  <w:bCs w:val="1"/>
                  <w:sz w:val="24"/>
                  <w:szCs w:val="24"/>
                  <w:rPrChange w:author="GUSTAVO DE OLIVEIRA REGO MORAIS" w:date="2025-08-08T22:00:09.559Z" w:id="941904879">
                    <w:rPr>
                      <w:b w:val="1"/>
                      <w:bCs w:val="1"/>
                    </w:rPr>
                  </w:rPrChange>
                </w:rPr>
                <w:t>Restrições</w:t>
              </w:r>
            </w:ins>
          </w:p>
        </w:tc>
      </w:tr>
      <w:tr w:rsidR="320543F7" w:rsidTr="320543F7" w14:paraId="0BCDEAF1">
        <w:trPr>
          <w:trHeight w:val="300"/>
          <w:ins w:author="GUSTAVO DE OLIVEIRA REGO MORAIS" w:date="2025-08-08T21:59:15.829Z" w16du:dateUtc="2025-08-08T21:59:15.829Z" w:id="61492559"/>
          <w:trPrChange w:author="GUSTAVO DE OLIVEIRA REGO MORAIS" w:date="2025-08-08T21:59:14.006Z" w16du:dateUtc="2025-08-08T21:59:14.006Z" w:id="1921006985">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394529564">
              <w:tcPr>
                <w:tcW w:w="1803" w:type="dxa"/>
                <w:tcMar/>
              </w:tcPr>
            </w:tcPrChange>
          </w:tcPr>
          <w:p w:rsidR="320543F7" w:rsidP="320543F7" w:rsidRDefault="320543F7" w14:paraId="6278B5DE" w14:textId="1D8E6F9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315747455">
                  <w:rPr>
                    <w:rFonts w:ascii="Consolas" w:hAnsi="Consolas" w:eastAsia="Consolas" w:cs="Consolas"/>
                  </w:rPr>
                </w:rPrChange>
              </w:rPr>
              <w:pPrChange w:author="GUSTAVO DE OLIVEIRA REGO MORAIS" w:date="2025-08-08T22:00:28.734Z">
                <w:pPr>
                  <w:bidi w:val="0"/>
                </w:pPr>
              </w:pPrChange>
            </w:pPr>
            <w:ins w:author="GUSTAVO DE OLIVEIRA REGO MORAIS" w:date="2025-08-08T21:59:15.829Z" w:id="1954154465">
              <w:r w:rsidRPr="320543F7" w:rsidR="320543F7">
                <w:rPr>
                  <w:rFonts w:ascii="Times New Roman" w:hAnsi="Times New Roman" w:eastAsia="Times New Roman" w:cs="Times New Roman"/>
                  <w:sz w:val="24"/>
                  <w:szCs w:val="24"/>
                  <w:rPrChange w:author="GUSTAVO DE OLIVEIRA REGO MORAIS" w:date="2025-08-08T22:00:09.559Z" w:id="845974255">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653880315">
              <w:tcPr>
                <w:tcW w:w="1803" w:type="dxa"/>
                <w:tcMar/>
              </w:tcPr>
            </w:tcPrChange>
          </w:tcPr>
          <w:p w:rsidR="320543F7" w:rsidP="320543F7" w:rsidRDefault="320543F7" w14:paraId="593C6E53" w14:textId="0B5869F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9390468"/>
              </w:rPr>
              <w:pPrChange w:author="GUSTAVO DE OLIVEIRA REGO MORAIS" w:date="2025-08-08T22:00:28.734Z">
                <w:pPr>
                  <w:bidi w:val="0"/>
                </w:pPr>
              </w:pPrChange>
            </w:pPr>
            <w:ins w:author="GUSTAVO DE OLIVEIRA REGO MORAIS" w:date="2025-08-08T21:59:15.829Z" w:id="999133242">
              <w:r w:rsidRPr="320543F7" w:rsidR="320543F7">
                <w:rPr>
                  <w:rFonts w:ascii="Times New Roman" w:hAnsi="Times New Roman" w:eastAsia="Times New Roman" w:cs="Times New Roman"/>
                  <w:sz w:val="24"/>
                  <w:szCs w:val="24"/>
                  <w:rPrChange w:author="GUSTAVO DE OLIVEIRA REGO MORAIS" w:date="2025-08-08T22:00:09.56Z" w:id="2117125118"/>
                </w:rPr>
                <w:t>String</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953109560">
              <w:tcPr>
                <w:tcW w:w="1803" w:type="dxa"/>
                <w:tcMar/>
              </w:tcPr>
            </w:tcPrChange>
          </w:tcPr>
          <w:p w:rsidR="320543F7" w:rsidP="320543F7" w:rsidRDefault="320543F7" w14:paraId="4E81C7F3" w14:textId="46D3B26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Z" w:id="1530180966"/>
              </w:rPr>
              <w:pPrChange w:author="GUSTAVO DE OLIVEIRA REGO MORAIS" w:date="2025-08-08T22:00:28.734Z">
                <w:pPr>
                  <w:bidi w:val="0"/>
                </w:pPr>
              </w:pPrChange>
            </w:pPr>
            <w:ins w:author="GUSTAVO DE OLIVEIRA REGO MORAIS" w:date="2025-08-08T21:59:15.829Z" w:id="1140100057">
              <w:r w:rsidRPr="320543F7" w:rsidR="320543F7">
                <w:rPr>
                  <w:rFonts w:ascii="Times New Roman" w:hAnsi="Times New Roman" w:eastAsia="Times New Roman" w:cs="Times New Roman"/>
                  <w:sz w:val="24"/>
                  <w:szCs w:val="24"/>
                  <w:rPrChange w:author="GUSTAVO DE OLIVEIRA REGO MORAIS" w:date="2025-08-08T22:00:09.56Z" w:id="672315793"/>
                </w:rPr>
                <w:t>-</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309317038">
              <w:tcPr>
                <w:tcW w:w="1803" w:type="dxa"/>
                <w:tcMar/>
              </w:tcPr>
            </w:tcPrChange>
          </w:tcPr>
          <w:p w:rsidR="320543F7" w:rsidP="320543F7" w:rsidRDefault="320543F7" w14:paraId="5865F982" w14:textId="4E144D9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1Z" w:id="372471077"/>
              </w:rPr>
              <w:pPrChange w:author="GUSTAVO DE OLIVEIRA REGO MORAIS" w:date="2025-08-08T22:00:28.734Z">
                <w:pPr>
                  <w:bidi w:val="0"/>
                </w:pPr>
              </w:pPrChange>
            </w:pPr>
            <w:ins w:author="GUSTAVO DE OLIVEIRA REGO MORAIS" w:date="2025-08-08T21:59:15.829Z" w:id="1243894815">
              <w:r w:rsidRPr="320543F7" w:rsidR="320543F7">
                <w:rPr>
                  <w:rFonts w:ascii="Times New Roman" w:hAnsi="Times New Roman" w:eastAsia="Times New Roman" w:cs="Times New Roman"/>
                  <w:sz w:val="24"/>
                  <w:szCs w:val="24"/>
                  <w:rPrChange w:author="GUSTAVO DE OLIVEIRA REGO MORAIS" w:date="2025-08-08T22:00:09.561Z" w:id="1922925847"/>
                </w:rPr>
                <w:t>Identificador único da seção de recomendações.</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566732069">
              <w:tcPr>
                <w:tcW w:w="1803" w:type="dxa"/>
                <w:tcMar/>
              </w:tcPr>
            </w:tcPrChange>
          </w:tcPr>
          <w:p w:rsidR="320543F7" w:rsidP="320543F7" w:rsidRDefault="320543F7" w14:paraId="6E22A8A2" w14:textId="050148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6Z" w:id="837945969">
                  <w:rPr>
                    <w:rFonts w:ascii="Consolas" w:hAnsi="Consolas" w:eastAsia="Consolas" w:cs="Consolas"/>
                  </w:rPr>
                </w:rPrChange>
              </w:rPr>
              <w:pPrChange w:author="GUSTAVO DE OLIVEIRA REGO MORAIS" w:date="2025-08-08T22:00:28.734Z">
                <w:pPr>
                  <w:bidi w:val="0"/>
                </w:pPr>
              </w:pPrChange>
            </w:pPr>
            <w:ins w:author="GUSTAVO DE OLIVEIRA REGO MORAIS" w:date="2025-08-08T21:59:15.829Z" w:id="1611084509">
              <w:r w:rsidRPr="320543F7" w:rsidR="320543F7">
                <w:rPr>
                  <w:rFonts w:ascii="Times New Roman" w:hAnsi="Times New Roman" w:eastAsia="Times New Roman" w:cs="Times New Roman"/>
                  <w:sz w:val="24"/>
                  <w:szCs w:val="24"/>
                  <w:rPrChange w:author="GUSTAVO DE OLIVEIRA REGO MORAIS" w:date="2025-08-08T22:00:09.561Z" w:id="1862080030">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8Z" w:id="392230663">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048Z" w:id="2131432454">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8Z" w:id="721211277"/>
                </w:rPr>
                <w:t xml:space="preserve">, </w:t>
              </w:r>
              <w:r w:rsidRPr="320543F7" w:rsidR="320543F7">
                <w:rPr>
                  <w:rFonts w:ascii="Times New Roman" w:hAnsi="Times New Roman" w:eastAsia="Times New Roman" w:cs="Times New Roman"/>
                  <w:sz w:val="24"/>
                  <w:szCs w:val="24"/>
                  <w:rPrChange w:author="GUSTAVO DE OLIVEIRA REGO MORAIS" w:date="2025-08-08T22:00:05.049Z" w:id="243380771">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49Z" w:id="1747029316">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49Z" w:id="1149827075">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49Z" w:id="213001991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49Z" w:id="2097545056">
                    <w:rPr>
                      <w:rFonts w:ascii="Consolas" w:hAnsi="Consolas" w:eastAsia="Consolas" w:cs="Consolas"/>
                    </w:rPr>
                  </w:rPrChange>
                </w:rPr>
                <w:t>}</w:t>
              </w:r>
            </w:ins>
          </w:p>
        </w:tc>
      </w:tr>
      <w:tr w:rsidR="320543F7" w:rsidTr="320543F7" w14:paraId="579683A0">
        <w:trPr>
          <w:trHeight w:val="300"/>
          <w:ins w:author="GUSTAVO DE OLIVEIRA REGO MORAIS" w:date="2025-08-08T21:59:15.829Z" w16du:dateUtc="2025-08-08T21:59:15.829Z" w:id="1693986821"/>
          <w:trPrChange w:author="GUSTAVO DE OLIVEIRA REGO MORAIS" w:date="2025-08-08T21:59:14.006Z" w16du:dateUtc="2025-08-08T21:59:14.006Z" w:id="159813232">
            <w:trPr>
              <w:trHeight w:val="300"/>
            </w:trPr>
          </w:trPrChange>
        </w:trPr>
        <w:tc>
          <w:tcPr>
            <w:cnfStyle w:val="001000000000" w:firstRow="0" w:lastRow="0" w:firstColumn="1" w:lastColumn="0" w:oddVBand="0" w:evenVBand="0" w:oddHBand="0" w:evenHBand="0" w:firstRowFirstColumn="0" w:firstRowLastColumn="0" w:lastRowFirstColumn="0" w:lastRowLastColumn="0"/>
            <w:tcW w:w="1905" w:type="dxa"/>
            <w:tcMar/>
            <w:tcPrChange w:author="GUSTAVO DE OLIVEIRA REGO MORAIS" w:date="2025-08-08T22:03:16.726Z" w:id="1793807357">
              <w:tcPr>
                <w:tcW w:w="1803" w:type="dxa"/>
                <w:tcMar/>
              </w:tcPr>
            </w:tcPrChange>
          </w:tcPr>
          <w:p w:rsidR="320543F7" w:rsidP="320543F7" w:rsidRDefault="320543F7" w14:paraId="2C040C42" w14:textId="5AD2145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7Z" w:id="1172573069">
                  <w:rPr>
                    <w:rFonts w:ascii="Consolas" w:hAnsi="Consolas" w:eastAsia="Consolas" w:cs="Consolas"/>
                  </w:rPr>
                </w:rPrChange>
              </w:rPr>
              <w:pPrChange w:author="GUSTAVO DE OLIVEIRA REGO MORAIS" w:date="2025-08-08T22:00:28.735Z">
                <w:pPr>
                  <w:bidi w:val="0"/>
                </w:pPr>
              </w:pPrChange>
            </w:pPr>
            <w:ins w:author="GUSTAVO DE OLIVEIRA REGO MORAIS" w:date="2025-08-08T21:59:15.829Z" w:id="190593361">
              <w:r w:rsidRPr="320543F7" w:rsidR="320543F7">
                <w:rPr>
                  <w:rFonts w:ascii="Times New Roman" w:hAnsi="Times New Roman" w:eastAsia="Times New Roman" w:cs="Times New Roman"/>
                  <w:sz w:val="24"/>
                  <w:szCs w:val="24"/>
                  <w:rPrChange w:author="GUSTAVO DE OLIVEIRA REGO MORAIS" w:date="2025-08-08T22:00:09.567Z" w:id="277110490">
                    <w:rPr>
                      <w:rFonts w:ascii="Consolas" w:hAnsi="Consolas" w:eastAsia="Consolas" w:cs="Consolas"/>
                    </w:rPr>
                  </w:rPrChange>
                </w:rPr>
                <w:t>dataInicio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516358961">
              <w:tcPr>
                <w:tcW w:w="1803" w:type="dxa"/>
                <w:tcMar/>
              </w:tcPr>
            </w:tcPrChange>
          </w:tcPr>
          <w:p w:rsidR="320543F7" w:rsidP="320543F7" w:rsidRDefault="320543F7" w14:paraId="756D8AE3" w14:textId="467FD01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7Z" w:id="68571078"/>
              </w:rPr>
              <w:pPrChange w:author="GUSTAVO DE OLIVEIRA REGO MORAIS" w:date="2025-08-08T22:00:28.735Z">
                <w:pPr>
                  <w:bidi w:val="0"/>
                </w:pPr>
              </w:pPrChange>
            </w:pPr>
            <w:ins w:author="GUSTAVO DE OLIVEIRA REGO MORAIS" w:date="2025-08-08T21:59:15.829Z" w:id="1645884647">
              <w:r w:rsidRPr="320543F7" w:rsidR="320543F7">
                <w:rPr>
                  <w:rFonts w:ascii="Times New Roman" w:hAnsi="Times New Roman" w:eastAsia="Times New Roman" w:cs="Times New Roman"/>
                  <w:sz w:val="24"/>
                  <w:szCs w:val="24"/>
                  <w:rPrChange w:author="GUSTAVO DE OLIVEIRA REGO MORAIS" w:date="2025-08-08T22:00:09.567Z" w:id="734617587"/>
                </w:rPr>
                <w:t>Date</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85868573">
              <w:tcPr>
                <w:tcW w:w="1803" w:type="dxa"/>
                <w:tcMar/>
              </w:tcPr>
            </w:tcPrChange>
          </w:tcPr>
          <w:p w:rsidR="320543F7" w:rsidP="320543F7" w:rsidRDefault="320543F7" w14:paraId="143964DE" w14:textId="67F6CAE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8Z" w:id="1844464317"/>
              </w:rPr>
              <w:pPrChange w:author="GUSTAVO DE OLIVEIRA REGO MORAIS" w:date="2025-08-08T22:00:28.735Z">
                <w:pPr>
                  <w:bidi w:val="0"/>
                </w:pPr>
              </w:pPrChange>
            </w:pPr>
            <w:ins w:author="GUSTAVO DE OLIVEIRA REGO MORAIS" w:date="2025-08-08T21:59:15.829Z" w:id="1039173900">
              <w:r w:rsidRPr="320543F7" w:rsidR="320543F7">
                <w:rPr>
                  <w:rFonts w:ascii="Times New Roman" w:hAnsi="Times New Roman" w:eastAsia="Times New Roman" w:cs="Times New Roman"/>
                  <w:sz w:val="24"/>
                  <w:szCs w:val="24"/>
                  <w:rPrChange w:author="GUSTAVO DE OLIVEIRA REGO MORAIS" w:date="2025-08-08T22:00:09.568Z" w:id="1300966545"/>
                </w:rPr>
                <w:t>-</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1861780680">
              <w:tcPr>
                <w:tcW w:w="1803" w:type="dxa"/>
                <w:tcMar/>
              </w:tcPr>
            </w:tcPrChange>
          </w:tcPr>
          <w:p w:rsidR="320543F7" w:rsidP="320543F7" w:rsidRDefault="320543F7" w14:paraId="6DE8B028" w14:textId="4C9CA8A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68Z" w:id="1311263177"/>
              </w:rPr>
              <w:pPrChange w:author="GUSTAVO DE OLIVEIRA REGO MORAIS" w:date="2025-08-08T22:00:28.735Z">
                <w:pPr>
                  <w:bidi w:val="0"/>
                </w:pPr>
              </w:pPrChange>
            </w:pPr>
            <w:ins w:author="GUSTAVO DE OLIVEIRA REGO MORAIS" w:date="2025-08-08T21:59:15.83Z" w:id="1190992402">
              <w:r w:rsidRPr="320543F7" w:rsidR="320543F7">
                <w:rPr>
                  <w:rFonts w:ascii="Times New Roman" w:hAnsi="Times New Roman" w:eastAsia="Times New Roman" w:cs="Times New Roman"/>
                  <w:sz w:val="24"/>
                  <w:szCs w:val="24"/>
                  <w:rPrChange w:author="GUSTAVO DE OLIVEIRA REGO MORAIS" w:date="2025-08-08T22:00:09.568Z" w:id="413356479"/>
                </w:rPr>
                <w:t>Data/hora de criação da seção.</w:t>
              </w:r>
            </w:ins>
          </w:p>
        </w:tc>
        <w:tc>
          <w:tcPr>
            <w:cnfStyle w:val="000000000000" w:firstRow="0" w:lastRow="0" w:firstColumn="0" w:lastColumn="0" w:oddVBand="0" w:evenVBand="0" w:oddHBand="0" w:evenHBand="0" w:firstRowFirstColumn="0" w:firstRowLastColumn="0" w:lastRowFirstColumn="0" w:lastRowLastColumn="0"/>
            <w:tcW w:w="1905" w:type="dxa"/>
            <w:tcMar/>
            <w:tcPrChange w:author="GUSTAVO DE OLIVEIRA REGO MORAIS" w:date="2025-08-08T22:03:16.726Z" w:id="690955247">
              <w:tcPr>
                <w:tcW w:w="1803" w:type="dxa"/>
                <w:tcMar/>
              </w:tcPr>
            </w:tcPrChange>
          </w:tcPr>
          <w:p w:rsidR="320543F7" w:rsidP="320543F7" w:rsidRDefault="320543F7" w14:paraId="4072BA71" w14:textId="7B2C8D8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Z" w:id="519163393">
                  <w:rPr>
                    <w:rFonts w:ascii="Consolas" w:hAnsi="Consolas" w:eastAsia="Consolas" w:cs="Consolas"/>
                  </w:rPr>
                </w:rPrChange>
              </w:rPr>
              <w:pPrChange w:author="GUSTAVO DE OLIVEIRA REGO MORAIS" w:date="2025-08-08T22:00:28.735Z">
                <w:pPr>
                  <w:bidi w:val="0"/>
                </w:pPr>
              </w:pPrChange>
            </w:pPr>
            <w:ins w:author="GUSTAVO DE OLIVEIRA REGO MORAIS" w:date="2025-08-08T21:59:15.83Z" w:id="2118013364">
              <w:r w:rsidRPr="320543F7" w:rsidR="320543F7">
                <w:rPr>
                  <w:rFonts w:ascii="Times New Roman" w:hAnsi="Times New Roman" w:eastAsia="Times New Roman" w:cs="Times New Roman"/>
                  <w:sz w:val="24"/>
                  <w:szCs w:val="24"/>
                  <w:rPrChange w:author="GUSTAVO DE OLIVEIRA REGO MORAIS" w:date="2025-08-08T22:00:09.569Z" w:id="27936984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54Z" w:id="1584974146">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54Z" w:id="452858178">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54Z" w:id="1562847912">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54Z" w:id="2024869782">
                    <w:rPr>
                      <w:rFonts w:ascii="Consolas" w:hAnsi="Consolas" w:eastAsia="Consolas" w:cs="Consolas"/>
                    </w:rPr>
                  </w:rPrChange>
                </w:rPr>
                <w:t>}</w:t>
              </w:r>
            </w:ins>
          </w:p>
        </w:tc>
      </w:tr>
    </w:tbl>
    <w:p w:rsidR="6595920C" w:rsidP="320543F7" w:rsidRDefault="6595920C" w14:paraId="26561EBB" w14:textId="467509A3">
      <w:pPr>
        <w:bidi w:val="0"/>
        <w:spacing w:before="240" w:beforeAutospacing="off" w:after="240" w:afterAutospacing="off" w:line="360" w:lineRule="auto"/>
        <w:jc w:val="both"/>
        <w:rPr>
          <w:ins w:author="GUSTAVO DE OLIVEIRA REGO MORAIS" w:date="2025-08-08T21:59:15.83Z" w16du:dateUtc="2025-08-08T21:59:15.83Z" w:id="1252406278"/>
          <w:rFonts w:ascii="Times New Roman" w:hAnsi="Times New Roman" w:eastAsia="Times New Roman" w:cs="Times New Roman"/>
          <w:b w:val="1"/>
          <w:bCs w:val="1"/>
          <w:noProof w:val="0"/>
          <w:sz w:val="24"/>
          <w:szCs w:val="24"/>
          <w:lang w:val="pt-BR"/>
          <w:rPrChange w:author="GUSTAVO DE OLIVEIRA REGO MORAIS" w:date="2025-08-08T22:00:05.056Z" w:id="251897240">
            <w:rPr>
              <w:ins w:author="GUSTAVO DE OLIVEIRA REGO MORAIS" w:date="2025-08-08T21:59:15.83Z" w16du:dateUtc="2025-08-08T21:59:15.83Z" w:id="496613234"/>
              <w:rFonts w:ascii="Times New Roman" w:hAnsi="Times New Roman" w:eastAsia="Times New Roman" w:cs="Times New Roman"/>
              <w:b w:val="1"/>
              <w:bCs w:val="1"/>
              <w:noProof w:val="0"/>
              <w:sz w:val="24"/>
              <w:szCs w:val="24"/>
              <w:lang w:val="pt-BR"/>
            </w:rPr>
          </w:rPrChange>
        </w:rPr>
        <w:pPrChange w:author="GUSTAVO DE OLIVEIRA REGO MORAIS" w:date="2025-08-08T22:00:28.736Z">
          <w:pPr>
            <w:bidi w:val="0"/>
          </w:pPr>
        </w:pPrChange>
      </w:pPr>
      <w:ins w:author="GUSTAVO DE OLIVEIRA REGO MORAIS" w:date="2025-08-08T21:59:15.83Z" w:id="89109976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Z" w:id="1247672750">
              <w:rPr>
                <w:rFonts w:ascii="Times New Roman" w:hAnsi="Times New Roman" w:eastAsia="Times New Roman" w:cs="Times New Roman"/>
                <w:b w:val="1"/>
                <w:bCs w:val="1"/>
                <w:noProof w:val="0"/>
                <w:sz w:val="24"/>
                <w:szCs w:val="24"/>
                <w:lang w:val="pt-BR"/>
              </w:rPr>
            </w:rPrChange>
          </w:rPr>
          <w:t>Métodos</w:t>
        </w:r>
      </w:ins>
    </w:p>
    <w:tbl>
      <w:tblPr>
        <w:tblStyle w:val="TableNormal"/>
        <w:bidiVisual w:val="0"/>
        <w:tblW w:w="0" w:type="auto"/>
        <w:jc w:val="center"/>
        <w:tblLayout w:type="fixed"/>
        <w:tblLook w:val="06A0" w:firstRow="1" w:lastRow="0" w:firstColumn="1" w:lastColumn="0" w:noHBand="1" w:noVBand="1"/>
        <w:tblPrChange w:author="GUSTAVO DE OLIVEIRA REGO MORAIS" w:date="2025-08-08T22:03:26.069Z" w16du:dateUtc="2025-08-08T22:03:26.069Z" w:id="275663166">
          <w:tblPr>
            <w:tblStyle w:val="TableNormal"/>
            <w:tblLayout w:type="fixed"/>
            <w:tblLook w:val="06A0" w:firstRow="1" w:lastRow="0" w:firstColumn="1" w:lastColumn="0" w:noHBand="1" w:noVBand="1"/>
          </w:tblPr>
        </w:tblPrChange>
      </w:tblPr>
      <w:tblGrid>
        <w:gridCol w:w="2092"/>
        <w:gridCol w:w="2092"/>
        <w:gridCol w:w="2092"/>
        <w:gridCol w:w="2092"/>
        <w:gridCol w:w="1770"/>
        <w:tblGridChange w:id="1058164650">
          <w:tblGrid>
            <w:gridCol w:w="1803"/>
            <w:gridCol w:w="1803"/>
            <w:gridCol w:w="1803"/>
            <w:gridCol w:w="1803"/>
            <w:gridCol w:w="1803"/>
          </w:tblGrid>
        </w:tblGridChange>
      </w:tblGrid>
      <w:tr w:rsidR="320543F7" w:rsidTr="320543F7" w14:paraId="39D59577">
        <w:trPr>
          <w:trHeight w:val="300"/>
          <w:ins w:author="GUSTAVO DE OLIVEIRA REGO MORAIS" w:date="2025-08-08T21:59:15.83Z" w16du:dateUtc="2025-08-08T21:59:15.83Z" w:id="1790603882"/>
          <w:trPrChange w:author="GUSTAVO DE OLIVEIRA REGO MORAIS" w:date="2025-08-08T21:59:14.044Z" w16du:dateUtc="2025-08-08T21:59:14.044Z" w:id="1989023755">
            <w:trPr>
              <w:trHeight w:val="300"/>
            </w:trPr>
          </w:trPrChange>
        </w:trPr>
        <w:tc>
          <w:tcPr>
            <w:tcW w:w="2092" w:type="dxa"/>
            <w:tcMar/>
            <w:vAlign w:val="center"/>
            <w:tcPrChange w:author="GUSTAVO DE OLIVEIRA REGO MORAIS" w:date="2025-08-08T22:03:26.069Z" w:id="504917147">
              <w:tcPr>
                <w:tcW w:w="1803" w:type="dxa"/>
                <w:tcMar/>
              </w:tcPr>
            </w:tcPrChange>
          </w:tcPr>
          <w:p w:rsidR="320543F7" w:rsidP="320543F7" w:rsidRDefault="320543F7" w14:paraId="294F5D39" w14:textId="60C6277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1Z" w:id="1117557893">
                  <w:rPr>
                    <w:b w:val="1"/>
                    <w:bCs w:val="1"/>
                  </w:rPr>
                </w:rPrChange>
              </w:rPr>
              <w:pPrChange w:author="GUSTAVO DE OLIVEIRA REGO MORAIS" w:date="2025-08-08T22:00:28.736Z">
                <w:pPr>
                  <w:bidi w:val="0"/>
                </w:pPr>
              </w:pPrChange>
            </w:pPr>
            <w:ins w:author="GUSTAVO DE OLIVEIRA REGO MORAIS" w:date="2025-08-08T21:59:15.83Z" w:id="327328689">
              <w:r w:rsidRPr="320543F7" w:rsidR="320543F7">
                <w:rPr>
                  <w:rFonts w:ascii="Times New Roman" w:hAnsi="Times New Roman" w:eastAsia="Times New Roman" w:cs="Times New Roman"/>
                  <w:b w:val="1"/>
                  <w:bCs w:val="1"/>
                  <w:sz w:val="24"/>
                  <w:szCs w:val="24"/>
                  <w:rPrChange w:author="GUSTAVO DE OLIVEIRA REGO MORAIS" w:date="2025-08-08T22:00:09.571Z" w:id="1788803709">
                    <w:rPr>
                      <w:b w:val="1"/>
                      <w:bCs w:val="1"/>
                    </w:rPr>
                  </w:rPrChange>
                </w:rPr>
                <w:t>Nome</w:t>
              </w:r>
            </w:ins>
          </w:p>
        </w:tc>
        <w:tc>
          <w:tcPr>
            <w:tcW w:w="2092" w:type="dxa"/>
            <w:tcMar/>
            <w:vAlign w:val="center"/>
            <w:tcPrChange w:author="GUSTAVO DE OLIVEIRA REGO MORAIS" w:date="2025-08-08T22:03:26.069Z" w:id="304536715">
              <w:tcPr>
                <w:tcW w:w="1803" w:type="dxa"/>
                <w:tcMar/>
              </w:tcPr>
            </w:tcPrChange>
          </w:tcPr>
          <w:p w:rsidR="320543F7" w:rsidP="320543F7" w:rsidRDefault="320543F7" w14:paraId="78727C08" w14:textId="48DDC19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2Z" w:id="1515714068">
                  <w:rPr>
                    <w:b w:val="1"/>
                    <w:bCs w:val="1"/>
                  </w:rPr>
                </w:rPrChange>
              </w:rPr>
              <w:pPrChange w:author="GUSTAVO DE OLIVEIRA REGO MORAIS" w:date="2025-08-08T22:00:28.736Z">
                <w:pPr>
                  <w:bidi w:val="0"/>
                </w:pPr>
              </w:pPrChange>
            </w:pPr>
            <w:ins w:author="GUSTAVO DE OLIVEIRA REGO MORAIS" w:date="2025-08-08T21:59:15.83Z" w:id="947270383">
              <w:r w:rsidRPr="320543F7" w:rsidR="320543F7">
                <w:rPr>
                  <w:rFonts w:ascii="Times New Roman" w:hAnsi="Times New Roman" w:eastAsia="Times New Roman" w:cs="Times New Roman"/>
                  <w:b w:val="1"/>
                  <w:bCs w:val="1"/>
                  <w:sz w:val="24"/>
                  <w:szCs w:val="24"/>
                  <w:rPrChange w:author="GUSTAVO DE OLIVEIRA REGO MORAIS" w:date="2025-08-08T22:00:09.572Z" w:id="802754793">
                    <w:rPr>
                      <w:b w:val="1"/>
                      <w:bCs w:val="1"/>
                    </w:rPr>
                  </w:rPrChange>
                </w:rPr>
                <w:t>Parâmetros</w:t>
              </w:r>
            </w:ins>
          </w:p>
        </w:tc>
        <w:tc>
          <w:tcPr>
            <w:tcW w:w="2092" w:type="dxa"/>
            <w:tcMar/>
            <w:vAlign w:val="center"/>
            <w:tcPrChange w:author="GUSTAVO DE OLIVEIRA REGO MORAIS" w:date="2025-08-08T22:03:26.069Z" w:id="1002371956">
              <w:tcPr>
                <w:tcW w:w="1803" w:type="dxa"/>
                <w:tcMar/>
              </w:tcPr>
            </w:tcPrChange>
          </w:tcPr>
          <w:p w:rsidR="320543F7" w:rsidP="320543F7" w:rsidRDefault="320543F7" w14:paraId="77BE5323" w14:textId="5F8A716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2Z" w:id="880488522">
                  <w:rPr>
                    <w:b w:val="1"/>
                    <w:bCs w:val="1"/>
                  </w:rPr>
                </w:rPrChange>
              </w:rPr>
              <w:pPrChange w:author="GUSTAVO DE OLIVEIRA REGO MORAIS" w:date="2025-08-08T22:00:28.736Z">
                <w:pPr>
                  <w:bidi w:val="0"/>
                </w:pPr>
              </w:pPrChange>
            </w:pPr>
            <w:ins w:author="GUSTAVO DE OLIVEIRA REGO MORAIS" w:date="2025-08-08T21:59:15.83Z" w:id="17075810">
              <w:r w:rsidRPr="320543F7" w:rsidR="320543F7">
                <w:rPr>
                  <w:rFonts w:ascii="Times New Roman" w:hAnsi="Times New Roman" w:eastAsia="Times New Roman" w:cs="Times New Roman"/>
                  <w:b w:val="1"/>
                  <w:bCs w:val="1"/>
                  <w:sz w:val="24"/>
                  <w:szCs w:val="24"/>
                  <w:rPrChange w:author="GUSTAVO DE OLIVEIRA REGO MORAIS" w:date="2025-08-08T22:00:09.572Z" w:id="1215127713">
                    <w:rPr>
                      <w:b w:val="1"/>
                      <w:bCs w:val="1"/>
                    </w:rPr>
                  </w:rPrChange>
                </w:rPr>
                <w:t>Retorno</w:t>
              </w:r>
            </w:ins>
          </w:p>
        </w:tc>
        <w:tc>
          <w:tcPr>
            <w:tcW w:w="2092" w:type="dxa"/>
            <w:tcMar/>
            <w:vAlign w:val="center"/>
            <w:tcPrChange w:author="GUSTAVO DE OLIVEIRA REGO MORAIS" w:date="2025-08-08T22:03:26.069Z" w:id="1447763673">
              <w:tcPr>
                <w:tcW w:w="1803" w:type="dxa"/>
                <w:tcMar/>
              </w:tcPr>
            </w:tcPrChange>
          </w:tcPr>
          <w:p w:rsidR="320543F7" w:rsidP="320543F7" w:rsidRDefault="320543F7" w14:paraId="0BFF4073" w14:textId="1ABE22A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3Z" w:id="1912984193">
                  <w:rPr>
                    <w:b w:val="1"/>
                    <w:bCs w:val="1"/>
                  </w:rPr>
                </w:rPrChange>
              </w:rPr>
              <w:pPrChange w:author="GUSTAVO DE OLIVEIRA REGO MORAIS" w:date="2025-08-08T22:00:28.736Z">
                <w:pPr>
                  <w:bidi w:val="0"/>
                </w:pPr>
              </w:pPrChange>
            </w:pPr>
            <w:ins w:author="GUSTAVO DE OLIVEIRA REGO MORAIS" w:date="2025-08-08T21:59:15.83Z" w:id="495407224">
              <w:r w:rsidRPr="320543F7" w:rsidR="320543F7">
                <w:rPr>
                  <w:rFonts w:ascii="Times New Roman" w:hAnsi="Times New Roman" w:eastAsia="Times New Roman" w:cs="Times New Roman"/>
                  <w:b w:val="1"/>
                  <w:bCs w:val="1"/>
                  <w:sz w:val="24"/>
                  <w:szCs w:val="24"/>
                  <w:rPrChange w:author="GUSTAVO DE OLIVEIRA REGO MORAIS" w:date="2025-08-08T22:00:09.573Z" w:id="2049000017">
                    <w:rPr>
                      <w:b w:val="1"/>
                      <w:bCs w:val="1"/>
                    </w:rPr>
                  </w:rPrChange>
                </w:rPr>
                <w:t>Visibilidade</w:t>
              </w:r>
            </w:ins>
          </w:p>
        </w:tc>
        <w:tc>
          <w:tcPr>
            <w:tcW w:w="1770" w:type="dxa"/>
            <w:tcMar/>
            <w:vAlign w:val="center"/>
            <w:tcPrChange w:author="GUSTAVO DE OLIVEIRA REGO MORAIS" w:date="2025-08-08T22:03:26.069Z" w:id="639148387">
              <w:tcPr>
                <w:tcW w:w="1803" w:type="dxa"/>
                <w:tcMar/>
              </w:tcPr>
            </w:tcPrChange>
          </w:tcPr>
          <w:p w:rsidR="320543F7" w:rsidP="320543F7" w:rsidRDefault="320543F7" w14:paraId="619CE9C6" w14:textId="3F04BFB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73Z" w:id="447688635">
                  <w:rPr>
                    <w:b w:val="1"/>
                    <w:bCs w:val="1"/>
                  </w:rPr>
                </w:rPrChange>
              </w:rPr>
              <w:pPrChange w:author="GUSTAVO DE OLIVEIRA REGO MORAIS" w:date="2025-08-08T22:00:28.736Z">
                <w:pPr>
                  <w:bidi w:val="0"/>
                </w:pPr>
              </w:pPrChange>
            </w:pPr>
            <w:ins w:author="GUSTAVO DE OLIVEIRA REGO MORAIS" w:date="2025-08-08T21:59:15.83Z" w:id="644644767">
              <w:r w:rsidRPr="320543F7" w:rsidR="320543F7">
                <w:rPr>
                  <w:rFonts w:ascii="Times New Roman" w:hAnsi="Times New Roman" w:eastAsia="Times New Roman" w:cs="Times New Roman"/>
                  <w:b w:val="1"/>
                  <w:bCs w:val="1"/>
                  <w:sz w:val="24"/>
                  <w:szCs w:val="24"/>
                  <w:rPrChange w:author="GUSTAVO DE OLIVEIRA REGO MORAIS" w:date="2025-08-08T22:00:09.573Z" w:id="799608087">
                    <w:rPr>
                      <w:b w:val="1"/>
                      <w:bCs w:val="1"/>
                    </w:rPr>
                  </w:rPrChange>
                </w:rPr>
                <w:t>Descrição</w:t>
              </w:r>
            </w:ins>
          </w:p>
        </w:tc>
      </w:tr>
      <w:tr w:rsidR="320543F7" w:rsidTr="320543F7" w14:paraId="3406BC97">
        <w:trPr>
          <w:trHeight w:val="300"/>
          <w:ins w:author="GUSTAVO DE OLIVEIRA REGO MORAIS" w:date="2025-08-08T21:59:15.83Z" w16du:dateUtc="2025-08-08T21:59:15.83Z" w:id="420358360"/>
          <w:trPrChange w:author="GUSTAVO DE OLIVEIRA REGO MORAIS" w:date="2025-08-08T21:59:14.045Z" w16du:dateUtc="2025-08-08T21:59:14.045Z" w:id="1514850468">
            <w:trPr>
              <w:trHeight w:val="300"/>
            </w:trPr>
          </w:trPrChange>
        </w:trPr>
        <w:tc>
          <w:tcPr>
            <w:tcW w:w="2092" w:type="dxa"/>
            <w:tcMar/>
            <w:vAlign w:val="center"/>
            <w:tcPrChange w:author="GUSTAVO DE OLIVEIRA REGO MORAIS" w:date="2025-08-08T22:03:26.069Z" w:id="2081075192">
              <w:tcPr>
                <w:tcW w:w="1803" w:type="dxa"/>
                <w:tcMar/>
              </w:tcPr>
            </w:tcPrChange>
          </w:tcPr>
          <w:p w:rsidR="320543F7" w:rsidP="320543F7" w:rsidRDefault="320543F7" w14:paraId="129EE0B7" w14:textId="7F1ED4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4Z" w:id="1486805481">
                  <w:rPr>
                    <w:rFonts w:ascii="Consolas" w:hAnsi="Consolas" w:eastAsia="Consolas" w:cs="Consolas"/>
                  </w:rPr>
                </w:rPrChange>
              </w:rPr>
              <w:pPrChange w:author="GUSTAVO DE OLIVEIRA REGO MORAIS" w:date="2025-08-08T22:00:28.737Z">
                <w:pPr>
                  <w:bidi w:val="0"/>
                </w:pPr>
              </w:pPrChange>
            </w:pPr>
            <w:ins w:author="GUSTAVO DE OLIVEIRA REGO MORAIS" w:date="2025-08-08T21:59:15.83Z" w:id="1615364858">
              <w:r w:rsidRPr="320543F7" w:rsidR="320543F7">
                <w:rPr>
                  <w:rFonts w:ascii="Times New Roman" w:hAnsi="Times New Roman" w:eastAsia="Times New Roman" w:cs="Times New Roman"/>
                  <w:sz w:val="24"/>
                  <w:szCs w:val="24"/>
                  <w:rPrChange w:author="GUSTAVO DE OLIVEIRA REGO MORAIS" w:date="2025-08-08T22:00:09.574Z" w:id="466331934">
                    <w:rPr>
                      <w:rFonts w:ascii="Consolas" w:hAnsi="Consolas" w:eastAsia="Consolas" w:cs="Consolas"/>
                    </w:rPr>
                  </w:rPrChange>
                </w:rPr>
                <w:t>gerarBuilds</w:t>
              </w:r>
              <w:r w:rsidRPr="320543F7" w:rsidR="320543F7">
                <w:rPr>
                  <w:rFonts w:ascii="Times New Roman" w:hAnsi="Times New Roman" w:eastAsia="Times New Roman" w:cs="Times New Roman"/>
                  <w:sz w:val="24"/>
                  <w:szCs w:val="24"/>
                  <w:rPrChange w:author="GUSTAVO DE OLIVEIRA REGO MORAIS" w:date="2025-08-08T22:00:05.061Z" w:id="494092667">
                    <w:rPr>
                      <w:rFonts w:ascii="Consolas" w:hAnsi="Consolas" w:eastAsia="Consolas" w:cs="Consolas"/>
                    </w:rPr>
                  </w:rPrChange>
                </w:rPr>
                <w:t>()</w:t>
              </w:r>
            </w:ins>
          </w:p>
        </w:tc>
        <w:tc>
          <w:tcPr>
            <w:tcW w:w="2092" w:type="dxa"/>
            <w:tcMar/>
            <w:vAlign w:val="center"/>
            <w:tcPrChange w:author="GUSTAVO DE OLIVEIRA REGO MORAIS" w:date="2025-08-08T22:03:26.069Z" w:id="1940850642">
              <w:tcPr>
                <w:tcW w:w="1803" w:type="dxa"/>
                <w:tcMar/>
              </w:tcPr>
            </w:tcPrChange>
          </w:tcPr>
          <w:p w:rsidR="320543F7" w:rsidP="320543F7" w:rsidRDefault="320543F7" w14:paraId="1DD0E843" w14:textId="66A90D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5Z" w:id="1157823923"/>
              </w:rPr>
              <w:pPrChange w:author="GUSTAVO DE OLIVEIRA REGO MORAIS" w:date="2025-08-08T22:00:28.737Z">
                <w:pPr>
                  <w:bidi w:val="0"/>
                </w:pPr>
              </w:pPrChange>
            </w:pPr>
            <w:ins w:author="GUSTAVO DE OLIVEIRA REGO MORAIS" w:date="2025-08-08T21:59:15.83Z" w:id="2057819037">
              <w:r w:rsidRPr="320543F7" w:rsidR="320543F7">
                <w:rPr>
                  <w:rFonts w:ascii="Times New Roman" w:hAnsi="Times New Roman" w:eastAsia="Times New Roman" w:cs="Times New Roman"/>
                  <w:sz w:val="24"/>
                  <w:szCs w:val="24"/>
                  <w:rPrChange w:author="GUSTAVO DE OLIVEIRA REGO MORAIS" w:date="2025-08-08T22:00:09.574Z" w:id="1352330747"/>
                </w:rPr>
                <w:t>—</w:t>
              </w:r>
            </w:ins>
          </w:p>
        </w:tc>
        <w:tc>
          <w:tcPr>
            <w:tcW w:w="2092" w:type="dxa"/>
            <w:tcMar/>
            <w:vAlign w:val="center"/>
            <w:tcPrChange w:author="GUSTAVO DE OLIVEIRA REGO MORAIS" w:date="2025-08-08T22:03:26.069Z" w:id="279953885">
              <w:tcPr>
                <w:tcW w:w="1803" w:type="dxa"/>
                <w:tcMar/>
              </w:tcPr>
            </w:tcPrChange>
          </w:tcPr>
          <w:p w:rsidR="320543F7" w:rsidP="320543F7" w:rsidRDefault="320543F7" w14:paraId="2F53F473" w14:textId="5B4A415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5Z" w:id="1856802437">
                  <w:rPr>
                    <w:rFonts w:ascii="Consolas" w:hAnsi="Consolas" w:eastAsia="Consolas" w:cs="Consolas"/>
                  </w:rPr>
                </w:rPrChange>
              </w:rPr>
              <w:pPrChange w:author="GUSTAVO DE OLIVEIRA REGO MORAIS" w:date="2025-08-08T22:00:28.737Z">
                <w:pPr>
                  <w:bidi w:val="0"/>
                </w:pPr>
              </w:pPrChange>
            </w:pPr>
            <w:ins w:author="GUSTAVO DE OLIVEIRA REGO MORAIS" w:date="2025-08-08T21:59:15.83Z" w:id="376755446">
              <w:r w:rsidRPr="320543F7" w:rsidR="320543F7">
                <w:rPr>
                  <w:rFonts w:ascii="Times New Roman" w:hAnsi="Times New Roman" w:eastAsia="Times New Roman" w:cs="Times New Roman"/>
                  <w:sz w:val="24"/>
                  <w:szCs w:val="24"/>
                  <w:rPrChange w:author="GUSTAVO DE OLIVEIRA REGO MORAIS" w:date="2025-08-08T22:00:09.575Z" w:id="1461099870">
                    <w:rPr>
                      <w:rFonts w:ascii="Consolas" w:hAnsi="Consolas" w:eastAsia="Consolas" w:cs="Consolas"/>
                    </w:rPr>
                  </w:rPrChange>
                </w:rPr>
                <w:t>List</w:t>
              </w:r>
              <w:r w:rsidRPr="320543F7" w:rsidR="320543F7">
                <w:rPr>
                  <w:rFonts w:ascii="Times New Roman" w:hAnsi="Times New Roman" w:eastAsia="Times New Roman" w:cs="Times New Roman"/>
                  <w:sz w:val="24"/>
                  <w:szCs w:val="24"/>
                  <w:rPrChange w:author="GUSTAVO DE OLIVEIRA REGO MORAIS" w:date="2025-08-08T22:00:05.062Z" w:id="326023982">
                    <w:rPr>
                      <w:rFonts w:ascii="Consolas" w:hAnsi="Consolas" w:eastAsia="Consolas" w:cs="Consolas"/>
                    </w:rPr>
                  </w:rPrChange>
                </w:rPr>
                <w:t>&lt;Build&gt;</w:t>
              </w:r>
            </w:ins>
          </w:p>
        </w:tc>
        <w:tc>
          <w:tcPr>
            <w:tcW w:w="2092" w:type="dxa"/>
            <w:tcMar/>
            <w:vAlign w:val="center"/>
            <w:tcPrChange w:author="GUSTAVO DE OLIVEIRA REGO MORAIS" w:date="2025-08-08T22:03:26.069Z" w:id="809878743">
              <w:tcPr>
                <w:tcW w:w="1803" w:type="dxa"/>
                <w:tcMar/>
              </w:tcPr>
            </w:tcPrChange>
          </w:tcPr>
          <w:p w:rsidR="320543F7" w:rsidP="320543F7" w:rsidRDefault="320543F7" w14:paraId="28B00651" w14:textId="61DD8F4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6Z" w:id="952580312"/>
              </w:rPr>
              <w:pPrChange w:author="GUSTAVO DE OLIVEIRA REGO MORAIS" w:date="2025-08-08T22:00:28.737Z">
                <w:pPr>
                  <w:bidi w:val="0"/>
                </w:pPr>
              </w:pPrChange>
            </w:pPr>
            <w:ins w:author="GUSTAVO DE OLIVEIRA REGO MORAIS" w:date="2025-08-08T21:59:15.83Z" w:id="590400538">
              <w:r w:rsidRPr="320543F7" w:rsidR="320543F7">
                <w:rPr>
                  <w:rFonts w:ascii="Times New Roman" w:hAnsi="Times New Roman" w:eastAsia="Times New Roman" w:cs="Times New Roman"/>
                  <w:sz w:val="24"/>
                  <w:szCs w:val="24"/>
                  <w:rPrChange w:author="GUSTAVO DE OLIVEIRA REGO MORAIS" w:date="2025-08-08T22:00:09.576Z" w:id="345364238"/>
                </w:rPr>
                <w:t>+</w:t>
              </w:r>
            </w:ins>
          </w:p>
        </w:tc>
        <w:tc>
          <w:tcPr>
            <w:tcW w:w="1770" w:type="dxa"/>
            <w:tcMar/>
            <w:vAlign w:val="center"/>
            <w:tcPrChange w:author="GUSTAVO DE OLIVEIRA REGO MORAIS" w:date="2025-08-08T22:03:26.069Z" w:id="383024549">
              <w:tcPr>
                <w:tcW w:w="1803" w:type="dxa"/>
                <w:tcMar/>
              </w:tcPr>
            </w:tcPrChange>
          </w:tcPr>
          <w:p w:rsidR="320543F7" w:rsidP="320543F7" w:rsidRDefault="320543F7" w14:paraId="3237945B" w14:textId="259ADC9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77Z" w:id="1068982523"/>
              </w:rPr>
              <w:pPrChange w:author="GUSTAVO DE OLIVEIRA REGO MORAIS" w:date="2025-08-08T22:00:28.737Z">
                <w:pPr>
                  <w:bidi w:val="0"/>
                </w:pPr>
              </w:pPrChange>
            </w:pPr>
            <w:ins w:author="GUSTAVO DE OLIVEIRA REGO MORAIS" w:date="2025-08-08T21:59:15.83Z" w:id="1876005535">
              <w:r w:rsidRPr="320543F7" w:rsidR="320543F7">
                <w:rPr>
                  <w:rFonts w:ascii="Times New Roman" w:hAnsi="Times New Roman" w:eastAsia="Times New Roman" w:cs="Times New Roman"/>
                  <w:sz w:val="24"/>
                  <w:szCs w:val="24"/>
                  <w:rPrChange w:author="GUSTAVO DE OLIVEIRA REGO MORAIS" w:date="2025-08-08T22:00:09.576Z" w:id="595145668"/>
                </w:rPr>
                <w:t xml:space="preserve">Gera e retorna uma lista de </w:t>
              </w:r>
              <w:r w:rsidRPr="320543F7" w:rsidR="320543F7">
                <w:rPr>
                  <w:rFonts w:ascii="Times New Roman" w:hAnsi="Times New Roman" w:eastAsia="Times New Roman" w:cs="Times New Roman"/>
                  <w:sz w:val="24"/>
                  <w:szCs w:val="24"/>
                  <w:rPrChange w:author="GUSTAVO DE OLIVEIRA REGO MORAIS" w:date="2025-08-08T22:00:05.066Z" w:id="2101076057">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066Z" w:id="1440881413"/>
                </w:rPr>
                <w:t xml:space="preserve"> com base nas preferências associadas.</w:t>
              </w:r>
            </w:ins>
          </w:p>
        </w:tc>
      </w:tr>
    </w:tbl>
    <w:p w:rsidR="320543F7" w:rsidP="320543F7" w:rsidRDefault="320543F7" w14:paraId="5D9DF287" w14:textId="5B88D047">
      <w:pPr>
        <w:bidi w:val="0"/>
        <w:spacing w:line="360" w:lineRule="auto"/>
        <w:jc w:val="both"/>
        <w:rPr>
          <w:ins w:author="GUSTAVO DE OLIVEIRA REGO MORAIS" w:date="2025-08-08T21:59:15.83Z" w16du:dateUtc="2025-08-08T21:59:15.83Z" w:id="151949484"/>
          <w:rFonts w:ascii="Times New Roman" w:hAnsi="Times New Roman" w:eastAsia="Times New Roman" w:cs="Times New Roman"/>
          <w:sz w:val="24"/>
          <w:szCs w:val="24"/>
          <w:rPrChange w:author="GUSTAVO DE OLIVEIRA REGO MORAIS" w:date="2025-08-08T22:00:09.577Z" w:id="641441449">
            <w:rPr>
              <w:ins w:author="GUSTAVO DE OLIVEIRA REGO MORAIS" w:date="2025-08-08T21:59:15.83Z" w16du:dateUtc="2025-08-08T21:59:15.83Z" w:id="1861249376"/>
            </w:rPr>
          </w:rPrChange>
        </w:rPr>
        <w:pPrChange w:author="GUSTAVO DE OLIVEIRA REGO MORAIS" w:date="2025-08-08T22:00:28.738Z">
          <w:pPr>
            <w:bidi w:val="0"/>
            <w:jc w:val="left"/>
          </w:pPr>
        </w:pPrChange>
      </w:pPr>
    </w:p>
    <w:p w:rsidR="6595920C" w:rsidP="320543F7" w:rsidRDefault="6595920C" w14:paraId="4F62D8F4" w14:textId="3EFBA372">
      <w:pPr>
        <w:pStyle w:val="Heading4"/>
        <w:bidi w:val="0"/>
        <w:spacing w:before="319" w:beforeAutospacing="off" w:after="319" w:afterAutospacing="off" w:line="360" w:lineRule="auto"/>
        <w:jc w:val="both"/>
        <w:rPr>
          <w:ins w:author="GUSTAVO DE OLIVEIRA REGO MORAIS" w:date="2025-08-08T21:59:15.83Z" w16du:dateUtc="2025-08-08T21:59:15.83Z" w:id="294580617"/>
          <w:rFonts w:ascii="Times New Roman" w:hAnsi="Times New Roman" w:eastAsia="Times New Roman" w:cs="Times New Roman"/>
          <w:b w:val="1"/>
          <w:bCs w:val="1"/>
          <w:noProof w:val="0"/>
          <w:sz w:val="24"/>
          <w:szCs w:val="24"/>
          <w:lang w:val="pt-BR"/>
          <w:rPrChange w:author="GUSTAVO DE OLIVEIRA REGO MORAIS" w:date="2025-08-08T22:00:05.074Z" w:id="511161357">
            <w:rPr>
              <w:ins w:author="GUSTAVO DE OLIVEIRA REGO MORAIS" w:date="2025-08-08T21:59:15.83Z" w16du:dateUtc="2025-08-08T21:59:15.83Z" w:id="657570097"/>
              <w:rFonts w:ascii="Consolas" w:hAnsi="Consolas" w:eastAsia="Consolas" w:cs="Consolas"/>
              <w:b w:val="1"/>
              <w:bCs w:val="1"/>
              <w:noProof w:val="0"/>
              <w:sz w:val="24"/>
              <w:szCs w:val="24"/>
              <w:lang w:val="pt-BR"/>
            </w:rPr>
          </w:rPrChange>
        </w:rPr>
        <w:pPrChange w:author="GUSTAVO DE OLIVEIRA REGO MORAIS" w:date="2025-08-08T22:00:28.738Z">
          <w:pPr>
            <w:bidi w:val="0"/>
          </w:pPr>
        </w:pPrChange>
      </w:pPr>
      <w:ins w:author="GUSTAVO DE OLIVEIRA REGO MORAIS" w:date="2025-08-08T21:59:15.83Z" w:id="43774885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8Z" w:id="1813223903">
              <w:rPr>
                <w:rFonts w:ascii="Times New Roman" w:hAnsi="Times New Roman" w:eastAsia="Times New Roman" w:cs="Times New Roman"/>
                <w:b w:val="1"/>
                <w:bCs w:val="1"/>
                <w:noProof w:val="0"/>
                <w:sz w:val="24"/>
                <w:szCs w:val="24"/>
                <w:lang w:val="pt-BR"/>
              </w:rPr>
            </w:rPrChange>
          </w:rPr>
          <w:t xml:space="preserve">8.1.2.2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073Z" w:id="2141103273">
              <w:rPr>
                <w:rFonts w:ascii="Consolas" w:hAnsi="Consolas" w:eastAsia="Consolas" w:cs="Consolas"/>
                <w:b w:val="1"/>
                <w:bCs w:val="1"/>
                <w:noProof w:val="0"/>
                <w:sz w:val="24"/>
                <w:szCs w:val="24"/>
                <w:lang w:val="pt-BR"/>
              </w:rPr>
            </w:rPrChange>
          </w:rPr>
          <w:t>PreferenciaUsuario</w:t>
        </w:r>
      </w:ins>
    </w:p>
    <w:p w:rsidR="6595920C" w:rsidP="320543F7" w:rsidRDefault="6595920C" w14:paraId="098B44B0" w14:textId="647A2405">
      <w:pPr>
        <w:bidi w:val="0"/>
        <w:spacing w:before="240" w:beforeAutospacing="off" w:after="240" w:afterAutospacing="off" w:line="360" w:lineRule="auto"/>
        <w:jc w:val="both"/>
        <w:rPr>
          <w:ins w:author="GUSTAVO DE OLIVEIRA REGO MORAIS" w:date="2025-08-08T21:59:15.831Z" w16du:dateUtc="2025-08-08T21:59:15.831Z" w:id="1860121837"/>
          <w:rFonts w:ascii="Times New Roman" w:hAnsi="Times New Roman" w:eastAsia="Times New Roman" w:cs="Times New Roman"/>
          <w:noProof w:val="0"/>
          <w:sz w:val="24"/>
          <w:szCs w:val="24"/>
          <w:lang w:val="pt-BR"/>
          <w:rPrChange w:author="GUSTAVO DE OLIVEIRA REGO MORAIS" w:date="2025-08-08T22:00:05.076Z" w:id="1409222501">
            <w:rPr>
              <w:ins w:author="GUSTAVO DE OLIVEIRA REGO MORAIS" w:date="2025-08-08T21:59:15.831Z" w16du:dateUtc="2025-08-08T21:59:15.831Z" w:id="1273564967"/>
              <w:rFonts w:ascii="Times New Roman" w:hAnsi="Times New Roman" w:eastAsia="Times New Roman" w:cs="Times New Roman"/>
              <w:noProof w:val="0"/>
              <w:sz w:val="24"/>
              <w:szCs w:val="24"/>
              <w:lang w:val="pt-BR"/>
            </w:rPr>
          </w:rPrChange>
        </w:rPr>
        <w:pPrChange w:author="GUSTAVO DE OLIVEIRA REGO MORAIS" w:date="2025-08-08T22:00:28.738Z">
          <w:pPr>
            <w:bidi w:val="0"/>
          </w:pPr>
        </w:pPrChange>
      </w:pPr>
      <w:ins w:author="GUSTAVO DE OLIVEIRA REGO MORAIS" w:date="2025-08-08T21:59:15.83Z" w:id="4026432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9Z" w:id="1637472446">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075Z" w:id="417682713">
              <w:rPr>
                <w:rFonts w:ascii="Times New Roman" w:hAnsi="Times New Roman" w:eastAsia="Times New Roman" w:cs="Times New Roman"/>
                <w:noProof w:val="0"/>
                <w:sz w:val="24"/>
                <w:szCs w:val="24"/>
                <w:lang w:val="pt-BR"/>
              </w:rPr>
            </w:rPrChange>
          </w:rPr>
          <w:t xml:space="preserve"> Armazenar as preferências do usuário para guiar a recomendação (orçamento, perfil de uso e ambiente).</w:t>
        </w:r>
      </w:ins>
    </w:p>
    <w:p w:rsidR="6595920C" w:rsidP="320543F7" w:rsidRDefault="6595920C" w14:paraId="6DC69E0F" w14:textId="29011BE5">
      <w:pPr>
        <w:bidi w:val="0"/>
        <w:spacing w:before="240" w:beforeAutospacing="off" w:after="240" w:afterAutospacing="off" w:line="360" w:lineRule="auto"/>
        <w:jc w:val="both"/>
        <w:rPr>
          <w:ins w:author="GUSTAVO DE OLIVEIRA REGO MORAIS" w:date="2025-08-08T21:59:15.831Z" w16du:dateUtc="2025-08-08T21:59:15.831Z" w:id="1234092371"/>
          <w:rFonts w:ascii="Times New Roman" w:hAnsi="Times New Roman" w:eastAsia="Times New Roman" w:cs="Times New Roman"/>
          <w:b w:val="1"/>
          <w:bCs w:val="1"/>
          <w:noProof w:val="0"/>
          <w:sz w:val="24"/>
          <w:szCs w:val="24"/>
          <w:lang w:val="pt-BR"/>
          <w:rPrChange w:author="GUSTAVO DE OLIVEIRA REGO MORAIS" w:date="2025-08-08T22:00:05.077Z" w:id="1413037244">
            <w:rPr>
              <w:ins w:author="GUSTAVO DE OLIVEIRA REGO MORAIS" w:date="2025-08-08T21:59:15.831Z" w16du:dateUtc="2025-08-08T21:59:15.831Z" w:id="889877640"/>
              <w:rFonts w:ascii="Times New Roman" w:hAnsi="Times New Roman" w:eastAsia="Times New Roman" w:cs="Times New Roman"/>
              <w:b w:val="1"/>
              <w:bCs w:val="1"/>
              <w:noProof w:val="0"/>
              <w:sz w:val="24"/>
              <w:szCs w:val="24"/>
              <w:lang w:val="pt-BR"/>
            </w:rPr>
          </w:rPrChange>
        </w:rPr>
        <w:pPrChange w:author="GUSTAVO DE OLIVEIRA REGO MORAIS" w:date="2025-08-08T22:00:28.738Z">
          <w:pPr>
            <w:bidi w:val="0"/>
          </w:pPr>
        </w:pPrChange>
      </w:pPr>
      <w:ins w:author="GUSTAVO DE OLIVEIRA REGO MORAIS" w:date="2025-08-08T21:59:15.831Z" w:id="202227097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79Z" w:id="160385719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Ind w:w="-30" w:type="dxa"/>
        <w:tblLayout w:type="fixed"/>
        <w:tblLook w:val="06A0" w:firstRow="1" w:lastRow="0" w:firstColumn="1" w:lastColumn="0" w:noHBand="1" w:noVBand="1"/>
        <w:tblPrChange w:author="GUSTAVO DE OLIVEIRA REGO MORAIS" w:date="2025-08-08T22:03:32.721Z" w16du:dateUtc="2025-08-08T22:03:32.721Z" w:id="873504037">
          <w:tblPr>
            <w:tblStyle w:val="TableNormal"/>
            <w:tblLayout w:type="fixed"/>
            <w:tblLook w:val="06A0" w:firstRow="1" w:lastRow="0" w:firstColumn="1" w:lastColumn="0" w:noHBand="1" w:noVBand="1"/>
          </w:tblPr>
        </w:tblPrChange>
      </w:tblPr>
      <w:tblGrid>
        <w:gridCol w:w="965"/>
        <w:gridCol w:w="858"/>
        <w:gridCol w:w="1218"/>
        <w:gridCol w:w="5711"/>
        <w:gridCol w:w="1729"/>
        <w:tblGridChange w:id="1966866035">
          <w:tblGrid>
            <w:gridCol w:w="1803"/>
            <w:gridCol w:w="1803"/>
            <w:gridCol w:w="1803"/>
            <w:gridCol w:w="1803"/>
            <w:gridCol w:w="1803"/>
          </w:tblGrid>
        </w:tblGridChange>
      </w:tblGrid>
      <w:tr w:rsidR="320543F7" w:rsidTr="320543F7" w14:paraId="1DC9A1D2">
        <w:trPr>
          <w:trHeight w:val="300"/>
          <w:ins w:author="GUSTAVO DE OLIVEIRA REGO MORAIS" w:date="2025-08-08T21:59:15.831Z" w16du:dateUtc="2025-08-08T21:59:15.831Z" w:id="366733897"/>
          <w:trPrChange w:author="GUSTAVO DE OLIVEIRA REGO MORAIS" w:date="2025-08-08T21:59:14.094Z" w16du:dateUtc="2025-08-08T21:59:14.094Z" w:id="1785315052">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2Z" w:id="1968791432">
              <w:tcPr>
                <w:tcW w:w="1803" w:type="dxa"/>
                <w:tcMar/>
              </w:tcPr>
            </w:tcPrChange>
          </w:tcPr>
          <w:p w:rsidR="320543F7" w:rsidP="320543F7" w:rsidRDefault="320543F7" w14:paraId="70DDB819" w14:textId="31485A3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Z" w:id="1024664611">
                  <w:rPr>
                    <w:b w:val="1"/>
                    <w:bCs w:val="1"/>
                  </w:rPr>
                </w:rPrChange>
              </w:rPr>
              <w:pPrChange w:author="GUSTAVO DE OLIVEIRA REGO MORAIS" w:date="2025-08-08T22:00:28.738Z">
                <w:pPr>
                  <w:bidi w:val="0"/>
                </w:pPr>
              </w:pPrChange>
            </w:pPr>
            <w:ins w:author="GUSTAVO DE OLIVEIRA REGO MORAIS" w:date="2025-08-08T21:59:15.831Z" w:id="1329523809">
              <w:r w:rsidRPr="320543F7" w:rsidR="320543F7">
                <w:rPr>
                  <w:rFonts w:ascii="Times New Roman" w:hAnsi="Times New Roman" w:eastAsia="Times New Roman" w:cs="Times New Roman"/>
                  <w:b w:val="1"/>
                  <w:bCs w:val="1"/>
                  <w:sz w:val="24"/>
                  <w:szCs w:val="24"/>
                  <w:rPrChange w:author="GUSTAVO DE OLIVEIRA REGO MORAIS" w:date="2025-08-08T22:00:09.58Z" w:id="1810230206">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3Z" w:id="2110752824">
              <w:tcPr>
                <w:tcW w:w="1803" w:type="dxa"/>
                <w:tcMar/>
              </w:tcPr>
            </w:tcPrChange>
          </w:tcPr>
          <w:p w:rsidR="320543F7" w:rsidP="320543F7" w:rsidRDefault="320543F7" w14:paraId="07D6BB60" w14:textId="3E4F055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1Z" w:id="358194411">
                  <w:rPr>
                    <w:b w:val="1"/>
                    <w:bCs w:val="1"/>
                  </w:rPr>
                </w:rPrChange>
              </w:rPr>
              <w:pPrChange w:author="GUSTAVO DE OLIVEIRA REGO MORAIS" w:date="2025-08-08T22:00:28.738Z">
                <w:pPr>
                  <w:bidi w:val="0"/>
                </w:pPr>
              </w:pPrChange>
            </w:pPr>
            <w:ins w:author="GUSTAVO DE OLIVEIRA REGO MORAIS" w:date="2025-08-08T21:59:15.831Z" w:id="73614558">
              <w:r w:rsidRPr="320543F7" w:rsidR="320543F7">
                <w:rPr>
                  <w:rFonts w:ascii="Times New Roman" w:hAnsi="Times New Roman" w:eastAsia="Times New Roman" w:cs="Times New Roman"/>
                  <w:b w:val="1"/>
                  <w:bCs w:val="1"/>
                  <w:sz w:val="24"/>
                  <w:szCs w:val="24"/>
                  <w:rPrChange w:author="GUSTAVO DE OLIVEIRA REGO MORAIS" w:date="2025-08-08T22:00:09.58Z" w:id="324464503">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3Z" w:id="931390740">
              <w:tcPr>
                <w:tcW w:w="1803" w:type="dxa"/>
                <w:tcMar/>
              </w:tcPr>
            </w:tcPrChange>
          </w:tcPr>
          <w:p w:rsidR="320543F7" w:rsidP="320543F7" w:rsidRDefault="320543F7" w14:paraId="20C2E835" w14:textId="1D6D939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1Z" w:id="801638837">
                  <w:rPr>
                    <w:b w:val="1"/>
                    <w:bCs w:val="1"/>
                  </w:rPr>
                </w:rPrChange>
              </w:rPr>
              <w:pPrChange w:author="GUSTAVO DE OLIVEIRA REGO MORAIS" w:date="2025-08-08T22:00:28.739Z">
                <w:pPr>
                  <w:bidi w:val="0"/>
                </w:pPr>
              </w:pPrChange>
            </w:pPr>
            <w:ins w:author="GUSTAVO DE OLIVEIRA REGO MORAIS" w:date="2025-08-08T21:59:15.831Z" w:id="639639714">
              <w:r w:rsidRPr="320543F7" w:rsidR="320543F7">
                <w:rPr>
                  <w:rFonts w:ascii="Times New Roman" w:hAnsi="Times New Roman" w:eastAsia="Times New Roman" w:cs="Times New Roman"/>
                  <w:b w:val="1"/>
                  <w:bCs w:val="1"/>
                  <w:sz w:val="24"/>
                  <w:szCs w:val="24"/>
                  <w:rPrChange w:author="GUSTAVO DE OLIVEIRA REGO MORAIS" w:date="2025-08-08T22:00:09.581Z" w:id="104864318">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3Z" w:id="1418625415">
              <w:tcPr>
                <w:tcW w:w="1803" w:type="dxa"/>
                <w:tcMar/>
              </w:tcPr>
            </w:tcPrChange>
          </w:tcPr>
          <w:p w:rsidR="320543F7" w:rsidP="320543F7" w:rsidRDefault="320543F7" w14:paraId="7A636B87" w14:textId="5B02F63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2Z" w:id="262005589">
                  <w:rPr>
                    <w:b w:val="1"/>
                    <w:bCs w:val="1"/>
                  </w:rPr>
                </w:rPrChange>
              </w:rPr>
              <w:pPrChange w:author="GUSTAVO DE OLIVEIRA REGO MORAIS" w:date="2025-08-08T22:00:28.739Z">
                <w:pPr>
                  <w:bidi w:val="0"/>
                </w:pPr>
              </w:pPrChange>
            </w:pPr>
            <w:ins w:author="GUSTAVO DE OLIVEIRA REGO MORAIS" w:date="2025-08-08T21:59:15.831Z" w:id="1096351850">
              <w:r w:rsidRPr="320543F7" w:rsidR="320543F7">
                <w:rPr>
                  <w:rFonts w:ascii="Times New Roman" w:hAnsi="Times New Roman" w:eastAsia="Times New Roman" w:cs="Times New Roman"/>
                  <w:b w:val="1"/>
                  <w:bCs w:val="1"/>
                  <w:sz w:val="24"/>
                  <w:szCs w:val="24"/>
                  <w:rPrChange w:author="GUSTAVO DE OLIVEIRA REGO MORAIS" w:date="2025-08-08T22:00:09.581Z" w:id="44541490">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3Z" w:id="598898170">
              <w:tcPr>
                <w:tcW w:w="1803" w:type="dxa"/>
                <w:tcMar/>
              </w:tcPr>
            </w:tcPrChange>
          </w:tcPr>
          <w:p w:rsidR="320543F7" w:rsidP="320543F7" w:rsidRDefault="320543F7" w14:paraId="05036FEF" w14:textId="4D0E21E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582Z" w:id="1122799551">
                  <w:rPr>
                    <w:b w:val="1"/>
                    <w:bCs w:val="1"/>
                  </w:rPr>
                </w:rPrChange>
              </w:rPr>
              <w:pPrChange w:author="GUSTAVO DE OLIVEIRA REGO MORAIS" w:date="2025-08-08T22:00:28.739Z">
                <w:pPr>
                  <w:bidi w:val="0"/>
                </w:pPr>
              </w:pPrChange>
            </w:pPr>
            <w:ins w:author="GUSTAVO DE OLIVEIRA REGO MORAIS" w:date="2025-08-08T21:59:15.831Z" w:id="827773026">
              <w:r w:rsidRPr="320543F7" w:rsidR="320543F7">
                <w:rPr>
                  <w:rFonts w:ascii="Times New Roman" w:hAnsi="Times New Roman" w:eastAsia="Times New Roman" w:cs="Times New Roman"/>
                  <w:b w:val="1"/>
                  <w:bCs w:val="1"/>
                  <w:sz w:val="24"/>
                  <w:szCs w:val="24"/>
                  <w:rPrChange w:author="GUSTAVO DE OLIVEIRA REGO MORAIS" w:date="2025-08-08T22:00:09.582Z" w:id="1468464764">
                    <w:rPr>
                      <w:b w:val="1"/>
                      <w:bCs w:val="1"/>
                    </w:rPr>
                  </w:rPrChange>
                </w:rPr>
                <w:t>Restrições</w:t>
              </w:r>
            </w:ins>
          </w:p>
        </w:tc>
      </w:tr>
      <w:tr w:rsidR="320543F7" w:rsidTr="320543F7" w14:paraId="3C30E012">
        <w:trPr>
          <w:trHeight w:val="300"/>
          <w:ins w:author="GUSTAVO DE OLIVEIRA REGO MORAIS" w:date="2025-08-08T21:59:15.831Z" w16du:dateUtc="2025-08-08T21:59:15.831Z" w:id="736301175"/>
          <w:trPrChange w:author="GUSTAVO DE OLIVEIRA REGO MORAIS" w:date="2025-08-08T21:59:14.095Z" w16du:dateUtc="2025-08-08T21:59:14.095Z" w:id="905678148">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3Z" w:id="36239963">
              <w:tcPr>
                <w:tcW w:w="1803" w:type="dxa"/>
                <w:tcMar/>
              </w:tcPr>
            </w:tcPrChange>
          </w:tcPr>
          <w:p w:rsidR="320543F7" w:rsidP="320543F7" w:rsidRDefault="320543F7" w14:paraId="65142A39" w14:textId="32E6473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210806824">
                  <w:rPr>
                    <w:rFonts w:ascii="Consolas" w:hAnsi="Consolas" w:eastAsia="Consolas" w:cs="Consolas"/>
                  </w:rPr>
                </w:rPrChange>
              </w:rPr>
              <w:pPrChange w:author="GUSTAVO DE OLIVEIRA REGO MORAIS" w:date="2025-08-08T22:00:28.739Z">
                <w:pPr>
                  <w:bidi w:val="0"/>
                </w:pPr>
              </w:pPrChange>
            </w:pPr>
            <w:ins w:author="GUSTAVO DE OLIVEIRA REGO MORAIS" w:date="2025-08-08T21:59:15.831Z" w:id="839481065">
              <w:r w:rsidRPr="320543F7" w:rsidR="320543F7">
                <w:rPr>
                  <w:rFonts w:ascii="Times New Roman" w:hAnsi="Times New Roman" w:eastAsia="Times New Roman" w:cs="Times New Roman"/>
                  <w:sz w:val="24"/>
                  <w:szCs w:val="24"/>
                  <w:rPrChange w:author="GUSTAVO DE OLIVEIRA REGO MORAIS" w:date="2025-08-08T22:00:09.582Z" w:id="1653465275">
                    <w:rPr>
                      <w:rFonts w:ascii="Consolas" w:hAnsi="Consolas" w:eastAsia="Consolas" w:cs="Consolas"/>
                    </w:rPr>
                  </w:rPrChange>
                </w:rPr>
                <w:t>orcamento</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4Z" w:id="2091816243">
              <w:tcPr>
                <w:tcW w:w="1803" w:type="dxa"/>
                <w:tcMar/>
              </w:tcPr>
            </w:tcPrChange>
          </w:tcPr>
          <w:p w:rsidR="320543F7" w:rsidP="320543F7" w:rsidRDefault="320543F7" w14:paraId="1E742D50" w14:textId="76EB15F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975678511"/>
              </w:rPr>
              <w:pPrChange w:author="GUSTAVO DE OLIVEIRA REGO MORAIS" w:date="2025-08-08T22:00:28.739Z">
                <w:pPr>
                  <w:bidi w:val="0"/>
                </w:pPr>
              </w:pPrChange>
            </w:pPr>
            <w:ins w:author="GUSTAVO DE OLIVEIRA REGO MORAIS" w:date="2025-08-08T21:59:15.831Z" w:id="1880108395">
              <w:r w:rsidRPr="320543F7" w:rsidR="320543F7">
                <w:rPr>
                  <w:rFonts w:ascii="Times New Roman" w:hAnsi="Times New Roman" w:eastAsia="Times New Roman" w:cs="Times New Roman"/>
                  <w:sz w:val="24"/>
                  <w:szCs w:val="24"/>
                  <w:rPrChange w:author="GUSTAVO DE OLIVEIRA REGO MORAIS" w:date="2025-08-08T22:00:09.583Z" w:id="638808176"/>
                </w:rPr>
                <w:t>int</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4Z" w:id="1685977416">
              <w:tcPr>
                <w:tcW w:w="1803" w:type="dxa"/>
                <w:tcMar/>
              </w:tcPr>
            </w:tcPrChange>
          </w:tcPr>
          <w:p w:rsidR="320543F7" w:rsidP="320543F7" w:rsidRDefault="320543F7" w14:paraId="616B124E" w14:textId="4A2B440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3Z" w:id="469173146"/>
              </w:rPr>
              <w:pPrChange w:author="GUSTAVO DE OLIVEIRA REGO MORAIS" w:date="2025-08-08T22:00:28.74Z">
                <w:pPr>
                  <w:bidi w:val="0"/>
                </w:pPr>
              </w:pPrChange>
            </w:pPr>
            <w:ins w:author="GUSTAVO DE OLIVEIRA REGO MORAIS" w:date="2025-08-08T21:59:15.831Z" w:id="1457486962">
              <w:r w:rsidRPr="320543F7" w:rsidR="320543F7">
                <w:rPr>
                  <w:rFonts w:ascii="Times New Roman" w:hAnsi="Times New Roman" w:eastAsia="Times New Roman" w:cs="Times New Roman"/>
                  <w:sz w:val="24"/>
                  <w:szCs w:val="24"/>
                  <w:rPrChange w:author="GUSTAVO DE OLIVEIRA REGO MORAIS" w:date="2025-08-08T22:00:09.583Z" w:id="1742270694"/>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4Z" w:id="333181322">
              <w:tcPr>
                <w:tcW w:w="1803" w:type="dxa"/>
                <w:tcMar/>
              </w:tcPr>
            </w:tcPrChange>
          </w:tcPr>
          <w:p w:rsidR="320543F7" w:rsidP="320543F7" w:rsidRDefault="320543F7" w14:paraId="5F62741E" w14:textId="76C70F5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4Z" w:id="2079070589"/>
              </w:rPr>
              <w:pPrChange w:author="GUSTAVO DE OLIVEIRA REGO MORAIS" w:date="2025-08-08T22:00:28.74Z">
                <w:pPr>
                  <w:bidi w:val="0"/>
                </w:pPr>
              </w:pPrChange>
            </w:pPr>
            <w:ins w:author="GUSTAVO DE OLIVEIRA REGO MORAIS" w:date="2025-08-08T21:59:15.831Z" w:id="438025580">
              <w:r w:rsidRPr="320543F7" w:rsidR="320543F7">
                <w:rPr>
                  <w:rFonts w:ascii="Times New Roman" w:hAnsi="Times New Roman" w:eastAsia="Times New Roman" w:cs="Times New Roman"/>
                  <w:sz w:val="24"/>
                  <w:szCs w:val="24"/>
                  <w:rPrChange w:author="GUSTAVO DE OLIVEIRA REGO MORAIS" w:date="2025-08-08T22:00:09.584Z" w:id="600534742"/>
                </w:rPr>
                <w:t>Orçamento máximo pretendido (moeda padrão do sistema).</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4Z" w:id="1374686057">
              <w:tcPr>
                <w:tcW w:w="1803" w:type="dxa"/>
                <w:tcMar/>
              </w:tcPr>
            </w:tcPrChange>
          </w:tcPr>
          <w:p w:rsidR="320543F7" w:rsidP="320543F7" w:rsidRDefault="320543F7" w14:paraId="518A8101" w14:textId="2987BC7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7Z" w:id="67738296">
                  <w:rPr>
                    <w:rFonts w:ascii="Consolas" w:hAnsi="Consolas" w:eastAsia="Consolas" w:cs="Consolas"/>
                  </w:rPr>
                </w:rPrChange>
              </w:rPr>
              <w:pPrChange w:author="GUSTAVO DE OLIVEIRA REGO MORAIS" w:date="2025-08-08T22:00:28.74Z">
                <w:pPr>
                  <w:bidi w:val="0"/>
                </w:pPr>
              </w:pPrChange>
            </w:pPr>
            <w:ins w:author="GUSTAVO DE OLIVEIRA REGO MORAIS" w:date="2025-08-08T21:59:15.831Z" w:id="716855226">
              <w:r w:rsidRPr="320543F7" w:rsidR="320543F7">
                <w:rPr>
                  <w:rFonts w:ascii="Times New Roman" w:hAnsi="Times New Roman" w:eastAsia="Times New Roman" w:cs="Times New Roman"/>
                  <w:sz w:val="24"/>
                  <w:szCs w:val="24"/>
                  <w:rPrChange w:author="GUSTAVO DE OLIVEIRA REGO MORAIS" w:date="2025-08-08T22:00:09.584Z" w:id="1977448128">
                    <w:rPr>
                      <w:rFonts w:ascii="Consolas" w:hAnsi="Consolas" w:eastAsia="Consolas" w:cs="Consolas"/>
                    </w:rPr>
                  </w:rPrChange>
                </w:rPr>
                <w:t>{&gt;=0}</w:t>
              </w:r>
              <w:r w:rsidRPr="320543F7" w:rsidR="320543F7">
                <w:rPr>
                  <w:rFonts w:ascii="Times New Roman" w:hAnsi="Times New Roman" w:eastAsia="Times New Roman" w:cs="Times New Roman"/>
                  <w:sz w:val="24"/>
                  <w:szCs w:val="24"/>
                  <w:rPrChange w:author="GUSTAVO DE OLIVEIRA REGO MORAIS" w:date="2025-08-08T22:00:05.086Z" w:id="998715132"/>
                </w:rPr>
                <w:t xml:space="preserve">, </w:t>
              </w:r>
              <w:r w:rsidRPr="320543F7" w:rsidR="320543F7">
                <w:rPr>
                  <w:rFonts w:ascii="Times New Roman" w:hAnsi="Times New Roman" w:eastAsia="Times New Roman" w:cs="Times New Roman"/>
                  <w:sz w:val="24"/>
                  <w:szCs w:val="24"/>
                  <w:rPrChange w:author="GUSTAVO DE OLIVEIRA REGO MORAIS" w:date="2025-08-08T22:00:05.087Z" w:id="1483906005">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87Z" w:id="1490774947">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87Z" w:id="1325020857">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87Z" w:id="36478503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87Z" w:id="1861011294">
                    <w:rPr>
                      <w:rFonts w:ascii="Consolas" w:hAnsi="Consolas" w:eastAsia="Consolas" w:cs="Consolas"/>
                    </w:rPr>
                  </w:rPrChange>
                </w:rPr>
                <w:t>}</w:t>
              </w:r>
            </w:ins>
          </w:p>
        </w:tc>
      </w:tr>
      <w:tr w:rsidR="320543F7" w:rsidTr="320543F7" w14:paraId="0B3A9E56">
        <w:trPr>
          <w:trHeight w:val="300"/>
          <w:ins w:author="GUSTAVO DE OLIVEIRA REGO MORAIS" w:date="2025-08-08T21:59:15.831Z" w16du:dateUtc="2025-08-08T21:59:15.831Z" w:id="637640512"/>
          <w:trPrChange w:author="GUSTAVO DE OLIVEIRA REGO MORAIS" w:date="2025-08-08T21:59:14.095Z" w16du:dateUtc="2025-08-08T21:59:14.095Z" w:id="110676385">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5Z" w:id="2109118530">
              <w:tcPr>
                <w:tcW w:w="1803" w:type="dxa"/>
                <w:tcMar/>
              </w:tcPr>
            </w:tcPrChange>
          </w:tcPr>
          <w:p w:rsidR="320543F7" w:rsidP="320543F7" w:rsidRDefault="320543F7" w14:paraId="069D1F97" w14:textId="45A9063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8Z" w:id="398615813">
                  <w:rPr>
                    <w:rFonts w:ascii="Consolas" w:hAnsi="Consolas" w:eastAsia="Consolas" w:cs="Consolas"/>
                  </w:rPr>
                </w:rPrChange>
              </w:rPr>
              <w:pPrChange w:author="GUSTAVO DE OLIVEIRA REGO MORAIS" w:date="2025-08-08T22:00:28.74Z">
                <w:pPr>
                  <w:bidi w:val="0"/>
                </w:pPr>
              </w:pPrChange>
            </w:pPr>
            <w:ins w:author="GUSTAVO DE OLIVEIRA REGO MORAIS" w:date="2025-08-08T21:59:15.831Z" w:id="460677565">
              <w:r w:rsidRPr="320543F7" w:rsidR="320543F7">
                <w:rPr>
                  <w:rFonts w:ascii="Times New Roman" w:hAnsi="Times New Roman" w:eastAsia="Times New Roman" w:cs="Times New Roman"/>
                  <w:sz w:val="24"/>
                  <w:szCs w:val="24"/>
                  <w:rPrChange w:author="GUSTAVO DE OLIVEIRA REGO MORAIS" w:date="2025-08-08T22:00:09.587Z" w:id="296240643">
                    <w:rPr>
                      <w:rFonts w:ascii="Consolas" w:hAnsi="Consolas" w:eastAsia="Consolas" w:cs="Consolas"/>
                    </w:rPr>
                  </w:rPrChange>
                </w:rPr>
                <w:t>perfilUso</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5Z" w:id="613471555">
              <w:tcPr>
                <w:tcW w:w="1803" w:type="dxa"/>
                <w:tcMar/>
              </w:tcPr>
            </w:tcPrChange>
          </w:tcPr>
          <w:p w:rsidR="320543F7" w:rsidP="320543F7" w:rsidRDefault="320543F7" w14:paraId="4357E741" w14:textId="41A0503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8Z" w:id="1187051761">
                  <w:rPr>
                    <w:rFonts w:ascii="Consolas" w:hAnsi="Consolas" w:eastAsia="Consolas" w:cs="Consolas"/>
                  </w:rPr>
                </w:rPrChange>
              </w:rPr>
              <w:pPrChange w:author="GUSTAVO DE OLIVEIRA REGO MORAIS" w:date="2025-08-08T22:00:28.74Z">
                <w:pPr>
                  <w:bidi w:val="0"/>
                </w:pPr>
              </w:pPrChange>
            </w:pPr>
            <w:ins w:author="GUSTAVO DE OLIVEIRA REGO MORAIS" w:date="2025-08-08T21:59:15.831Z" w:id="741341470">
              <w:r w:rsidRPr="320543F7" w:rsidR="320543F7">
                <w:rPr>
                  <w:rFonts w:ascii="Times New Roman" w:hAnsi="Times New Roman" w:eastAsia="Times New Roman" w:cs="Times New Roman"/>
                  <w:sz w:val="24"/>
                  <w:szCs w:val="24"/>
                  <w:rPrChange w:author="GUSTAVO DE OLIVEIRA REGO MORAIS" w:date="2025-08-08T22:00:09.588Z" w:id="1535722442">
                    <w:rPr>
                      <w:rFonts w:ascii="Consolas" w:hAnsi="Consolas" w:eastAsia="Consolas" w:cs="Consolas"/>
                    </w:rPr>
                  </w:rPrChange>
                </w:rPr>
                <w:t>PerfilPC</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5Z" w:id="880845051">
              <w:tcPr>
                <w:tcW w:w="1803" w:type="dxa"/>
                <w:tcMar/>
              </w:tcPr>
            </w:tcPrChange>
          </w:tcPr>
          <w:p w:rsidR="320543F7" w:rsidP="320543F7" w:rsidRDefault="320543F7" w14:paraId="6AC2A57E" w14:textId="1CE9AA1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9Z" w:id="2139956189"/>
              </w:rPr>
              <w:pPrChange w:author="GUSTAVO DE OLIVEIRA REGO MORAIS" w:date="2025-08-08T22:00:28.741Z">
                <w:pPr>
                  <w:bidi w:val="0"/>
                </w:pPr>
              </w:pPrChange>
            </w:pPr>
            <w:ins w:author="GUSTAVO DE OLIVEIRA REGO MORAIS" w:date="2025-08-08T21:59:15.831Z" w:id="644683538">
              <w:r w:rsidRPr="320543F7" w:rsidR="320543F7">
                <w:rPr>
                  <w:rFonts w:ascii="Times New Roman" w:hAnsi="Times New Roman" w:eastAsia="Times New Roman" w:cs="Times New Roman"/>
                  <w:sz w:val="24"/>
                  <w:szCs w:val="24"/>
                  <w:rPrChange w:author="GUSTAVO DE OLIVEIRA REGO MORAIS" w:date="2025-08-08T22:00:09.588Z" w:id="1947623537"/>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5Z" w:id="1719226619">
              <w:tcPr>
                <w:tcW w:w="1803" w:type="dxa"/>
                <w:tcMar/>
              </w:tcPr>
            </w:tcPrChange>
          </w:tcPr>
          <w:p w:rsidR="320543F7" w:rsidP="320543F7" w:rsidRDefault="320543F7" w14:paraId="7F9BEF49" w14:textId="37A86B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89Z" w:id="1048878791"/>
              </w:rPr>
              <w:pPrChange w:author="GUSTAVO DE OLIVEIRA REGO MORAIS" w:date="2025-08-08T22:00:28.741Z">
                <w:pPr>
                  <w:bidi w:val="0"/>
                </w:pPr>
              </w:pPrChange>
            </w:pPr>
            <w:ins w:author="GUSTAVO DE OLIVEIRA REGO MORAIS" w:date="2025-08-08T21:59:15.832Z" w:id="1462699763">
              <w:r w:rsidRPr="320543F7" w:rsidR="320543F7">
                <w:rPr>
                  <w:rFonts w:ascii="Times New Roman" w:hAnsi="Times New Roman" w:eastAsia="Times New Roman" w:cs="Times New Roman"/>
                  <w:sz w:val="24"/>
                  <w:szCs w:val="24"/>
                  <w:rPrChange w:author="GUSTAVO DE OLIVEIRA REGO MORAIS" w:date="2025-08-08T22:00:09.589Z" w:id="1993717211"/>
                </w:rPr>
                <w:t>Perfil de uso do PC (enum).</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5Z" w:id="2050874069">
              <w:tcPr>
                <w:tcW w:w="1803" w:type="dxa"/>
                <w:tcMar/>
              </w:tcPr>
            </w:tcPrChange>
          </w:tcPr>
          <w:p w:rsidR="320543F7" w:rsidP="320543F7" w:rsidRDefault="320543F7" w14:paraId="52E7B7A7" w14:textId="34C7CEA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1Z" w:id="117547881">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1564455946">
              <w:r w:rsidRPr="320543F7" w:rsidR="320543F7">
                <w:rPr>
                  <w:rFonts w:ascii="Times New Roman" w:hAnsi="Times New Roman" w:eastAsia="Times New Roman" w:cs="Times New Roman"/>
                  <w:sz w:val="24"/>
                  <w:szCs w:val="24"/>
                  <w:rPrChange w:author="GUSTAVO DE OLIVEIRA REGO MORAIS" w:date="2025-08-08T22:00:09.589Z" w:id="346121034">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92Z" w:id="654556108">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92Z" w:id="1224255779">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92Z" w:id="1505888133">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92Z" w:id="1216519581">
                    <w:rPr>
                      <w:rFonts w:ascii="Consolas" w:hAnsi="Consolas" w:eastAsia="Consolas" w:cs="Consolas"/>
                    </w:rPr>
                  </w:rPrChange>
                </w:rPr>
                <w:t>}</w:t>
              </w:r>
            </w:ins>
          </w:p>
        </w:tc>
      </w:tr>
      <w:tr w:rsidR="320543F7" w:rsidTr="320543F7" w14:paraId="522BE9CA">
        <w:trPr>
          <w:trHeight w:val="300"/>
          <w:ins w:author="GUSTAVO DE OLIVEIRA REGO MORAIS" w:date="2025-08-08T21:59:15.832Z" w16du:dateUtc="2025-08-08T21:59:15.832Z" w:id="728697709"/>
          <w:trPrChange w:author="GUSTAVO DE OLIVEIRA REGO MORAIS" w:date="2025-08-08T21:59:14.096Z" w16du:dateUtc="2025-08-08T21:59:14.096Z" w:id="1300579628">
            <w:trPr>
              <w:trHeight w:val="300"/>
            </w:trPr>
          </w:trPrChange>
        </w:trPr>
        <w:tc>
          <w:tcPr>
            <w:cnfStyle w:val="001000000000" w:firstRow="0" w:lastRow="0" w:firstColumn="1" w:lastColumn="0" w:oddVBand="0" w:evenVBand="0" w:oddHBand="0" w:evenHBand="0" w:firstRowFirstColumn="0" w:firstRowLastColumn="0" w:lastRowFirstColumn="0" w:lastRowLastColumn="0"/>
            <w:tcW w:w="965" w:type="dxa"/>
            <w:tcMar/>
            <w:tcPrChange w:author="GUSTAVO DE OLIVEIRA REGO MORAIS" w:date="2025-08-08T22:03:32.725Z" w:id="570589217">
              <w:tcPr>
                <w:tcW w:w="1803" w:type="dxa"/>
                <w:tcMar/>
              </w:tcPr>
            </w:tcPrChange>
          </w:tcPr>
          <w:p w:rsidR="320543F7" w:rsidP="320543F7" w:rsidRDefault="320543F7" w14:paraId="17FD458E" w14:textId="3E7072F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1Z" w:id="238367799">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1443320404">
              <w:r w:rsidRPr="320543F7" w:rsidR="320543F7">
                <w:rPr>
                  <w:rFonts w:ascii="Times New Roman" w:hAnsi="Times New Roman" w:eastAsia="Times New Roman" w:cs="Times New Roman"/>
                  <w:sz w:val="24"/>
                  <w:szCs w:val="24"/>
                  <w:rPrChange w:author="GUSTAVO DE OLIVEIRA REGO MORAIS" w:date="2025-08-08T22:00:09.591Z" w:id="726797498">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03:32.726Z" w:id="499277343">
              <w:tcPr>
                <w:tcW w:w="1803" w:type="dxa"/>
                <w:tcMar/>
              </w:tcPr>
            </w:tcPrChange>
          </w:tcPr>
          <w:p w:rsidR="320543F7" w:rsidP="320543F7" w:rsidRDefault="320543F7" w14:paraId="08F6A545" w14:textId="2584867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2Z" w:id="1189507922">
                  <w:rPr>
                    <w:rFonts w:ascii="Consolas" w:hAnsi="Consolas" w:eastAsia="Consolas" w:cs="Consolas"/>
                  </w:rPr>
                </w:rPrChange>
              </w:rPr>
              <w:pPrChange w:author="GUSTAVO DE OLIVEIRA REGO MORAIS" w:date="2025-08-08T22:00:28.741Z">
                <w:pPr>
                  <w:bidi w:val="0"/>
                </w:pPr>
              </w:pPrChange>
            </w:pPr>
            <w:ins w:author="GUSTAVO DE OLIVEIRA REGO MORAIS" w:date="2025-08-08T21:59:15.832Z" w:id="2009832602">
              <w:r w:rsidRPr="320543F7" w:rsidR="320543F7">
                <w:rPr>
                  <w:rFonts w:ascii="Times New Roman" w:hAnsi="Times New Roman" w:eastAsia="Times New Roman" w:cs="Times New Roman"/>
                  <w:sz w:val="24"/>
                  <w:szCs w:val="24"/>
                  <w:rPrChange w:author="GUSTAVO DE OLIVEIRA REGO MORAIS" w:date="2025-08-08T22:00:09.592Z" w:id="255391219">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3:32.726Z" w:id="1736337393">
              <w:tcPr>
                <w:tcW w:w="1803" w:type="dxa"/>
                <w:tcMar/>
              </w:tcPr>
            </w:tcPrChange>
          </w:tcPr>
          <w:p w:rsidR="320543F7" w:rsidP="320543F7" w:rsidRDefault="320543F7" w14:paraId="19AF74CF" w14:textId="5D9A09B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2Z" w:id="1070679411"/>
              </w:rPr>
              <w:pPrChange w:author="GUSTAVO DE OLIVEIRA REGO MORAIS" w:date="2025-08-08T22:00:28.742Z">
                <w:pPr>
                  <w:bidi w:val="0"/>
                </w:pPr>
              </w:pPrChange>
            </w:pPr>
            <w:ins w:author="GUSTAVO DE OLIVEIRA REGO MORAIS" w:date="2025-08-08T21:59:15.832Z" w:id="664598098">
              <w:r w:rsidRPr="320543F7" w:rsidR="320543F7">
                <w:rPr>
                  <w:rFonts w:ascii="Times New Roman" w:hAnsi="Times New Roman" w:eastAsia="Times New Roman" w:cs="Times New Roman"/>
                  <w:sz w:val="24"/>
                  <w:szCs w:val="24"/>
                  <w:rPrChange w:author="GUSTAVO DE OLIVEIRA REGO MORAIS" w:date="2025-08-08T22:00:09.592Z" w:id="765314447"/>
                </w:rPr>
                <w:t>-</w:t>
              </w:r>
            </w:ins>
          </w:p>
        </w:tc>
        <w:tc>
          <w:tcPr>
            <w:cnfStyle w:val="000000000000" w:firstRow="0" w:lastRow="0" w:firstColumn="0" w:lastColumn="0" w:oddVBand="0" w:evenVBand="0" w:oddHBand="0" w:evenHBand="0" w:firstRowFirstColumn="0" w:firstRowLastColumn="0" w:lastRowFirstColumn="0" w:lastRowLastColumn="0"/>
            <w:tcW w:w="5711" w:type="dxa"/>
            <w:tcMar/>
            <w:tcPrChange w:author="GUSTAVO DE OLIVEIRA REGO MORAIS" w:date="2025-08-08T22:03:32.726Z" w:id="1396642329">
              <w:tcPr>
                <w:tcW w:w="1803" w:type="dxa"/>
                <w:tcMar/>
              </w:tcPr>
            </w:tcPrChange>
          </w:tcPr>
          <w:p w:rsidR="320543F7" w:rsidP="320543F7" w:rsidRDefault="320543F7" w14:paraId="6CCECBE4" w14:textId="22FD674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4Z" w:id="954009655"/>
              </w:rPr>
              <w:pPrChange w:author="GUSTAVO DE OLIVEIRA REGO MORAIS" w:date="2025-08-08T22:00:28.742Z">
                <w:pPr>
                  <w:bidi w:val="0"/>
                </w:pPr>
              </w:pPrChange>
            </w:pPr>
            <w:ins w:author="GUSTAVO DE OLIVEIRA REGO MORAIS" w:date="2025-08-08T21:59:15.832Z" w:id="2101160635">
              <w:r w:rsidRPr="320543F7" w:rsidR="320543F7">
                <w:rPr>
                  <w:rFonts w:ascii="Times New Roman" w:hAnsi="Times New Roman" w:eastAsia="Times New Roman" w:cs="Times New Roman"/>
                  <w:sz w:val="24"/>
                  <w:szCs w:val="24"/>
                  <w:rPrChange w:author="GUSTAVO DE OLIVEIRA REGO MORAIS" w:date="2025-08-08T22:00:09.593Z" w:id="2068662968"/>
                </w:rPr>
                <w:t xml:space="preserve">Objeto </w:t>
              </w:r>
              <w:r w:rsidRPr="320543F7" w:rsidR="320543F7">
                <w:rPr>
                  <w:rFonts w:ascii="Times New Roman" w:hAnsi="Times New Roman" w:eastAsia="Times New Roman" w:cs="Times New Roman"/>
                  <w:sz w:val="24"/>
                  <w:szCs w:val="24"/>
                  <w:rPrChange w:author="GUSTAVO DE OLIVEIRA REGO MORAIS" w:date="2025-08-08T22:00:05.096Z" w:id="1997895419">
                    <w:rPr>
                      <w:rFonts w:ascii="Consolas" w:hAnsi="Consolas" w:eastAsia="Consolas" w:cs="Consolas"/>
                    </w:rPr>
                  </w:rPrChange>
                </w:rPr>
                <w:t>Ambiente</w:t>
              </w:r>
              <w:r w:rsidRPr="320543F7" w:rsidR="320543F7">
                <w:rPr>
                  <w:rFonts w:ascii="Times New Roman" w:hAnsi="Times New Roman" w:eastAsia="Times New Roman" w:cs="Times New Roman"/>
                  <w:sz w:val="24"/>
                  <w:szCs w:val="24"/>
                  <w:rPrChange w:author="GUSTAVO DE OLIVEIRA REGO MORAIS" w:date="2025-08-08T22:00:05.096Z" w:id="2046255420"/>
                </w:rPr>
                <w:t xml:space="preserve"> com condições físicas do local.</w:t>
              </w:r>
            </w:ins>
          </w:p>
        </w:tc>
        <w:tc>
          <w:tcPr>
            <w:cnfStyle w:val="000000000000" w:firstRow="0" w:lastRow="0" w:firstColumn="0" w:lastColumn="0" w:oddVBand="0" w:evenVBand="0" w:oddHBand="0" w:evenHBand="0" w:firstRowFirstColumn="0" w:firstRowLastColumn="0" w:lastRowFirstColumn="0" w:lastRowLastColumn="0"/>
            <w:tcW w:w="1729" w:type="dxa"/>
            <w:tcMar/>
            <w:tcPrChange w:author="GUSTAVO DE OLIVEIRA REGO MORAIS" w:date="2025-08-08T22:03:32.726Z" w:id="1262731450">
              <w:tcPr>
                <w:tcW w:w="1803" w:type="dxa"/>
                <w:tcMar/>
              </w:tcPr>
            </w:tcPrChange>
          </w:tcPr>
          <w:p w:rsidR="320543F7" w:rsidP="320543F7" w:rsidRDefault="320543F7" w14:paraId="01B77C97" w14:textId="6F557B8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596Z" w:id="928494909">
                  <w:rPr>
                    <w:rFonts w:ascii="Consolas" w:hAnsi="Consolas" w:eastAsia="Consolas" w:cs="Consolas"/>
                  </w:rPr>
                </w:rPrChange>
              </w:rPr>
              <w:pPrChange w:author="GUSTAVO DE OLIVEIRA REGO MORAIS" w:date="2025-08-08T22:00:28.742Z">
                <w:pPr>
                  <w:bidi w:val="0"/>
                </w:pPr>
              </w:pPrChange>
            </w:pPr>
            <w:ins w:author="GUSTAVO DE OLIVEIRA REGO MORAIS" w:date="2025-08-08T21:59:15.832Z" w:id="371360342">
              <w:r w:rsidRPr="320543F7" w:rsidR="320543F7">
                <w:rPr>
                  <w:rFonts w:ascii="Times New Roman" w:hAnsi="Times New Roman" w:eastAsia="Times New Roman" w:cs="Times New Roman"/>
                  <w:sz w:val="24"/>
                  <w:szCs w:val="24"/>
                  <w:rPrChange w:author="GUSTAVO DE OLIVEIRA REGO MORAIS" w:date="2025-08-08T22:00:09.594Z" w:id="166251921">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097Z" w:id="1156923300">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097Z" w:id="1507338449">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097Z" w:id="269521514">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097Z" w:id="1988137338">
                    <w:rPr>
                      <w:rFonts w:ascii="Consolas" w:hAnsi="Consolas" w:eastAsia="Consolas" w:cs="Consolas"/>
                    </w:rPr>
                  </w:rPrChange>
                </w:rPr>
                <w:t>}</w:t>
              </w:r>
            </w:ins>
          </w:p>
        </w:tc>
      </w:tr>
    </w:tbl>
    <w:p w:rsidR="6595920C" w:rsidP="320543F7" w:rsidRDefault="6595920C" w14:paraId="222C1C8E" w14:textId="149F85D0">
      <w:pPr>
        <w:bidi w:val="0"/>
        <w:spacing w:before="240" w:beforeAutospacing="off" w:after="240" w:afterAutospacing="off" w:line="360" w:lineRule="auto"/>
        <w:jc w:val="both"/>
        <w:rPr>
          <w:ins w:author="GUSTAVO DE OLIVEIRA REGO MORAIS" w:date="2025-08-08T21:59:15.832Z" w16du:dateUtc="2025-08-08T21:59:15.832Z" w:id="836274571"/>
          <w:rFonts w:ascii="Times New Roman" w:hAnsi="Times New Roman" w:eastAsia="Times New Roman" w:cs="Times New Roman"/>
          <w:b w:val="1"/>
          <w:bCs w:val="1"/>
          <w:noProof w:val="0"/>
          <w:sz w:val="24"/>
          <w:szCs w:val="24"/>
          <w:lang w:val="pt-BR"/>
          <w:rPrChange w:author="GUSTAVO DE OLIVEIRA REGO MORAIS" w:date="2025-08-08T22:00:05.098Z" w:id="1886623599">
            <w:rPr>
              <w:ins w:author="GUSTAVO DE OLIVEIRA REGO MORAIS" w:date="2025-08-08T21:59:15.832Z" w16du:dateUtc="2025-08-08T21:59:15.832Z" w:id="793659012"/>
              <w:rFonts w:ascii="Times New Roman" w:hAnsi="Times New Roman" w:eastAsia="Times New Roman" w:cs="Times New Roman"/>
              <w:b w:val="1"/>
              <w:bCs w:val="1"/>
              <w:noProof w:val="0"/>
              <w:sz w:val="24"/>
              <w:szCs w:val="24"/>
              <w:lang w:val="pt-BR"/>
            </w:rPr>
          </w:rPrChange>
        </w:rPr>
        <w:pPrChange w:author="GUSTAVO DE OLIVEIRA REGO MORAIS" w:date="2025-08-08T22:00:28.742Z">
          <w:pPr>
            <w:bidi w:val="0"/>
          </w:pPr>
        </w:pPrChange>
      </w:pPr>
      <w:ins w:author="GUSTAVO DE OLIVEIRA REGO MORAIS" w:date="2025-08-08T21:59:15.832Z" w:id="132530911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6Z" w:id="379681798">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9F9BC4E" w14:textId="4EA25525">
      <w:pPr>
        <w:pStyle w:val="ListParagraph"/>
        <w:numPr>
          <w:ilvl w:val="0"/>
          <w:numId w:val="151"/>
        </w:numPr>
        <w:bidi w:val="0"/>
        <w:spacing w:before="240" w:beforeAutospacing="off" w:after="240" w:afterAutospacing="off" w:line="360" w:lineRule="auto"/>
        <w:jc w:val="both"/>
        <w:rPr>
          <w:ins w:author="GUSTAVO DE OLIVEIRA REGO MORAIS" w:date="2025-08-08T21:59:15.832Z" w16du:dateUtc="2025-08-08T21:59:15.832Z" w:id="1254484408"/>
          <w:rFonts w:ascii="Times New Roman" w:hAnsi="Times New Roman" w:eastAsia="Times New Roman" w:cs="Times New Roman"/>
          <w:noProof w:val="0"/>
          <w:sz w:val="24"/>
          <w:szCs w:val="24"/>
          <w:lang w:val="pt-BR"/>
          <w:rPrChange w:author="GUSTAVO DE OLIVEIRA REGO MORAIS" w:date="2025-08-08T22:00:09.597Z" w:id="2059688478">
            <w:rPr>
              <w:ins w:author="GUSTAVO DE OLIVEIRA REGO MORAIS" w:date="2025-08-08T21:59:15.832Z" w16du:dateUtc="2025-08-08T21:59:15.832Z" w:id="1669758524"/>
            </w:rPr>
          </w:rPrChange>
        </w:rPr>
        <w:pPrChange w:author="GUSTAVO DE OLIVEIRA REGO MORAIS" w:date="2025-08-08T22:00:28.742Z">
          <w:pPr>
            <w:bidi w:val="0"/>
          </w:pPr>
        </w:pPrChange>
      </w:pPr>
      <w:ins w:author="GUSTAVO DE OLIVEIRA REGO MORAIS" w:date="2025-08-08T21:59:15.832Z" w:id="1313830101">
        <w:r w:rsidRPr="320543F7" w:rsidR="6595920C">
          <w:rPr>
            <w:rFonts w:ascii="Times New Roman" w:hAnsi="Times New Roman" w:eastAsia="Times New Roman" w:cs="Times New Roman"/>
            <w:noProof w:val="0"/>
            <w:sz w:val="24"/>
            <w:szCs w:val="24"/>
            <w:lang w:val="pt-BR"/>
            <w:rPrChange w:author="GUSTAVO DE OLIVEIRA REGO MORAIS" w:date="2025-08-08T22:00:09.597Z" w:id="561480137">
              <w:rPr>
                <w:rFonts w:ascii="Times New Roman" w:hAnsi="Times New Roman" w:eastAsia="Times New Roman" w:cs="Times New Roman"/>
                <w:noProof w:val="0"/>
                <w:sz w:val="24"/>
                <w:szCs w:val="24"/>
                <w:lang w:val="pt-BR"/>
              </w:rPr>
            </w:rPrChange>
          </w:rPr>
          <w:t>Sem métodos públicos explícitos no diagrama (classe de modelo).</w:t>
        </w:r>
      </w:ins>
    </w:p>
    <w:p w:rsidR="6595920C" w:rsidP="320543F7" w:rsidRDefault="6595920C" w14:paraId="15FE06E6" w14:textId="13B467E9">
      <w:pPr>
        <w:pStyle w:val="Heading4"/>
        <w:bidi w:val="0"/>
        <w:spacing w:before="319" w:beforeAutospacing="off" w:after="319" w:afterAutospacing="off" w:line="360" w:lineRule="auto"/>
        <w:jc w:val="both"/>
        <w:rPr>
          <w:ins w:author="GUSTAVO DE OLIVEIRA REGO MORAIS" w:date="2025-08-08T21:59:15.832Z" w16du:dateUtc="2025-08-08T21:59:15.832Z" w:id="210427482"/>
          <w:rFonts w:ascii="Times New Roman" w:hAnsi="Times New Roman" w:eastAsia="Times New Roman" w:cs="Times New Roman"/>
          <w:b w:val="1"/>
          <w:bCs w:val="1"/>
          <w:noProof w:val="0"/>
          <w:sz w:val="24"/>
          <w:szCs w:val="24"/>
          <w:lang w:val="pt-BR"/>
          <w:rPrChange w:author="GUSTAVO DE OLIVEIRA REGO MORAIS" w:date="2025-08-08T22:00:05.102Z" w:id="458328124">
            <w:rPr>
              <w:ins w:author="GUSTAVO DE OLIVEIRA REGO MORAIS" w:date="2025-08-08T21:59:15.832Z" w16du:dateUtc="2025-08-08T21:59:15.832Z" w:id="2011964138"/>
              <w:rFonts w:ascii="Consolas" w:hAnsi="Consolas" w:eastAsia="Consolas" w:cs="Consolas"/>
              <w:b w:val="1"/>
              <w:bCs w:val="1"/>
              <w:noProof w:val="0"/>
              <w:sz w:val="24"/>
              <w:szCs w:val="24"/>
              <w:lang w:val="pt-BR"/>
            </w:rPr>
          </w:rPrChange>
        </w:rPr>
        <w:pPrChange w:author="GUSTAVO DE OLIVEIRA REGO MORAIS" w:date="2025-08-08T22:00:28.743Z">
          <w:pPr>
            <w:bidi w:val="0"/>
          </w:pPr>
        </w:pPrChange>
      </w:pPr>
      <w:ins w:author="GUSTAVO DE OLIVEIRA REGO MORAIS" w:date="2025-08-08T21:59:15.832Z" w:id="28554296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8Z" w:id="1660989032">
              <w:rPr>
                <w:rFonts w:ascii="Times New Roman" w:hAnsi="Times New Roman" w:eastAsia="Times New Roman" w:cs="Times New Roman"/>
                <w:b w:val="1"/>
                <w:bCs w:val="1"/>
                <w:noProof w:val="0"/>
                <w:sz w:val="24"/>
                <w:szCs w:val="24"/>
                <w:lang w:val="pt-BR"/>
              </w:rPr>
            </w:rPrChange>
          </w:rPr>
          <w:t xml:space="preserve">8.1.2.3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101Z" w:id="1905907687">
              <w:rPr>
                <w:rFonts w:ascii="Consolas" w:hAnsi="Consolas" w:eastAsia="Consolas" w:cs="Consolas"/>
                <w:b w:val="1"/>
                <w:bCs w:val="1"/>
                <w:noProof w:val="0"/>
                <w:sz w:val="24"/>
                <w:szCs w:val="24"/>
                <w:lang w:val="pt-BR"/>
              </w:rPr>
            </w:rPrChange>
          </w:rPr>
          <w:t>IARecomendação</w:t>
        </w:r>
      </w:ins>
    </w:p>
    <w:p w:rsidR="6595920C" w:rsidP="320543F7" w:rsidRDefault="6595920C" w14:paraId="13B8E4C2" w14:textId="68042C79">
      <w:pPr>
        <w:bidi w:val="0"/>
        <w:spacing w:before="240" w:beforeAutospacing="off" w:after="240" w:afterAutospacing="off" w:line="360" w:lineRule="auto"/>
        <w:jc w:val="both"/>
        <w:rPr>
          <w:ins w:author="GUSTAVO DE OLIVEIRA REGO MORAIS" w:date="2025-08-08T21:59:15.832Z" w16du:dateUtc="2025-08-08T21:59:15.832Z" w:id="398016140"/>
          <w:rFonts w:ascii="Times New Roman" w:hAnsi="Times New Roman" w:eastAsia="Times New Roman" w:cs="Times New Roman"/>
          <w:noProof w:val="0"/>
          <w:sz w:val="24"/>
          <w:szCs w:val="24"/>
          <w:lang w:val="pt-BR"/>
          <w:rPrChange w:author="GUSTAVO DE OLIVEIRA REGO MORAIS" w:date="2025-08-08T22:00:05.104Z" w:id="694787081">
            <w:rPr>
              <w:ins w:author="GUSTAVO DE OLIVEIRA REGO MORAIS" w:date="2025-08-08T21:59:15.832Z" w16du:dateUtc="2025-08-08T21:59:15.832Z" w:id="789402170"/>
              <w:rFonts w:ascii="Times New Roman" w:hAnsi="Times New Roman" w:eastAsia="Times New Roman" w:cs="Times New Roman"/>
              <w:noProof w:val="0"/>
              <w:sz w:val="24"/>
              <w:szCs w:val="24"/>
              <w:lang w:val="pt-BR"/>
            </w:rPr>
          </w:rPrChange>
        </w:rPr>
        <w:pPrChange w:author="GUSTAVO DE OLIVEIRA REGO MORAIS" w:date="2025-08-08T22:00:28.743Z">
          <w:pPr>
            <w:bidi w:val="0"/>
          </w:pPr>
        </w:pPrChange>
      </w:pPr>
      <w:ins w:author="GUSTAVO DE OLIVEIRA REGO MORAIS" w:date="2025-08-08T21:59:15.832Z" w:id="21053250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9Z" w:id="763313709">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03Z" w:id="489234107">
              <w:rPr>
                <w:rFonts w:ascii="Times New Roman" w:hAnsi="Times New Roman" w:eastAsia="Times New Roman" w:cs="Times New Roman"/>
                <w:noProof w:val="0"/>
                <w:sz w:val="24"/>
                <w:szCs w:val="24"/>
                <w:lang w:val="pt-BR"/>
              </w:rPr>
            </w:rPrChange>
          </w:rPr>
          <w:t xml:space="preserve"> Gerar sugestões de builds e alternativas usando IA/heurísticas.</w:t>
        </w:r>
      </w:ins>
    </w:p>
    <w:p w:rsidR="6595920C" w:rsidP="320543F7" w:rsidRDefault="6595920C" w14:paraId="6B7CE4EC" w14:textId="26743DC6">
      <w:pPr>
        <w:bidi w:val="0"/>
        <w:spacing w:before="240" w:beforeAutospacing="off" w:after="240" w:afterAutospacing="off" w:line="360" w:lineRule="auto"/>
        <w:jc w:val="both"/>
        <w:rPr>
          <w:ins w:author="GUSTAVO DE OLIVEIRA REGO MORAIS" w:date="2025-08-08T21:59:15.832Z" w16du:dateUtc="2025-08-08T21:59:15.832Z" w:id="720537340"/>
          <w:rFonts w:ascii="Times New Roman" w:hAnsi="Times New Roman" w:eastAsia="Times New Roman" w:cs="Times New Roman"/>
          <w:b w:val="1"/>
          <w:bCs w:val="1"/>
          <w:noProof w:val="0"/>
          <w:sz w:val="24"/>
          <w:szCs w:val="24"/>
          <w:lang w:val="pt-BR"/>
          <w:rPrChange w:author="GUSTAVO DE OLIVEIRA REGO MORAIS" w:date="2025-08-08T22:00:05.105Z" w:id="2144300359">
            <w:rPr>
              <w:ins w:author="GUSTAVO DE OLIVEIRA REGO MORAIS" w:date="2025-08-08T21:59:15.832Z" w16du:dateUtc="2025-08-08T21:59:15.832Z" w:id="1150297262"/>
              <w:rFonts w:ascii="Times New Roman" w:hAnsi="Times New Roman" w:eastAsia="Times New Roman" w:cs="Times New Roman"/>
              <w:b w:val="1"/>
              <w:bCs w:val="1"/>
              <w:noProof w:val="0"/>
              <w:sz w:val="24"/>
              <w:szCs w:val="24"/>
              <w:lang w:val="pt-BR"/>
            </w:rPr>
          </w:rPrChange>
        </w:rPr>
        <w:pPrChange w:author="GUSTAVO DE OLIVEIRA REGO MORAIS" w:date="2025-08-08T22:00:28.743Z">
          <w:pPr>
            <w:bidi w:val="0"/>
          </w:pPr>
        </w:pPrChange>
      </w:pPr>
      <w:ins w:author="GUSTAVO DE OLIVEIRA REGO MORAIS" w:date="2025-08-08T21:59:15.832Z" w:id="20252462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599Z" w:id="910170253">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58D31057" w14:textId="782C5BFC">
      <w:pPr>
        <w:pStyle w:val="ListParagraph"/>
        <w:numPr>
          <w:ilvl w:val="0"/>
          <w:numId w:val="152"/>
        </w:numPr>
        <w:bidi w:val="0"/>
        <w:spacing w:before="240" w:beforeAutospacing="off" w:after="240" w:afterAutospacing="off" w:line="360" w:lineRule="auto"/>
        <w:jc w:val="both"/>
        <w:rPr>
          <w:ins w:author="GUSTAVO DE OLIVEIRA REGO MORAIS" w:date="2025-08-08T21:59:15.832Z" w16du:dateUtc="2025-08-08T21:59:15.832Z" w:id="1003009057"/>
          <w:rFonts w:ascii="Times New Roman" w:hAnsi="Times New Roman" w:eastAsia="Times New Roman" w:cs="Times New Roman"/>
          <w:noProof w:val="0"/>
          <w:sz w:val="24"/>
          <w:szCs w:val="24"/>
          <w:lang w:val="pt-BR"/>
          <w:rPrChange w:author="GUSTAVO DE OLIVEIRA REGO MORAIS" w:date="2025-08-08T22:00:05.106Z" w:id="455505845">
            <w:rPr>
              <w:ins w:author="GUSTAVO DE OLIVEIRA REGO MORAIS" w:date="2025-08-08T21:59:15.832Z" w16du:dateUtc="2025-08-08T21:59:15.832Z" w:id="1966694395"/>
              <w:rFonts w:ascii="Times New Roman" w:hAnsi="Times New Roman" w:eastAsia="Times New Roman" w:cs="Times New Roman"/>
              <w:noProof w:val="0"/>
              <w:sz w:val="24"/>
              <w:szCs w:val="24"/>
              <w:lang w:val="pt-BR"/>
            </w:rPr>
          </w:rPrChange>
        </w:rPr>
        <w:pPrChange w:author="GUSTAVO DE OLIVEIRA REGO MORAIS" w:date="2025-08-08T22:00:28.743Z">
          <w:pPr>
            <w:bidi w:val="0"/>
          </w:pPr>
        </w:pPrChange>
      </w:pPr>
      <w:ins w:author="GUSTAVO DE OLIVEIRA REGO MORAIS" w:date="2025-08-08T21:59:15.832Z" w:id="1947508606">
        <w:r w:rsidRPr="320543F7" w:rsidR="6595920C">
          <w:rPr>
            <w:rFonts w:ascii="Times New Roman" w:hAnsi="Times New Roman" w:eastAsia="Times New Roman" w:cs="Times New Roman"/>
            <w:noProof w:val="0"/>
            <w:sz w:val="24"/>
            <w:szCs w:val="24"/>
            <w:lang w:val="pt-BR"/>
            <w:rPrChange w:author="GUSTAVO DE OLIVEIRA REGO MORAIS" w:date="2025-08-08T22:00:09.6Z" w:id="1768079814">
              <w:rPr>
                <w:rFonts w:ascii="Times New Roman" w:hAnsi="Times New Roman" w:eastAsia="Times New Roman" w:cs="Times New Roman"/>
                <w:noProof w:val="0"/>
                <w:sz w:val="24"/>
                <w:szCs w:val="24"/>
                <w:lang w:val="pt-BR"/>
              </w:rPr>
            </w:rPrChange>
          </w:rPr>
          <w:t>Não especificados no diagrama (assume-se estado interno opcional).</w:t>
        </w:r>
      </w:ins>
    </w:p>
    <w:p w:rsidR="6595920C" w:rsidP="320543F7" w:rsidRDefault="6595920C" w14:paraId="30B0355D" w14:textId="0AC8D358">
      <w:pPr>
        <w:bidi w:val="0"/>
        <w:spacing w:before="240" w:beforeAutospacing="off" w:after="240" w:afterAutospacing="off" w:line="360" w:lineRule="auto"/>
        <w:jc w:val="both"/>
        <w:rPr>
          <w:ins w:author="GUSTAVO DE OLIVEIRA REGO MORAIS" w:date="2025-08-08T21:59:15.832Z" w16du:dateUtc="2025-08-08T21:59:15.832Z" w:id="2096795693"/>
          <w:rFonts w:ascii="Times New Roman" w:hAnsi="Times New Roman" w:eastAsia="Times New Roman" w:cs="Times New Roman"/>
          <w:b w:val="1"/>
          <w:bCs w:val="1"/>
          <w:noProof w:val="0"/>
          <w:sz w:val="24"/>
          <w:szCs w:val="24"/>
          <w:lang w:val="pt-BR"/>
          <w:rPrChange w:author="GUSTAVO DE OLIVEIRA REGO MORAIS" w:date="2025-08-08T22:00:05.107Z" w:id="428197819">
            <w:rPr>
              <w:ins w:author="GUSTAVO DE OLIVEIRA REGO MORAIS" w:date="2025-08-08T21:59:15.832Z" w16du:dateUtc="2025-08-08T21:59:15.832Z" w:id="1041776942"/>
              <w:rFonts w:ascii="Times New Roman" w:hAnsi="Times New Roman" w:eastAsia="Times New Roman" w:cs="Times New Roman"/>
              <w:b w:val="1"/>
              <w:bCs w:val="1"/>
              <w:noProof w:val="0"/>
              <w:sz w:val="24"/>
              <w:szCs w:val="24"/>
              <w:lang w:val="pt-BR"/>
            </w:rPr>
          </w:rPrChange>
        </w:rPr>
        <w:pPrChange w:author="GUSTAVO DE OLIVEIRA REGO MORAIS" w:date="2025-08-08T22:00:28.743Z">
          <w:pPr>
            <w:numPr>
              <w:ilvl w:val="0"/>
              <w:numId w:val="152"/>
            </w:numPr>
            <w:bidi w:val="0"/>
          </w:pPr>
        </w:pPrChange>
      </w:pPr>
      <w:ins w:author="GUSTAVO DE OLIVEIRA REGO MORAIS" w:date="2025-08-08T21:59:15.832Z" w:id="155113564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Z" w:id="542782476">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3:51.991Z" w16du:dateUtc="2025-08-08T22:03:51.991Z" w:id="233708382">
          <w:tblPr>
            <w:tblStyle w:val="TableNormal"/>
            <w:tblLayout w:type="fixed"/>
            <w:tblLook w:val="06A0" w:firstRow="1" w:lastRow="0" w:firstColumn="1" w:lastColumn="0" w:noHBand="1" w:noVBand="1"/>
          </w:tblPr>
        </w:tblPrChange>
      </w:tblPr>
      <w:tblGrid>
        <w:gridCol w:w="1803"/>
        <w:gridCol w:w="1803"/>
        <w:gridCol w:w="1803"/>
        <w:gridCol w:w="1803"/>
        <w:gridCol w:w="1803"/>
        <w:tblGridChange w:id="1095454353">
          <w:tblGrid>
            <w:gridCol w:w="2184"/>
            <w:gridCol w:w="2930"/>
            <w:gridCol w:w="417"/>
            <w:gridCol w:w="605"/>
            <w:gridCol w:w="2879"/>
          </w:tblGrid>
        </w:tblGridChange>
      </w:tblGrid>
      <w:tr w:rsidR="320543F7" w:rsidTr="320543F7" w14:paraId="7AD45DEF">
        <w:trPr>
          <w:trHeight w:val="300"/>
          <w:ins w:author="GUSTAVO DE OLIVEIRA REGO MORAIS" w:date="2025-08-08T21:59:15.832Z" w16du:dateUtc="2025-08-08T21:59:15.832Z" w:id="1767879144"/>
          <w:trPrChange w:author="GUSTAVO DE OLIVEIRA REGO MORAIS" w:date="2025-08-08T22:03:47.426Z" w16du:dateUtc="2025-08-08T22:03:47.426Z" w:id="1474565178">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1Z" w:id="2141356214">
              <w:tcPr>
                <w:tcW w:w="2184" w:type="dxa"/>
                <w:tcMar/>
                <w:vAlign w:val="center"/>
              </w:tcPr>
            </w:tcPrChange>
          </w:tcPr>
          <w:p w:rsidR="320543F7" w:rsidP="320543F7" w:rsidRDefault="320543F7" w14:paraId="6F1E14AD" w14:textId="66153A5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1Z" w:id="74197043">
                  <w:rPr>
                    <w:b w:val="1"/>
                    <w:bCs w:val="1"/>
                  </w:rPr>
                </w:rPrChange>
              </w:rPr>
              <w:pPrChange w:author="GUSTAVO DE OLIVEIRA REGO MORAIS" w:date="2025-08-08T22:00:28.744Z">
                <w:pPr>
                  <w:bidi w:val="0"/>
                </w:pPr>
              </w:pPrChange>
            </w:pPr>
            <w:ins w:author="GUSTAVO DE OLIVEIRA REGO MORAIS" w:date="2025-08-08T21:59:15.833Z" w:id="647013697">
              <w:r w:rsidRPr="320543F7" w:rsidR="320543F7">
                <w:rPr>
                  <w:rFonts w:ascii="Times New Roman" w:hAnsi="Times New Roman" w:eastAsia="Times New Roman" w:cs="Times New Roman"/>
                  <w:b w:val="1"/>
                  <w:bCs w:val="1"/>
                  <w:sz w:val="24"/>
                  <w:szCs w:val="24"/>
                  <w:rPrChange w:author="GUSTAVO DE OLIVEIRA REGO MORAIS" w:date="2025-08-08T22:00:09.601Z" w:id="21166785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970396773">
              <w:tcPr>
                <w:tcW w:w="2930" w:type="dxa"/>
                <w:tcMar/>
                <w:vAlign w:val="center"/>
              </w:tcPr>
            </w:tcPrChange>
          </w:tcPr>
          <w:p w:rsidR="320543F7" w:rsidP="320543F7" w:rsidRDefault="320543F7" w14:paraId="02323456" w14:textId="67EBBA6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1Z" w:id="852715518">
                  <w:rPr>
                    <w:b w:val="1"/>
                    <w:bCs w:val="1"/>
                  </w:rPr>
                </w:rPrChange>
              </w:rPr>
              <w:pPrChange w:author="GUSTAVO DE OLIVEIRA REGO MORAIS" w:date="2025-08-08T22:00:28.744Z">
                <w:pPr>
                  <w:bidi w:val="0"/>
                </w:pPr>
              </w:pPrChange>
            </w:pPr>
            <w:ins w:author="GUSTAVO DE OLIVEIRA REGO MORAIS" w:date="2025-08-08T21:59:15.833Z" w:id="520276773">
              <w:r w:rsidRPr="320543F7" w:rsidR="320543F7">
                <w:rPr>
                  <w:rFonts w:ascii="Times New Roman" w:hAnsi="Times New Roman" w:eastAsia="Times New Roman" w:cs="Times New Roman"/>
                  <w:b w:val="1"/>
                  <w:bCs w:val="1"/>
                  <w:sz w:val="24"/>
                  <w:szCs w:val="24"/>
                  <w:rPrChange w:author="GUSTAVO DE OLIVEIRA REGO MORAIS" w:date="2025-08-08T22:00:09.601Z" w:id="645166268">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49034256">
              <w:tcPr>
                <w:tcW w:w="417" w:type="dxa"/>
                <w:tcMar/>
                <w:vAlign w:val="center"/>
              </w:tcPr>
            </w:tcPrChange>
          </w:tcPr>
          <w:p w:rsidR="320543F7" w:rsidP="320543F7" w:rsidRDefault="320543F7" w14:paraId="58B64336" w14:textId="1D1A83B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2Z" w:id="2006014893">
                  <w:rPr>
                    <w:b w:val="1"/>
                    <w:bCs w:val="1"/>
                  </w:rPr>
                </w:rPrChange>
              </w:rPr>
              <w:pPrChange w:author="GUSTAVO DE OLIVEIRA REGO MORAIS" w:date="2025-08-08T22:00:28.744Z">
                <w:pPr>
                  <w:bidi w:val="0"/>
                </w:pPr>
              </w:pPrChange>
            </w:pPr>
            <w:ins w:author="GUSTAVO DE OLIVEIRA REGO MORAIS" w:date="2025-08-08T21:59:15.833Z" w:id="1387981958">
              <w:r w:rsidRPr="320543F7" w:rsidR="320543F7">
                <w:rPr>
                  <w:rFonts w:ascii="Times New Roman" w:hAnsi="Times New Roman" w:eastAsia="Times New Roman" w:cs="Times New Roman"/>
                  <w:b w:val="1"/>
                  <w:bCs w:val="1"/>
                  <w:sz w:val="24"/>
                  <w:szCs w:val="24"/>
                  <w:rPrChange w:author="GUSTAVO DE OLIVEIRA REGO MORAIS" w:date="2025-08-08T22:00:09.602Z" w:id="827934369">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118008596">
              <w:tcPr>
                <w:tcW w:w="605" w:type="dxa"/>
                <w:tcMar/>
                <w:vAlign w:val="center"/>
              </w:tcPr>
            </w:tcPrChange>
          </w:tcPr>
          <w:p w:rsidR="320543F7" w:rsidP="320543F7" w:rsidRDefault="320543F7" w14:paraId="4167B356" w14:textId="4F79044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2Z" w:id="1818279935">
                  <w:rPr>
                    <w:b w:val="1"/>
                    <w:bCs w:val="1"/>
                  </w:rPr>
                </w:rPrChange>
              </w:rPr>
              <w:pPrChange w:author="GUSTAVO DE OLIVEIRA REGO MORAIS" w:date="2025-08-08T22:00:28.744Z">
                <w:pPr>
                  <w:bidi w:val="0"/>
                </w:pPr>
              </w:pPrChange>
            </w:pPr>
            <w:ins w:author="GUSTAVO DE OLIVEIRA REGO MORAIS" w:date="2025-08-08T21:59:15.833Z" w:id="1976220004">
              <w:r w:rsidRPr="320543F7" w:rsidR="320543F7">
                <w:rPr>
                  <w:rFonts w:ascii="Times New Roman" w:hAnsi="Times New Roman" w:eastAsia="Times New Roman" w:cs="Times New Roman"/>
                  <w:b w:val="1"/>
                  <w:bCs w:val="1"/>
                  <w:sz w:val="24"/>
                  <w:szCs w:val="24"/>
                  <w:rPrChange w:author="GUSTAVO DE OLIVEIRA REGO MORAIS" w:date="2025-08-08T22:00:09.602Z" w:id="1971603363">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710529846">
              <w:tcPr>
                <w:tcW w:w="2879" w:type="dxa"/>
                <w:tcMar/>
                <w:vAlign w:val="center"/>
              </w:tcPr>
            </w:tcPrChange>
          </w:tcPr>
          <w:p w:rsidR="320543F7" w:rsidP="320543F7" w:rsidRDefault="320543F7" w14:paraId="797A5774" w14:textId="47E9A80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03Z" w:id="1674893595">
                  <w:rPr>
                    <w:b w:val="1"/>
                    <w:bCs w:val="1"/>
                  </w:rPr>
                </w:rPrChange>
              </w:rPr>
              <w:pPrChange w:author="GUSTAVO DE OLIVEIRA REGO MORAIS" w:date="2025-08-08T22:00:28.744Z">
                <w:pPr>
                  <w:bidi w:val="0"/>
                </w:pPr>
              </w:pPrChange>
            </w:pPr>
            <w:ins w:author="GUSTAVO DE OLIVEIRA REGO MORAIS" w:date="2025-08-08T21:59:15.833Z" w:id="1480596599">
              <w:r w:rsidRPr="320543F7" w:rsidR="320543F7">
                <w:rPr>
                  <w:rFonts w:ascii="Times New Roman" w:hAnsi="Times New Roman" w:eastAsia="Times New Roman" w:cs="Times New Roman"/>
                  <w:b w:val="1"/>
                  <w:bCs w:val="1"/>
                  <w:sz w:val="24"/>
                  <w:szCs w:val="24"/>
                  <w:rPrChange w:author="GUSTAVO DE OLIVEIRA REGO MORAIS" w:date="2025-08-08T22:00:09.603Z" w:id="93849630">
                    <w:rPr>
                      <w:b w:val="1"/>
                      <w:bCs w:val="1"/>
                    </w:rPr>
                  </w:rPrChange>
                </w:rPr>
                <w:t>Descrição</w:t>
              </w:r>
            </w:ins>
          </w:p>
        </w:tc>
      </w:tr>
      <w:tr w:rsidR="320543F7" w:rsidTr="320543F7" w14:paraId="787C7810">
        <w:trPr>
          <w:trHeight w:val="300"/>
          <w:ins w:author="GUSTAVO DE OLIVEIRA REGO MORAIS" w:date="2025-08-08T21:59:15.833Z" w16du:dateUtc="2025-08-08T21:59:15.833Z" w:id="87149975"/>
          <w:trPrChange w:author="GUSTAVO DE OLIVEIRA REGO MORAIS" w:date="2025-08-08T22:03:47.427Z" w16du:dateUtc="2025-08-08T22:03:47.427Z" w:id="50837062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1Z" w:id="1855251610">
              <w:tcPr>
                <w:tcW w:w="2184" w:type="dxa"/>
                <w:tcMar/>
                <w:vAlign w:val="center"/>
              </w:tcPr>
            </w:tcPrChange>
          </w:tcPr>
          <w:p w:rsidR="320543F7" w:rsidP="320543F7" w:rsidRDefault="320543F7" w14:paraId="0E439B28" w14:textId="710777C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4Z" w:id="636246577">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421034200">
              <w:r w:rsidRPr="320543F7" w:rsidR="320543F7">
                <w:rPr>
                  <w:rFonts w:ascii="Times New Roman" w:hAnsi="Times New Roman" w:eastAsia="Times New Roman" w:cs="Times New Roman"/>
                  <w:sz w:val="24"/>
                  <w:szCs w:val="24"/>
                  <w:rPrChange w:author="GUSTAVO DE OLIVEIRA REGO MORAIS" w:date="2025-08-08T22:00:09.603Z" w:id="359786569">
                    <w:rPr>
                      <w:rFonts w:ascii="Consolas" w:hAnsi="Consolas" w:eastAsia="Consolas" w:cs="Consolas"/>
                    </w:rPr>
                  </w:rPrChange>
                </w:rPr>
                <w:t>sugerirBuild</w:t>
              </w:r>
              <w:r w:rsidRPr="320543F7" w:rsidR="320543F7">
                <w:rPr>
                  <w:rFonts w:ascii="Times New Roman" w:hAnsi="Times New Roman" w:eastAsia="Times New Roman" w:cs="Times New Roman"/>
                  <w:sz w:val="24"/>
                  <w:szCs w:val="24"/>
                  <w:rPrChange w:author="GUSTAVO DE OLIVEIRA REGO MORAIS" w:date="2025-08-08T22:00:05.112Z" w:id="1581369075">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12Z" w:id="1479972844">
                    <w:rPr>
                      <w:rFonts w:ascii="Consolas" w:hAnsi="Consolas" w:eastAsia="Consolas" w:cs="Consolas"/>
                    </w:rPr>
                  </w:rPrChange>
                </w:rPr>
                <w:t>orcamento</w:t>
              </w:r>
              <w:r w:rsidRPr="320543F7" w:rsidR="320543F7">
                <w:rPr>
                  <w:rFonts w:ascii="Times New Roman" w:hAnsi="Times New Roman" w:eastAsia="Times New Roman" w:cs="Times New Roman"/>
                  <w:sz w:val="24"/>
                  <w:szCs w:val="24"/>
                  <w:rPrChange w:author="GUSTAVO DE OLIVEIRA REGO MORAIS" w:date="2025-08-08T22:00:05.112Z" w:id="809687750">
                    <w:rPr>
                      <w:rFonts w:ascii="Consolas" w:hAnsi="Consolas" w:eastAsia="Consolas" w:cs="Consolas"/>
                    </w:rPr>
                  </w:rPrChange>
                </w:rPr>
                <w:t>, perfil, ambiente)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738355704">
              <w:tcPr>
                <w:tcW w:w="2930" w:type="dxa"/>
                <w:tcMar/>
                <w:vAlign w:val="center"/>
              </w:tcPr>
            </w:tcPrChange>
          </w:tcPr>
          <w:p w:rsidR="320543F7" w:rsidP="320543F7" w:rsidRDefault="320543F7" w14:paraId="3FFDC8BA" w14:textId="1F4477D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7Z" w:id="1328926328">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171243449">
              <w:r w:rsidRPr="320543F7" w:rsidR="320543F7">
                <w:rPr>
                  <w:rFonts w:ascii="Times New Roman" w:hAnsi="Times New Roman" w:eastAsia="Times New Roman" w:cs="Times New Roman"/>
                  <w:sz w:val="24"/>
                  <w:szCs w:val="24"/>
                  <w:rPrChange w:author="GUSTAVO DE OLIVEIRA REGO MORAIS" w:date="2025-08-08T22:00:09.605Z" w:id="331510303">
                    <w:rPr>
                      <w:rFonts w:ascii="Consolas" w:hAnsi="Consolas" w:eastAsia="Consolas" w:cs="Consolas"/>
                    </w:rPr>
                  </w:rPrChange>
                </w:rPr>
                <w:t>orcamento</w:t>
              </w:r>
              <w:r w:rsidRPr="320543F7" w:rsidR="320543F7">
                <w:rPr>
                  <w:rFonts w:ascii="Times New Roman" w:hAnsi="Times New Roman" w:eastAsia="Times New Roman" w:cs="Times New Roman"/>
                  <w:sz w:val="24"/>
                  <w:szCs w:val="24"/>
                  <w:rPrChange w:author="GUSTAVO DE OLIVEIRA REGO MORAIS" w:date="2025-08-08T22:00:05.113Z" w:id="571740390">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113Z" w:id="194016982">
                    <w:rPr>
                      <w:rFonts w:ascii="Consolas" w:hAnsi="Consolas" w:eastAsia="Consolas" w:cs="Consolas"/>
                    </w:rPr>
                  </w:rPrChange>
                </w:rPr>
                <w:t>double</w:t>
              </w:r>
              <w:r w:rsidRPr="320543F7" w:rsidR="320543F7">
                <w:rPr>
                  <w:rFonts w:ascii="Times New Roman" w:hAnsi="Times New Roman" w:eastAsia="Times New Roman" w:cs="Times New Roman"/>
                  <w:sz w:val="24"/>
                  <w:szCs w:val="24"/>
                  <w:rPrChange w:author="GUSTAVO DE OLIVEIRA REGO MORAIS" w:date="2025-08-08T22:00:05.113Z" w:id="1316870684">
                    <w:rPr>
                      <w:rFonts w:ascii="Consolas" w:hAnsi="Consolas" w:eastAsia="Consolas" w:cs="Consolas"/>
                    </w:rPr>
                  </w:rPrChange>
                </w:rPr>
                <w:t xml:space="preserve">, perfil: </w:t>
              </w:r>
              <w:r w:rsidRPr="320543F7" w:rsidR="320543F7">
                <w:rPr>
                  <w:rFonts w:ascii="Times New Roman" w:hAnsi="Times New Roman" w:eastAsia="Times New Roman" w:cs="Times New Roman"/>
                  <w:sz w:val="24"/>
                  <w:szCs w:val="24"/>
                  <w:rPrChange w:author="GUSTAVO DE OLIVEIRA REGO MORAIS" w:date="2025-08-08T22:00:05.113Z" w:id="389715408">
                    <w:rPr>
                      <w:rFonts w:ascii="Consolas" w:hAnsi="Consolas" w:eastAsia="Consolas" w:cs="Consolas"/>
                    </w:rPr>
                  </w:rPrChange>
                </w:rPr>
                <w:t>PerfilPC</w:t>
              </w:r>
              <w:r w:rsidRPr="320543F7" w:rsidR="320543F7">
                <w:rPr>
                  <w:rFonts w:ascii="Times New Roman" w:hAnsi="Times New Roman" w:eastAsia="Times New Roman" w:cs="Times New Roman"/>
                  <w:sz w:val="24"/>
                  <w:szCs w:val="24"/>
                  <w:rPrChange w:author="GUSTAVO DE OLIVEIRA REGO MORAIS" w:date="2025-08-08T22:00:05.113Z" w:id="2083818555">
                    <w:rPr>
                      <w:rFonts w:ascii="Consolas" w:hAnsi="Consolas" w:eastAsia="Consolas" w:cs="Consolas"/>
                    </w:rPr>
                  </w:rPrChange>
                </w:rPr>
                <w:t>, ambiente: Ambiente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899294839">
              <w:tcPr>
                <w:tcW w:w="417" w:type="dxa"/>
                <w:tcMar/>
                <w:vAlign w:val="center"/>
              </w:tcPr>
            </w:tcPrChange>
          </w:tcPr>
          <w:p w:rsidR="320543F7" w:rsidP="320543F7" w:rsidRDefault="320543F7" w14:paraId="42852627" w14:textId="01EB7E6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8Z" w:id="2126716678">
                  <w:rPr>
                    <w:rFonts w:ascii="Consolas" w:hAnsi="Consolas" w:eastAsia="Consolas" w:cs="Consolas"/>
                  </w:rPr>
                </w:rPrChange>
              </w:rPr>
              <w:pPrChange w:author="GUSTAVO DE OLIVEIRA REGO MORAIS" w:date="2025-08-08T22:00:28.745Z">
                <w:pPr>
                  <w:bidi w:val="0"/>
                </w:pPr>
              </w:pPrChange>
            </w:pPr>
            <w:ins w:author="GUSTAVO DE OLIVEIRA REGO MORAIS" w:date="2025-08-08T21:59:15.833Z" w:id="1162190234">
              <w:r w:rsidRPr="320543F7" w:rsidR="320543F7">
                <w:rPr>
                  <w:rFonts w:ascii="Times New Roman" w:hAnsi="Times New Roman" w:eastAsia="Times New Roman" w:cs="Times New Roman"/>
                  <w:sz w:val="24"/>
                  <w:szCs w:val="24"/>
                  <w:rPrChange w:author="GUSTAVO DE OLIVEIRA REGO MORAIS" w:date="2025-08-08T22:00:09.608Z" w:id="755416680">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1Z" w:id="1179980964">
              <w:tcPr>
                <w:tcW w:w="605" w:type="dxa"/>
                <w:tcMar/>
                <w:vAlign w:val="center"/>
              </w:tcPr>
            </w:tcPrChange>
          </w:tcPr>
          <w:p w:rsidR="320543F7" w:rsidP="320543F7" w:rsidRDefault="320543F7" w14:paraId="14A62735" w14:textId="2F6D48E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09Z" w:id="896712330"/>
              </w:rPr>
              <w:pPrChange w:author="GUSTAVO DE OLIVEIRA REGO MORAIS" w:date="2025-08-08T22:00:28.745Z">
                <w:pPr>
                  <w:bidi w:val="0"/>
                </w:pPr>
              </w:pPrChange>
            </w:pPr>
            <w:ins w:author="GUSTAVO DE OLIVEIRA REGO MORAIS" w:date="2025-08-08T21:59:15.833Z" w:id="428075467">
              <w:r w:rsidRPr="320543F7" w:rsidR="320543F7">
                <w:rPr>
                  <w:rFonts w:ascii="Times New Roman" w:hAnsi="Times New Roman" w:eastAsia="Times New Roman" w:cs="Times New Roman"/>
                  <w:sz w:val="24"/>
                  <w:szCs w:val="24"/>
                  <w:rPrChange w:author="GUSTAVO DE OLIVEIRA REGO MORAIS" w:date="2025-08-08T22:00:09.608Z" w:id="1748710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862051473">
              <w:tcPr>
                <w:tcW w:w="2879" w:type="dxa"/>
                <w:tcMar/>
                <w:vAlign w:val="center"/>
              </w:tcPr>
            </w:tcPrChange>
          </w:tcPr>
          <w:p w:rsidR="320543F7" w:rsidP="320543F7" w:rsidRDefault="320543F7" w14:paraId="1C1AE95C" w14:textId="5D9915B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Z" w:id="1838857166"/>
              </w:rPr>
              <w:pPrChange w:author="GUSTAVO DE OLIVEIRA REGO MORAIS" w:date="2025-08-08T22:00:28.745Z">
                <w:pPr>
                  <w:bidi w:val="0"/>
                </w:pPr>
              </w:pPrChange>
            </w:pPr>
            <w:ins w:author="GUSTAVO DE OLIVEIRA REGO MORAIS" w:date="2025-08-08T21:59:15.833Z" w:id="2060159486">
              <w:r w:rsidRPr="320543F7" w:rsidR="320543F7">
                <w:rPr>
                  <w:rFonts w:ascii="Times New Roman" w:hAnsi="Times New Roman" w:eastAsia="Times New Roman" w:cs="Times New Roman"/>
                  <w:sz w:val="24"/>
                  <w:szCs w:val="24"/>
                  <w:rPrChange w:author="GUSTAVO DE OLIVEIRA REGO MORAIS" w:date="2025-08-08T22:00:09.609Z" w:id="375318581"/>
                </w:rPr>
                <w:t xml:space="preserve">Gera uma </w:t>
              </w:r>
              <w:r w:rsidRPr="320543F7" w:rsidR="320543F7">
                <w:rPr>
                  <w:rFonts w:ascii="Times New Roman" w:hAnsi="Times New Roman" w:eastAsia="Times New Roman" w:cs="Times New Roman"/>
                  <w:sz w:val="24"/>
                  <w:szCs w:val="24"/>
                  <w:rPrChange w:author="GUSTAVO DE OLIVEIRA REGO MORAIS" w:date="2025-08-08T22:00:05.116Z" w:id="968068516">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16Z" w:id="1253992559"/>
                </w:rPr>
                <w:t xml:space="preserve"> inicial considerando parâmetros fornecidos.</w:t>
              </w:r>
            </w:ins>
          </w:p>
        </w:tc>
      </w:tr>
      <w:tr w:rsidR="320543F7" w:rsidTr="320543F7" w14:paraId="250B354F">
        <w:trPr>
          <w:trHeight w:val="300"/>
          <w:ins w:author="GUSTAVO DE OLIVEIRA REGO MORAIS" w:date="2025-08-08T21:59:15.833Z" w16du:dateUtc="2025-08-08T21:59:15.833Z" w:id="1042088061"/>
          <w:trPrChange w:author="GUSTAVO DE OLIVEIRA REGO MORAIS" w:date="2025-08-08T22:03:47.428Z" w16du:dateUtc="2025-08-08T22:03:47.428Z" w:id="57887851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2Z" w:id="1308273360">
              <w:tcPr>
                <w:tcW w:w="2184" w:type="dxa"/>
                <w:tcMar/>
                <w:vAlign w:val="center"/>
              </w:tcPr>
            </w:tcPrChange>
          </w:tcPr>
          <w:p w:rsidR="320543F7" w:rsidP="320543F7" w:rsidRDefault="320543F7" w14:paraId="38D6842C" w14:textId="1F4145B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1Z" w:id="62756564">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929460635">
              <w:r w:rsidRPr="320543F7" w:rsidR="320543F7">
                <w:rPr>
                  <w:rFonts w:ascii="Times New Roman" w:hAnsi="Times New Roman" w:eastAsia="Times New Roman" w:cs="Times New Roman"/>
                  <w:sz w:val="24"/>
                  <w:szCs w:val="24"/>
                  <w:rPrChange w:author="GUSTAVO DE OLIVEIRA REGO MORAIS" w:date="2025-08-08T22:00:09.611Z" w:id="1680344993">
                    <w:rPr>
                      <w:rFonts w:ascii="Consolas" w:hAnsi="Consolas" w:eastAsia="Consolas" w:cs="Consolas"/>
                    </w:rPr>
                  </w:rPrChange>
                </w:rPr>
                <w:t>sugerirUpgradeOrcamento</w:t>
              </w:r>
              <w:r w:rsidRPr="320543F7" w:rsidR="320543F7">
                <w:rPr>
                  <w:rFonts w:ascii="Times New Roman" w:hAnsi="Times New Roman" w:eastAsia="Times New Roman" w:cs="Times New Roman"/>
                  <w:sz w:val="24"/>
                  <w:szCs w:val="24"/>
                  <w:rPrChange w:author="GUSTAVO DE OLIVEIRA REGO MORAIS" w:date="2025-08-08T22:00:05.117Z" w:id="437653164">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907211513">
              <w:tcPr>
                <w:tcW w:w="2930" w:type="dxa"/>
                <w:tcMar/>
                <w:vAlign w:val="center"/>
              </w:tcPr>
            </w:tcPrChange>
          </w:tcPr>
          <w:p w:rsidR="320543F7" w:rsidP="320543F7" w:rsidRDefault="320543F7" w14:paraId="749051D3" w14:textId="0C2EF13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2Z" w:id="440003918">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692423919">
              <w:r w:rsidRPr="320543F7" w:rsidR="320543F7">
                <w:rPr>
                  <w:rFonts w:ascii="Times New Roman" w:hAnsi="Times New Roman" w:eastAsia="Times New Roman" w:cs="Times New Roman"/>
                  <w:sz w:val="24"/>
                  <w:szCs w:val="24"/>
                  <w:rPrChange w:author="GUSTAVO DE OLIVEIRA REGO MORAIS" w:date="2025-08-08T22:00:09.612Z" w:id="1151324367">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604187471">
              <w:tcPr>
                <w:tcW w:w="417" w:type="dxa"/>
                <w:tcMar/>
                <w:vAlign w:val="center"/>
              </w:tcPr>
            </w:tcPrChange>
          </w:tcPr>
          <w:p w:rsidR="320543F7" w:rsidP="320543F7" w:rsidRDefault="320543F7" w14:paraId="69C86F87" w14:textId="7B53C79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3Z" w:id="752297485">
                  <w:rPr>
                    <w:rFonts w:ascii="Consolas" w:hAnsi="Consolas" w:eastAsia="Consolas" w:cs="Consolas"/>
                  </w:rPr>
                </w:rPrChange>
              </w:rPr>
              <w:pPrChange w:author="GUSTAVO DE OLIVEIRA REGO MORAIS" w:date="2025-08-08T22:00:28.746Z">
                <w:pPr>
                  <w:bidi w:val="0"/>
                </w:pPr>
              </w:pPrChange>
            </w:pPr>
            <w:ins w:author="GUSTAVO DE OLIVEIRA REGO MORAIS" w:date="2025-08-08T21:59:15.833Z" w:id="1620783066">
              <w:r w:rsidRPr="320543F7" w:rsidR="320543F7">
                <w:rPr>
                  <w:rFonts w:ascii="Times New Roman" w:hAnsi="Times New Roman" w:eastAsia="Times New Roman" w:cs="Times New Roman"/>
                  <w:sz w:val="24"/>
                  <w:szCs w:val="24"/>
                  <w:rPrChange w:author="GUSTAVO DE OLIVEIRA REGO MORAIS" w:date="2025-08-08T22:00:09.613Z" w:id="2095306421">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491002513">
              <w:tcPr>
                <w:tcW w:w="605" w:type="dxa"/>
                <w:tcMar/>
                <w:vAlign w:val="center"/>
              </w:tcPr>
            </w:tcPrChange>
          </w:tcPr>
          <w:p w:rsidR="320543F7" w:rsidP="320543F7" w:rsidRDefault="320543F7" w14:paraId="5396AFDC" w14:textId="6A3B3E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3Z" w:id="1464894365"/>
              </w:rPr>
              <w:pPrChange w:author="GUSTAVO DE OLIVEIRA REGO MORAIS" w:date="2025-08-08T22:00:28.746Z">
                <w:pPr>
                  <w:bidi w:val="0"/>
                </w:pPr>
              </w:pPrChange>
            </w:pPr>
            <w:ins w:author="GUSTAVO DE OLIVEIRA REGO MORAIS" w:date="2025-08-08T21:59:15.833Z" w:id="633906714">
              <w:r w:rsidRPr="320543F7" w:rsidR="320543F7">
                <w:rPr>
                  <w:rFonts w:ascii="Times New Roman" w:hAnsi="Times New Roman" w:eastAsia="Times New Roman" w:cs="Times New Roman"/>
                  <w:sz w:val="24"/>
                  <w:szCs w:val="24"/>
                  <w:rPrChange w:author="GUSTAVO DE OLIVEIRA REGO MORAIS" w:date="2025-08-08T22:00:09.613Z" w:id="41040024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894625296">
              <w:tcPr>
                <w:tcW w:w="2879" w:type="dxa"/>
                <w:tcMar/>
                <w:vAlign w:val="center"/>
              </w:tcPr>
            </w:tcPrChange>
          </w:tcPr>
          <w:p w:rsidR="320543F7" w:rsidP="320543F7" w:rsidRDefault="320543F7" w14:paraId="700DAE50" w14:textId="3B9C227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4Z" w:id="518455181"/>
              </w:rPr>
              <w:pPrChange w:author="GUSTAVO DE OLIVEIRA REGO MORAIS" w:date="2025-08-08T22:00:28.746Z">
                <w:pPr>
                  <w:bidi w:val="0"/>
                </w:pPr>
              </w:pPrChange>
            </w:pPr>
            <w:ins w:author="GUSTAVO DE OLIVEIRA REGO MORAIS" w:date="2025-08-08T21:59:15.833Z" w:id="1270554460">
              <w:r w:rsidRPr="320543F7" w:rsidR="320543F7">
                <w:rPr>
                  <w:rFonts w:ascii="Times New Roman" w:hAnsi="Times New Roman" w:eastAsia="Times New Roman" w:cs="Times New Roman"/>
                  <w:sz w:val="24"/>
                  <w:szCs w:val="24"/>
                  <w:rPrChange w:author="GUSTAVO DE OLIVEIRA REGO MORAIS" w:date="2025-08-08T22:00:09.614Z" w:id="308891351"/>
                </w:rPr>
                <w:t>Estima orçamento adicional necessário para upgrade.</w:t>
              </w:r>
            </w:ins>
          </w:p>
        </w:tc>
      </w:tr>
      <w:tr w:rsidR="320543F7" w:rsidTr="320543F7" w14:paraId="70E6E15B">
        <w:trPr>
          <w:trHeight w:val="300"/>
          <w:ins w:author="GUSTAVO DE OLIVEIRA REGO MORAIS" w:date="2025-08-08T21:59:15.833Z" w16du:dateUtc="2025-08-08T21:59:15.833Z" w:id="47848574"/>
          <w:trPrChange w:author="GUSTAVO DE OLIVEIRA REGO MORAIS" w:date="2025-08-08T22:03:47.429Z" w16du:dateUtc="2025-08-08T22:03:47.429Z" w:id="53310404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1.992Z" w:id="537136836">
              <w:tcPr>
                <w:tcW w:w="2184" w:type="dxa"/>
                <w:tcMar/>
                <w:vAlign w:val="center"/>
              </w:tcPr>
            </w:tcPrChange>
          </w:tcPr>
          <w:p w:rsidR="320543F7" w:rsidP="320543F7" w:rsidRDefault="320543F7" w14:paraId="683C816A" w14:textId="3B35DA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5Z" w:id="773162975">
                  <w:rPr>
                    <w:rFonts w:ascii="Consolas" w:hAnsi="Consolas" w:eastAsia="Consolas" w:cs="Consolas"/>
                  </w:rPr>
                </w:rPrChange>
              </w:rPr>
              <w:pPrChange w:author="GUSTAVO DE OLIVEIRA REGO MORAIS" w:date="2025-08-08T22:00:28.746Z">
                <w:pPr>
                  <w:bidi w:val="0"/>
                </w:pPr>
              </w:pPrChange>
            </w:pPr>
            <w:ins w:author="GUSTAVO DE OLIVEIRA REGO MORAIS" w:date="2025-08-08T21:59:15.834Z" w:id="1464934637">
              <w:r w:rsidRPr="320543F7" w:rsidR="320543F7">
                <w:rPr>
                  <w:rFonts w:ascii="Times New Roman" w:hAnsi="Times New Roman" w:eastAsia="Times New Roman" w:cs="Times New Roman"/>
                  <w:sz w:val="24"/>
                  <w:szCs w:val="24"/>
                  <w:rPrChange w:author="GUSTAVO DE OLIVEIRA REGO MORAIS" w:date="2025-08-08T22:00:09.615Z" w:id="1256718742">
                    <w:rPr>
                      <w:rFonts w:ascii="Consolas" w:hAnsi="Consolas" w:eastAsia="Consolas" w:cs="Consolas"/>
                    </w:rPr>
                  </w:rPrChange>
                </w:rPr>
                <w:t>sugerirBuildAlternativa</w:t>
              </w:r>
              <w:r w:rsidRPr="320543F7" w:rsidR="320543F7">
                <w:rPr>
                  <w:rFonts w:ascii="Times New Roman" w:hAnsi="Times New Roman" w:eastAsia="Times New Roman" w:cs="Times New Roman"/>
                  <w:sz w:val="24"/>
                  <w:szCs w:val="24"/>
                  <w:rPrChange w:author="GUSTAVO DE OLIVEIRA REGO MORAIS" w:date="2025-08-08T22:00:05.123Z" w:id="1195810494">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1785760">
              <w:tcPr>
                <w:tcW w:w="2930" w:type="dxa"/>
                <w:tcMar/>
                <w:vAlign w:val="center"/>
              </w:tcPr>
            </w:tcPrChange>
          </w:tcPr>
          <w:p w:rsidR="320543F7" w:rsidP="320543F7" w:rsidRDefault="320543F7" w14:paraId="24CEC0A1" w14:textId="6FE6B3C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6Z" w:id="596584651">
                  <w:rPr>
                    <w:rFonts w:ascii="Consolas" w:hAnsi="Consolas" w:eastAsia="Consolas" w:cs="Consolas"/>
                  </w:rPr>
                </w:rPrChange>
              </w:rPr>
              <w:pPrChange w:author="GUSTAVO DE OLIVEIRA REGO MORAIS" w:date="2025-08-08T22:00:28.747Z">
                <w:pPr>
                  <w:bidi w:val="0"/>
                </w:pPr>
              </w:pPrChange>
            </w:pPr>
            <w:ins w:author="GUSTAVO DE OLIVEIRA REGO MORAIS" w:date="2025-08-08T21:59:15.834Z" w:id="1397564087">
              <w:r w:rsidRPr="320543F7" w:rsidR="320543F7">
                <w:rPr>
                  <w:rFonts w:ascii="Times New Roman" w:hAnsi="Times New Roman" w:eastAsia="Times New Roman" w:cs="Times New Roman"/>
                  <w:sz w:val="24"/>
                  <w:szCs w:val="24"/>
                  <w:rPrChange w:author="GUSTAVO DE OLIVEIRA REGO MORAIS" w:date="2025-08-08T22:00:09.616Z" w:id="389254726">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2138718495">
              <w:tcPr>
                <w:tcW w:w="417" w:type="dxa"/>
                <w:tcMar/>
                <w:vAlign w:val="center"/>
              </w:tcPr>
            </w:tcPrChange>
          </w:tcPr>
          <w:p w:rsidR="320543F7" w:rsidP="320543F7" w:rsidRDefault="320543F7" w14:paraId="12BA44B5" w14:textId="66479B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6Z" w:id="98066740">
                  <w:rPr>
                    <w:rFonts w:ascii="Consolas" w:hAnsi="Consolas" w:eastAsia="Consolas" w:cs="Consolas"/>
                  </w:rPr>
                </w:rPrChange>
              </w:rPr>
              <w:pPrChange w:author="GUSTAVO DE OLIVEIRA REGO MORAIS" w:date="2025-08-08T22:00:28.747Z">
                <w:pPr>
                  <w:bidi w:val="0"/>
                </w:pPr>
              </w:pPrChange>
            </w:pPr>
            <w:ins w:author="GUSTAVO DE OLIVEIRA REGO MORAIS" w:date="2025-08-08T21:59:15.834Z" w:id="453717517">
              <w:r w:rsidRPr="320543F7" w:rsidR="320543F7">
                <w:rPr>
                  <w:rFonts w:ascii="Times New Roman" w:hAnsi="Times New Roman" w:eastAsia="Times New Roman" w:cs="Times New Roman"/>
                  <w:sz w:val="24"/>
                  <w:szCs w:val="24"/>
                  <w:rPrChange w:author="GUSTAVO DE OLIVEIRA REGO MORAIS" w:date="2025-08-08T22:00:09.616Z" w:id="230208552">
                    <w:rPr>
                      <w:rFonts w:ascii="Consolas" w:hAnsi="Consolas" w:eastAsia="Consolas" w:cs="Consolas"/>
                    </w:rPr>
                  </w:rPrChange>
                </w:rPr>
                <w:t>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1738394023">
              <w:tcPr>
                <w:tcW w:w="605" w:type="dxa"/>
                <w:tcMar/>
                <w:vAlign w:val="center"/>
              </w:tcPr>
            </w:tcPrChange>
          </w:tcPr>
          <w:p w:rsidR="320543F7" w:rsidP="320543F7" w:rsidRDefault="320543F7" w14:paraId="3FF9451D" w14:textId="3BA890A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7Z" w:id="1368451903"/>
              </w:rPr>
              <w:pPrChange w:author="GUSTAVO DE OLIVEIRA REGO MORAIS" w:date="2025-08-08T22:00:28.747Z">
                <w:pPr>
                  <w:bidi w:val="0"/>
                </w:pPr>
              </w:pPrChange>
            </w:pPr>
            <w:ins w:author="GUSTAVO DE OLIVEIRA REGO MORAIS" w:date="2025-08-08T21:59:15.834Z" w:id="1195895965">
              <w:r w:rsidRPr="320543F7" w:rsidR="320543F7">
                <w:rPr>
                  <w:rFonts w:ascii="Times New Roman" w:hAnsi="Times New Roman" w:eastAsia="Times New Roman" w:cs="Times New Roman"/>
                  <w:sz w:val="24"/>
                  <w:szCs w:val="24"/>
                  <w:rPrChange w:author="GUSTAVO DE OLIVEIRA REGO MORAIS" w:date="2025-08-08T22:00:09.617Z" w:id="129032370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1.992Z" w:id="2006993992">
              <w:tcPr>
                <w:tcW w:w="2879" w:type="dxa"/>
                <w:tcMar/>
                <w:vAlign w:val="center"/>
              </w:tcPr>
            </w:tcPrChange>
          </w:tcPr>
          <w:p w:rsidR="320543F7" w:rsidP="320543F7" w:rsidRDefault="320543F7" w14:paraId="2E82056A" w14:textId="3F8B92A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18Z" w:id="390551105"/>
              </w:rPr>
              <w:pPrChange w:author="GUSTAVO DE OLIVEIRA REGO MORAIS" w:date="2025-08-08T22:00:28.747Z">
                <w:pPr>
                  <w:bidi w:val="0"/>
                </w:pPr>
              </w:pPrChange>
            </w:pPr>
            <w:ins w:author="GUSTAVO DE OLIVEIRA REGO MORAIS" w:date="2025-08-08T21:59:15.834Z" w:id="1021211119">
              <w:r w:rsidRPr="320543F7" w:rsidR="320543F7">
                <w:rPr>
                  <w:rFonts w:ascii="Times New Roman" w:hAnsi="Times New Roman" w:eastAsia="Times New Roman" w:cs="Times New Roman"/>
                  <w:sz w:val="24"/>
                  <w:szCs w:val="24"/>
                  <w:rPrChange w:author="GUSTAVO DE OLIVEIRA REGO MORAIS" w:date="2025-08-08T22:00:09.617Z" w:id="1356059887"/>
                </w:rPr>
                <w:t xml:space="preserve">Retorna uma alternativa balanceada para a </w:t>
              </w:r>
              <w:r w:rsidRPr="320543F7" w:rsidR="320543F7">
                <w:rPr>
                  <w:rFonts w:ascii="Times New Roman" w:hAnsi="Times New Roman" w:eastAsia="Times New Roman" w:cs="Times New Roman"/>
                  <w:sz w:val="24"/>
                  <w:szCs w:val="24"/>
                  <w:rPrChange w:author="GUSTAVO DE OLIVEIRA REGO MORAIS" w:date="2025-08-08T22:00:05.127Z" w:id="1897773929">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27Z" w:id="1656418261"/>
                </w:rPr>
                <w:t xml:space="preserve"> fornecida.</w:t>
              </w:r>
            </w:ins>
          </w:p>
        </w:tc>
      </w:tr>
    </w:tbl>
    <w:p w:rsidR="320543F7" w:rsidP="320543F7" w:rsidRDefault="320543F7" w14:paraId="4BD4EDF4" w14:textId="79679F08">
      <w:pPr>
        <w:bidi w:val="0"/>
        <w:spacing w:line="360" w:lineRule="auto"/>
        <w:jc w:val="both"/>
        <w:rPr>
          <w:ins w:author="GUSTAVO DE OLIVEIRA REGO MORAIS" w:date="2025-08-08T21:59:15.834Z" w16du:dateUtc="2025-08-08T21:59:15.834Z" w:id="192159582"/>
          <w:rFonts w:ascii="Times New Roman" w:hAnsi="Times New Roman" w:eastAsia="Times New Roman" w:cs="Times New Roman"/>
          <w:sz w:val="24"/>
          <w:szCs w:val="24"/>
          <w:rPrChange w:author="GUSTAVO DE OLIVEIRA REGO MORAIS" w:date="2025-08-08T22:00:09.618Z" w:id="216633141">
            <w:rPr>
              <w:ins w:author="GUSTAVO DE OLIVEIRA REGO MORAIS" w:date="2025-08-08T21:59:15.834Z" w16du:dateUtc="2025-08-08T21:59:15.834Z" w:id="887876823"/>
            </w:rPr>
          </w:rPrChange>
        </w:rPr>
        <w:pPrChange w:author="GUSTAVO DE OLIVEIRA REGO MORAIS" w:date="2025-08-08T22:00:28.747Z">
          <w:pPr>
            <w:bidi w:val="0"/>
            <w:jc w:val="left"/>
          </w:pPr>
        </w:pPrChange>
      </w:pPr>
    </w:p>
    <w:p w:rsidR="6595920C" w:rsidP="320543F7" w:rsidRDefault="6595920C" w14:paraId="1CE6D087" w14:textId="7B3E5486">
      <w:pPr>
        <w:pStyle w:val="Heading4"/>
        <w:bidi w:val="0"/>
        <w:spacing w:before="319" w:beforeAutospacing="off" w:after="319" w:afterAutospacing="off" w:line="360" w:lineRule="auto"/>
        <w:jc w:val="both"/>
        <w:rPr>
          <w:ins w:author="GUSTAVO DE OLIVEIRA REGO MORAIS" w:date="2025-08-08T21:59:15.834Z" w16du:dateUtc="2025-08-08T21:59:15.834Z" w:id="998921071"/>
          <w:rFonts w:ascii="Times New Roman" w:hAnsi="Times New Roman" w:eastAsia="Times New Roman" w:cs="Times New Roman"/>
          <w:b w:val="1"/>
          <w:bCs w:val="1"/>
          <w:noProof w:val="0"/>
          <w:sz w:val="24"/>
          <w:szCs w:val="24"/>
          <w:lang w:val="pt-BR"/>
          <w:rPrChange w:author="GUSTAVO DE OLIVEIRA REGO MORAIS" w:date="2025-08-08T22:00:05.13Z" w:id="908251566">
            <w:rPr>
              <w:ins w:author="GUSTAVO DE OLIVEIRA REGO MORAIS" w:date="2025-08-08T21:59:15.834Z" w16du:dateUtc="2025-08-08T21:59:15.834Z" w:id="570279972"/>
              <w:rFonts w:ascii="Consolas" w:hAnsi="Consolas" w:eastAsia="Consolas" w:cs="Consolas"/>
              <w:b w:val="1"/>
              <w:bCs w:val="1"/>
              <w:noProof w:val="0"/>
              <w:sz w:val="24"/>
              <w:szCs w:val="24"/>
              <w:lang w:val="pt-BR"/>
            </w:rPr>
          </w:rPrChange>
        </w:rPr>
        <w:pPrChange w:author="GUSTAVO DE OLIVEIRA REGO MORAIS" w:date="2025-08-08T22:00:28.748Z">
          <w:pPr>
            <w:bidi w:val="0"/>
          </w:pPr>
        </w:pPrChange>
      </w:pPr>
      <w:ins w:author="GUSTAVO DE OLIVEIRA REGO MORAIS" w:date="2025-08-08T21:59:15.834Z" w:id="35212798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19Z" w:id="400912157">
              <w:rPr>
                <w:rFonts w:ascii="Times New Roman" w:hAnsi="Times New Roman" w:eastAsia="Times New Roman" w:cs="Times New Roman"/>
                <w:b w:val="1"/>
                <w:bCs w:val="1"/>
                <w:noProof w:val="0"/>
                <w:sz w:val="24"/>
                <w:szCs w:val="24"/>
                <w:lang w:val="pt-BR"/>
              </w:rPr>
            </w:rPrChange>
          </w:rPr>
          <w:t xml:space="preserve">8.1.2.4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129Z" w:id="1421136921">
              <w:rPr>
                <w:rFonts w:ascii="Consolas" w:hAnsi="Consolas" w:eastAsia="Consolas" w:cs="Consolas"/>
                <w:b w:val="1"/>
                <w:bCs w:val="1"/>
                <w:noProof w:val="0"/>
                <w:sz w:val="24"/>
                <w:szCs w:val="24"/>
                <w:lang w:val="pt-BR"/>
              </w:rPr>
            </w:rPrChange>
          </w:rPr>
          <w:t>Build</w:t>
        </w:r>
      </w:ins>
    </w:p>
    <w:p w:rsidR="6595920C" w:rsidP="320543F7" w:rsidRDefault="6595920C" w14:paraId="4ACB6C54" w14:textId="7BF8E586">
      <w:pPr>
        <w:bidi w:val="0"/>
        <w:spacing w:before="240" w:beforeAutospacing="off" w:after="240" w:afterAutospacing="off" w:line="360" w:lineRule="auto"/>
        <w:jc w:val="both"/>
        <w:rPr>
          <w:ins w:author="GUSTAVO DE OLIVEIRA REGO MORAIS" w:date="2025-08-08T21:59:15.834Z" w16du:dateUtc="2025-08-08T21:59:15.834Z" w:id="1677028767"/>
          <w:rFonts w:ascii="Times New Roman" w:hAnsi="Times New Roman" w:eastAsia="Times New Roman" w:cs="Times New Roman"/>
          <w:noProof w:val="0"/>
          <w:sz w:val="24"/>
          <w:szCs w:val="24"/>
          <w:lang w:val="pt-BR"/>
          <w:rPrChange w:author="GUSTAVO DE OLIVEIRA REGO MORAIS" w:date="2025-08-08T22:00:05.131Z" w:id="5572016">
            <w:rPr>
              <w:ins w:author="GUSTAVO DE OLIVEIRA REGO MORAIS" w:date="2025-08-08T21:59:15.834Z" w16du:dateUtc="2025-08-08T21:59:15.834Z" w:id="1307211457"/>
              <w:rFonts w:ascii="Times New Roman" w:hAnsi="Times New Roman" w:eastAsia="Times New Roman" w:cs="Times New Roman"/>
              <w:noProof w:val="0"/>
              <w:sz w:val="24"/>
              <w:szCs w:val="24"/>
              <w:lang w:val="pt-BR"/>
            </w:rPr>
          </w:rPrChange>
        </w:rPr>
        <w:pPrChange w:author="GUSTAVO DE OLIVEIRA REGO MORAIS" w:date="2025-08-08T22:00:28.748Z">
          <w:pPr>
            <w:bidi w:val="0"/>
          </w:pPr>
        </w:pPrChange>
      </w:pPr>
      <w:ins w:author="GUSTAVO DE OLIVEIRA REGO MORAIS" w:date="2025-08-08T21:59:15.834Z" w:id="65539759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2Z" w:id="192557497">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31Z" w:id="1729132645">
              <w:rPr>
                <w:rFonts w:ascii="Times New Roman" w:hAnsi="Times New Roman" w:eastAsia="Times New Roman" w:cs="Times New Roman"/>
                <w:noProof w:val="0"/>
                <w:sz w:val="24"/>
                <w:szCs w:val="24"/>
                <w:lang w:val="pt-BR"/>
              </w:rPr>
            </w:rPrChange>
          </w:rPr>
          <w:t xml:space="preserve"> Representar uma configuração completa de computador (componentes, custo e metadados). Sujeita a validações de compatibilidade e térmicas.</w:t>
        </w:r>
      </w:ins>
    </w:p>
    <w:p w:rsidR="6595920C" w:rsidP="320543F7" w:rsidRDefault="6595920C" w14:paraId="67625826" w14:textId="75BC7EBB">
      <w:pPr>
        <w:bidi w:val="0"/>
        <w:spacing w:before="240" w:beforeAutospacing="off" w:after="240" w:afterAutospacing="off" w:line="360" w:lineRule="auto"/>
        <w:jc w:val="both"/>
        <w:rPr>
          <w:ins w:author="GUSTAVO DE OLIVEIRA REGO MORAIS" w:date="2025-08-08T21:59:15.834Z" w16du:dateUtc="2025-08-08T21:59:15.834Z" w:id="1377406653"/>
          <w:rFonts w:ascii="Times New Roman" w:hAnsi="Times New Roman" w:eastAsia="Times New Roman" w:cs="Times New Roman"/>
          <w:b w:val="1"/>
          <w:bCs w:val="1"/>
          <w:noProof w:val="0"/>
          <w:sz w:val="24"/>
          <w:szCs w:val="24"/>
          <w:lang w:val="pt-BR"/>
          <w:rPrChange w:author="GUSTAVO DE OLIVEIRA REGO MORAIS" w:date="2025-08-08T22:00:05.132Z" w:id="998549487">
            <w:rPr>
              <w:ins w:author="GUSTAVO DE OLIVEIRA REGO MORAIS" w:date="2025-08-08T21:59:15.834Z" w16du:dateUtc="2025-08-08T21:59:15.834Z" w:id="1524133156"/>
              <w:rFonts w:ascii="Times New Roman" w:hAnsi="Times New Roman" w:eastAsia="Times New Roman" w:cs="Times New Roman"/>
              <w:b w:val="1"/>
              <w:bCs w:val="1"/>
              <w:noProof w:val="0"/>
              <w:sz w:val="24"/>
              <w:szCs w:val="24"/>
              <w:lang w:val="pt-BR"/>
            </w:rPr>
          </w:rPrChange>
        </w:rPr>
        <w:pPrChange w:author="GUSTAVO DE OLIVEIRA REGO MORAIS" w:date="2025-08-08T22:00:28.748Z">
          <w:pPr>
            <w:bidi w:val="0"/>
          </w:pPr>
        </w:pPrChange>
      </w:pPr>
      <w:ins w:author="GUSTAVO DE OLIVEIRA REGO MORAIS" w:date="2025-08-08T21:59:15.834Z" w:id="4203023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2Z" w:id="1751491605">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Layout w:type="fixed"/>
        <w:tblLook w:val="06A0" w:firstRow="1" w:lastRow="0" w:firstColumn="1" w:lastColumn="0" w:noHBand="1" w:noVBand="1"/>
        <w:tblPrChange w:author="GUSTAVO DE OLIVEIRA REGO MORAIS" w:date="2025-08-08T22:03:59.666Z" w16du:dateUtc="2025-08-08T22:03:59.666Z" w:id="1847446867">
          <w:tblPr>
            <w:tblStyle w:val="TableNormal"/>
            <w:tblLayout w:type="fixed"/>
            <w:tblLook w:val="06A0" w:firstRow="1" w:lastRow="0" w:firstColumn="1" w:lastColumn="0" w:noHBand="1" w:noVBand="1"/>
          </w:tblPr>
        </w:tblPrChange>
      </w:tblPr>
      <w:tblGrid>
        <w:gridCol w:w="1803"/>
        <w:gridCol w:w="1803"/>
        <w:gridCol w:w="1803"/>
        <w:gridCol w:w="1803"/>
        <w:gridCol w:w="1803"/>
        <w:tblGridChange w:id="2016836512">
          <w:tblGrid>
            <w:gridCol w:w="1198"/>
            <w:gridCol w:w="1278"/>
            <w:gridCol w:w="907"/>
            <w:gridCol w:w="4105"/>
            <w:gridCol w:w="1527"/>
          </w:tblGrid>
        </w:tblGridChange>
      </w:tblGrid>
      <w:tr w:rsidR="320543F7" w:rsidTr="320543F7" w14:paraId="2172354F">
        <w:trPr>
          <w:trHeight w:val="300"/>
          <w:ins w:author="GUSTAVO DE OLIVEIRA REGO MORAIS" w:date="2025-08-08T21:59:15.834Z" w16du:dateUtc="2025-08-08T21:59:15.834Z" w:id="1948774988"/>
          <w:trPrChange w:author="GUSTAVO DE OLIVEIRA REGO MORAIS" w:date="2025-08-08T22:03:56.322Z" w16du:dateUtc="2025-08-08T22:03:56.322Z" w:id="76641415">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6Z" w:id="2119205506">
              <w:tcPr>
                <w:tcW w:w="1198" w:type="dxa"/>
                <w:tcMar/>
                <w:vAlign w:val="center"/>
              </w:tcPr>
            </w:tcPrChange>
          </w:tcPr>
          <w:p w:rsidR="320543F7" w:rsidP="320543F7" w:rsidRDefault="320543F7" w14:paraId="43557B56" w14:textId="2C192EE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1Z" w:id="103921679">
                  <w:rPr>
                    <w:b w:val="1"/>
                    <w:bCs w:val="1"/>
                  </w:rPr>
                </w:rPrChange>
              </w:rPr>
              <w:pPrChange w:author="GUSTAVO DE OLIVEIRA REGO MORAIS" w:date="2025-08-08T22:00:28.748Z">
                <w:pPr>
                  <w:bidi w:val="0"/>
                </w:pPr>
              </w:pPrChange>
            </w:pPr>
            <w:ins w:author="GUSTAVO DE OLIVEIRA REGO MORAIS" w:date="2025-08-08T21:59:15.834Z" w:id="1757087444">
              <w:r w:rsidRPr="320543F7" w:rsidR="320543F7">
                <w:rPr>
                  <w:rFonts w:ascii="Times New Roman" w:hAnsi="Times New Roman" w:eastAsia="Times New Roman" w:cs="Times New Roman"/>
                  <w:b w:val="1"/>
                  <w:bCs w:val="1"/>
                  <w:sz w:val="24"/>
                  <w:szCs w:val="24"/>
                  <w:rPrChange w:author="GUSTAVO DE OLIVEIRA REGO MORAIS" w:date="2025-08-08T22:00:09.621Z" w:id="66525479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54276020">
              <w:tcPr>
                <w:tcW w:w="1278" w:type="dxa"/>
                <w:tcMar/>
                <w:vAlign w:val="center"/>
              </w:tcPr>
            </w:tcPrChange>
          </w:tcPr>
          <w:p w:rsidR="320543F7" w:rsidP="320543F7" w:rsidRDefault="320543F7" w14:paraId="36538E00" w14:textId="72E7188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142959970">
                  <w:rPr>
                    <w:b w:val="1"/>
                    <w:bCs w:val="1"/>
                  </w:rPr>
                </w:rPrChange>
              </w:rPr>
              <w:pPrChange w:author="GUSTAVO DE OLIVEIRA REGO MORAIS" w:date="2025-08-08T22:00:28.748Z">
                <w:pPr>
                  <w:bidi w:val="0"/>
                </w:pPr>
              </w:pPrChange>
            </w:pPr>
            <w:ins w:author="GUSTAVO DE OLIVEIRA REGO MORAIS" w:date="2025-08-08T21:59:15.834Z" w:id="1934051510">
              <w:r w:rsidRPr="320543F7" w:rsidR="320543F7">
                <w:rPr>
                  <w:rFonts w:ascii="Times New Roman" w:hAnsi="Times New Roman" w:eastAsia="Times New Roman" w:cs="Times New Roman"/>
                  <w:b w:val="1"/>
                  <w:bCs w:val="1"/>
                  <w:sz w:val="24"/>
                  <w:szCs w:val="24"/>
                  <w:rPrChange w:author="GUSTAVO DE OLIVEIRA REGO MORAIS" w:date="2025-08-08T22:00:09.621Z" w:id="648313618">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257451031">
              <w:tcPr>
                <w:tcW w:w="907" w:type="dxa"/>
                <w:tcMar/>
                <w:vAlign w:val="center"/>
              </w:tcPr>
            </w:tcPrChange>
          </w:tcPr>
          <w:p w:rsidR="320543F7" w:rsidP="320543F7" w:rsidRDefault="320543F7" w14:paraId="7EBB9BB0" w14:textId="211DCAE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190395082">
                  <w:rPr>
                    <w:b w:val="1"/>
                    <w:bCs w:val="1"/>
                  </w:rPr>
                </w:rPrChange>
              </w:rPr>
              <w:pPrChange w:author="GUSTAVO DE OLIVEIRA REGO MORAIS" w:date="2025-08-08T22:00:28.749Z">
                <w:pPr>
                  <w:bidi w:val="0"/>
                </w:pPr>
              </w:pPrChange>
            </w:pPr>
            <w:ins w:author="GUSTAVO DE OLIVEIRA REGO MORAIS" w:date="2025-08-08T21:59:15.834Z" w:id="53564920">
              <w:r w:rsidRPr="320543F7" w:rsidR="320543F7">
                <w:rPr>
                  <w:rFonts w:ascii="Times New Roman" w:hAnsi="Times New Roman" w:eastAsia="Times New Roman" w:cs="Times New Roman"/>
                  <w:b w:val="1"/>
                  <w:bCs w:val="1"/>
                  <w:sz w:val="24"/>
                  <w:szCs w:val="24"/>
                  <w:rPrChange w:author="GUSTAVO DE OLIVEIRA REGO MORAIS" w:date="2025-08-08T22:00:09.622Z" w:id="180845533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404080411">
              <w:tcPr>
                <w:tcW w:w="4105" w:type="dxa"/>
                <w:tcMar/>
                <w:vAlign w:val="center"/>
              </w:tcPr>
            </w:tcPrChange>
          </w:tcPr>
          <w:p w:rsidR="320543F7" w:rsidP="320543F7" w:rsidRDefault="320543F7" w14:paraId="08073E8C" w14:textId="52779DC5">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2Z" w:id="2103397571">
                  <w:rPr>
                    <w:b w:val="1"/>
                    <w:bCs w:val="1"/>
                  </w:rPr>
                </w:rPrChange>
              </w:rPr>
              <w:pPrChange w:author="GUSTAVO DE OLIVEIRA REGO MORAIS" w:date="2025-08-08T22:00:28.749Z">
                <w:pPr>
                  <w:bidi w:val="0"/>
                </w:pPr>
              </w:pPrChange>
            </w:pPr>
            <w:ins w:author="GUSTAVO DE OLIVEIRA REGO MORAIS" w:date="2025-08-08T21:59:15.834Z" w:id="1694503305">
              <w:r w:rsidRPr="320543F7" w:rsidR="320543F7">
                <w:rPr>
                  <w:rFonts w:ascii="Times New Roman" w:hAnsi="Times New Roman" w:eastAsia="Times New Roman" w:cs="Times New Roman"/>
                  <w:b w:val="1"/>
                  <w:bCs w:val="1"/>
                  <w:sz w:val="24"/>
                  <w:szCs w:val="24"/>
                  <w:rPrChange w:author="GUSTAVO DE OLIVEIRA REGO MORAIS" w:date="2025-08-08T22:00:09.622Z" w:id="793169601">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6Z" w:id="1691521947">
              <w:tcPr>
                <w:tcW w:w="1527" w:type="dxa"/>
                <w:tcMar/>
                <w:vAlign w:val="center"/>
              </w:tcPr>
            </w:tcPrChange>
          </w:tcPr>
          <w:p w:rsidR="320543F7" w:rsidP="320543F7" w:rsidRDefault="320543F7" w14:paraId="6D509FD3" w14:textId="4AFED72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23Z" w:id="519082358">
                  <w:rPr>
                    <w:b w:val="1"/>
                    <w:bCs w:val="1"/>
                  </w:rPr>
                </w:rPrChange>
              </w:rPr>
              <w:pPrChange w:author="GUSTAVO DE OLIVEIRA REGO MORAIS" w:date="2025-08-08T22:00:28.749Z">
                <w:pPr>
                  <w:bidi w:val="0"/>
                </w:pPr>
              </w:pPrChange>
            </w:pPr>
            <w:ins w:author="GUSTAVO DE OLIVEIRA REGO MORAIS" w:date="2025-08-08T21:59:15.834Z" w:id="1684243035">
              <w:r w:rsidRPr="320543F7" w:rsidR="320543F7">
                <w:rPr>
                  <w:rFonts w:ascii="Times New Roman" w:hAnsi="Times New Roman" w:eastAsia="Times New Roman" w:cs="Times New Roman"/>
                  <w:b w:val="1"/>
                  <w:bCs w:val="1"/>
                  <w:sz w:val="24"/>
                  <w:szCs w:val="24"/>
                  <w:rPrChange w:author="GUSTAVO DE OLIVEIRA REGO MORAIS" w:date="2025-08-08T22:00:09.623Z" w:id="1152597710">
                    <w:rPr>
                      <w:b w:val="1"/>
                      <w:bCs w:val="1"/>
                    </w:rPr>
                  </w:rPrChange>
                </w:rPr>
                <w:t>Restrições</w:t>
              </w:r>
            </w:ins>
          </w:p>
        </w:tc>
      </w:tr>
      <w:tr w:rsidR="320543F7" w:rsidTr="320543F7" w14:paraId="73253C4F">
        <w:trPr>
          <w:trHeight w:val="300"/>
          <w:ins w:author="GUSTAVO DE OLIVEIRA REGO MORAIS" w:date="2025-08-08T21:59:15.834Z" w16du:dateUtc="2025-08-08T21:59:15.834Z" w:id="1536380509"/>
          <w:trPrChange w:author="GUSTAVO DE OLIVEIRA REGO MORAIS" w:date="2025-08-08T22:03:56.323Z" w16du:dateUtc="2025-08-08T22:03:56.323Z" w:id="213708668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153771298">
              <w:tcPr>
                <w:tcW w:w="1198" w:type="dxa"/>
                <w:tcMar/>
                <w:vAlign w:val="center"/>
              </w:tcPr>
            </w:tcPrChange>
          </w:tcPr>
          <w:p w:rsidR="320543F7" w:rsidP="320543F7" w:rsidRDefault="320543F7" w14:paraId="1C350DE5" w14:textId="35A6DEA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4Z" w:id="404734444">
                  <w:rPr>
                    <w:rFonts w:ascii="Consolas" w:hAnsi="Consolas" w:eastAsia="Consolas" w:cs="Consolas"/>
                  </w:rPr>
                </w:rPrChange>
              </w:rPr>
              <w:pPrChange w:author="GUSTAVO DE OLIVEIRA REGO MORAIS" w:date="2025-08-08T22:00:28.749Z">
                <w:pPr>
                  <w:bidi w:val="0"/>
                </w:pPr>
              </w:pPrChange>
            </w:pPr>
            <w:ins w:author="GUSTAVO DE OLIVEIRA REGO MORAIS" w:date="2025-08-08T21:59:15.834Z" w:id="1960157804">
              <w:r w:rsidRPr="320543F7" w:rsidR="320543F7">
                <w:rPr>
                  <w:rFonts w:ascii="Times New Roman" w:hAnsi="Times New Roman" w:eastAsia="Times New Roman" w:cs="Times New Roman"/>
                  <w:sz w:val="24"/>
                  <w:szCs w:val="24"/>
                  <w:rPrChange w:author="GUSTAVO DE OLIVEIRA REGO MORAIS" w:date="2025-08-08T22:00:09.624Z" w:id="1330079992">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987130283">
              <w:tcPr>
                <w:tcW w:w="1278" w:type="dxa"/>
                <w:tcMar/>
                <w:vAlign w:val="center"/>
              </w:tcPr>
            </w:tcPrChange>
          </w:tcPr>
          <w:p w:rsidR="320543F7" w:rsidP="320543F7" w:rsidRDefault="320543F7" w14:paraId="103FAE95" w14:textId="4A8721A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4Z" w:id="10518719"/>
              </w:rPr>
              <w:pPrChange w:author="GUSTAVO DE OLIVEIRA REGO MORAIS" w:date="2025-08-08T22:00:28.749Z">
                <w:pPr>
                  <w:bidi w:val="0"/>
                </w:pPr>
              </w:pPrChange>
            </w:pPr>
            <w:ins w:author="GUSTAVO DE OLIVEIRA REGO MORAIS" w:date="2025-08-08T21:59:15.835Z" w:id="1762411328">
              <w:r w:rsidRPr="320543F7" w:rsidR="320543F7">
                <w:rPr>
                  <w:rFonts w:ascii="Times New Roman" w:hAnsi="Times New Roman" w:eastAsia="Times New Roman" w:cs="Times New Roman"/>
                  <w:sz w:val="24"/>
                  <w:szCs w:val="24"/>
                  <w:rPrChange w:author="GUSTAVO DE OLIVEIRA REGO MORAIS" w:date="2025-08-08T22:00:09.624Z" w:id="364988401"/>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564571325">
              <w:tcPr>
                <w:tcW w:w="907" w:type="dxa"/>
                <w:tcMar/>
                <w:vAlign w:val="center"/>
              </w:tcPr>
            </w:tcPrChange>
          </w:tcPr>
          <w:p w:rsidR="320543F7" w:rsidP="320543F7" w:rsidRDefault="320543F7" w14:paraId="2610CC55" w14:textId="0CCC6BF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5Z" w:id="545407636"/>
              </w:rPr>
              <w:pPrChange w:author="GUSTAVO DE OLIVEIRA REGO MORAIS" w:date="2025-08-08T22:00:28.75Z">
                <w:pPr>
                  <w:bidi w:val="0"/>
                </w:pPr>
              </w:pPrChange>
            </w:pPr>
            <w:ins w:author="GUSTAVO DE OLIVEIRA REGO MORAIS" w:date="2025-08-08T21:59:15.835Z" w:id="729498445">
              <w:r w:rsidRPr="320543F7" w:rsidR="320543F7">
                <w:rPr>
                  <w:rFonts w:ascii="Times New Roman" w:hAnsi="Times New Roman" w:eastAsia="Times New Roman" w:cs="Times New Roman"/>
                  <w:sz w:val="24"/>
                  <w:szCs w:val="24"/>
                  <w:rPrChange w:author="GUSTAVO DE OLIVEIRA REGO MORAIS" w:date="2025-08-08T22:00:09.625Z" w:id="1084601943"/>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955449330">
              <w:tcPr>
                <w:tcW w:w="4105" w:type="dxa"/>
                <w:tcMar/>
                <w:vAlign w:val="center"/>
              </w:tcPr>
            </w:tcPrChange>
          </w:tcPr>
          <w:p w:rsidR="320543F7" w:rsidP="320543F7" w:rsidRDefault="320543F7" w14:paraId="5C03BDD0" w14:textId="245AB3A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5Z" w:id="1967322317"/>
              </w:rPr>
              <w:pPrChange w:author="GUSTAVO DE OLIVEIRA REGO MORAIS" w:date="2025-08-08T22:00:28.75Z">
                <w:pPr>
                  <w:bidi w:val="0"/>
                </w:pPr>
              </w:pPrChange>
            </w:pPr>
            <w:ins w:author="GUSTAVO DE OLIVEIRA REGO MORAIS" w:date="2025-08-08T21:59:15.835Z" w:id="1963543505">
              <w:r w:rsidRPr="320543F7" w:rsidR="320543F7">
                <w:rPr>
                  <w:rFonts w:ascii="Times New Roman" w:hAnsi="Times New Roman" w:eastAsia="Times New Roman" w:cs="Times New Roman"/>
                  <w:sz w:val="24"/>
                  <w:szCs w:val="24"/>
                  <w:rPrChange w:author="GUSTAVO DE OLIVEIRA REGO MORAIS" w:date="2025-08-08T22:00:09.625Z" w:id="1504598802"/>
                </w:rPr>
                <w:t xml:space="preserve">Identificador único </w:t>
              </w:r>
              <w:r w:rsidRPr="320543F7" w:rsidR="320543F7">
                <w:rPr>
                  <w:rFonts w:ascii="Times New Roman" w:hAnsi="Times New Roman" w:eastAsia="Times New Roman" w:cs="Times New Roman"/>
                  <w:sz w:val="24"/>
                  <w:szCs w:val="24"/>
                  <w:rPrChange w:author="GUSTAVO DE OLIVEIRA REGO MORAIS" w:date="2025-08-08T22:00:09.625Z" w:id="1718937171"/>
                </w:rPr>
                <w:t>da build</w:t>
              </w:r>
              <w:r w:rsidRPr="320543F7" w:rsidR="320543F7">
                <w:rPr>
                  <w:rFonts w:ascii="Times New Roman" w:hAnsi="Times New Roman" w:eastAsia="Times New Roman" w:cs="Times New Roman"/>
                  <w:sz w:val="24"/>
                  <w:szCs w:val="24"/>
                  <w:rPrChange w:author="GUSTAVO DE OLIVEIRA REGO MORAIS" w:date="2025-08-08T22:00:09.625Z" w:id="181255219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957132707">
              <w:tcPr>
                <w:tcW w:w="1527" w:type="dxa"/>
                <w:tcMar/>
                <w:vAlign w:val="center"/>
              </w:tcPr>
            </w:tcPrChange>
          </w:tcPr>
          <w:p w:rsidR="320543F7" w:rsidP="320543F7" w:rsidRDefault="320543F7" w14:paraId="3934C356" w14:textId="26EC60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534108287">
                  <w:rPr>
                    <w:rFonts w:ascii="Consolas" w:hAnsi="Consolas" w:eastAsia="Consolas" w:cs="Consolas"/>
                  </w:rPr>
                </w:rPrChange>
              </w:rPr>
              <w:pPrChange w:author="GUSTAVO DE OLIVEIRA REGO MORAIS" w:date="2025-08-08T22:00:28.75Z">
                <w:pPr>
                  <w:bidi w:val="0"/>
                </w:pPr>
              </w:pPrChange>
            </w:pPr>
            <w:ins w:author="GUSTAVO DE OLIVEIRA REGO MORAIS" w:date="2025-08-08T21:59:15.835Z" w:id="1052923645">
              <w:r w:rsidRPr="320543F7" w:rsidR="320543F7">
                <w:rPr>
                  <w:rFonts w:ascii="Times New Roman" w:hAnsi="Times New Roman" w:eastAsia="Times New Roman" w:cs="Times New Roman"/>
                  <w:sz w:val="24"/>
                  <w:szCs w:val="24"/>
                  <w:rPrChange w:author="GUSTAVO DE OLIVEIRA REGO MORAIS" w:date="2025-08-08T22:00:09.626Z" w:id="225011906">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26Z" w:id="464894598">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9.626Z" w:id="1762197976">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42Z" w:id="1971832227"/>
                </w:rPr>
                <w:t xml:space="preserve">, </w:t>
              </w:r>
              <w:r w:rsidRPr="320543F7" w:rsidR="320543F7">
                <w:rPr>
                  <w:rFonts w:ascii="Times New Roman" w:hAnsi="Times New Roman" w:eastAsia="Times New Roman" w:cs="Times New Roman"/>
                  <w:sz w:val="24"/>
                  <w:szCs w:val="24"/>
                  <w:rPrChange w:author="GUSTAVO DE OLIVEIRA REGO MORAIS" w:date="2025-08-08T22:00:05.142Z" w:id="3119300">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5.142Z" w:id="690018505">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5.142Z" w:id="804343486">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5.142Z" w:id="183930401">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5.142Z" w:id="820337173">
                    <w:rPr>
                      <w:rFonts w:ascii="Consolas" w:hAnsi="Consolas" w:eastAsia="Consolas" w:cs="Consolas"/>
                    </w:rPr>
                  </w:rPrChange>
                </w:rPr>
                <w:t>}</w:t>
              </w:r>
            </w:ins>
          </w:p>
        </w:tc>
      </w:tr>
      <w:tr w:rsidR="320543F7" w:rsidTr="320543F7" w14:paraId="1193C488">
        <w:trPr>
          <w:trHeight w:val="300"/>
          <w:ins w:author="GUSTAVO DE OLIVEIRA REGO MORAIS" w:date="2025-08-08T21:59:15.835Z" w16du:dateUtc="2025-08-08T21:59:15.835Z" w:id="273722309"/>
          <w:trPrChange w:author="GUSTAVO DE OLIVEIRA REGO MORAIS" w:date="2025-08-08T22:03:56.324Z" w16du:dateUtc="2025-08-08T22:03:56.324Z" w:id="144005259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2115134149">
              <w:tcPr>
                <w:tcW w:w="1198" w:type="dxa"/>
                <w:tcMar/>
                <w:vAlign w:val="center"/>
              </w:tcPr>
            </w:tcPrChange>
          </w:tcPr>
          <w:p w:rsidR="320543F7" w:rsidP="320543F7" w:rsidRDefault="320543F7" w14:paraId="24812D0E" w14:textId="3B6EE1F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1328288205">
                  <w:rPr>
                    <w:rFonts w:ascii="Consolas" w:hAnsi="Consolas" w:eastAsia="Consolas" w:cs="Consolas"/>
                  </w:rPr>
                </w:rPrChange>
              </w:rPr>
              <w:pPrChange w:author="GUSTAVO DE OLIVEIRA REGO MORAIS" w:date="2025-08-08T22:00:28.75Z">
                <w:pPr>
                  <w:bidi w:val="0"/>
                </w:pPr>
              </w:pPrChange>
            </w:pPr>
            <w:ins w:author="GUSTAVO DE OLIVEIRA REGO MORAIS" w:date="2025-08-08T21:59:15.835Z" w:id="1912827574">
              <w:r w:rsidRPr="320543F7" w:rsidR="320543F7">
                <w:rPr>
                  <w:rFonts w:ascii="Times New Roman" w:hAnsi="Times New Roman" w:eastAsia="Times New Roman" w:cs="Times New Roman"/>
                  <w:sz w:val="24"/>
                  <w:szCs w:val="24"/>
                  <w:rPrChange w:author="GUSTAVO DE OLIVEIRA REGO MORAIS" w:date="2025-08-08T22:00:09.627Z" w:id="449242828">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741646794">
              <w:tcPr>
                <w:tcW w:w="1278" w:type="dxa"/>
                <w:tcMar/>
                <w:vAlign w:val="center"/>
              </w:tcPr>
            </w:tcPrChange>
          </w:tcPr>
          <w:p w:rsidR="320543F7" w:rsidP="320543F7" w:rsidRDefault="320543F7" w14:paraId="09DCCEB6" w14:textId="292A265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7Z" w:id="1621077113"/>
              </w:rPr>
              <w:pPrChange w:author="GUSTAVO DE OLIVEIRA REGO MORAIS" w:date="2025-08-08T22:00:28.75Z">
                <w:pPr>
                  <w:bidi w:val="0"/>
                </w:pPr>
              </w:pPrChange>
            </w:pPr>
            <w:ins w:author="GUSTAVO DE OLIVEIRA REGO MORAIS" w:date="2025-08-08T21:59:15.835Z" w:id="958101328">
              <w:r w:rsidRPr="320543F7" w:rsidR="320543F7">
                <w:rPr>
                  <w:rFonts w:ascii="Times New Roman" w:hAnsi="Times New Roman" w:eastAsia="Times New Roman" w:cs="Times New Roman"/>
                  <w:sz w:val="24"/>
                  <w:szCs w:val="24"/>
                  <w:rPrChange w:author="GUSTAVO DE OLIVEIRA REGO MORAIS" w:date="2025-08-08T22:00:09.627Z" w:id="199229914"/>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82162894">
              <w:tcPr>
                <w:tcW w:w="907" w:type="dxa"/>
                <w:tcMar/>
                <w:vAlign w:val="center"/>
              </w:tcPr>
            </w:tcPrChange>
          </w:tcPr>
          <w:p w:rsidR="320543F7" w:rsidP="320543F7" w:rsidRDefault="320543F7" w14:paraId="0E04CB98" w14:textId="74ED527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8Z" w:id="1259131421"/>
              </w:rPr>
              <w:pPrChange w:author="GUSTAVO DE OLIVEIRA REGO MORAIS" w:date="2025-08-08T22:00:28.75Z">
                <w:pPr>
                  <w:bidi w:val="0"/>
                </w:pPr>
              </w:pPrChange>
            </w:pPr>
            <w:ins w:author="GUSTAVO DE OLIVEIRA REGO MORAIS" w:date="2025-08-08T21:59:15.835Z" w:id="838837111">
              <w:r w:rsidRPr="320543F7" w:rsidR="320543F7">
                <w:rPr>
                  <w:rFonts w:ascii="Times New Roman" w:hAnsi="Times New Roman" w:eastAsia="Times New Roman" w:cs="Times New Roman"/>
                  <w:sz w:val="24"/>
                  <w:szCs w:val="24"/>
                  <w:rPrChange w:author="GUSTAVO DE OLIVEIRA REGO MORAIS" w:date="2025-08-08T22:00:09.628Z" w:id="161137727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720128400">
              <w:tcPr>
                <w:tcW w:w="4105" w:type="dxa"/>
                <w:tcMar/>
                <w:vAlign w:val="center"/>
              </w:tcPr>
            </w:tcPrChange>
          </w:tcPr>
          <w:p w:rsidR="320543F7" w:rsidP="320543F7" w:rsidRDefault="320543F7" w14:paraId="5CD47C36" w14:textId="6E00D19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8Z" w:id="607054737"/>
              </w:rPr>
              <w:pPrChange w:author="GUSTAVO DE OLIVEIRA REGO MORAIS" w:date="2025-08-08T22:00:28.751Z">
                <w:pPr>
                  <w:bidi w:val="0"/>
                </w:pPr>
              </w:pPrChange>
            </w:pPr>
            <w:ins w:author="GUSTAVO DE OLIVEIRA REGO MORAIS" w:date="2025-08-08T21:59:15.835Z" w:id="176205620">
              <w:r w:rsidRPr="320543F7" w:rsidR="320543F7">
                <w:rPr>
                  <w:rFonts w:ascii="Times New Roman" w:hAnsi="Times New Roman" w:eastAsia="Times New Roman" w:cs="Times New Roman"/>
                  <w:sz w:val="24"/>
                  <w:szCs w:val="24"/>
                  <w:rPrChange w:author="GUSTAVO DE OLIVEIRA REGO MORAIS" w:date="2025-08-08T22:00:09.628Z" w:id="115731740"/>
                </w:rPr>
                <w:t>Nome/</w:t>
              </w:r>
              <w:r w:rsidRPr="320543F7" w:rsidR="320543F7">
                <w:rPr>
                  <w:rFonts w:ascii="Times New Roman" w:hAnsi="Times New Roman" w:eastAsia="Times New Roman" w:cs="Times New Roman"/>
                  <w:sz w:val="24"/>
                  <w:szCs w:val="24"/>
                  <w:rPrChange w:author="GUSTAVO DE OLIVEIRA REGO MORAIS" w:date="2025-08-08T22:00:09.628Z" w:id="1519289726"/>
                </w:rPr>
                <w:t>alias</w:t>
              </w:r>
              <w:r w:rsidRPr="320543F7" w:rsidR="320543F7">
                <w:rPr>
                  <w:rFonts w:ascii="Times New Roman" w:hAnsi="Times New Roman" w:eastAsia="Times New Roman" w:cs="Times New Roman"/>
                  <w:sz w:val="24"/>
                  <w:szCs w:val="24"/>
                  <w:rPrChange w:author="GUSTAVO DE OLIVEIRA REGO MORAIS" w:date="2025-08-08T22:00:09.628Z" w:id="1687815763"/>
                </w:rPr>
                <w:t xml:space="preserve"> </w:t>
              </w:r>
              <w:r w:rsidRPr="320543F7" w:rsidR="320543F7">
                <w:rPr>
                  <w:rFonts w:ascii="Times New Roman" w:hAnsi="Times New Roman" w:eastAsia="Times New Roman" w:cs="Times New Roman"/>
                  <w:sz w:val="24"/>
                  <w:szCs w:val="24"/>
                  <w:rPrChange w:author="GUSTAVO DE OLIVEIRA REGO MORAIS" w:date="2025-08-08T22:00:09.628Z" w:id="937683687"/>
                </w:rPr>
                <w:t>da build</w:t>
              </w:r>
              <w:r w:rsidRPr="320543F7" w:rsidR="320543F7">
                <w:rPr>
                  <w:rFonts w:ascii="Times New Roman" w:hAnsi="Times New Roman" w:eastAsia="Times New Roman" w:cs="Times New Roman"/>
                  <w:sz w:val="24"/>
                  <w:szCs w:val="24"/>
                  <w:rPrChange w:author="GUSTAVO DE OLIVEIRA REGO MORAIS" w:date="2025-08-08T22:00:09.628Z" w:id="56686527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647233423">
              <w:tcPr>
                <w:tcW w:w="1527" w:type="dxa"/>
                <w:tcMar/>
                <w:vAlign w:val="center"/>
              </w:tcPr>
            </w:tcPrChange>
          </w:tcPr>
          <w:p w:rsidR="320543F7" w:rsidP="320543F7" w:rsidRDefault="320543F7" w14:paraId="7E5B4996" w14:textId="749C2AD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9Z" w:id="927604097">
                  <w:rPr>
                    <w:rFonts w:ascii="Consolas" w:hAnsi="Consolas" w:eastAsia="Consolas" w:cs="Consolas"/>
                  </w:rPr>
                </w:rPrChange>
              </w:rPr>
              <w:pPrChange w:author="GUSTAVO DE OLIVEIRA REGO MORAIS" w:date="2025-08-08T22:00:28.751Z">
                <w:pPr>
                  <w:bidi w:val="0"/>
                </w:pPr>
              </w:pPrChange>
            </w:pPr>
            <w:ins w:author="GUSTAVO DE OLIVEIRA REGO MORAIS" w:date="2025-08-08T21:59:15.835Z" w:id="277866136">
              <w:r w:rsidRPr="320543F7" w:rsidR="320543F7">
                <w:rPr>
                  <w:rFonts w:ascii="Times New Roman" w:hAnsi="Times New Roman" w:eastAsia="Times New Roman" w:cs="Times New Roman"/>
                  <w:sz w:val="24"/>
                  <w:szCs w:val="24"/>
                  <w:rPrChange w:author="GUSTAVO DE OLIVEIRA REGO MORAIS" w:date="2025-08-08T22:00:09.629Z" w:id="34516693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29Z" w:id="1630514409">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29Z" w:id="658532732">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29Z" w:id="1774445628">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9.629Z" w:id="955045528">
                    <w:rPr>
                      <w:rFonts w:ascii="Consolas" w:hAnsi="Consolas" w:eastAsia="Consolas" w:cs="Consolas"/>
                    </w:rPr>
                  </w:rPrChange>
                </w:rPr>
                <w:t>}</w:t>
              </w:r>
            </w:ins>
          </w:p>
        </w:tc>
      </w:tr>
      <w:tr w:rsidR="320543F7" w:rsidTr="320543F7" w14:paraId="38EDCDB5">
        <w:trPr>
          <w:trHeight w:val="300"/>
          <w:ins w:author="GUSTAVO DE OLIVEIRA REGO MORAIS" w:date="2025-08-08T21:59:15.835Z" w16du:dateUtc="2025-08-08T21:59:15.835Z" w:id="1774685571"/>
          <w:trPrChange w:author="GUSTAVO DE OLIVEIRA REGO MORAIS" w:date="2025-08-08T22:03:56.325Z" w16du:dateUtc="2025-08-08T22:03:56.325Z" w:id="443023912">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87362991">
              <w:tcPr>
                <w:tcW w:w="1198" w:type="dxa"/>
                <w:tcMar/>
                <w:vAlign w:val="center"/>
              </w:tcPr>
            </w:tcPrChange>
          </w:tcPr>
          <w:p w:rsidR="320543F7" w:rsidP="320543F7" w:rsidRDefault="320543F7" w14:paraId="35164413" w14:textId="1CC09B5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29Z" w:id="252328332">
                  <w:rPr>
                    <w:rFonts w:ascii="Consolas" w:hAnsi="Consolas" w:eastAsia="Consolas" w:cs="Consolas"/>
                  </w:rPr>
                </w:rPrChange>
              </w:rPr>
              <w:pPrChange w:author="GUSTAVO DE OLIVEIRA REGO MORAIS" w:date="2025-08-08T22:00:28.751Z">
                <w:pPr>
                  <w:bidi w:val="0"/>
                </w:pPr>
              </w:pPrChange>
            </w:pPr>
            <w:ins w:author="GUSTAVO DE OLIVEIRA REGO MORAIS" w:date="2025-08-08T21:59:15.835Z" w:id="1488834504">
              <w:r w:rsidRPr="320543F7" w:rsidR="320543F7">
                <w:rPr>
                  <w:rFonts w:ascii="Times New Roman" w:hAnsi="Times New Roman" w:eastAsia="Times New Roman" w:cs="Times New Roman"/>
                  <w:sz w:val="24"/>
                  <w:szCs w:val="24"/>
                  <w:rPrChange w:author="GUSTAVO DE OLIVEIRA REGO MORAIS" w:date="2025-08-08T22:00:09.629Z" w:id="1059567286">
                    <w:rPr>
                      <w:rFonts w:ascii="Consolas" w:hAnsi="Consolas" w:eastAsia="Consolas" w:cs="Consolas"/>
                    </w:rPr>
                  </w:rPrChange>
                </w:rPr>
                <w:t>orcamento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653806317">
              <w:tcPr>
                <w:tcW w:w="1278" w:type="dxa"/>
                <w:tcMar/>
                <w:vAlign w:val="center"/>
              </w:tcPr>
            </w:tcPrChange>
          </w:tcPr>
          <w:p w:rsidR="320543F7" w:rsidP="320543F7" w:rsidRDefault="320543F7" w14:paraId="0E6D6BC6" w14:textId="47454D7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Z" w:id="975317936"/>
              </w:rPr>
              <w:pPrChange w:author="GUSTAVO DE OLIVEIRA REGO MORAIS" w:date="2025-08-08T22:00:28.751Z">
                <w:pPr>
                  <w:bidi w:val="0"/>
                </w:pPr>
              </w:pPrChange>
            </w:pPr>
            <w:ins w:author="GUSTAVO DE OLIVEIRA REGO MORAIS" w:date="2025-08-08T21:59:15.835Z" w:id="722839512">
              <w:r w:rsidRPr="320543F7" w:rsidR="320543F7">
                <w:rPr>
                  <w:rFonts w:ascii="Times New Roman" w:hAnsi="Times New Roman" w:eastAsia="Times New Roman" w:cs="Times New Roman"/>
                  <w:sz w:val="24"/>
                  <w:szCs w:val="24"/>
                  <w:rPrChange w:author="GUSTAVO DE OLIVEIRA REGO MORAIS" w:date="2025-08-08T22:00:09.629Z" w:id="1120540054"/>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468791475">
              <w:tcPr>
                <w:tcW w:w="907" w:type="dxa"/>
                <w:tcMar/>
                <w:vAlign w:val="center"/>
              </w:tcPr>
            </w:tcPrChange>
          </w:tcPr>
          <w:p w:rsidR="320543F7" w:rsidP="320543F7" w:rsidRDefault="320543F7" w14:paraId="6B0137E5" w14:textId="295D289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Z" w:id="490309614"/>
              </w:rPr>
              <w:pPrChange w:author="GUSTAVO DE OLIVEIRA REGO MORAIS" w:date="2025-08-08T22:00:28.751Z">
                <w:pPr>
                  <w:bidi w:val="0"/>
                </w:pPr>
              </w:pPrChange>
            </w:pPr>
            <w:ins w:author="GUSTAVO DE OLIVEIRA REGO MORAIS" w:date="2025-08-08T21:59:15.835Z" w:id="294353029">
              <w:r w:rsidRPr="320543F7" w:rsidR="320543F7">
                <w:rPr>
                  <w:rFonts w:ascii="Times New Roman" w:hAnsi="Times New Roman" w:eastAsia="Times New Roman" w:cs="Times New Roman"/>
                  <w:sz w:val="24"/>
                  <w:szCs w:val="24"/>
                  <w:rPrChange w:author="GUSTAVO DE OLIVEIRA REGO MORAIS" w:date="2025-08-08T22:00:09.63Z" w:id="163569115"/>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1296354926">
              <w:tcPr>
                <w:tcW w:w="4105" w:type="dxa"/>
                <w:tcMar/>
                <w:vAlign w:val="center"/>
              </w:tcPr>
            </w:tcPrChange>
          </w:tcPr>
          <w:p w:rsidR="320543F7" w:rsidP="320543F7" w:rsidRDefault="320543F7" w14:paraId="51085DA1" w14:textId="1AFAFA3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1Z" w:id="1113729169"/>
              </w:rPr>
              <w:pPrChange w:author="GUSTAVO DE OLIVEIRA REGO MORAIS" w:date="2025-08-08T22:00:28.752Z">
                <w:pPr>
                  <w:bidi w:val="0"/>
                </w:pPr>
              </w:pPrChange>
            </w:pPr>
            <w:ins w:author="GUSTAVO DE OLIVEIRA REGO MORAIS" w:date="2025-08-08T21:59:15.835Z" w:id="1262804461">
              <w:r w:rsidRPr="320543F7" w:rsidR="320543F7">
                <w:rPr>
                  <w:rFonts w:ascii="Times New Roman" w:hAnsi="Times New Roman" w:eastAsia="Times New Roman" w:cs="Times New Roman"/>
                  <w:sz w:val="24"/>
                  <w:szCs w:val="24"/>
                  <w:rPrChange w:author="GUSTAVO DE OLIVEIRA REGO MORAIS" w:date="2025-08-08T22:00:09.63Z" w:id="478255127"/>
                </w:rPr>
                <w:t>Custo total estimado.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7Z" w:id="5429211">
              <w:tcPr>
                <w:tcW w:w="1527" w:type="dxa"/>
                <w:tcMar/>
                <w:vAlign w:val="center"/>
              </w:tcPr>
            </w:tcPrChange>
          </w:tcPr>
          <w:p w:rsidR="320543F7" w:rsidP="320543F7" w:rsidRDefault="320543F7" w14:paraId="22FDFFC3" w14:textId="0084A36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1Z" w:id="270825147">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287480148">
              <w:r w:rsidRPr="320543F7" w:rsidR="320543F7">
                <w:rPr>
                  <w:rFonts w:ascii="Times New Roman" w:hAnsi="Times New Roman" w:eastAsia="Times New Roman" w:cs="Times New Roman"/>
                  <w:sz w:val="24"/>
                  <w:szCs w:val="24"/>
                  <w:rPrChange w:author="GUSTAVO DE OLIVEIRA REGO MORAIS" w:date="2025-08-08T22:00:09.631Z" w:id="1292550222">
                    <w:rPr>
                      <w:rFonts w:ascii="Consolas" w:hAnsi="Consolas" w:eastAsia="Consolas" w:cs="Consolas"/>
                    </w:rPr>
                  </w:rPrChange>
                </w:rPr>
                <w:t>{&gt;=0}</w:t>
              </w:r>
            </w:ins>
          </w:p>
        </w:tc>
      </w:tr>
      <w:tr w:rsidR="320543F7" w:rsidTr="320543F7" w14:paraId="3B88C426">
        <w:trPr>
          <w:trHeight w:val="300"/>
          <w:ins w:author="GUSTAVO DE OLIVEIRA REGO MORAIS" w:date="2025-08-08T21:59:15.835Z" w16du:dateUtc="2025-08-08T21:59:15.835Z" w:id="818168422"/>
          <w:trPrChange w:author="GUSTAVO DE OLIVEIRA REGO MORAIS" w:date="2025-08-08T22:03:56.325Z" w16du:dateUtc="2025-08-08T22:03:56.325Z" w:id="211376871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7Z" w:id="1597462796">
              <w:tcPr>
                <w:tcW w:w="1198" w:type="dxa"/>
                <w:tcMar/>
                <w:vAlign w:val="center"/>
              </w:tcPr>
            </w:tcPrChange>
          </w:tcPr>
          <w:p w:rsidR="320543F7" w:rsidP="320543F7" w:rsidRDefault="320543F7" w14:paraId="3A659239" w14:textId="45AE1EA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2Z" w:id="1234125247">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1760114231">
              <w:r w:rsidRPr="320543F7" w:rsidR="320543F7">
                <w:rPr>
                  <w:rFonts w:ascii="Times New Roman" w:hAnsi="Times New Roman" w:eastAsia="Times New Roman" w:cs="Times New Roman"/>
                  <w:sz w:val="24"/>
                  <w:szCs w:val="24"/>
                  <w:rPrChange w:author="GUSTAVO DE OLIVEIRA REGO MORAIS" w:date="2025-08-08T22:00:09.631Z" w:id="2056390107">
                    <w:rPr>
                      <w:rFonts w:ascii="Consolas" w:hAnsi="Consolas" w:eastAsia="Consolas" w:cs="Consolas"/>
                    </w:rPr>
                  </w:rPrChange>
                </w:rPr>
                <w:t>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627121604">
              <w:tcPr>
                <w:tcW w:w="1278" w:type="dxa"/>
                <w:tcMar/>
                <w:vAlign w:val="center"/>
              </w:tcPr>
            </w:tcPrChange>
          </w:tcPr>
          <w:p w:rsidR="320543F7" w:rsidP="320543F7" w:rsidRDefault="320543F7" w14:paraId="4067F0A6" w14:textId="7F124D7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2Z" w:id="1621621216">
                  <w:rPr>
                    <w:rFonts w:ascii="Consolas" w:hAnsi="Consolas" w:eastAsia="Consolas" w:cs="Consolas"/>
                  </w:rPr>
                </w:rPrChange>
              </w:rPr>
              <w:pPrChange w:author="GUSTAVO DE OLIVEIRA REGO MORAIS" w:date="2025-08-08T22:00:28.752Z">
                <w:pPr>
                  <w:bidi w:val="0"/>
                </w:pPr>
              </w:pPrChange>
            </w:pPr>
            <w:ins w:author="GUSTAVO DE OLIVEIRA REGO MORAIS" w:date="2025-08-08T21:59:15.835Z" w:id="2060496307">
              <w:r w:rsidRPr="320543F7" w:rsidR="320543F7">
                <w:rPr>
                  <w:rFonts w:ascii="Times New Roman" w:hAnsi="Times New Roman" w:eastAsia="Times New Roman" w:cs="Times New Roman"/>
                  <w:sz w:val="24"/>
                  <w:szCs w:val="24"/>
                  <w:rPrChange w:author="GUSTAVO DE OLIVEIRA REGO MORAIS" w:date="2025-08-08T22:00:09.632Z" w:id="99919429">
                    <w:rPr>
                      <w:rFonts w:ascii="Consolas" w:hAnsi="Consolas" w:eastAsia="Consolas" w:cs="Consolas"/>
                    </w:rPr>
                  </w:rPrChange>
                </w:rPr>
                <w:t>List</w:t>
              </w:r>
              <w:r w:rsidRPr="320543F7" w:rsidR="320543F7">
                <w:rPr>
                  <w:rFonts w:ascii="Times New Roman" w:hAnsi="Times New Roman" w:eastAsia="Times New Roman" w:cs="Times New Roman"/>
                  <w:sz w:val="24"/>
                  <w:szCs w:val="24"/>
                  <w:rPrChange w:author="GUSTAVO DE OLIVEIRA REGO MORAIS" w:date="2025-08-08T22:00:09.632Z" w:id="922673043">
                    <w:rPr>
                      <w:rFonts w:ascii="Consolas" w:hAnsi="Consolas" w:eastAsia="Consolas" w:cs="Consolas"/>
                    </w:rPr>
                  </w:rPrChange>
                </w:rPr>
                <w: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823443422">
              <w:tcPr>
                <w:tcW w:w="907" w:type="dxa"/>
                <w:tcMar/>
                <w:vAlign w:val="center"/>
              </w:tcPr>
            </w:tcPrChange>
          </w:tcPr>
          <w:p w:rsidR="320543F7" w:rsidP="320543F7" w:rsidRDefault="320543F7" w14:paraId="6AB9D2C9" w14:textId="27F64A8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1422322892"/>
              </w:rPr>
              <w:pPrChange w:author="GUSTAVO DE OLIVEIRA REGO MORAIS" w:date="2025-08-08T22:00:28.752Z">
                <w:pPr>
                  <w:bidi w:val="0"/>
                </w:pPr>
              </w:pPrChange>
            </w:pPr>
            <w:ins w:author="GUSTAVO DE OLIVEIRA REGO MORAIS" w:date="2025-08-08T21:59:15.836Z" w:id="501240927">
              <w:r w:rsidRPr="320543F7" w:rsidR="320543F7">
                <w:rPr>
                  <w:rFonts w:ascii="Times New Roman" w:hAnsi="Times New Roman" w:eastAsia="Times New Roman" w:cs="Times New Roman"/>
                  <w:sz w:val="24"/>
                  <w:szCs w:val="24"/>
                  <w:rPrChange w:author="GUSTAVO DE OLIVEIRA REGO MORAIS" w:date="2025-08-08T22:00:09.632Z" w:id="1472652891"/>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998379991">
              <w:tcPr>
                <w:tcW w:w="4105" w:type="dxa"/>
                <w:tcMar/>
                <w:vAlign w:val="center"/>
              </w:tcPr>
            </w:tcPrChange>
          </w:tcPr>
          <w:p w:rsidR="320543F7" w:rsidP="320543F7" w:rsidRDefault="320543F7" w14:paraId="17817603" w14:textId="006F21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1216824469"/>
              </w:rPr>
              <w:pPrChange w:author="GUSTAVO DE OLIVEIRA REGO MORAIS" w:date="2025-08-08T22:00:28.752Z">
                <w:pPr>
                  <w:bidi w:val="0"/>
                </w:pPr>
              </w:pPrChange>
            </w:pPr>
            <w:ins w:author="GUSTAVO DE OLIVEIRA REGO MORAIS" w:date="2025-08-08T21:59:15.836Z" w:id="1679678161">
              <w:r w:rsidRPr="320543F7" w:rsidR="320543F7">
                <w:rPr>
                  <w:rFonts w:ascii="Times New Roman" w:hAnsi="Times New Roman" w:eastAsia="Times New Roman" w:cs="Times New Roman"/>
                  <w:sz w:val="24"/>
                  <w:szCs w:val="24"/>
                  <w:rPrChange w:author="GUSTAVO DE OLIVEIRA REGO MORAIS" w:date="2025-08-08T22:00:09.633Z" w:id="1342166097"/>
                </w:rPr>
                <w:t>Lista de componentes que compõem a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2099629674">
              <w:tcPr>
                <w:tcW w:w="1527" w:type="dxa"/>
                <w:tcMar/>
                <w:vAlign w:val="center"/>
              </w:tcPr>
            </w:tcPrChange>
          </w:tcPr>
          <w:p w:rsidR="320543F7" w:rsidP="320543F7" w:rsidRDefault="320543F7" w14:paraId="5674F559" w14:textId="2EDD43E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3Z" w:id="527337466">
                  <w:rPr>
                    <w:rFonts w:ascii="Consolas" w:hAnsi="Consolas" w:eastAsia="Consolas" w:cs="Consolas"/>
                  </w:rPr>
                </w:rPrChange>
              </w:rPr>
              <w:pPrChange w:author="GUSTAVO DE OLIVEIRA REGO MORAIS" w:date="2025-08-08T22:00:28.753Z">
                <w:pPr>
                  <w:bidi w:val="0"/>
                </w:pPr>
              </w:pPrChange>
            </w:pPr>
            <w:ins w:author="GUSTAVO DE OLIVEIRA REGO MORAIS" w:date="2025-08-08T21:59:15.836Z" w:id="1635709874">
              <w:r w:rsidRPr="320543F7" w:rsidR="320543F7">
                <w:rPr>
                  <w:rFonts w:ascii="Times New Roman" w:hAnsi="Times New Roman" w:eastAsia="Times New Roman" w:cs="Times New Roman"/>
                  <w:sz w:val="24"/>
                  <w:szCs w:val="24"/>
                  <w:rPrChange w:author="GUSTAVO DE OLIVEIRA REGO MORAIS" w:date="2025-08-08T22:00:09.633Z" w:id="565164163">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33Z" w:id="2008541424">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33Z" w:id="1168314523">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33Z" w:id="2132656275">
                    <w:rPr>
                      <w:rFonts w:ascii="Consolas" w:hAnsi="Consolas" w:eastAsia="Consolas" w:cs="Consolas"/>
                    </w:rPr>
                  </w:rPrChange>
                </w:rPr>
                <w:t>empty</w:t>
              </w:r>
              <w:r w:rsidRPr="320543F7" w:rsidR="320543F7">
                <w:rPr>
                  <w:rFonts w:ascii="Times New Roman" w:hAnsi="Times New Roman" w:eastAsia="Times New Roman" w:cs="Times New Roman"/>
                  <w:sz w:val="24"/>
                  <w:szCs w:val="24"/>
                  <w:rPrChange w:author="GUSTAVO DE OLIVEIRA REGO MORAIS" w:date="2025-08-08T22:00:09.633Z" w:id="242502295">
                    <w:rPr>
                      <w:rFonts w:ascii="Consolas" w:hAnsi="Consolas" w:eastAsia="Consolas" w:cs="Consolas"/>
                    </w:rPr>
                  </w:rPrChange>
                </w:rPr>
                <w:t>}</w:t>
              </w:r>
            </w:ins>
          </w:p>
        </w:tc>
      </w:tr>
      <w:tr w:rsidR="320543F7" w:rsidTr="320543F7" w14:paraId="3211C663">
        <w:trPr>
          <w:trHeight w:val="300"/>
          <w:ins w:author="GUSTAVO DE OLIVEIRA REGO MORAIS" w:date="2025-08-08T21:59:15.836Z" w16du:dateUtc="2025-08-08T21:59:15.836Z" w:id="84601255"/>
          <w:trPrChange w:author="GUSTAVO DE OLIVEIRA REGO MORAIS" w:date="2025-08-08T22:03:56.326Z" w16du:dateUtc="2025-08-08T22:03:56.326Z" w:id="1970586523">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8Z" w:id="1497351109">
              <w:tcPr>
                <w:tcW w:w="1198" w:type="dxa"/>
                <w:tcMar/>
                <w:vAlign w:val="center"/>
              </w:tcPr>
            </w:tcPrChange>
          </w:tcPr>
          <w:p w:rsidR="320543F7" w:rsidP="320543F7" w:rsidRDefault="320543F7" w14:paraId="0D179572" w14:textId="46D300A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4Z" w:id="1079702924">
                  <w:rPr>
                    <w:rFonts w:ascii="Consolas" w:hAnsi="Consolas" w:eastAsia="Consolas" w:cs="Consolas"/>
                  </w:rPr>
                </w:rPrChange>
              </w:rPr>
              <w:pPrChange w:author="GUSTAVO DE OLIVEIRA REGO MORAIS" w:date="2025-08-08T22:00:28.753Z">
                <w:pPr>
                  <w:bidi w:val="0"/>
                </w:pPr>
              </w:pPrChange>
            </w:pPr>
            <w:ins w:author="GUSTAVO DE OLIVEIRA REGO MORAIS" w:date="2025-08-08T21:59:15.836Z" w:id="1310746385">
              <w:r w:rsidRPr="320543F7" w:rsidR="320543F7">
                <w:rPr>
                  <w:rFonts w:ascii="Times New Roman" w:hAnsi="Times New Roman" w:eastAsia="Times New Roman" w:cs="Times New Roman"/>
                  <w:sz w:val="24"/>
                  <w:szCs w:val="24"/>
                  <w:rPrChange w:author="GUSTAVO DE OLIVEIRA REGO MORAIS" w:date="2025-08-08T22:00:09.634Z" w:id="951266862">
                    <w:rPr>
                      <w:rFonts w:ascii="Consolas" w:hAnsi="Consolas" w:eastAsia="Consolas" w:cs="Consolas"/>
                    </w:rPr>
                  </w:rPrChange>
                </w:rPr>
                <w:t>compatibilidade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631051471">
              <w:tcPr>
                <w:tcW w:w="1278" w:type="dxa"/>
                <w:tcMar/>
                <w:vAlign w:val="center"/>
              </w:tcPr>
            </w:tcPrChange>
          </w:tcPr>
          <w:p w:rsidR="320543F7" w:rsidP="320543F7" w:rsidRDefault="320543F7" w14:paraId="1336B829" w14:textId="702588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4Z" w:id="1181461785"/>
              </w:rPr>
              <w:pPrChange w:author="GUSTAVO DE OLIVEIRA REGO MORAIS" w:date="2025-08-08T22:00:28.753Z">
                <w:pPr>
                  <w:bidi w:val="0"/>
                </w:pPr>
              </w:pPrChange>
            </w:pPr>
            <w:ins w:author="GUSTAVO DE OLIVEIRA REGO MORAIS" w:date="2025-08-08T21:59:15.836Z" w:id="859692855">
              <w:r w:rsidRPr="320543F7" w:rsidR="320543F7">
                <w:rPr>
                  <w:rFonts w:ascii="Times New Roman" w:hAnsi="Times New Roman" w:eastAsia="Times New Roman" w:cs="Times New Roman"/>
                  <w:sz w:val="24"/>
                  <w:szCs w:val="24"/>
                  <w:rPrChange w:author="GUSTAVO DE OLIVEIRA REGO MORAIS" w:date="2025-08-08T22:00:09.634Z" w:id="768604106"/>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31707677">
              <w:tcPr>
                <w:tcW w:w="907" w:type="dxa"/>
                <w:tcMar/>
                <w:vAlign w:val="center"/>
              </w:tcPr>
            </w:tcPrChange>
          </w:tcPr>
          <w:p w:rsidR="320543F7" w:rsidP="320543F7" w:rsidRDefault="320543F7" w14:paraId="17600470" w14:textId="486BBD1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5Z" w:id="579411787"/>
              </w:rPr>
              <w:pPrChange w:author="GUSTAVO DE OLIVEIRA REGO MORAIS" w:date="2025-08-08T22:00:28.753Z">
                <w:pPr>
                  <w:bidi w:val="0"/>
                </w:pPr>
              </w:pPrChange>
            </w:pPr>
            <w:ins w:author="GUSTAVO DE OLIVEIRA REGO MORAIS" w:date="2025-08-08T21:59:15.836Z" w:id="1523212967">
              <w:r w:rsidRPr="320543F7" w:rsidR="320543F7">
                <w:rPr>
                  <w:rFonts w:ascii="Times New Roman" w:hAnsi="Times New Roman" w:eastAsia="Times New Roman" w:cs="Times New Roman"/>
                  <w:sz w:val="24"/>
                  <w:szCs w:val="24"/>
                  <w:rPrChange w:author="GUSTAVO DE OLIVEIRA REGO MORAIS" w:date="2025-08-08T22:00:09.635Z" w:id="1670809332"/>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850561705">
              <w:tcPr>
                <w:tcW w:w="4105" w:type="dxa"/>
                <w:tcMar/>
                <w:vAlign w:val="center"/>
              </w:tcPr>
            </w:tcPrChange>
          </w:tcPr>
          <w:p w:rsidR="320543F7" w:rsidP="320543F7" w:rsidRDefault="320543F7" w14:paraId="1726EE5A" w14:textId="7DB06F2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5Z" w:id="1591696849"/>
              </w:rPr>
              <w:pPrChange w:author="GUSTAVO DE OLIVEIRA REGO MORAIS" w:date="2025-08-08T22:00:28.753Z">
                <w:pPr>
                  <w:bidi w:val="0"/>
                </w:pPr>
              </w:pPrChange>
            </w:pPr>
            <w:ins w:author="GUSTAVO DE OLIVEIRA REGO MORAIS" w:date="2025-08-08T21:59:15.836Z" w:id="1568562964">
              <w:r w:rsidRPr="320543F7" w:rsidR="320543F7">
                <w:rPr>
                  <w:rFonts w:ascii="Times New Roman" w:hAnsi="Times New Roman" w:eastAsia="Times New Roman" w:cs="Times New Roman"/>
                  <w:sz w:val="24"/>
                  <w:szCs w:val="24"/>
                  <w:rPrChange w:author="GUSTAVO DE OLIVEIRA REGO MORAIS" w:date="2025-08-08T22:00:09.635Z" w:id="1896540615"/>
                </w:rPr>
                <w:t>Indica se a build passou na validação de compatibilidade.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372617216">
              <w:tcPr>
                <w:tcW w:w="1527" w:type="dxa"/>
                <w:tcMar/>
                <w:vAlign w:val="center"/>
              </w:tcPr>
            </w:tcPrChange>
          </w:tcPr>
          <w:p w:rsidR="320543F7" w:rsidP="320543F7" w:rsidRDefault="320543F7" w14:paraId="3401B45E" w14:textId="3415EF4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6Z" w:id="1452522791">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436953753">
              <w:r w:rsidRPr="320543F7" w:rsidR="320543F7">
                <w:rPr>
                  <w:rFonts w:ascii="Times New Roman" w:hAnsi="Times New Roman" w:eastAsia="Times New Roman" w:cs="Times New Roman"/>
                  <w:sz w:val="24"/>
                  <w:szCs w:val="24"/>
                  <w:rPrChange w:author="GUSTAVO DE OLIVEIRA REGO MORAIS" w:date="2025-08-08T22:00:09.636Z" w:id="1672232408">
                    <w:rPr>
                      <w:rFonts w:ascii="Consolas" w:hAnsi="Consolas" w:eastAsia="Consolas" w:cs="Consolas"/>
                    </w:rPr>
                  </w:rPrChange>
                </w:rPr>
                <w:t>{default=false}</w:t>
              </w:r>
            </w:ins>
          </w:p>
        </w:tc>
      </w:tr>
      <w:tr w:rsidR="320543F7" w:rsidTr="320543F7" w14:paraId="384C4864">
        <w:trPr>
          <w:trHeight w:val="300"/>
          <w:ins w:author="GUSTAVO DE OLIVEIRA REGO MORAIS" w:date="2025-08-08T21:59:15.836Z" w16du:dateUtc="2025-08-08T21:59:15.836Z" w:id="1256562025"/>
          <w:trPrChange w:author="GUSTAVO DE OLIVEIRA REGO MORAIS" w:date="2025-08-08T22:03:56.327Z" w16du:dateUtc="2025-08-08T22:03:56.327Z" w:id="54779889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3:59.668Z" w:id="1747945339">
              <w:tcPr>
                <w:tcW w:w="1198" w:type="dxa"/>
                <w:tcMar/>
                <w:vAlign w:val="center"/>
              </w:tcPr>
            </w:tcPrChange>
          </w:tcPr>
          <w:p w:rsidR="320543F7" w:rsidP="320543F7" w:rsidRDefault="320543F7" w14:paraId="710A0640" w14:textId="26339E7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6Z" w:id="1735215914">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201197518">
              <w:r w:rsidRPr="320543F7" w:rsidR="320543F7">
                <w:rPr>
                  <w:rFonts w:ascii="Times New Roman" w:hAnsi="Times New Roman" w:eastAsia="Times New Roman" w:cs="Times New Roman"/>
                  <w:sz w:val="24"/>
                  <w:szCs w:val="24"/>
                  <w:rPrChange w:author="GUSTAVO DE OLIVEIRA REGO MORAIS" w:date="2025-08-08T22:00:09.636Z" w:id="1080187246">
                    <w:rPr>
                      <w:rFonts w:ascii="Consolas" w:hAnsi="Consolas" w:eastAsia="Consolas" w:cs="Consolas"/>
                    </w:rPr>
                  </w:rPrChange>
                </w:rPr>
                <w:t>dataCriacao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949842858">
              <w:tcPr>
                <w:tcW w:w="1278" w:type="dxa"/>
                <w:tcMar/>
                <w:vAlign w:val="center"/>
              </w:tcPr>
            </w:tcPrChange>
          </w:tcPr>
          <w:p w:rsidR="320543F7" w:rsidP="320543F7" w:rsidRDefault="320543F7" w14:paraId="57A79848" w14:textId="6D9D1B3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7Z" w:id="773849279"/>
              </w:rPr>
              <w:pPrChange w:author="GUSTAVO DE OLIVEIRA REGO MORAIS" w:date="2025-08-08T22:00:28.754Z">
                <w:pPr>
                  <w:bidi w:val="0"/>
                </w:pPr>
              </w:pPrChange>
            </w:pPr>
            <w:ins w:author="GUSTAVO DE OLIVEIRA REGO MORAIS" w:date="2025-08-08T21:59:15.836Z" w:id="118236842">
              <w:r w:rsidRPr="320543F7" w:rsidR="320543F7">
                <w:rPr>
                  <w:rFonts w:ascii="Times New Roman" w:hAnsi="Times New Roman" w:eastAsia="Times New Roman" w:cs="Times New Roman"/>
                  <w:sz w:val="24"/>
                  <w:szCs w:val="24"/>
                  <w:rPrChange w:author="GUSTAVO DE OLIVEIRA REGO MORAIS" w:date="2025-08-08T22:00:09.637Z" w:id="2132308546"/>
                </w:rPr>
                <w:t>Date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033411327">
              <w:tcPr>
                <w:tcW w:w="907" w:type="dxa"/>
                <w:tcMar/>
                <w:vAlign w:val="center"/>
              </w:tcPr>
            </w:tcPrChange>
          </w:tcPr>
          <w:p w:rsidR="320543F7" w:rsidP="320543F7" w:rsidRDefault="320543F7" w14:paraId="3ABEC2F2" w14:textId="16A3EF7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7Z" w:id="1623587610"/>
              </w:rPr>
              <w:pPrChange w:author="GUSTAVO DE OLIVEIRA REGO MORAIS" w:date="2025-08-08T22:00:28.754Z">
                <w:pPr>
                  <w:bidi w:val="0"/>
                </w:pPr>
              </w:pPrChange>
            </w:pPr>
            <w:ins w:author="GUSTAVO DE OLIVEIRA REGO MORAIS" w:date="2025-08-08T21:59:15.836Z" w:id="845151556">
              <w:r w:rsidRPr="320543F7" w:rsidR="320543F7">
                <w:rPr>
                  <w:rFonts w:ascii="Times New Roman" w:hAnsi="Times New Roman" w:eastAsia="Times New Roman" w:cs="Times New Roman"/>
                  <w:sz w:val="24"/>
                  <w:szCs w:val="24"/>
                  <w:rPrChange w:author="GUSTAVO DE OLIVEIRA REGO MORAIS" w:date="2025-08-08T22:00:09.637Z" w:id="1687349907"/>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1968599543">
              <w:tcPr>
                <w:tcW w:w="4105" w:type="dxa"/>
                <w:tcMar/>
                <w:vAlign w:val="center"/>
              </w:tcPr>
            </w:tcPrChange>
          </w:tcPr>
          <w:p w:rsidR="320543F7" w:rsidP="320543F7" w:rsidRDefault="320543F7" w14:paraId="07784582" w14:textId="2FE2DE5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8Z" w:id="1072033206"/>
              </w:rPr>
              <w:pPrChange w:author="GUSTAVO DE OLIVEIRA REGO MORAIS" w:date="2025-08-08T22:00:28.754Z">
                <w:pPr>
                  <w:bidi w:val="0"/>
                </w:pPr>
              </w:pPrChange>
            </w:pPr>
            <w:ins w:author="GUSTAVO DE OLIVEIRA REGO MORAIS" w:date="2025-08-08T21:59:15.836Z" w:id="1453013819">
              <w:r w:rsidRPr="320543F7" w:rsidR="320543F7">
                <w:rPr>
                  <w:rFonts w:ascii="Times New Roman" w:hAnsi="Times New Roman" w:eastAsia="Times New Roman" w:cs="Times New Roman"/>
                  <w:sz w:val="24"/>
                  <w:szCs w:val="24"/>
                  <w:rPrChange w:author="GUSTAVO DE OLIVEIRA REGO MORAIS" w:date="2025-08-08T22:00:09.637Z" w:id="63716766"/>
                </w:rPr>
                <w:t xml:space="preserve">Data/hora de criação </w:t>
              </w:r>
              <w:r w:rsidRPr="320543F7" w:rsidR="320543F7">
                <w:rPr>
                  <w:rFonts w:ascii="Times New Roman" w:hAnsi="Times New Roman" w:eastAsia="Times New Roman" w:cs="Times New Roman"/>
                  <w:sz w:val="24"/>
                  <w:szCs w:val="24"/>
                  <w:rPrChange w:author="GUSTAVO DE OLIVEIRA REGO MORAIS" w:date="2025-08-08T22:00:09.637Z" w:id="1066057250"/>
                </w:rPr>
                <w:t>da build</w:t>
              </w:r>
              <w:r w:rsidRPr="320543F7" w:rsidR="320543F7">
                <w:rPr>
                  <w:rFonts w:ascii="Times New Roman" w:hAnsi="Times New Roman" w:eastAsia="Times New Roman" w:cs="Times New Roman"/>
                  <w:sz w:val="24"/>
                  <w:szCs w:val="24"/>
                  <w:rPrChange w:author="GUSTAVO DE OLIVEIRA REGO MORAIS" w:date="2025-08-08T22:00:09.637Z" w:id="196861133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3:59.668Z" w:id="2133754043">
              <w:tcPr>
                <w:tcW w:w="1527" w:type="dxa"/>
                <w:tcMar/>
                <w:vAlign w:val="center"/>
              </w:tcPr>
            </w:tcPrChange>
          </w:tcPr>
          <w:p w:rsidR="320543F7" w:rsidP="320543F7" w:rsidRDefault="320543F7" w14:paraId="065059FA" w14:textId="1591C31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38Z" w:id="1477607028">
                  <w:rPr>
                    <w:rFonts w:ascii="Consolas" w:hAnsi="Consolas" w:eastAsia="Consolas" w:cs="Consolas"/>
                  </w:rPr>
                </w:rPrChange>
              </w:rPr>
              <w:pPrChange w:author="GUSTAVO DE OLIVEIRA REGO MORAIS" w:date="2025-08-08T22:00:28.754Z">
                <w:pPr>
                  <w:bidi w:val="0"/>
                </w:pPr>
              </w:pPrChange>
            </w:pPr>
            <w:ins w:author="GUSTAVO DE OLIVEIRA REGO MORAIS" w:date="2025-08-08T21:59:15.836Z" w:id="8253614">
              <w:r w:rsidRPr="320543F7" w:rsidR="320543F7">
                <w:rPr>
                  <w:rFonts w:ascii="Times New Roman" w:hAnsi="Times New Roman" w:eastAsia="Times New Roman" w:cs="Times New Roman"/>
                  <w:sz w:val="24"/>
                  <w:szCs w:val="24"/>
                  <w:rPrChange w:author="GUSTAVO DE OLIVEIRA REGO MORAIS" w:date="2025-08-08T22:00:09.638Z" w:id="1228623798">
                    <w:rPr>
                      <w:rFonts w:ascii="Consolas" w:hAnsi="Consolas" w:eastAsia="Consolas" w:cs="Consolas"/>
                    </w:rPr>
                  </w:rPrChange>
                </w:rPr>
                <w:t>{</w:t>
              </w:r>
              <w:r w:rsidRPr="320543F7" w:rsidR="320543F7">
                <w:rPr>
                  <w:rFonts w:ascii="Times New Roman" w:hAnsi="Times New Roman" w:eastAsia="Times New Roman" w:cs="Times New Roman"/>
                  <w:sz w:val="24"/>
                  <w:szCs w:val="24"/>
                  <w:rPrChange w:author="GUSTAVO DE OLIVEIRA REGO MORAIS" w:date="2025-08-08T22:00:09.638Z" w:id="1153053245">
                    <w:rPr>
                      <w:rFonts w:ascii="Consolas" w:hAnsi="Consolas" w:eastAsia="Consolas" w:cs="Consolas"/>
                    </w:rPr>
                  </w:rPrChange>
                </w:rPr>
                <w:t>not</w:t>
              </w:r>
              <w:r w:rsidRPr="320543F7" w:rsidR="320543F7">
                <w:rPr>
                  <w:rFonts w:ascii="Times New Roman" w:hAnsi="Times New Roman" w:eastAsia="Times New Roman" w:cs="Times New Roman"/>
                  <w:sz w:val="24"/>
                  <w:szCs w:val="24"/>
                  <w:rPrChange w:author="GUSTAVO DE OLIVEIRA REGO MORAIS" w:date="2025-08-08T22:00:09.638Z" w:id="674609767">
                    <w:rPr>
                      <w:rFonts w:ascii="Consolas" w:hAnsi="Consolas" w:eastAsia="Consolas" w:cs="Consolas"/>
                    </w:rPr>
                  </w:rPrChange>
                </w:rPr>
                <w:t xml:space="preserve"> </w:t>
              </w:r>
              <w:r w:rsidRPr="320543F7" w:rsidR="320543F7">
                <w:rPr>
                  <w:rFonts w:ascii="Times New Roman" w:hAnsi="Times New Roman" w:eastAsia="Times New Roman" w:cs="Times New Roman"/>
                  <w:sz w:val="24"/>
                  <w:szCs w:val="24"/>
                  <w:rPrChange w:author="GUSTAVO DE OLIVEIRA REGO MORAIS" w:date="2025-08-08T22:00:09.638Z" w:id="1756344941">
                    <w:rPr>
                      <w:rFonts w:ascii="Consolas" w:hAnsi="Consolas" w:eastAsia="Consolas" w:cs="Consolas"/>
                    </w:rPr>
                  </w:rPrChange>
                </w:rPr>
                <w:t>null</w:t>
              </w:r>
              <w:r w:rsidRPr="320543F7" w:rsidR="320543F7">
                <w:rPr>
                  <w:rFonts w:ascii="Times New Roman" w:hAnsi="Times New Roman" w:eastAsia="Times New Roman" w:cs="Times New Roman"/>
                  <w:sz w:val="24"/>
                  <w:szCs w:val="24"/>
                  <w:rPrChange w:author="GUSTAVO DE OLIVEIRA REGO MORAIS" w:date="2025-08-08T22:00:09.638Z" w:id="1841722323">
                    <w:rPr>
                      <w:rFonts w:ascii="Consolas" w:hAnsi="Consolas" w:eastAsia="Consolas" w:cs="Consolas"/>
                    </w:rPr>
                  </w:rPrChange>
                </w:rPr>
                <w:t>}</w:t>
              </w:r>
            </w:ins>
          </w:p>
        </w:tc>
      </w:tr>
    </w:tbl>
    <w:p w:rsidR="6595920C" w:rsidP="320543F7" w:rsidRDefault="6595920C" w14:paraId="1B16F4B5" w14:textId="4653F866">
      <w:pPr>
        <w:bidi w:val="0"/>
        <w:spacing w:before="240" w:beforeAutospacing="off" w:after="240" w:afterAutospacing="off" w:line="360" w:lineRule="auto"/>
        <w:jc w:val="both"/>
        <w:rPr>
          <w:ins w:author="GUSTAVO DE OLIVEIRA REGO MORAIS" w:date="2025-08-08T21:59:15.836Z" w16du:dateUtc="2025-08-08T21:59:15.836Z" w:id="1371362508"/>
          <w:rFonts w:ascii="Times New Roman" w:hAnsi="Times New Roman" w:eastAsia="Times New Roman" w:cs="Times New Roman"/>
          <w:b w:val="1"/>
          <w:bCs w:val="1"/>
          <w:noProof w:val="0"/>
          <w:sz w:val="24"/>
          <w:szCs w:val="24"/>
          <w:lang w:val="pt-BR"/>
          <w:rPrChange w:author="GUSTAVO DE OLIVEIRA REGO MORAIS" w:date="2025-08-08T22:00:05.167Z" w:id="1059652364">
            <w:rPr>
              <w:ins w:author="GUSTAVO DE OLIVEIRA REGO MORAIS" w:date="2025-08-08T21:59:15.836Z" w16du:dateUtc="2025-08-08T21:59:15.836Z" w:id="2083637783"/>
              <w:rFonts w:ascii="Times New Roman" w:hAnsi="Times New Roman" w:eastAsia="Times New Roman" w:cs="Times New Roman"/>
              <w:b w:val="1"/>
              <w:bCs w:val="1"/>
              <w:noProof w:val="0"/>
              <w:sz w:val="24"/>
              <w:szCs w:val="24"/>
              <w:lang w:val="pt-BR"/>
            </w:rPr>
          </w:rPrChange>
        </w:rPr>
        <w:pPrChange w:author="GUSTAVO DE OLIVEIRA REGO MORAIS" w:date="2025-08-08T22:00:28.755Z">
          <w:pPr>
            <w:bidi w:val="0"/>
          </w:pPr>
        </w:pPrChange>
      </w:pPr>
      <w:ins w:author="GUSTAVO DE OLIVEIRA REGO MORAIS" w:date="2025-08-08T21:59:15.836Z" w:id="6561333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38Z" w:id="583085532">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4:07.943Z" w16du:dateUtc="2025-08-08T22:04:07.943Z" w:id="961545755">
          <w:tblPr>
            <w:tblStyle w:val="TableNormal"/>
            <w:tblLayout w:type="fixed"/>
            <w:tblLook w:val="06A0" w:firstRow="1" w:lastRow="0" w:firstColumn="1" w:lastColumn="0" w:noHBand="1" w:noVBand="1"/>
          </w:tblPr>
        </w:tblPrChange>
      </w:tblPr>
      <w:tblGrid>
        <w:gridCol w:w="1803"/>
        <w:gridCol w:w="1803"/>
        <w:gridCol w:w="1803"/>
        <w:gridCol w:w="1803"/>
        <w:gridCol w:w="1803"/>
        <w:tblGridChange w:id="726435476">
          <w:tblGrid>
            <w:gridCol w:w="1643"/>
            <w:gridCol w:w="1072"/>
            <w:gridCol w:w="560"/>
            <w:gridCol w:w="812"/>
            <w:gridCol w:w="4929"/>
          </w:tblGrid>
        </w:tblGridChange>
      </w:tblGrid>
      <w:tr w:rsidR="320543F7" w:rsidTr="320543F7" w14:paraId="58E5E7CF">
        <w:trPr>
          <w:trHeight w:val="300"/>
          <w:ins w:author="GUSTAVO DE OLIVEIRA REGO MORAIS" w:date="2025-08-08T21:59:15.837Z" w16du:dateUtc="2025-08-08T21:59:15.837Z" w:id="737251868"/>
          <w:trPrChange w:author="GUSTAVO DE OLIVEIRA REGO MORAIS" w:date="2025-08-08T22:04:04.562Z" w16du:dateUtc="2025-08-08T22:04:04.562Z" w:id="68772841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3Z" w:id="1230981742">
              <w:tcPr>
                <w:tcW w:w="1643" w:type="dxa"/>
                <w:tcMar/>
                <w:vAlign w:val="center"/>
              </w:tcPr>
            </w:tcPrChange>
          </w:tcPr>
          <w:p w:rsidR="320543F7" w:rsidP="320543F7" w:rsidRDefault="320543F7" w14:paraId="784D05C1" w14:textId="7743041F">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39Z" w:id="281561359">
                  <w:rPr>
                    <w:b w:val="1"/>
                    <w:bCs w:val="1"/>
                  </w:rPr>
                </w:rPrChange>
              </w:rPr>
              <w:pPrChange w:author="GUSTAVO DE OLIVEIRA REGO MORAIS" w:date="2025-08-08T22:00:28.755Z">
                <w:pPr>
                  <w:bidi w:val="0"/>
                </w:pPr>
              </w:pPrChange>
            </w:pPr>
            <w:ins w:author="GUSTAVO DE OLIVEIRA REGO MORAIS" w:date="2025-08-08T21:59:15.837Z" w:id="1122608087">
              <w:r w:rsidRPr="320543F7" w:rsidR="320543F7">
                <w:rPr>
                  <w:rFonts w:ascii="Times New Roman" w:hAnsi="Times New Roman" w:eastAsia="Times New Roman" w:cs="Times New Roman"/>
                  <w:b w:val="1"/>
                  <w:bCs w:val="1"/>
                  <w:sz w:val="24"/>
                  <w:szCs w:val="24"/>
                  <w:rPrChange w:author="GUSTAVO DE OLIVEIRA REGO MORAIS" w:date="2025-08-08T22:00:09.639Z" w:id="21277795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1178706207">
              <w:tcPr>
                <w:tcW w:w="1072" w:type="dxa"/>
                <w:tcMar/>
                <w:vAlign w:val="center"/>
              </w:tcPr>
            </w:tcPrChange>
          </w:tcPr>
          <w:p w:rsidR="320543F7" w:rsidP="320543F7" w:rsidRDefault="320543F7" w14:paraId="35EB4714" w14:textId="03E2707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39Z" w:id="1611369574">
                  <w:rPr>
                    <w:b w:val="1"/>
                    <w:bCs w:val="1"/>
                  </w:rPr>
                </w:rPrChange>
              </w:rPr>
              <w:pPrChange w:author="GUSTAVO DE OLIVEIRA REGO MORAIS" w:date="2025-08-08T22:00:28.755Z">
                <w:pPr>
                  <w:bidi w:val="0"/>
                </w:pPr>
              </w:pPrChange>
            </w:pPr>
            <w:ins w:author="GUSTAVO DE OLIVEIRA REGO MORAIS" w:date="2025-08-08T21:59:15.837Z" w:id="95244420">
              <w:r w:rsidRPr="320543F7" w:rsidR="320543F7">
                <w:rPr>
                  <w:rFonts w:ascii="Times New Roman" w:hAnsi="Times New Roman" w:eastAsia="Times New Roman" w:cs="Times New Roman"/>
                  <w:b w:val="1"/>
                  <w:bCs w:val="1"/>
                  <w:sz w:val="24"/>
                  <w:szCs w:val="24"/>
                  <w:rPrChange w:author="GUSTAVO DE OLIVEIRA REGO MORAIS" w:date="2025-08-08T22:00:09.639Z" w:id="220369879">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433716606">
              <w:tcPr>
                <w:tcW w:w="560" w:type="dxa"/>
                <w:tcMar/>
                <w:vAlign w:val="center"/>
              </w:tcPr>
            </w:tcPrChange>
          </w:tcPr>
          <w:p w:rsidR="320543F7" w:rsidP="320543F7" w:rsidRDefault="320543F7" w14:paraId="0CDA9D34" w14:textId="670D271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Z" w:id="1374025507">
                  <w:rPr>
                    <w:b w:val="1"/>
                    <w:bCs w:val="1"/>
                  </w:rPr>
                </w:rPrChange>
              </w:rPr>
              <w:pPrChange w:author="GUSTAVO DE OLIVEIRA REGO MORAIS" w:date="2025-08-08T22:00:28.755Z">
                <w:pPr>
                  <w:bidi w:val="0"/>
                </w:pPr>
              </w:pPrChange>
            </w:pPr>
            <w:ins w:author="GUSTAVO DE OLIVEIRA REGO MORAIS" w:date="2025-08-08T21:59:15.837Z" w:id="1380729627">
              <w:r w:rsidRPr="320543F7" w:rsidR="320543F7">
                <w:rPr>
                  <w:rFonts w:ascii="Times New Roman" w:hAnsi="Times New Roman" w:eastAsia="Times New Roman" w:cs="Times New Roman"/>
                  <w:b w:val="1"/>
                  <w:bCs w:val="1"/>
                  <w:sz w:val="24"/>
                  <w:szCs w:val="24"/>
                  <w:rPrChange w:author="GUSTAVO DE OLIVEIRA REGO MORAIS" w:date="2025-08-08T22:00:09.64Z" w:id="1006224389">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1220307391">
              <w:tcPr>
                <w:tcW w:w="812" w:type="dxa"/>
                <w:tcMar/>
                <w:vAlign w:val="center"/>
              </w:tcPr>
            </w:tcPrChange>
          </w:tcPr>
          <w:p w:rsidR="320543F7" w:rsidP="320543F7" w:rsidRDefault="320543F7" w14:paraId="20BAD195" w14:textId="07F92A1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1Z" w:id="1458558525">
                  <w:rPr>
                    <w:b w:val="1"/>
                    <w:bCs w:val="1"/>
                  </w:rPr>
                </w:rPrChange>
              </w:rPr>
              <w:pPrChange w:author="GUSTAVO DE OLIVEIRA REGO MORAIS" w:date="2025-08-08T22:00:28.755Z">
                <w:pPr>
                  <w:bidi w:val="0"/>
                </w:pPr>
              </w:pPrChange>
            </w:pPr>
            <w:ins w:author="GUSTAVO DE OLIVEIRA REGO MORAIS" w:date="2025-08-08T21:59:15.837Z" w:id="862704902">
              <w:r w:rsidRPr="320543F7" w:rsidR="320543F7">
                <w:rPr>
                  <w:rFonts w:ascii="Times New Roman" w:hAnsi="Times New Roman" w:eastAsia="Times New Roman" w:cs="Times New Roman"/>
                  <w:b w:val="1"/>
                  <w:bCs w:val="1"/>
                  <w:sz w:val="24"/>
                  <w:szCs w:val="24"/>
                  <w:rPrChange w:author="GUSTAVO DE OLIVEIRA REGO MORAIS" w:date="2025-08-08T22:00:09.64Z" w:id="32320614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742583824">
              <w:tcPr>
                <w:tcW w:w="4929" w:type="dxa"/>
                <w:tcMar/>
                <w:vAlign w:val="center"/>
              </w:tcPr>
            </w:tcPrChange>
          </w:tcPr>
          <w:p w:rsidR="320543F7" w:rsidP="320543F7" w:rsidRDefault="320543F7" w14:paraId="6FD26A59" w14:textId="173F1693">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41Z" w:id="1747221836">
                  <w:rPr>
                    <w:b w:val="1"/>
                    <w:bCs w:val="1"/>
                  </w:rPr>
                </w:rPrChange>
              </w:rPr>
              <w:pPrChange w:author="GUSTAVO DE OLIVEIRA REGO MORAIS" w:date="2025-08-08T22:00:28.756Z">
                <w:pPr>
                  <w:bidi w:val="0"/>
                </w:pPr>
              </w:pPrChange>
            </w:pPr>
            <w:ins w:author="GUSTAVO DE OLIVEIRA REGO MORAIS" w:date="2025-08-08T21:59:15.837Z" w:id="1997682258">
              <w:r w:rsidRPr="320543F7" w:rsidR="320543F7">
                <w:rPr>
                  <w:rFonts w:ascii="Times New Roman" w:hAnsi="Times New Roman" w:eastAsia="Times New Roman" w:cs="Times New Roman"/>
                  <w:b w:val="1"/>
                  <w:bCs w:val="1"/>
                  <w:sz w:val="24"/>
                  <w:szCs w:val="24"/>
                  <w:rPrChange w:author="GUSTAVO DE OLIVEIRA REGO MORAIS" w:date="2025-08-08T22:00:09.641Z" w:id="786416152">
                    <w:rPr>
                      <w:b w:val="1"/>
                      <w:bCs w:val="1"/>
                    </w:rPr>
                  </w:rPrChange>
                </w:rPr>
                <w:t>Descrição</w:t>
              </w:r>
            </w:ins>
          </w:p>
        </w:tc>
      </w:tr>
      <w:tr w:rsidR="320543F7" w:rsidTr="320543F7" w14:paraId="793D82CF">
        <w:trPr>
          <w:trHeight w:val="300"/>
          <w:ins w:author="GUSTAVO DE OLIVEIRA REGO MORAIS" w:date="2025-08-08T21:59:15.837Z" w16du:dateUtc="2025-08-08T21:59:15.837Z" w:id="1836353210"/>
          <w:trPrChange w:author="GUSTAVO DE OLIVEIRA REGO MORAIS" w:date="2025-08-08T22:04:04.563Z" w16du:dateUtc="2025-08-08T22:04:04.563Z" w:id="169239355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3Z" w:id="318329486">
              <w:tcPr>
                <w:tcW w:w="1643" w:type="dxa"/>
                <w:tcMar/>
                <w:vAlign w:val="center"/>
              </w:tcPr>
            </w:tcPrChange>
          </w:tcPr>
          <w:p w:rsidR="320543F7" w:rsidP="320543F7" w:rsidRDefault="320543F7" w14:paraId="0236749D" w14:textId="0B632F0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2Z" w:id="316500931">
                  <w:rPr>
                    <w:rFonts w:ascii="Consolas" w:hAnsi="Consolas" w:eastAsia="Consolas" w:cs="Consolas"/>
                  </w:rPr>
                </w:rPrChange>
              </w:rPr>
              <w:pPrChange w:author="GUSTAVO DE OLIVEIRA REGO MORAIS" w:date="2025-08-08T22:00:28.756Z">
                <w:pPr>
                  <w:bidi w:val="0"/>
                </w:pPr>
              </w:pPrChange>
            </w:pPr>
            <w:ins w:author="GUSTAVO DE OLIVEIRA REGO MORAIS" w:date="2025-08-08T21:59:15.837Z" w:id="1135095723">
              <w:r w:rsidRPr="320543F7" w:rsidR="320543F7">
                <w:rPr>
                  <w:rFonts w:ascii="Times New Roman" w:hAnsi="Times New Roman" w:eastAsia="Times New Roman" w:cs="Times New Roman"/>
                  <w:sz w:val="24"/>
                  <w:szCs w:val="24"/>
                  <w:rPrChange w:author="GUSTAVO DE OLIVEIRA REGO MORAIS" w:date="2025-08-08T22:00:09.642Z" w:id="1971993064">
                    <w:rPr>
                      <w:rFonts w:ascii="Consolas" w:hAnsi="Consolas" w:eastAsia="Consolas" w:cs="Consolas"/>
                    </w:rPr>
                  </w:rPrChange>
                </w:rPr>
                <w:t>validaCompatibilidade</w:t>
              </w:r>
              <w:r w:rsidRPr="320543F7" w:rsidR="320543F7">
                <w:rPr>
                  <w:rFonts w:ascii="Times New Roman" w:hAnsi="Times New Roman" w:eastAsia="Times New Roman" w:cs="Times New Roman"/>
                  <w:sz w:val="24"/>
                  <w:szCs w:val="24"/>
                  <w:rPrChange w:author="GUSTAVO DE OLIVEIRA REGO MORAIS" w:date="2025-08-08T22:00:09.642Z" w:id="815518617">
                    <w:rPr>
                      <w:rFonts w:ascii="Consolas" w:hAnsi="Consolas" w:eastAsia="Consolas" w:cs="Consolas"/>
                    </w:rPr>
                  </w:rPrChange>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9154518">
              <w:tcPr>
                <w:tcW w:w="1072" w:type="dxa"/>
                <w:tcMar/>
                <w:vAlign w:val="center"/>
              </w:tcPr>
            </w:tcPrChange>
          </w:tcPr>
          <w:p w:rsidR="320543F7" w:rsidP="320543F7" w:rsidRDefault="320543F7" w14:paraId="59AE9B5B" w14:textId="13651EC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2Z" w:id="1195153010"/>
              </w:rPr>
              <w:pPrChange w:author="GUSTAVO DE OLIVEIRA REGO MORAIS" w:date="2025-08-08T22:00:28.756Z">
                <w:pPr>
                  <w:bidi w:val="0"/>
                </w:pPr>
              </w:pPrChange>
            </w:pPr>
            <w:ins w:author="GUSTAVO DE OLIVEIRA REGO MORAIS" w:date="2025-08-08T21:59:15.837Z" w:id="2054803522">
              <w:r w:rsidRPr="320543F7" w:rsidR="320543F7">
                <w:rPr>
                  <w:rFonts w:ascii="Times New Roman" w:hAnsi="Times New Roman" w:eastAsia="Times New Roman" w:cs="Times New Roman"/>
                  <w:sz w:val="24"/>
                  <w:szCs w:val="24"/>
                  <w:rPrChange w:author="GUSTAVO DE OLIVEIRA REGO MORAIS" w:date="2025-08-08T22:00:09.642Z" w:id="151218307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3Z" w:id="2095094374">
              <w:tcPr>
                <w:tcW w:w="560" w:type="dxa"/>
                <w:tcMar/>
                <w:vAlign w:val="center"/>
              </w:tcPr>
            </w:tcPrChange>
          </w:tcPr>
          <w:p w:rsidR="320543F7" w:rsidP="320543F7" w:rsidRDefault="320543F7" w14:paraId="1AF2C0D2" w14:textId="683A46A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3Z" w:id="2022080958">
                  <w:rPr>
                    <w:rFonts w:ascii="Consolas" w:hAnsi="Consolas" w:eastAsia="Consolas" w:cs="Consolas"/>
                  </w:rPr>
                </w:rPrChange>
              </w:rPr>
              <w:pPrChange w:author="GUSTAVO DE OLIVEIRA REGO MORAIS" w:date="2025-08-08T22:00:28.756Z">
                <w:pPr>
                  <w:bidi w:val="0"/>
                </w:pPr>
              </w:pPrChange>
            </w:pPr>
            <w:ins w:author="GUSTAVO DE OLIVEIRA REGO MORAIS" w:date="2025-08-08T21:59:15.837Z" w:id="1004992834">
              <w:r w:rsidRPr="320543F7" w:rsidR="320543F7">
                <w:rPr>
                  <w:rFonts w:ascii="Times New Roman" w:hAnsi="Times New Roman" w:eastAsia="Times New Roman" w:cs="Times New Roman"/>
                  <w:sz w:val="24"/>
                  <w:szCs w:val="24"/>
                  <w:rPrChange w:author="GUSTAVO DE OLIVEIRA REGO MORAIS" w:date="2025-08-08T22:00:09.642Z" w:id="1042918919">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959925038">
              <w:tcPr>
                <w:tcW w:w="812" w:type="dxa"/>
                <w:tcMar/>
                <w:vAlign w:val="center"/>
              </w:tcPr>
            </w:tcPrChange>
          </w:tcPr>
          <w:p w:rsidR="320543F7" w:rsidP="320543F7" w:rsidRDefault="320543F7" w14:paraId="4ED0333F" w14:textId="4EEE653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3Z" w:id="169404956"/>
              </w:rPr>
              <w:pPrChange w:author="GUSTAVO DE OLIVEIRA REGO MORAIS" w:date="2025-08-08T22:00:28.757Z">
                <w:pPr>
                  <w:bidi w:val="0"/>
                </w:pPr>
              </w:pPrChange>
            </w:pPr>
            <w:ins w:author="GUSTAVO DE OLIVEIRA REGO MORAIS" w:date="2025-08-08T21:59:15.837Z" w:id="722869361">
              <w:r w:rsidRPr="320543F7" w:rsidR="320543F7">
                <w:rPr>
                  <w:rFonts w:ascii="Times New Roman" w:hAnsi="Times New Roman" w:eastAsia="Times New Roman" w:cs="Times New Roman"/>
                  <w:sz w:val="24"/>
                  <w:szCs w:val="24"/>
                  <w:rPrChange w:author="GUSTAVO DE OLIVEIRA REGO MORAIS" w:date="2025-08-08T22:00:09.643Z" w:id="141313283"/>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843164980">
              <w:tcPr>
                <w:tcW w:w="4929" w:type="dxa"/>
                <w:tcMar/>
                <w:vAlign w:val="center"/>
              </w:tcPr>
            </w:tcPrChange>
          </w:tcPr>
          <w:p w:rsidR="320543F7" w:rsidP="320543F7" w:rsidRDefault="320543F7" w14:paraId="70EB31EE" w14:textId="0E4D9EB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1708786316"/>
              </w:rPr>
              <w:pPrChange w:author="GUSTAVO DE OLIVEIRA REGO MORAIS" w:date="2025-08-08T22:00:28.765Z">
                <w:pPr>
                  <w:bidi w:val="0"/>
                </w:pPr>
              </w:pPrChange>
            </w:pPr>
            <w:ins w:author="GUSTAVO DE OLIVEIRA REGO MORAIS" w:date="2025-08-08T21:59:15.837Z" w:id="455523289">
              <w:r w:rsidRPr="320543F7" w:rsidR="320543F7">
                <w:rPr>
                  <w:rFonts w:ascii="Times New Roman" w:hAnsi="Times New Roman" w:eastAsia="Times New Roman" w:cs="Times New Roman"/>
                  <w:sz w:val="24"/>
                  <w:szCs w:val="24"/>
                  <w:rPrChange w:author="GUSTAVO DE OLIVEIRA REGO MORAIS" w:date="2025-08-08T22:00:09.643Z" w:id="1398507721"/>
                </w:rPr>
                <w:t xml:space="preserve">Verifica compatibilidade entre componentes (soquete, dimensões, </w:t>
              </w:r>
              <w:r w:rsidRPr="320543F7" w:rsidR="320543F7">
                <w:rPr>
                  <w:rFonts w:ascii="Times New Roman" w:hAnsi="Times New Roman" w:eastAsia="Times New Roman" w:cs="Times New Roman"/>
                  <w:sz w:val="24"/>
                  <w:szCs w:val="24"/>
                  <w:rPrChange w:author="GUSTAVO DE OLIVEIRA REGO MORAIS" w:date="2025-08-08T22:00:09.643Z" w:id="1165825649"/>
                </w:rPr>
                <w:t>PSU, etc.</w:t>
              </w:r>
              <w:r w:rsidRPr="320543F7" w:rsidR="320543F7">
                <w:rPr>
                  <w:rFonts w:ascii="Times New Roman" w:hAnsi="Times New Roman" w:eastAsia="Times New Roman" w:cs="Times New Roman"/>
                  <w:sz w:val="24"/>
                  <w:szCs w:val="24"/>
                  <w:rPrChange w:author="GUSTAVO DE OLIVEIRA REGO MORAIS" w:date="2025-08-08T22:00:09.643Z" w:id="761083101"/>
                </w:rPr>
                <w:t>).</w:t>
              </w:r>
            </w:ins>
          </w:p>
        </w:tc>
      </w:tr>
      <w:tr w:rsidR="320543F7" w:rsidTr="320543F7" w14:paraId="471066CE">
        <w:trPr>
          <w:trHeight w:val="300"/>
          <w:ins w:author="GUSTAVO DE OLIVEIRA REGO MORAIS" w:date="2025-08-08T21:59:15.837Z" w16du:dateUtc="2025-08-08T21:59:15.837Z" w:id="2089804588"/>
          <w:trPrChange w:author="GUSTAVO DE OLIVEIRA REGO MORAIS" w:date="2025-08-08T22:04:04.564Z" w16du:dateUtc="2025-08-08T22:04:04.564Z" w:id="89164890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4Z" w:id="1685265185">
              <w:tcPr>
                <w:tcW w:w="1643" w:type="dxa"/>
                <w:tcMar/>
                <w:vAlign w:val="center"/>
              </w:tcPr>
            </w:tcPrChange>
          </w:tcPr>
          <w:p w:rsidR="320543F7" w:rsidP="320543F7" w:rsidRDefault="320543F7" w14:paraId="6CE02FD5" w14:textId="069913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1118348764">
                  <w:rPr>
                    <w:rFonts w:ascii="Consolas" w:hAnsi="Consolas" w:eastAsia="Consolas" w:cs="Consolas"/>
                  </w:rPr>
                </w:rPrChange>
              </w:rPr>
              <w:pPrChange w:author="GUSTAVO DE OLIVEIRA REGO MORAIS" w:date="2025-08-08T22:00:28.765Z">
                <w:pPr>
                  <w:bidi w:val="0"/>
                </w:pPr>
              </w:pPrChange>
            </w:pPr>
            <w:ins w:author="GUSTAVO DE OLIVEIRA REGO MORAIS" w:date="2025-08-08T21:59:15.837Z" w:id="2005438849">
              <w:r w:rsidRPr="320543F7" w:rsidR="320543F7">
                <w:rPr>
                  <w:rFonts w:ascii="Times New Roman" w:hAnsi="Times New Roman" w:eastAsia="Times New Roman" w:cs="Times New Roman"/>
                  <w:sz w:val="24"/>
                  <w:szCs w:val="24"/>
                  <w:rPrChange w:author="GUSTAVO DE OLIVEIRA REGO MORAIS" w:date="2025-08-08T22:00:09.644Z" w:id="925046863">
                    <w:rPr>
                      <w:rFonts w:ascii="Consolas" w:hAnsi="Consolas" w:eastAsia="Consolas" w:cs="Consolas"/>
                    </w:rPr>
                  </w:rPrChange>
                </w:rPr>
                <w:t>calculaTDP</w:t>
              </w:r>
              <w:r w:rsidRPr="320543F7" w:rsidR="320543F7">
                <w:rPr>
                  <w:rFonts w:ascii="Times New Roman" w:hAnsi="Times New Roman" w:eastAsia="Times New Roman" w:cs="Times New Roman"/>
                  <w:sz w:val="24"/>
                  <w:szCs w:val="24"/>
                  <w:rPrChange w:author="GUSTAVO DE OLIVEIRA REGO MORAIS" w:date="2025-08-08T22:00:09.644Z" w:id="128528647">
                    <w:rPr>
                      <w:rFonts w:ascii="Consolas" w:hAnsi="Consolas" w:eastAsia="Consolas" w:cs="Consolas"/>
                    </w:rPr>
                  </w:rPrChange>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899673493">
              <w:tcPr>
                <w:tcW w:w="1072" w:type="dxa"/>
                <w:tcMar/>
                <w:vAlign w:val="center"/>
              </w:tcPr>
            </w:tcPrChange>
          </w:tcPr>
          <w:p w:rsidR="320543F7" w:rsidP="320543F7" w:rsidRDefault="320543F7" w14:paraId="25E669E6" w14:textId="6361FDA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4Z" w:id="915013451"/>
              </w:rPr>
              <w:pPrChange w:author="GUSTAVO DE OLIVEIRA REGO MORAIS" w:date="2025-08-08T22:00:28.765Z">
                <w:pPr>
                  <w:bidi w:val="0"/>
                </w:pPr>
              </w:pPrChange>
            </w:pPr>
            <w:ins w:author="GUSTAVO DE OLIVEIRA REGO MORAIS" w:date="2025-08-08T21:59:15.837Z" w:id="1395118750">
              <w:r w:rsidRPr="320543F7" w:rsidR="320543F7">
                <w:rPr>
                  <w:rFonts w:ascii="Times New Roman" w:hAnsi="Times New Roman" w:eastAsia="Times New Roman" w:cs="Times New Roman"/>
                  <w:sz w:val="24"/>
                  <w:szCs w:val="24"/>
                  <w:rPrChange w:author="GUSTAVO DE OLIVEIRA REGO MORAIS" w:date="2025-08-08T22:00:09.644Z" w:id="1539695546"/>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686331182">
              <w:tcPr>
                <w:tcW w:w="560" w:type="dxa"/>
                <w:tcMar/>
                <w:vAlign w:val="center"/>
              </w:tcPr>
            </w:tcPrChange>
          </w:tcPr>
          <w:p w:rsidR="320543F7" w:rsidP="320543F7" w:rsidRDefault="320543F7" w14:paraId="3210943E" w14:textId="500303C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5Z" w:id="1486124301">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135760523">
              <w:r w:rsidRPr="320543F7" w:rsidR="320543F7">
                <w:rPr>
                  <w:rFonts w:ascii="Times New Roman" w:hAnsi="Times New Roman" w:eastAsia="Times New Roman" w:cs="Times New Roman"/>
                  <w:sz w:val="24"/>
                  <w:szCs w:val="24"/>
                  <w:rPrChange w:author="GUSTAVO DE OLIVEIRA REGO MORAIS" w:date="2025-08-08T22:00:09.645Z" w:id="599673911">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2083512133">
              <w:tcPr>
                <w:tcW w:w="812" w:type="dxa"/>
                <w:tcMar/>
                <w:vAlign w:val="center"/>
              </w:tcPr>
            </w:tcPrChange>
          </w:tcPr>
          <w:p w:rsidR="320543F7" w:rsidP="320543F7" w:rsidRDefault="320543F7" w14:paraId="05911EE8" w14:textId="3670A99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5Z" w:id="1081458895"/>
              </w:rPr>
              <w:pPrChange w:author="GUSTAVO DE OLIVEIRA REGO MORAIS" w:date="2025-08-08T22:00:28.766Z">
                <w:pPr>
                  <w:bidi w:val="0"/>
                </w:pPr>
              </w:pPrChange>
            </w:pPr>
            <w:ins w:author="GUSTAVO DE OLIVEIRA REGO MORAIS" w:date="2025-08-08T21:59:15.838Z" w:id="797236332">
              <w:r w:rsidRPr="320543F7" w:rsidR="320543F7">
                <w:rPr>
                  <w:rFonts w:ascii="Times New Roman" w:hAnsi="Times New Roman" w:eastAsia="Times New Roman" w:cs="Times New Roman"/>
                  <w:sz w:val="24"/>
                  <w:szCs w:val="24"/>
                  <w:rPrChange w:author="GUSTAVO DE OLIVEIRA REGO MORAIS" w:date="2025-08-08T22:00:09.645Z" w:id="187160632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976271332">
              <w:tcPr>
                <w:tcW w:w="4929" w:type="dxa"/>
                <w:tcMar/>
                <w:vAlign w:val="center"/>
              </w:tcPr>
            </w:tcPrChange>
          </w:tcPr>
          <w:p w:rsidR="320543F7" w:rsidP="320543F7" w:rsidRDefault="320543F7" w14:paraId="5EAE4E13" w14:textId="6F060AC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6Z" w:id="302377333"/>
              </w:rPr>
              <w:pPrChange w:author="GUSTAVO DE OLIVEIRA REGO MORAIS" w:date="2025-08-08T22:00:28.766Z">
                <w:pPr>
                  <w:bidi w:val="0"/>
                </w:pPr>
              </w:pPrChange>
            </w:pPr>
            <w:ins w:author="GUSTAVO DE OLIVEIRA REGO MORAIS" w:date="2025-08-08T21:59:15.838Z" w:id="130969322">
              <w:r w:rsidRPr="320543F7" w:rsidR="320543F7">
                <w:rPr>
                  <w:rFonts w:ascii="Times New Roman" w:hAnsi="Times New Roman" w:eastAsia="Times New Roman" w:cs="Times New Roman"/>
                  <w:sz w:val="24"/>
                  <w:szCs w:val="24"/>
                  <w:rPrChange w:author="GUSTAVO DE OLIVEIRA REGO MORAIS" w:date="2025-08-08T22:00:09.646Z" w:id="1877714173"/>
                </w:rPr>
                <w:t xml:space="preserve">Soma os </w:t>
              </w:r>
              <w:r w:rsidRPr="320543F7" w:rsidR="320543F7">
                <w:rPr>
                  <w:rFonts w:ascii="Times New Roman" w:hAnsi="Times New Roman" w:eastAsia="Times New Roman" w:cs="Times New Roman"/>
                  <w:sz w:val="24"/>
                  <w:szCs w:val="24"/>
                  <w:rPrChange w:author="GUSTAVO DE OLIVEIRA REGO MORAIS" w:date="2025-08-08T22:00:09.646Z" w:id="401535129"/>
                </w:rPr>
                <w:t>TDPs</w:t>
              </w:r>
              <w:r w:rsidRPr="320543F7" w:rsidR="320543F7">
                <w:rPr>
                  <w:rFonts w:ascii="Times New Roman" w:hAnsi="Times New Roman" w:eastAsia="Times New Roman" w:cs="Times New Roman"/>
                  <w:sz w:val="24"/>
                  <w:szCs w:val="24"/>
                  <w:rPrChange w:author="GUSTAVO DE OLIVEIRA REGO MORAIS" w:date="2025-08-08T22:00:09.646Z" w:id="1144953612"/>
                </w:rPr>
                <w:t xml:space="preserve"> dos componentes relevantes e retorna demanda térmica total.</w:t>
              </w:r>
            </w:ins>
          </w:p>
        </w:tc>
      </w:tr>
      <w:tr w:rsidR="320543F7" w:rsidTr="320543F7" w14:paraId="6C6317A4">
        <w:trPr>
          <w:trHeight w:val="300"/>
          <w:ins w:author="GUSTAVO DE OLIVEIRA REGO MORAIS" w:date="2025-08-08T21:59:15.838Z" w16du:dateUtc="2025-08-08T21:59:15.838Z" w:id="331310737"/>
          <w:trPrChange w:author="GUSTAVO DE OLIVEIRA REGO MORAIS" w:date="2025-08-08T22:04:04.565Z" w16du:dateUtc="2025-08-08T22:04:04.565Z" w:id="131712057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4:07.944Z" w:id="480193495">
              <w:tcPr>
                <w:tcW w:w="1643" w:type="dxa"/>
                <w:tcMar/>
                <w:vAlign w:val="center"/>
              </w:tcPr>
            </w:tcPrChange>
          </w:tcPr>
          <w:p w:rsidR="320543F7" w:rsidP="320543F7" w:rsidRDefault="320543F7" w14:paraId="5419524E" w14:textId="06B6686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6Z" w:id="1137903961">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632196089">
              <w:r w:rsidRPr="320543F7" w:rsidR="320543F7">
                <w:rPr>
                  <w:rFonts w:ascii="Times New Roman" w:hAnsi="Times New Roman" w:eastAsia="Times New Roman" w:cs="Times New Roman"/>
                  <w:sz w:val="24"/>
                  <w:szCs w:val="24"/>
                  <w:rPrChange w:author="GUSTAVO DE OLIVEIRA REGO MORAIS" w:date="2025-08-08T22:00:09.646Z" w:id="239507142">
                    <w:rPr>
                      <w:rFonts w:ascii="Consolas" w:hAnsi="Consolas" w:eastAsia="Consolas" w:cs="Consolas"/>
                    </w:rPr>
                  </w:rPrChange>
                </w:rPr>
                <w:t>exportar(formato)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1303218255">
              <w:tcPr>
                <w:tcW w:w="1072" w:type="dxa"/>
                <w:tcMar/>
                <w:vAlign w:val="center"/>
              </w:tcPr>
            </w:tcPrChange>
          </w:tcPr>
          <w:p w:rsidR="320543F7" w:rsidP="320543F7" w:rsidRDefault="320543F7" w14:paraId="4B1E9056" w14:textId="2629717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7Z" w:id="492769245">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843838368">
              <w:r w:rsidRPr="320543F7" w:rsidR="320543F7">
                <w:rPr>
                  <w:rFonts w:ascii="Times New Roman" w:hAnsi="Times New Roman" w:eastAsia="Times New Roman" w:cs="Times New Roman"/>
                  <w:sz w:val="24"/>
                  <w:szCs w:val="24"/>
                  <w:rPrChange w:author="GUSTAVO DE OLIVEIRA REGO MORAIS" w:date="2025-08-08T22:00:09.646Z" w:id="343656780">
                    <w:rPr>
                      <w:rFonts w:ascii="Consolas" w:hAnsi="Consolas" w:eastAsia="Consolas" w:cs="Consolas"/>
                    </w:rPr>
                  </w:rPrChange>
                </w:rPr>
                <w:t xml:space="preserve">formato: </w:t>
              </w:r>
              <w:r w:rsidRPr="320543F7" w:rsidR="320543F7">
                <w:rPr>
                  <w:rFonts w:ascii="Times New Roman" w:hAnsi="Times New Roman" w:eastAsia="Times New Roman" w:cs="Times New Roman"/>
                  <w:sz w:val="24"/>
                  <w:szCs w:val="24"/>
                  <w:rPrChange w:author="GUSTAVO DE OLIVEIRA REGO MORAIS" w:date="2025-08-08T22:00:09.646Z" w:id="307082692">
                    <w:rPr>
                      <w:rFonts w:ascii="Consolas" w:hAnsi="Consolas" w:eastAsia="Consolas" w:cs="Consolas"/>
                    </w:rPr>
                  </w:rPrChange>
                </w:rPr>
                <w:t>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883879977">
              <w:tcPr>
                <w:tcW w:w="560" w:type="dxa"/>
                <w:tcMar/>
                <w:vAlign w:val="center"/>
              </w:tcPr>
            </w:tcPrChange>
          </w:tcPr>
          <w:p w:rsidR="320543F7" w:rsidP="320543F7" w:rsidRDefault="320543F7" w14:paraId="550F6759" w14:textId="200EF9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7Z" w:id="313704568">
                  <w:rPr>
                    <w:rFonts w:ascii="Consolas" w:hAnsi="Consolas" w:eastAsia="Consolas" w:cs="Consolas"/>
                  </w:rPr>
                </w:rPrChange>
              </w:rPr>
              <w:pPrChange w:author="GUSTAVO DE OLIVEIRA REGO MORAIS" w:date="2025-08-08T22:00:28.766Z">
                <w:pPr>
                  <w:bidi w:val="0"/>
                </w:pPr>
              </w:pPrChange>
            </w:pPr>
            <w:ins w:author="GUSTAVO DE OLIVEIRA REGO MORAIS" w:date="2025-08-08T21:59:15.838Z" w:id="341645328">
              <w:r w:rsidRPr="320543F7" w:rsidR="320543F7">
                <w:rPr>
                  <w:rFonts w:ascii="Times New Roman" w:hAnsi="Times New Roman" w:eastAsia="Times New Roman" w:cs="Times New Roman"/>
                  <w:sz w:val="24"/>
                  <w:szCs w:val="24"/>
                  <w:rPrChange w:author="GUSTAVO DE OLIVEIRA REGO MORAIS" w:date="2025-08-08T22:00:09.647Z" w:id="97645752">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938271836">
              <w:tcPr>
                <w:tcW w:w="812" w:type="dxa"/>
                <w:tcMar/>
                <w:vAlign w:val="center"/>
              </w:tcPr>
            </w:tcPrChange>
          </w:tcPr>
          <w:p w:rsidR="320543F7" w:rsidP="320543F7" w:rsidRDefault="320543F7" w14:paraId="754828B0" w14:textId="3157DB0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8Z" w:id="186322461"/>
              </w:rPr>
              <w:pPrChange w:author="GUSTAVO DE OLIVEIRA REGO MORAIS" w:date="2025-08-08T22:00:28.767Z">
                <w:pPr>
                  <w:bidi w:val="0"/>
                </w:pPr>
              </w:pPrChange>
            </w:pPr>
            <w:ins w:author="GUSTAVO DE OLIVEIRA REGO MORAIS" w:date="2025-08-08T21:59:15.838Z" w:id="2146289789">
              <w:r w:rsidRPr="320543F7" w:rsidR="320543F7">
                <w:rPr>
                  <w:rFonts w:ascii="Times New Roman" w:hAnsi="Times New Roman" w:eastAsia="Times New Roman" w:cs="Times New Roman"/>
                  <w:sz w:val="24"/>
                  <w:szCs w:val="24"/>
                  <w:rPrChange w:author="GUSTAVO DE OLIVEIRA REGO MORAIS" w:date="2025-08-08T22:00:09.647Z" w:id="45659499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4:07.944Z" w:id="2040352543">
              <w:tcPr>
                <w:tcW w:w="4929" w:type="dxa"/>
                <w:tcMar/>
                <w:vAlign w:val="center"/>
              </w:tcPr>
            </w:tcPrChange>
          </w:tcPr>
          <w:p w:rsidR="320543F7" w:rsidP="320543F7" w:rsidRDefault="320543F7" w14:paraId="76357877" w14:textId="7204265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49Z" w:id="1359881928"/>
              </w:rPr>
              <w:pPrChange w:author="GUSTAVO DE OLIVEIRA REGO MORAIS" w:date="2025-08-08T22:00:28.767Z">
                <w:pPr>
                  <w:bidi w:val="0"/>
                </w:pPr>
              </w:pPrChange>
            </w:pPr>
            <w:ins w:author="GUSTAVO DE OLIVEIRA REGO MORAIS" w:date="2025-08-08T21:59:15.838Z" w:id="1814010020">
              <w:r w:rsidRPr="320543F7" w:rsidR="320543F7">
                <w:rPr>
                  <w:rFonts w:ascii="Times New Roman" w:hAnsi="Times New Roman" w:eastAsia="Times New Roman" w:cs="Times New Roman"/>
                  <w:sz w:val="24"/>
                  <w:szCs w:val="24"/>
                  <w:rPrChange w:author="GUSTAVO DE OLIVEIRA REGO MORAIS" w:date="2025-08-08T22:00:09.648Z" w:id="417100612"/>
                </w:rPr>
                <w:t xml:space="preserve">Exporta os dados da </w:t>
              </w:r>
              <w:r w:rsidRPr="320543F7" w:rsidR="320543F7">
                <w:rPr>
                  <w:rFonts w:ascii="Times New Roman" w:hAnsi="Times New Roman" w:eastAsia="Times New Roman" w:cs="Times New Roman"/>
                  <w:sz w:val="24"/>
                  <w:szCs w:val="24"/>
                  <w:rPrChange w:author="GUSTAVO DE OLIVEIRA REGO MORAIS" w:date="2025-08-08T22:00:05.186Z" w:id="1743875092">
                    <w:rPr>
                      <w:rFonts w:ascii="Consolas" w:hAnsi="Consolas" w:eastAsia="Consolas" w:cs="Consolas"/>
                    </w:rPr>
                  </w:rPrChange>
                </w:rPr>
                <w:t>Build</w:t>
              </w:r>
              <w:r w:rsidRPr="320543F7" w:rsidR="320543F7">
                <w:rPr>
                  <w:rFonts w:ascii="Times New Roman" w:hAnsi="Times New Roman" w:eastAsia="Times New Roman" w:cs="Times New Roman"/>
                  <w:sz w:val="24"/>
                  <w:szCs w:val="24"/>
                  <w:rPrChange w:author="GUSTAVO DE OLIVEIRA REGO MORAIS" w:date="2025-08-08T22:00:05.187Z" w:id="1952665964"/>
                </w:rPr>
                <w:t xml:space="preserve"> em formato solicitado (ex.: JSON, CSV, PDF).</w:t>
              </w:r>
            </w:ins>
          </w:p>
        </w:tc>
      </w:tr>
    </w:tbl>
    <w:p w:rsidR="320543F7" w:rsidP="320543F7" w:rsidRDefault="320543F7" w14:paraId="1D2306D0" w14:textId="54B4CC77">
      <w:pPr>
        <w:bidi w:val="0"/>
        <w:spacing w:line="360" w:lineRule="auto"/>
        <w:jc w:val="both"/>
        <w:rPr>
          <w:ins w:author="GUSTAVO DE OLIVEIRA REGO MORAIS" w:date="2025-08-08T21:59:15.838Z" w16du:dateUtc="2025-08-08T21:59:15.838Z" w:id="355384530"/>
          <w:rFonts w:ascii="Times New Roman" w:hAnsi="Times New Roman" w:eastAsia="Times New Roman" w:cs="Times New Roman"/>
          <w:sz w:val="24"/>
          <w:szCs w:val="24"/>
          <w:rPrChange w:author="GUSTAVO DE OLIVEIRA REGO MORAIS" w:date="2025-08-08T22:00:09.649Z" w:id="1935587509">
            <w:rPr>
              <w:ins w:author="GUSTAVO DE OLIVEIRA REGO MORAIS" w:date="2025-08-08T21:59:15.838Z" w16du:dateUtc="2025-08-08T21:59:15.838Z" w:id="1231994366"/>
            </w:rPr>
          </w:rPrChange>
        </w:rPr>
        <w:pPrChange w:author="GUSTAVO DE OLIVEIRA REGO MORAIS" w:date="2025-08-08T22:00:28.767Z">
          <w:pPr>
            <w:bidi w:val="0"/>
            <w:jc w:val="left"/>
          </w:pPr>
        </w:pPrChange>
      </w:pPr>
    </w:p>
    <w:p w:rsidR="6595920C" w:rsidP="320543F7" w:rsidRDefault="6595920C" w14:paraId="00799290" w14:textId="43641836">
      <w:pPr>
        <w:pStyle w:val="Heading4"/>
        <w:bidi w:val="0"/>
        <w:spacing w:before="319" w:beforeAutospacing="off" w:after="319" w:afterAutospacing="off" w:line="360" w:lineRule="auto"/>
        <w:jc w:val="both"/>
        <w:rPr>
          <w:ins w:author="GUSTAVO DE OLIVEIRA REGO MORAIS" w:date="2025-08-08T21:59:15.838Z" w16du:dateUtc="2025-08-08T21:59:15.838Z" w:id="1081020219"/>
          <w:rFonts w:ascii="Times New Roman" w:hAnsi="Times New Roman" w:eastAsia="Times New Roman" w:cs="Times New Roman"/>
          <w:b w:val="1"/>
          <w:bCs w:val="1"/>
          <w:noProof w:val="0"/>
          <w:sz w:val="24"/>
          <w:szCs w:val="24"/>
          <w:lang w:val="pt-BR"/>
          <w:rPrChange w:author="GUSTAVO DE OLIVEIRA REGO MORAIS" w:date="2025-08-08T22:00:05.191Z" w:id="313383333">
            <w:rPr>
              <w:ins w:author="GUSTAVO DE OLIVEIRA REGO MORAIS" w:date="2025-08-08T21:59:15.838Z" w16du:dateUtc="2025-08-08T21:59:15.838Z" w:id="696571779"/>
              <w:rFonts w:ascii="Consolas" w:hAnsi="Consolas" w:eastAsia="Consolas" w:cs="Consolas"/>
              <w:b w:val="1"/>
              <w:bCs w:val="1"/>
              <w:noProof w:val="0"/>
              <w:sz w:val="24"/>
              <w:szCs w:val="24"/>
              <w:lang w:val="pt-BR"/>
            </w:rPr>
          </w:rPrChange>
        </w:rPr>
        <w:pPrChange w:author="GUSTAVO DE OLIVEIRA REGO MORAIS" w:date="2025-08-08T22:00:28.767Z">
          <w:pPr>
            <w:bidi w:val="0"/>
          </w:pPr>
        </w:pPrChange>
      </w:pPr>
      <w:ins w:author="GUSTAVO DE OLIVEIRA REGO MORAIS" w:date="2025-08-08T21:59:15.838Z" w:id="144417896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49Z" w:id="843867391">
              <w:rPr>
                <w:rFonts w:ascii="Times New Roman" w:hAnsi="Times New Roman" w:eastAsia="Times New Roman" w:cs="Times New Roman"/>
                <w:b w:val="1"/>
                <w:bCs w:val="1"/>
                <w:noProof w:val="0"/>
                <w:sz w:val="24"/>
                <w:szCs w:val="24"/>
                <w:lang w:val="pt-BR"/>
              </w:rPr>
            </w:rPrChange>
          </w:rPr>
          <w:t xml:space="preserve">8.1.2.5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191Z" w:id="860671041">
              <w:rPr>
                <w:rFonts w:ascii="Consolas" w:hAnsi="Consolas" w:eastAsia="Consolas" w:cs="Consolas"/>
                <w:b w:val="1"/>
                <w:bCs w:val="1"/>
                <w:noProof w:val="0"/>
                <w:sz w:val="24"/>
                <w:szCs w:val="24"/>
                <w:lang w:val="pt-BR"/>
              </w:rPr>
            </w:rPrChange>
          </w:rPr>
          <w:t>Componente</w:t>
        </w:r>
      </w:ins>
    </w:p>
    <w:p w:rsidR="6595920C" w:rsidP="320543F7" w:rsidRDefault="6595920C" w14:paraId="6FCF93D3" w14:textId="62841092">
      <w:pPr>
        <w:bidi w:val="0"/>
        <w:spacing w:before="240" w:beforeAutospacing="off" w:after="240" w:afterAutospacing="off" w:line="360" w:lineRule="auto"/>
        <w:jc w:val="both"/>
        <w:rPr>
          <w:ins w:author="GUSTAVO DE OLIVEIRA REGO MORAIS" w:date="2025-08-08T21:59:15.838Z" w16du:dateUtc="2025-08-08T21:59:15.838Z" w:id="1323545315"/>
          <w:rFonts w:ascii="Times New Roman" w:hAnsi="Times New Roman" w:eastAsia="Times New Roman" w:cs="Times New Roman"/>
          <w:noProof w:val="0"/>
          <w:sz w:val="24"/>
          <w:szCs w:val="24"/>
          <w:lang w:val="pt-BR"/>
          <w:rPrChange w:author="GUSTAVO DE OLIVEIRA REGO MORAIS" w:date="2025-08-08T22:00:05.193Z" w:id="1472973968">
            <w:rPr>
              <w:ins w:author="GUSTAVO DE OLIVEIRA REGO MORAIS" w:date="2025-08-08T21:59:15.838Z" w16du:dateUtc="2025-08-08T21:59:15.838Z" w:id="1708668777"/>
              <w:rFonts w:ascii="Times New Roman" w:hAnsi="Times New Roman" w:eastAsia="Times New Roman" w:cs="Times New Roman"/>
              <w:noProof w:val="0"/>
              <w:sz w:val="24"/>
              <w:szCs w:val="24"/>
              <w:lang w:val="pt-BR"/>
            </w:rPr>
          </w:rPrChange>
        </w:rPr>
        <w:pPrChange w:author="GUSTAVO DE OLIVEIRA REGO MORAIS" w:date="2025-08-08T22:00:28.767Z">
          <w:pPr>
            <w:bidi w:val="0"/>
          </w:pPr>
        </w:pPrChange>
      </w:pPr>
      <w:ins w:author="GUSTAVO DE OLIVEIRA REGO MORAIS" w:date="2025-08-08T21:59:15.838Z" w:id="170788954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5Z" w:id="1240215771">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192Z" w:id="1814985637">
              <w:rPr>
                <w:rFonts w:ascii="Times New Roman" w:hAnsi="Times New Roman" w:eastAsia="Times New Roman" w:cs="Times New Roman"/>
                <w:noProof w:val="0"/>
                <w:sz w:val="24"/>
                <w:szCs w:val="24"/>
                <w:lang w:val="pt-BR"/>
              </w:rPr>
            </w:rPrChange>
          </w:rPr>
          <w:t xml:space="preserve"> Representar um componente de hardware (CPU, GPU, </w:t>
        </w:r>
        <w:r w:rsidRPr="320543F7" w:rsidR="6595920C">
          <w:rPr>
            <w:rFonts w:ascii="Times New Roman" w:hAnsi="Times New Roman" w:eastAsia="Times New Roman" w:cs="Times New Roman"/>
            <w:noProof w:val="0"/>
            <w:sz w:val="24"/>
            <w:szCs w:val="24"/>
            <w:lang w:val="pt-BR"/>
            <w:rPrChange w:author="GUSTAVO DE OLIVEIRA REGO MORAIS" w:date="2025-08-08T22:00:05.192Z" w:id="1272645075">
              <w:rPr>
                <w:rFonts w:ascii="Times New Roman" w:hAnsi="Times New Roman" w:eastAsia="Times New Roman" w:cs="Times New Roman"/>
                <w:noProof w:val="0"/>
                <w:sz w:val="24"/>
                <w:szCs w:val="24"/>
                <w:lang w:val="pt-BR"/>
              </w:rPr>
            </w:rPrChange>
          </w:rPr>
          <w:t>RAM, etc.</w:t>
        </w:r>
        <w:r w:rsidRPr="320543F7" w:rsidR="6595920C">
          <w:rPr>
            <w:rFonts w:ascii="Times New Roman" w:hAnsi="Times New Roman" w:eastAsia="Times New Roman" w:cs="Times New Roman"/>
            <w:noProof w:val="0"/>
            <w:sz w:val="24"/>
            <w:szCs w:val="24"/>
            <w:lang w:val="pt-BR"/>
            <w:rPrChange w:author="GUSTAVO DE OLIVEIRA REGO MORAIS" w:date="2025-08-08T22:00:05.192Z" w:id="1406537097">
              <w:rPr>
                <w:rFonts w:ascii="Times New Roman" w:hAnsi="Times New Roman" w:eastAsia="Times New Roman" w:cs="Times New Roman"/>
                <w:noProof w:val="0"/>
                <w:sz w:val="24"/>
                <w:szCs w:val="24"/>
                <w:lang w:val="pt-BR"/>
              </w:rPr>
            </w:rPrChange>
          </w:rPr>
          <w:t>) com suas propriedades técnicas e preço.</w:t>
        </w:r>
      </w:ins>
    </w:p>
    <w:p w:rsidR="6595920C" w:rsidP="320543F7" w:rsidRDefault="6595920C" w14:paraId="1D715AF2" w14:textId="329CCFCB">
      <w:pPr>
        <w:bidi w:val="0"/>
        <w:spacing w:before="240" w:beforeAutospacing="off" w:after="240" w:afterAutospacing="off" w:line="360" w:lineRule="auto"/>
        <w:jc w:val="both"/>
        <w:rPr>
          <w:ins w:author="GUSTAVO DE OLIVEIRA REGO MORAIS" w:date="2025-08-08T21:59:15.838Z" w16du:dateUtc="2025-08-08T21:59:15.838Z" w:id="233580170"/>
          <w:rFonts w:ascii="Times New Roman" w:hAnsi="Times New Roman" w:eastAsia="Times New Roman" w:cs="Times New Roman"/>
          <w:b w:val="1"/>
          <w:bCs w:val="1"/>
          <w:noProof w:val="0"/>
          <w:sz w:val="24"/>
          <w:szCs w:val="24"/>
          <w:lang w:val="pt-BR"/>
          <w:rPrChange w:author="GUSTAVO DE OLIVEIRA REGO MORAIS" w:date="2025-08-08T22:00:05.194Z" w:id="2092851480">
            <w:rPr>
              <w:ins w:author="GUSTAVO DE OLIVEIRA REGO MORAIS" w:date="2025-08-08T21:59:15.838Z" w16du:dateUtc="2025-08-08T21:59:15.838Z" w:id="1352745748"/>
              <w:rFonts w:ascii="Times New Roman" w:hAnsi="Times New Roman" w:eastAsia="Times New Roman" w:cs="Times New Roman"/>
              <w:b w:val="1"/>
              <w:bCs w:val="1"/>
              <w:noProof w:val="0"/>
              <w:sz w:val="24"/>
              <w:szCs w:val="24"/>
              <w:lang w:val="pt-BR"/>
            </w:rPr>
          </w:rPrChange>
        </w:rPr>
        <w:pPrChange w:author="GUSTAVO DE OLIVEIRA REGO MORAIS" w:date="2025-08-08T22:00:28.767Z">
          <w:pPr>
            <w:bidi w:val="0"/>
          </w:pPr>
        </w:pPrChange>
      </w:pPr>
      <w:ins w:author="GUSTAVO DE OLIVEIRA REGO MORAIS" w:date="2025-08-08T21:59:15.838Z" w:id="9743805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51Z" w:id="134741033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jc w:val="center"/>
        <w:tblLayout w:type="fixed"/>
        <w:tblLook w:val="06A0" w:firstRow="1" w:lastRow="0" w:firstColumn="1" w:lastColumn="0" w:noHBand="1" w:noVBand="1"/>
        <w:tblPrChange w:author="GUSTAVO DE OLIVEIRA REGO MORAIS" w:date="2025-08-08T22:05:02.568Z" w16du:dateUtc="2025-08-08T22:05:02.568Z" w:id="315215901">
          <w:tblPr>
            <w:tblStyle w:val="TableNormal"/>
            <w:tblLayout w:type="fixed"/>
            <w:tblLook w:val="06A0" w:firstRow="1" w:lastRow="0" w:firstColumn="1" w:lastColumn="0" w:noHBand="1" w:noVBand="1"/>
          </w:tblPr>
        </w:tblPrChange>
      </w:tblPr>
      <w:tblGrid>
        <w:gridCol w:w="1394"/>
        <w:gridCol w:w="1930"/>
        <w:gridCol w:w="1218"/>
        <w:gridCol w:w="4391"/>
        <w:gridCol w:w="2050"/>
        <w:tblGridChange w:id="75523622">
          <w:tblGrid>
            <w:gridCol w:w="1803"/>
            <w:gridCol w:w="1803"/>
            <w:gridCol w:w="1803"/>
            <w:gridCol w:w="1803"/>
            <w:gridCol w:w="1803"/>
          </w:tblGrid>
        </w:tblGridChange>
      </w:tblGrid>
      <w:tr w:rsidR="320543F7" w:rsidTr="320543F7" w14:paraId="5351AA4A">
        <w:trPr>
          <w:trHeight w:val="300"/>
          <w:ins w:author="GUSTAVO DE OLIVEIRA REGO MORAIS" w:date="2025-08-08T21:59:15.838Z" w16du:dateUtc="2025-08-08T21:59:15.838Z" w:id="286879941"/>
          <w:trPrChange w:author="GUSTAVO DE OLIVEIRA REGO MORAIS" w:date="2025-08-08T21:59:14.395Z" w16du:dateUtc="2025-08-08T21:59:14.395Z" w:id="1208962030">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69Z" w:id="1810069177">
              <w:tcPr>
                <w:tcW w:w="1803" w:type="dxa"/>
                <w:tcMar/>
              </w:tcPr>
            </w:tcPrChange>
          </w:tcPr>
          <w:p w:rsidR="320543F7" w:rsidP="320543F7" w:rsidRDefault="320543F7" w14:paraId="2451C733" w14:textId="2172DC10">
            <w:pPr>
              <w:bidi w:val="0"/>
              <w:spacing w:before="0" w:beforeAutospacing="off" w:after="0" w:afterAutospacing="off" w:line="360" w:lineRule="auto"/>
              <w:jc w:val="center"/>
              <w:rPr>
                <w:rFonts w:ascii="Times New Roman" w:hAnsi="Times New Roman" w:eastAsia="Times New Roman" w:cs="Times New Roman"/>
                <w:b w:val="1"/>
                <w:bCs w:val="1"/>
                <w:sz w:val="24"/>
                <w:szCs w:val="24"/>
                <w:rPrChange w:author="GUSTAVO DE OLIVEIRA REGO MORAIS" w:date="2025-08-08T22:00:09.652Z" w:id="2142209011">
                  <w:rPr>
                    <w:b w:val="1"/>
                    <w:bCs w:val="1"/>
                  </w:rPr>
                </w:rPrChange>
              </w:rPr>
              <w:pPrChange w:author="GUSTAVO DE OLIVEIRA REGO MORAIS" w:date="2025-08-08T22:04:22.64Z">
                <w:pPr>
                  <w:bidi w:val="0"/>
                </w:pPr>
              </w:pPrChange>
            </w:pPr>
            <w:ins w:author="GUSTAVO DE OLIVEIRA REGO MORAIS" w:date="2025-08-08T21:59:15.838Z" w:id="641710895">
              <w:r w:rsidRPr="320543F7" w:rsidR="320543F7">
                <w:rPr>
                  <w:rFonts w:ascii="Times New Roman" w:hAnsi="Times New Roman" w:eastAsia="Times New Roman" w:cs="Times New Roman"/>
                  <w:b w:val="1"/>
                  <w:bCs w:val="1"/>
                  <w:sz w:val="24"/>
                  <w:szCs w:val="24"/>
                  <w:rPrChange w:author="GUSTAVO DE OLIVEIRA REGO MORAIS" w:date="2025-08-08T22:00:09.651Z" w:id="1020859475">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69Z" w:id="1809544351">
              <w:tcPr>
                <w:tcW w:w="1803" w:type="dxa"/>
                <w:tcMar/>
              </w:tcPr>
            </w:tcPrChange>
          </w:tcPr>
          <w:p w:rsidR="320543F7" w:rsidP="320543F7" w:rsidRDefault="320543F7" w14:paraId="78C6FA7F" w14:textId="60DBFD8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2Z" w:id="905116257">
                  <w:rPr>
                    <w:b w:val="1"/>
                    <w:bCs w:val="1"/>
                  </w:rPr>
                </w:rPrChange>
              </w:rPr>
              <w:pPrChange w:author="GUSTAVO DE OLIVEIRA REGO MORAIS" w:date="2025-08-08T22:00:28.768Z">
                <w:pPr>
                  <w:bidi w:val="0"/>
                </w:pPr>
              </w:pPrChange>
            </w:pPr>
            <w:ins w:author="GUSTAVO DE OLIVEIRA REGO MORAIS" w:date="2025-08-08T21:59:15.838Z" w:id="1465935175">
              <w:r w:rsidRPr="320543F7" w:rsidR="320543F7">
                <w:rPr>
                  <w:rFonts w:ascii="Times New Roman" w:hAnsi="Times New Roman" w:eastAsia="Times New Roman" w:cs="Times New Roman"/>
                  <w:b w:val="1"/>
                  <w:bCs w:val="1"/>
                  <w:sz w:val="24"/>
                  <w:szCs w:val="24"/>
                  <w:rPrChange w:author="GUSTAVO DE OLIVEIRA REGO MORAIS" w:date="2025-08-08T22:00:09.652Z" w:id="1656963882">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69Z" w:id="1074347715">
              <w:tcPr>
                <w:tcW w:w="1803" w:type="dxa"/>
                <w:tcMar/>
              </w:tcPr>
            </w:tcPrChange>
          </w:tcPr>
          <w:p w:rsidR="320543F7" w:rsidP="320543F7" w:rsidRDefault="320543F7" w14:paraId="6E9AEC6E" w14:textId="6922571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820266372">
                  <w:rPr>
                    <w:b w:val="1"/>
                    <w:bCs w:val="1"/>
                  </w:rPr>
                </w:rPrChange>
              </w:rPr>
              <w:pPrChange w:author="GUSTAVO DE OLIVEIRA REGO MORAIS" w:date="2025-08-08T22:00:28.768Z">
                <w:pPr>
                  <w:bidi w:val="0"/>
                </w:pPr>
              </w:pPrChange>
            </w:pPr>
            <w:ins w:author="GUSTAVO DE OLIVEIRA REGO MORAIS" w:date="2025-08-08T21:59:15.838Z" w:id="1975396625">
              <w:r w:rsidRPr="320543F7" w:rsidR="320543F7">
                <w:rPr>
                  <w:rFonts w:ascii="Times New Roman" w:hAnsi="Times New Roman" w:eastAsia="Times New Roman" w:cs="Times New Roman"/>
                  <w:b w:val="1"/>
                  <w:bCs w:val="1"/>
                  <w:sz w:val="24"/>
                  <w:szCs w:val="24"/>
                  <w:rPrChange w:author="GUSTAVO DE OLIVEIRA REGO MORAIS" w:date="2025-08-08T22:00:09.652Z" w:id="949732203">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69Z" w:id="1783611106">
              <w:tcPr>
                <w:tcW w:w="1803" w:type="dxa"/>
                <w:tcMar/>
              </w:tcPr>
            </w:tcPrChange>
          </w:tcPr>
          <w:p w:rsidR="320543F7" w:rsidP="320543F7" w:rsidRDefault="320543F7" w14:paraId="7249B68B" w14:textId="540EA70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1562751511">
                  <w:rPr>
                    <w:b w:val="1"/>
                    <w:bCs w:val="1"/>
                  </w:rPr>
                </w:rPrChange>
              </w:rPr>
              <w:pPrChange w:author="GUSTAVO DE OLIVEIRA REGO MORAIS" w:date="2025-08-08T22:00:28.768Z">
                <w:pPr>
                  <w:bidi w:val="0"/>
                </w:pPr>
              </w:pPrChange>
            </w:pPr>
            <w:ins w:author="GUSTAVO DE OLIVEIRA REGO MORAIS" w:date="2025-08-08T21:59:15.839Z" w:id="1106368970">
              <w:r w:rsidRPr="320543F7" w:rsidR="320543F7">
                <w:rPr>
                  <w:rFonts w:ascii="Times New Roman" w:hAnsi="Times New Roman" w:eastAsia="Times New Roman" w:cs="Times New Roman"/>
                  <w:b w:val="1"/>
                  <w:bCs w:val="1"/>
                  <w:sz w:val="24"/>
                  <w:szCs w:val="24"/>
                  <w:rPrChange w:author="GUSTAVO DE OLIVEIRA REGO MORAIS" w:date="2025-08-08T22:00:09.653Z" w:id="634313442">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69Z" w:id="2096156362">
              <w:tcPr>
                <w:tcW w:w="1803" w:type="dxa"/>
                <w:tcMar/>
              </w:tcPr>
            </w:tcPrChange>
          </w:tcPr>
          <w:p w:rsidR="320543F7" w:rsidP="320543F7" w:rsidRDefault="320543F7" w14:paraId="3ADDA2BE" w14:textId="7CDB372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53Z" w:id="1203756455">
                  <w:rPr>
                    <w:b w:val="1"/>
                    <w:bCs w:val="1"/>
                  </w:rPr>
                </w:rPrChange>
              </w:rPr>
              <w:pPrChange w:author="GUSTAVO DE OLIVEIRA REGO MORAIS" w:date="2025-08-08T22:00:28.768Z">
                <w:pPr>
                  <w:bidi w:val="0"/>
                </w:pPr>
              </w:pPrChange>
            </w:pPr>
            <w:ins w:author="GUSTAVO DE OLIVEIRA REGO MORAIS" w:date="2025-08-08T21:59:15.839Z" w:id="880206662">
              <w:r w:rsidRPr="320543F7" w:rsidR="320543F7">
                <w:rPr>
                  <w:rFonts w:ascii="Times New Roman" w:hAnsi="Times New Roman" w:eastAsia="Times New Roman" w:cs="Times New Roman"/>
                  <w:b w:val="1"/>
                  <w:bCs w:val="1"/>
                  <w:sz w:val="24"/>
                  <w:szCs w:val="24"/>
                  <w:rPrChange w:author="GUSTAVO DE OLIVEIRA REGO MORAIS" w:date="2025-08-08T22:00:09.653Z" w:id="74995321">
                    <w:rPr>
                      <w:b w:val="1"/>
                      <w:bCs w:val="1"/>
                    </w:rPr>
                  </w:rPrChange>
                </w:rPr>
                <w:t>Restrições</w:t>
              </w:r>
            </w:ins>
          </w:p>
        </w:tc>
      </w:tr>
      <w:tr w:rsidR="320543F7" w:rsidTr="320543F7" w14:paraId="07B144CD">
        <w:trPr>
          <w:trHeight w:val="300"/>
          <w:ins w:author="GUSTAVO DE OLIVEIRA REGO MORAIS" w:date="2025-08-08T21:59:15.839Z" w16du:dateUtc="2025-08-08T21:59:15.839Z" w:id="727928058"/>
          <w:trPrChange w:author="GUSTAVO DE OLIVEIRA REGO MORAIS" w:date="2025-08-08T21:59:14.395Z" w16du:dateUtc="2025-08-08T21:59:14.395Z" w:id="1129877601">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69Z" w:id="1029926790">
              <w:tcPr>
                <w:tcW w:w="1803" w:type="dxa"/>
                <w:tcMar/>
              </w:tcPr>
            </w:tcPrChange>
          </w:tcPr>
          <w:p w:rsidR="320543F7" w:rsidP="320543F7" w:rsidRDefault="320543F7" w14:paraId="1A8F5EC0" w14:textId="066630E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4Z" w:id="1933539080">
                  <w:rPr>
                    <w:rFonts w:ascii="Consolas" w:hAnsi="Consolas" w:eastAsia="Consolas" w:cs="Consolas"/>
                  </w:rPr>
                </w:rPrChange>
              </w:rPr>
              <w:pPrChange w:author="GUSTAVO DE OLIVEIRA REGO MORAIS" w:date="2025-08-08T22:00:28.768Z">
                <w:pPr>
                  <w:bidi w:val="0"/>
                </w:pPr>
              </w:pPrChange>
            </w:pPr>
            <w:ins w:author="GUSTAVO DE OLIVEIRA REGO MORAIS" w:date="2025-08-08T21:59:15.839Z" w:id="793300913">
              <w:r w:rsidRPr="320543F7" w:rsidR="320543F7">
                <w:rPr>
                  <w:rFonts w:ascii="Times New Roman" w:hAnsi="Times New Roman" w:eastAsia="Times New Roman" w:cs="Times New Roman"/>
                  <w:sz w:val="24"/>
                  <w:szCs w:val="24"/>
                  <w:rPrChange w:author="GUSTAVO DE OLIVEIRA REGO MORAIS" w:date="2025-08-08T22:00:09.654Z" w:id="68653196">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69Z" w:id="898651861">
              <w:tcPr>
                <w:tcW w:w="1803" w:type="dxa"/>
                <w:tcMar/>
              </w:tcPr>
            </w:tcPrChange>
          </w:tcPr>
          <w:p w:rsidR="320543F7" w:rsidP="320543F7" w:rsidRDefault="320543F7" w14:paraId="06442599" w14:textId="7B233E5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4Z" w:id="1963224115"/>
              </w:rPr>
              <w:pPrChange w:author="GUSTAVO DE OLIVEIRA REGO MORAIS" w:date="2025-08-08T22:00:28.769Z">
                <w:pPr>
                  <w:bidi w:val="0"/>
                </w:pPr>
              </w:pPrChange>
            </w:pPr>
            <w:ins w:author="GUSTAVO DE OLIVEIRA REGO MORAIS" w:date="2025-08-08T21:59:15.839Z" w:id="1932943142">
              <w:r w:rsidRPr="320543F7" w:rsidR="320543F7">
                <w:rPr>
                  <w:rFonts w:ascii="Times New Roman" w:hAnsi="Times New Roman" w:eastAsia="Times New Roman" w:cs="Times New Roman"/>
                  <w:sz w:val="24"/>
                  <w:szCs w:val="24"/>
                  <w:rPrChange w:author="GUSTAVO DE OLIVEIRA REGO MORAIS" w:date="2025-08-08T22:00:09.654Z" w:id="789957410"/>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1724384412">
              <w:tcPr>
                <w:tcW w:w="1803" w:type="dxa"/>
                <w:tcMar/>
              </w:tcPr>
            </w:tcPrChange>
          </w:tcPr>
          <w:p w:rsidR="320543F7" w:rsidP="320543F7" w:rsidRDefault="320543F7" w14:paraId="269E4EC2" w14:textId="037159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5Z" w:id="1878211064"/>
              </w:rPr>
              <w:pPrChange w:author="GUSTAVO DE OLIVEIRA REGO MORAIS" w:date="2025-08-08T22:00:28.769Z">
                <w:pPr>
                  <w:bidi w:val="0"/>
                </w:pPr>
              </w:pPrChange>
            </w:pPr>
            <w:ins w:author="GUSTAVO DE OLIVEIRA REGO MORAIS" w:date="2025-08-08T21:59:15.839Z" w:id="553252458">
              <w:r w:rsidRPr="320543F7" w:rsidR="320543F7">
                <w:rPr>
                  <w:rFonts w:ascii="Times New Roman" w:hAnsi="Times New Roman" w:eastAsia="Times New Roman" w:cs="Times New Roman"/>
                  <w:sz w:val="24"/>
                  <w:szCs w:val="24"/>
                  <w:rPrChange w:author="GUSTAVO DE OLIVEIRA REGO MORAIS" w:date="2025-08-08T22:00:09.654Z" w:id="981035968"/>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72287945">
              <w:tcPr>
                <w:tcW w:w="1803" w:type="dxa"/>
                <w:tcMar/>
              </w:tcPr>
            </w:tcPrChange>
          </w:tcPr>
          <w:p w:rsidR="320543F7" w:rsidP="320543F7" w:rsidRDefault="320543F7" w14:paraId="7F39F934" w14:textId="1423854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5Z" w:id="1220571206"/>
              </w:rPr>
              <w:pPrChange w:author="GUSTAVO DE OLIVEIRA REGO MORAIS" w:date="2025-08-08T22:00:28.769Z">
                <w:pPr>
                  <w:bidi w:val="0"/>
                </w:pPr>
              </w:pPrChange>
            </w:pPr>
            <w:ins w:author="GUSTAVO DE OLIVEIRA REGO MORAIS" w:date="2025-08-08T21:59:15.839Z" w:id="99722158">
              <w:r w:rsidRPr="320543F7" w:rsidR="320543F7">
                <w:rPr>
                  <w:rFonts w:ascii="Times New Roman" w:hAnsi="Times New Roman" w:eastAsia="Times New Roman" w:cs="Times New Roman"/>
                  <w:sz w:val="24"/>
                  <w:szCs w:val="24"/>
                  <w:rPrChange w:author="GUSTAVO DE OLIVEIRA REGO MORAIS" w:date="2025-08-08T22:00:09.655Z" w:id="1757899405"/>
                </w:rPr>
                <w:t>Identificador único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770042896">
              <w:tcPr>
                <w:tcW w:w="1803" w:type="dxa"/>
                <w:tcMar/>
              </w:tcPr>
            </w:tcPrChange>
          </w:tcPr>
          <w:p w:rsidR="320543F7" w:rsidP="320543F7" w:rsidRDefault="320543F7" w14:paraId="494A5F9E" w14:textId="5CA7B6B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6Z" w:id="1959091427">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297127149">
              <w:r w:rsidRPr="320543F7" w:rsidR="320543F7">
                <w:rPr>
                  <w:rFonts w:ascii="Times New Roman" w:hAnsi="Times New Roman" w:eastAsia="Times New Roman" w:cs="Times New Roman"/>
                  <w:sz w:val="24"/>
                  <w:szCs w:val="24"/>
                  <w:rPrChange w:author="GUSTAVO DE OLIVEIRA REGO MORAIS" w:date="2025-08-08T22:00:09.655Z" w:id="1022333328">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03Z" w:id="1529542170"/>
                </w:rPr>
                <w:t xml:space="preserve">, </w:t>
              </w:r>
              <w:r w:rsidRPr="320543F7" w:rsidR="320543F7">
                <w:rPr>
                  <w:rFonts w:ascii="Times New Roman" w:hAnsi="Times New Roman" w:eastAsia="Times New Roman" w:cs="Times New Roman"/>
                  <w:sz w:val="24"/>
                  <w:szCs w:val="24"/>
                  <w:rPrChange w:author="GUSTAVO DE OLIVEIRA REGO MORAIS" w:date="2025-08-08T22:00:05.204Z" w:id="162280475">
                    <w:rPr>
                      <w:rFonts w:ascii="Consolas" w:hAnsi="Consolas" w:eastAsia="Consolas" w:cs="Consolas"/>
                    </w:rPr>
                  </w:rPrChange>
                </w:rPr>
                <w:t>{not null}</w:t>
              </w:r>
            </w:ins>
          </w:p>
        </w:tc>
      </w:tr>
      <w:tr w:rsidR="320543F7" w:rsidTr="320543F7" w14:paraId="4A5F9F3D">
        <w:trPr>
          <w:trHeight w:val="300"/>
          <w:ins w:author="GUSTAVO DE OLIVEIRA REGO MORAIS" w:date="2025-08-08T21:59:15.839Z" w16du:dateUtc="2025-08-08T21:59:15.839Z" w:id="770150744"/>
          <w:trPrChange w:author="GUSTAVO DE OLIVEIRA REGO MORAIS" w:date="2025-08-08T21:59:14.396Z" w16du:dateUtc="2025-08-08T21:59:14.396Z" w:id="1549681453">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064486319">
              <w:tcPr>
                <w:tcW w:w="1803" w:type="dxa"/>
                <w:tcMar/>
              </w:tcPr>
            </w:tcPrChange>
          </w:tcPr>
          <w:p w:rsidR="320543F7" w:rsidP="320543F7" w:rsidRDefault="320543F7" w14:paraId="32E053AE" w14:textId="7C9C256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7Z" w:id="207309035">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328563284">
              <w:r w:rsidRPr="320543F7" w:rsidR="320543F7">
                <w:rPr>
                  <w:rFonts w:ascii="Times New Roman" w:hAnsi="Times New Roman" w:eastAsia="Times New Roman" w:cs="Times New Roman"/>
                  <w:sz w:val="24"/>
                  <w:szCs w:val="24"/>
                  <w:rPrChange w:author="GUSTAVO DE OLIVEIRA REGO MORAIS" w:date="2025-08-08T22:00:09.657Z" w:id="492563460">
                    <w:rPr>
                      <w:rFonts w:ascii="Consolas" w:hAnsi="Consolas" w:eastAsia="Consolas" w:cs="Consolas"/>
                    </w:rPr>
                  </w:rPrChange>
                </w:rPr>
                <w:t>tipo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Z" w:id="591394293">
              <w:tcPr>
                <w:tcW w:w="1803" w:type="dxa"/>
                <w:tcMar/>
              </w:tcPr>
            </w:tcPrChange>
          </w:tcPr>
          <w:p w:rsidR="320543F7" w:rsidP="320543F7" w:rsidRDefault="320543F7" w14:paraId="01979EB2" w14:textId="096F8D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397608381">
                  <w:rPr>
                    <w:rFonts w:ascii="Consolas" w:hAnsi="Consolas" w:eastAsia="Consolas" w:cs="Consolas"/>
                  </w:rPr>
                </w:rPrChange>
              </w:rPr>
              <w:pPrChange w:author="GUSTAVO DE OLIVEIRA REGO MORAIS" w:date="2025-08-08T22:00:28.769Z">
                <w:pPr>
                  <w:bidi w:val="0"/>
                </w:pPr>
              </w:pPrChange>
            </w:pPr>
            <w:ins w:author="GUSTAVO DE OLIVEIRA REGO MORAIS" w:date="2025-08-08T21:59:15.839Z" w:id="1927937915">
              <w:r w:rsidRPr="320543F7" w:rsidR="320543F7">
                <w:rPr>
                  <w:rFonts w:ascii="Times New Roman" w:hAnsi="Times New Roman" w:eastAsia="Times New Roman" w:cs="Times New Roman"/>
                  <w:sz w:val="24"/>
                  <w:szCs w:val="24"/>
                  <w:rPrChange w:author="GUSTAVO DE OLIVEIRA REGO MORAIS" w:date="2025-08-08T22:00:09.657Z" w:id="1293523391">
                    <w:rPr>
                      <w:rFonts w:ascii="Consolas" w:hAnsi="Consolas" w:eastAsia="Consolas" w:cs="Consolas"/>
                    </w:rPr>
                  </w:rPrChange>
                </w:rPr>
                <w:t>TipoComponente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516703386">
              <w:tcPr>
                <w:tcW w:w="1803" w:type="dxa"/>
                <w:tcMar/>
              </w:tcPr>
            </w:tcPrChange>
          </w:tcPr>
          <w:p w:rsidR="320543F7" w:rsidP="320543F7" w:rsidRDefault="320543F7" w14:paraId="4ABCE32E" w14:textId="1FDA69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016606774"/>
              </w:rPr>
              <w:pPrChange w:author="GUSTAVO DE OLIVEIRA REGO MORAIS" w:date="2025-08-08T22:00:28.77Z">
                <w:pPr>
                  <w:bidi w:val="0"/>
                </w:pPr>
              </w:pPrChange>
            </w:pPr>
            <w:ins w:author="GUSTAVO DE OLIVEIRA REGO MORAIS" w:date="2025-08-08T21:59:15.839Z" w:id="64151236">
              <w:r w:rsidRPr="320543F7" w:rsidR="320543F7">
                <w:rPr>
                  <w:rFonts w:ascii="Times New Roman" w:hAnsi="Times New Roman" w:eastAsia="Times New Roman" w:cs="Times New Roman"/>
                  <w:sz w:val="24"/>
                  <w:szCs w:val="24"/>
                  <w:rPrChange w:author="GUSTAVO DE OLIVEIRA REGO MORAIS" w:date="2025-08-08T22:00:09.658Z" w:id="404293093"/>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1220391785">
              <w:tcPr>
                <w:tcW w:w="1803" w:type="dxa"/>
                <w:tcMar/>
              </w:tcPr>
            </w:tcPrChange>
          </w:tcPr>
          <w:p w:rsidR="320543F7" w:rsidP="320543F7" w:rsidRDefault="320543F7" w14:paraId="2DA83518" w14:textId="50BA7F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8Z" w:id="1735324923"/>
              </w:rPr>
              <w:pPrChange w:author="GUSTAVO DE OLIVEIRA REGO MORAIS" w:date="2025-08-08T22:00:28.77Z">
                <w:pPr>
                  <w:bidi w:val="0"/>
                </w:pPr>
              </w:pPrChange>
            </w:pPr>
            <w:ins w:author="GUSTAVO DE OLIVEIRA REGO MORAIS" w:date="2025-08-08T21:59:15.839Z" w:id="480219128">
              <w:r w:rsidRPr="320543F7" w:rsidR="320543F7">
                <w:rPr>
                  <w:rFonts w:ascii="Times New Roman" w:hAnsi="Times New Roman" w:eastAsia="Times New Roman" w:cs="Times New Roman"/>
                  <w:sz w:val="24"/>
                  <w:szCs w:val="24"/>
                  <w:rPrChange w:author="GUSTAVO DE OLIVEIRA REGO MORAIS" w:date="2025-08-08T22:00:09.658Z" w:id="1549433555"/>
                </w:rPr>
                <w:t>Tipo do componente (enum).</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1750327927">
              <w:tcPr>
                <w:tcW w:w="1803" w:type="dxa"/>
                <w:tcMar/>
              </w:tcPr>
            </w:tcPrChange>
          </w:tcPr>
          <w:p w:rsidR="320543F7" w:rsidP="320543F7" w:rsidRDefault="320543F7" w14:paraId="09949360" w14:textId="33E89B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9Z" w:id="2146061209">
                  <w:rPr>
                    <w:rFonts w:ascii="Consolas" w:hAnsi="Consolas" w:eastAsia="Consolas" w:cs="Consolas"/>
                  </w:rPr>
                </w:rPrChange>
              </w:rPr>
              <w:pPrChange w:author="GUSTAVO DE OLIVEIRA REGO MORAIS" w:date="2025-08-08T22:00:28.77Z">
                <w:pPr>
                  <w:bidi w:val="0"/>
                </w:pPr>
              </w:pPrChange>
            </w:pPr>
            <w:ins w:author="GUSTAVO DE OLIVEIRA REGO MORAIS" w:date="2025-08-08T21:59:15.839Z" w:id="1603038970">
              <w:r w:rsidRPr="320543F7" w:rsidR="320543F7">
                <w:rPr>
                  <w:rFonts w:ascii="Times New Roman" w:hAnsi="Times New Roman" w:eastAsia="Times New Roman" w:cs="Times New Roman"/>
                  <w:sz w:val="24"/>
                  <w:szCs w:val="24"/>
                  <w:rPrChange w:author="GUSTAVO DE OLIVEIRA REGO MORAIS" w:date="2025-08-08T22:00:09.659Z" w:id="399535516">
                    <w:rPr>
                      <w:rFonts w:ascii="Consolas" w:hAnsi="Consolas" w:eastAsia="Consolas" w:cs="Consolas"/>
                    </w:rPr>
                  </w:rPrChange>
                </w:rPr>
                <w:t>{not null}</w:t>
              </w:r>
            </w:ins>
          </w:p>
        </w:tc>
      </w:tr>
      <w:tr w:rsidR="320543F7" w:rsidTr="320543F7" w14:paraId="0325419E">
        <w:trPr>
          <w:trHeight w:val="300"/>
          <w:ins w:author="GUSTAVO DE OLIVEIRA REGO MORAIS" w:date="2025-08-08T21:59:15.839Z" w16du:dateUtc="2025-08-08T21:59:15.839Z" w:id="1444360386"/>
          <w:trPrChange w:author="GUSTAVO DE OLIVEIRA REGO MORAIS" w:date="2025-08-08T21:59:14.396Z" w16du:dateUtc="2025-08-08T21:59:14.396Z" w:id="14875205">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881226238">
              <w:tcPr>
                <w:tcW w:w="1803" w:type="dxa"/>
                <w:tcMar/>
              </w:tcPr>
            </w:tcPrChange>
          </w:tcPr>
          <w:p w:rsidR="320543F7" w:rsidP="320543F7" w:rsidRDefault="320543F7" w14:paraId="253CEBF2" w14:textId="5891822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59Z" w:id="992794903">
                  <w:rPr>
                    <w:rFonts w:ascii="Consolas" w:hAnsi="Consolas" w:eastAsia="Consolas" w:cs="Consolas"/>
                  </w:rPr>
                </w:rPrChange>
              </w:rPr>
              <w:pPrChange w:author="GUSTAVO DE OLIVEIRA REGO MORAIS" w:date="2025-08-08T22:00:28.77Z">
                <w:pPr>
                  <w:bidi w:val="0"/>
                </w:pPr>
              </w:pPrChange>
            </w:pPr>
            <w:ins w:author="GUSTAVO DE OLIVEIRA REGO MORAIS" w:date="2025-08-08T21:59:15.839Z" w:id="1536810179">
              <w:r w:rsidRPr="320543F7" w:rsidR="320543F7">
                <w:rPr>
                  <w:rFonts w:ascii="Times New Roman" w:hAnsi="Times New Roman" w:eastAsia="Times New Roman" w:cs="Times New Roman"/>
                  <w:sz w:val="24"/>
                  <w:szCs w:val="24"/>
                  <w:rPrChange w:author="GUSTAVO DE OLIVEIRA REGO MORAIS" w:date="2025-08-08T22:00:09.659Z" w:id="389437719">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Z" w:id="1374660510">
              <w:tcPr>
                <w:tcW w:w="1803" w:type="dxa"/>
                <w:tcMar/>
              </w:tcPr>
            </w:tcPrChange>
          </w:tcPr>
          <w:p w:rsidR="320543F7" w:rsidP="320543F7" w:rsidRDefault="320543F7" w14:paraId="181CE089" w14:textId="2ED991B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Z" w:id="714864111"/>
              </w:rPr>
              <w:pPrChange w:author="GUSTAVO DE OLIVEIRA REGO MORAIS" w:date="2025-08-08T22:00:28.77Z">
                <w:pPr>
                  <w:bidi w:val="0"/>
                </w:pPr>
              </w:pPrChange>
            </w:pPr>
            <w:ins w:author="GUSTAVO DE OLIVEIRA REGO MORAIS" w:date="2025-08-08T21:59:15.839Z" w:id="348576409">
              <w:r w:rsidRPr="320543F7" w:rsidR="320543F7">
                <w:rPr>
                  <w:rFonts w:ascii="Times New Roman" w:hAnsi="Times New Roman" w:eastAsia="Times New Roman" w:cs="Times New Roman"/>
                  <w:sz w:val="24"/>
                  <w:szCs w:val="24"/>
                  <w:rPrChange w:author="GUSTAVO DE OLIVEIRA REGO MORAIS" w:date="2025-08-08T22:00:09.66Z" w:id="1335745316"/>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Z" w:id="2084967205">
              <w:tcPr>
                <w:tcW w:w="1803" w:type="dxa"/>
                <w:tcMar/>
              </w:tcPr>
            </w:tcPrChange>
          </w:tcPr>
          <w:p w:rsidR="320543F7" w:rsidP="320543F7" w:rsidRDefault="320543F7" w14:paraId="7AA4DF78" w14:textId="479C3A2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Z" w:id="233802143"/>
              </w:rPr>
              <w:pPrChange w:author="GUSTAVO DE OLIVEIRA REGO MORAIS" w:date="2025-08-08T22:00:28.771Z">
                <w:pPr>
                  <w:bidi w:val="0"/>
                </w:pPr>
              </w:pPrChange>
            </w:pPr>
            <w:ins w:author="GUSTAVO DE OLIVEIRA REGO MORAIS" w:date="2025-08-08T21:59:15.839Z" w:id="872051507">
              <w:r w:rsidRPr="320543F7" w:rsidR="320543F7">
                <w:rPr>
                  <w:rFonts w:ascii="Times New Roman" w:hAnsi="Times New Roman" w:eastAsia="Times New Roman" w:cs="Times New Roman"/>
                  <w:sz w:val="24"/>
                  <w:szCs w:val="24"/>
                  <w:rPrChange w:author="GUSTAVO DE OLIVEIRA REGO MORAIS" w:date="2025-08-08T22:00:09.66Z" w:id="240951183"/>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Z" w:id="347067165">
              <w:tcPr>
                <w:tcW w:w="1803" w:type="dxa"/>
                <w:tcMar/>
              </w:tcPr>
            </w:tcPrChange>
          </w:tcPr>
          <w:p w:rsidR="320543F7" w:rsidP="320543F7" w:rsidRDefault="320543F7" w14:paraId="188C80AC" w14:textId="766CCA6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1Z" w:id="1564210987"/>
              </w:rPr>
              <w:pPrChange w:author="GUSTAVO DE OLIVEIRA REGO MORAIS" w:date="2025-08-08T22:00:28.771Z">
                <w:pPr>
                  <w:bidi w:val="0"/>
                </w:pPr>
              </w:pPrChange>
            </w:pPr>
            <w:ins w:author="GUSTAVO DE OLIVEIRA REGO MORAIS" w:date="2025-08-08T21:59:15.84Z" w:id="624715923">
              <w:r w:rsidRPr="320543F7" w:rsidR="320543F7">
                <w:rPr>
                  <w:rFonts w:ascii="Times New Roman" w:hAnsi="Times New Roman" w:eastAsia="Times New Roman" w:cs="Times New Roman"/>
                  <w:sz w:val="24"/>
                  <w:szCs w:val="24"/>
                  <w:rPrChange w:author="GUSTAVO DE OLIVEIRA REGO MORAIS" w:date="2025-08-08T22:00:09.66Z" w:id="688490685"/>
                </w:rPr>
                <w:t>Nome comercial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Z" w:id="554644725">
              <w:tcPr>
                <w:tcW w:w="1803" w:type="dxa"/>
                <w:tcMar/>
              </w:tcPr>
            </w:tcPrChange>
          </w:tcPr>
          <w:p w:rsidR="320543F7" w:rsidP="320543F7" w:rsidRDefault="320543F7" w14:paraId="3AEA8CAD" w14:textId="7481EC4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1Z" w:id="680612">
                  <w:rPr>
                    <w:rFonts w:ascii="Consolas" w:hAnsi="Consolas" w:eastAsia="Consolas" w:cs="Consolas"/>
                  </w:rPr>
                </w:rPrChange>
              </w:rPr>
              <w:pPrChange w:author="GUSTAVO DE OLIVEIRA REGO MORAIS" w:date="2025-08-08T22:00:28.771Z">
                <w:pPr>
                  <w:bidi w:val="0"/>
                </w:pPr>
              </w:pPrChange>
            </w:pPr>
            <w:ins w:author="GUSTAVO DE OLIVEIRA REGO MORAIS" w:date="2025-08-08T21:59:15.84Z" w:id="360808425">
              <w:r w:rsidRPr="320543F7" w:rsidR="320543F7">
                <w:rPr>
                  <w:rFonts w:ascii="Times New Roman" w:hAnsi="Times New Roman" w:eastAsia="Times New Roman" w:cs="Times New Roman"/>
                  <w:sz w:val="24"/>
                  <w:szCs w:val="24"/>
                  <w:rPrChange w:author="GUSTAVO DE OLIVEIRA REGO MORAIS" w:date="2025-08-08T22:00:09.661Z" w:id="496922467">
                    <w:rPr>
                      <w:rFonts w:ascii="Consolas" w:hAnsi="Consolas" w:eastAsia="Consolas" w:cs="Consolas"/>
                    </w:rPr>
                  </w:rPrChange>
                </w:rPr>
                <w:t>{not null}</w:t>
              </w:r>
            </w:ins>
          </w:p>
        </w:tc>
      </w:tr>
      <w:tr w:rsidR="320543F7" w:rsidTr="320543F7" w14:paraId="5449D23A">
        <w:trPr>
          <w:trHeight w:val="300"/>
          <w:ins w:author="GUSTAVO DE OLIVEIRA REGO MORAIS" w:date="2025-08-08T21:59:15.84Z" w16du:dateUtc="2025-08-08T21:59:15.84Z" w:id="821870863"/>
          <w:trPrChange w:author="GUSTAVO DE OLIVEIRA REGO MORAIS" w:date="2025-08-08T21:59:14.397Z" w16du:dateUtc="2025-08-08T21:59:14.397Z" w:id="1231034486">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Z" w:id="1487172809">
              <w:tcPr>
                <w:tcW w:w="1803" w:type="dxa"/>
                <w:tcMar/>
              </w:tcPr>
            </w:tcPrChange>
          </w:tcPr>
          <w:p w:rsidR="320543F7" w:rsidP="320543F7" w:rsidRDefault="320543F7" w14:paraId="1DE46E6B" w14:textId="7FB4B1E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1739804044">
                  <w:rPr>
                    <w:rFonts w:ascii="Consolas" w:hAnsi="Consolas" w:eastAsia="Consolas" w:cs="Consolas"/>
                  </w:rPr>
                </w:rPrChange>
              </w:rPr>
              <w:pPrChange w:author="GUSTAVO DE OLIVEIRA REGO MORAIS" w:date="2025-08-08T22:00:28.771Z">
                <w:pPr>
                  <w:bidi w:val="0"/>
                </w:pPr>
              </w:pPrChange>
            </w:pPr>
            <w:ins w:author="GUSTAVO DE OLIVEIRA REGO MORAIS" w:date="2025-08-08T21:59:15.84Z" w:id="337782343">
              <w:r w:rsidRPr="320543F7" w:rsidR="320543F7">
                <w:rPr>
                  <w:rFonts w:ascii="Times New Roman" w:hAnsi="Times New Roman" w:eastAsia="Times New Roman" w:cs="Times New Roman"/>
                  <w:sz w:val="24"/>
                  <w:szCs w:val="24"/>
                  <w:rPrChange w:author="GUSTAVO DE OLIVEIRA REGO MORAIS" w:date="2025-08-08T22:00:09.661Z" w:id="120922196">
                    <w:rPr>
                      <w:rFonts w:ascii="Consolas" w:hAnsi="Consolas" w:eastAsia="Consolas" w:cs="Consolas"/>
                    </w:rPr>
                  </w:rPrChange>
                </w:rPr>
                <w:t>preco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136599516">
              <w:tcPr>
                <w:tcW w:w="1803" w:type="dxa"/>
                <w:tcMar/>
              </w:tcPr>
            </w:tcPrChange>
          </w:tcPr>
          <w:p w:rsidR="320543F7" w:rsidP="320543F7" w:rsidRDefault="320543F7" w14:paraId="2218351E" w14:textId="0EB9483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1741745619"/>
              </w:rPr>
              <w:pPrChange w:author="GUSTAVO DE OLIVEIRA REGO MORAIS" w:date="2025-08-08T22:00:28.771Z">
                <w:pPr>
                  <w:bidi w:val="0"/>
                </w:pPr>
              </w:pPrChange>
            </w:pPr>
            <w:ins w:author="GUSTAVO DE OLIVEIRA REGO MORAIS" w:date="2025-08-08T21:59:15.84Z" w:id="901034842">
              <w:r w:rsidRPr="320543F7" w:rsidR="320543F7">
                <w:rPr>
                  <w:rFonts w:ascii="Times New Roman" w:hAnsi="Times New Roman" w:eastAsia="Times New Roman" w:cs="Times New Roman"/>
                  <w:sz w:val="24"/>
                  <w:szCs w:val="24"/>
                  <w:rPrChange w:author="GUSTAVO DE OLIVEIRA REGO MORAIS" w:date="2025-08-08T22:00:09.662Z" w:id="935539087"/>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1925493225">
              <w:tcPr>
                <w:tcW w:w="1803" w:type="dxa"/>
                <w:tcMar/>
              </w:tcPr>
            </w:tcPrChange>
          </w:tcPr>
          <w:p w:rsidR="320543F7" w:rsidP="320543F7" w:rsidRDefault="320543F7" w14:paraId="0A858B0E" w14:textId="60CD58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2Z" w:id="714825422"/>
              </w:rPr>
              <w:pPrChange w:author="GUSTAVO DE OLIVEIRA REGO MORAIS" w:date="2025-08-08T22:00:28.772Z">
                <w:pPr>
                  <w:bidi w:val="0"/>
                </w:pPr>
              </w:pPrChange>
            </w:pPr>
            <w:ins w:author="GUSTAVO DE OLIVEIRA REGO MORAIS" w:date="2025-08-08T21:59:15.84Z" w:id="837205352">
              <w:r w:rsidRPr="320543F7" w:rsidR="320543F7">
                <w:rPr>
                  <w:rFonts w:ascii="Times New Roman" w:hAnsi="Times New Roman" w:eastAsia="Times New Roman" w:cs="Times New Roman"/>
                  <w:sz w:val="24"/>
                  <w:szCs w:val="24"/>
                  <w:rPrChange w:author="GUSTAVO DE OLIVEIRA REGO MORAIS" w:date="2025-08-08T22:00:09.662Z" w:id="1378141350"/>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995871411">
              <w:tcPr>
                <w:tcW w:w="1803" w:type="dxa"/>
                <w:tcMar/>
              </w:tcPr>
            </w:tcPrChange>
          </w:tcPr>
          <w:p w:rsidR="320543F7" w:rsidP="320543F7" w:rsidRDefault="320543F7" w14:paraId="4B81E5EC" w14:textId="2DDAA65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3Z" w:id="307337804"/>
              </w:rPr>
              <w:pPrChange w:author="GUSTAVO DE OLIVEIRA REGO MORAIS" w:date="2025-08-08T22:00:28.772Z">
                <w:pPr>
                  <w:bidi w:val="0"/>
                </w:pPr>
              </w:pPrChange>
            </w:pPr>
            <w:ins w:author="GUSTAVO DE OLIVEIRA REGO MORAIS" w:date="2025-08-08T21:59:15.84Z" w:id="10177011">
              <w:r w:rsidRPr="320543F7" w:rsidR="320543F7">
                <w:rPr>
                  <w:rFonts w:ascii="Times New Roman" w:hAnsi="Times New Roman" w:eastAsia="Times New Roman" w:cs="Times New Roman"/>
                  <w:sz w:val="24"/>
                  <w:szCs w:val="24"/>
                  <w:rPrChange w:author="GUSTAVO DE OLIVEIRA REGO MORAIS" w:date="2025-08-08T22:00:09.663Z" w:id="508273235"/>
                </w:rPr>
                <w:t>Preço unitário do componente.</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975674887">
              <w:tcPr>
                <w:tcW w:w="1803" w:type="dxa"/>
                <w:tcMar/>
              </w:tcPr>
            </w:tcPrChange>
          </w:tcPr>
          <w:p w:rsidR="320543F7" w:rsidP="320543F7" w:rsidRDefault="320543F7" w14:paraId="65448D39" w14:textId="6B36668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3Z" w:id="2101796878">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942789922">
              <w:r w:rsidRPr="320543F7" w:rsidR="320543F7">
                <w:rPr>
                  <w:rFonts w:ascii="Times New Roman" w:hAnsi="Times New Roman" w:eastAsia="Times New Roman" w:cs="Times New Roman"/>
                  <w:sz w:val="24"/>
                  <w:szCs w:val="24"/>
                  <w:rPrChange w:author="GUSTAVO DE OLIVEIRA REGO MORAIS" w:date="2025-08-08T22:00:09.663Z" w:id="1416009800">
                    <w:rPr>
                      <w:rFonts w:ascii="Consolas" w:hAnsi="Consolas" w:eastAsia="Consolas" w:cs="Consolas"/>
                    </w:rPr>
                  </w:rPrChange>
                </w:rPr>
                <w:t>{&gt;=0}</w:t>
              </w:r>
            </w:ins>
          </w:p>
        </w:tc>
      </w:tr>
      <w:tr w:rsidR="320543F7" w:rsidTr="320543F7" w14:paraId="361F37C3">
        <w:trPr>
          <w:trHeight w:val="300"/>
          <w:ins w:author="GUSTAVO DE OLIVEIRA REGO MORAIS" w:date="2025-08-08T21:59:15.84Z" w16du:dateUtc="2025-08-08T21:59:15.84Z" w:id="1580460149"/>
          <w:trPrChange w:author="GUSTAVO DE OLIVEIRA REGO MORAIS" w:date="2025-08-08T21:59:14.398Z" w16du:dateUtc="2025-08-08T21:59:14.398Z" w:id="803229257">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1627541528">
              <w:tcPr>
                <w:tcW w:w="1803" w:type="dxa"/>
                <w:tcMar/>
              </w:tcPr>
            </w:tcPrChange>
          </w:tcPr>
          <w:p w:rsidR="320543F7" w:rsidP="320543F7" w:rsidRDefault="320543F7" w14:paraId="1422F7A1" w14:textId="736A584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4Z" w:id="1480492614">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986889451">
              <w:r w:rsidRPr="320543F7" w:rsidR="320543F7">
                <w:rPr>
                  <w:rFonts w:ascii="Times New Roman" w:hAnsi="Times New Roman" w:eastAsia="Times New Roman" w:cs="Times New Roman"/>
                  <w:sz w:val="24"/>
                  <w:szCs w:val="24"/>
                  <w:rPrChange w:author="GUSTAVO DE OLIVEIRA REGO MORAIS" w:date="2025-08-08T22:00:09.663Z" w:id="443481561">
                    <w:rPr>
                      <w:rFonts w:ascii="Consolas" w:hAnsi="Consolas" w:eastAsia="Consolas" w:cs="Consolas"/>
                    </w:rPr>
                  </w:rPrChange>
                </w:rPr>
                <w:t>especificacao</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973447094">
              <w:tcPr>
                <w:tcW w:w="1803" w:type="dxa"/>
                <w:tcMar/>
              </w:tcPr>
            </w:tcPrChange>
          </w:tcPr>
          <w:p w:rsidR="320543F7" w:rsidP="320543F7" w:rsidRDefault="320543F7" w14:paraId="4DB1CF02" w14:textId="468FBE4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4Z" w:id="381046509">
                  <w:rPr>
                    <w:rFonts w:ascii="Consolas" w:hAnsi="Consolas" w:eastAsia="Consolas" w:cs="Consolas"/>
                  </w:rPr>
                </w:rPrChange>
              </w:rPr>
              <w:pPrChange w:author="GUSTAVO DE OLIVEIRA REGO MORAIS" w:date="2025-08-08T22:00:28.772Z">
                <w:pPr>
                  <w:bidi w:val="0"/>
                </w:pPr>
              </w:pPrChange>
            </w:pPr>
            <w:ins w:author="GUSTAVO DE OLIVEIRA REGO MORAIS" w:date="2025-08-08T21:59:15.84Z" w:id="1211469001">
              <w:r w:rsidRPr="320543F7" w:rsidR="320543F7">
                <w:rPr>
                  <w:rFonts w:ascii="Times New Roman" w:hAnsi="Times New Roman" w:eastAsia="Times New Roman" w:cs="Times New Roman"/>
                  <w:sz w:val="24"/>
                  <w:szCs w:val="24"/>
                  <w:rPrChange w:author="GUSTAVO DE OLIVEIRA REGO MORAIS" w:date="2025-08-08T22:00:09.664Z" w:id="1779590268">
                    <w:rPr>
                      <w:rFonts w:ascii="Consolas" w:hAnsi="Consolas" w:eastAsia="Consolas" w:cs="Consolas"/>
                    </w:rPr>
                  </w:rPrChange>
                </w:rPr>
                <w:t>Map&lt;String,String&gt;</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1602914789">
              <w:tcPr>
                <w:tcW w:w="1803" w:type="dxa"/>
                <w:tcMar/>
              </w:tcPr>
            </w:tcPrChange>
          </w:tcPr>
          <w:p w:rsidR="320543F7" w:rsidP="320543F7" w:rsidRDefault="320543F7" w14:paraId="466D2C9E" w14:textId="2E5BE3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912243219"/>
              </w:rPr>
              <w:pPrChange w:author="GUSTAVO DE OLIVEIRA REGO MORAIS" w:date="2025-08-08T22:00:28.773Z">
                <w:pPr>
                  <w:bidi w:val="0"/>
                </w:pPr>
              </w:pPrChange>
            </w:pPr>
            <w:ins w:author="GUSTAVO DE OLIVEIRA REGO MORAIS" w:date="2025-08-08T21:59:15.84Z" w:id="928901249">
              <w:r w:rsidRPr="320543F7" w:rsidR="320543F7">
                <w:rPr>
                  <w:rFonts w:ascii="Times New Roman" w:hAnsi="Times New Roman" w:eastAsia="Times New Roman" w:cs="Times New Roman"/>
                  <w:sz w:val="24"/>
                  <w:szCs w:val="24"/>
                  <w:rPrChange w:author="GUSTAVO DE OLIVEIRA REGO MORAIS" w:date="2025-08-08T22:00:09.664Z" w:id="1883578950"/>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2020193187">
              <w:tcPr>
                <w:tcW w:w="1803" w:type="dxa"/>
                <w:tcMar/>
              </w:tcPr>
            </w:tcPrChange>
          </w:tcPr>
          <w:p w:rsidR="320543F7" w:rsidP="320543F7" w:rsidRDefault="320543F7" w14:paraId="725C82E3" w14:textId="087857C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182548159"/>
              </w:rPr>
              <w:pPrChange w:author="GUSTAVO DE OLIVEIRA REGO MORAIS" w:date="2025-08-08T22:00:28.773Z">
                <w:pPr>
                  <w:bidi w:val="0"/>
                </w:pPr>
              </w:pPrChange>
            </w:pPr>
            <w:ins w:author="GUSTAVO DE OLIVEIRA REGO MORAIS" w:date="2025-08-08T21:59:15.84Z" w:id="1196168978">
              <w:r w:rsidRPr="320543F7" w:rsidR="320543F7">
                <w:rPr>
                  <w:rFonts w:ascii="Times New Roman" w:hAnsi="Times New Roman" w:eastAsia="Times New Roman" w:cs="Times New Roman"/>
                  <w:sz w:val="24"/>
                  <w:szCs w:val="24"/>
                  <w:rPrChange w:author="GUSTAVO DE OLIVEIRA REGO MORAIS" w:date="2025-08-08T22:00:09.665Z" w:id="1588486313"/>
                </w:rPr>
                <w:t>Mapa de especificações (soquete, clock, etc.).</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1691890938">
              <w:tcPr>
                <w:tcW w:w="1803" w:type="dxa"/>
                <w:tcMar/>
              </w:tcPr>
            </w:tcPrChange>
          </w:tcPr>
          <w:p w:rsidR="320543F7" w:rsidP="320543F7" w:rsidRDefault="320543F7" w14:paraId="5C3DE84F" w14:textId="74C75B8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5Z" w:id="983121380"/>
              </w:rPr>
              <w:pPrChange w:author="GUSTAVO DE OLIVEIRA REGO MORAIS" w:date="2025-08-08T22:00:28.773Z">
                <w:pPr>
                  <w:bidi w:val="0"/>
                </w:pPr>
              </w:pPrChange>
            </w:pPr>
            <w:ins w:author="GUSTAVO DE OLIVEIRA REGO MORAIS" w:date="2025-08-08T21:59:15.84Z" w:id="610937333">
              <w:r w:rsidRPr="320543F7" w:rsidR="320543F7">
                <w:rPr>
                  <w:rFonts w:ascii="Times New Roman" w:hAnsi="Times New Roman" w:eastAsia="Times New Roman" w:cs="Times New Roman"/>
                  <w:sz w:val="24"/>
                  <w:szCs w:val="24"/>
                  <w:rPrChange w:author="GUSTAVO DE OLIVEIRA REGO MORAIS" w:date="2025-08-08T22:00:09.665Z" w:id="2143537335"/>
                </w:rPr>
                <w:t>—</w:t>
              </w:r>
            </w:ins>
          </w:p>
        </w:tc>
      </w:tr>
      <w:tr w:rsidR="320543F7" w:rsidTr="320543F7" w14:paraId="4C62A25C">
        <w:trPr>
          <w:trHeight w:val="300"/>
          <w:ins w:author="GUSTAVO DE OLIVEIRA REGO MORAIS" w:date="2025-08-08T21:59:15.84Z" w16du:dateUtc="2025-08-08T21:59:15.84Z" w:id="648242157"/>
          <w:trPrChange w:author="GUSTAVO DE OLIVEIRA REGO MORAIS" w:date="2025-08-08T21:59:14.398Z" w16du:dateUtc="2025-08-08T21:59:14.398Z" w:id="314538898">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669652685">
              <w:tcPr>
                <w:tcW w:w="1803" w:type="dxa"/>
                <w:tcMar/>
              </w:tcPr>
            </w:tcPrChange>
          </w:tcPr>
          <w:p w:rsidR="320543F7" w:rsidP="320543F7" w:rsidRDefault="320543F7" w14:paraId="64DCD7DB" w14:textId="44F91F0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6Z" w:id="1479231192">
                  <w:rPr>
                    <w:rFonts w:ascii="Consolas" w:hAnsi="Consolas" w:eastAsia="Consolas" w:cs="Consolas"/>
                  </w:rPr>
                </w:rPrChange>
              </w:rPr>
              <w:pPrChange w:author="GUSTAVO DE OLIVEIRA REGO MORAIS" w:date="2025-08-08T22:00:28.773Z">
                <w:pPr>
                  <w:bidi w:val="0"/>
                </w:pPr>
              </w:pPrChange>
            </w:pPr>
            <w:ins w:author="GUSTAVO DE OLIVEIRA REGO MORAIS" w:date="2025-08-08T21:59:15.84Z" w:id="641471667">
              <w:r w:rsidRPr="320543F7" w:rsidR="320543F7">
                <w:rPr>
                  <w:rFonts w:ascii="Times New Roman" w:hAnsi="Times New Roman" w:eastAsia="Times New Roman" w:cs="Times New Roman"/>
                  <w:sz w:val="24"/>
                  <w:szCs w:val="24"/>
                  <w:rPrChange w:author="GUSTAVO DE OLIVEIRA REGO MORAIS" w:date="2025-08-08T22:00:09.666Z" w:id="1068199726">
                    <w:rPr>
                      <w:rFonts w:ascii="Consolas" w:hAnsi="Consolas" w:eastAsia="Consolas" w:cs="Consolas"/>
                    </w:rPr>
                  </w:rPrChange>
                </w:rPr>
                <w:t>TDP</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1Z" w:id="1878619661">
              <w:tcPr>
                <w:tcW w:w="1803" w:type="dxa"/>
                <w:tcMar/>
              </w:tcPr>
            </w:tcPrChange>
          </w:tcPr>
          <w:p w:rsidR="320543F7" w:rsidP="320543F7" w:rsidRDefault="320543F7" w14:paraId="73E798A1" w14:textId="22E5ED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6Z" w:id="1336897307"/>
              </w:rPr>
              <w:pPrChange w:author="GUSTAVO DE OLIVEIRA REGO MORAIS" w:date="2025-08-08T22:00:28.773Z">
                <w:pPr>
                  <w:bidi w:val="0"/>
                </w:pPr>
              </w:pPrChange>
            </w:pPr>
            <w:ins w:author="GUSTAVO DE OLIVEIRA REGO MORAIS" w:date="2025-08-08T21:59:15.84Z" w:id="1150366168">
              <w:r w:rsidRPr="320543F7" w:rsidR="320543F7">
                <w:rPr>
                  <w:rFonts w:ascii="Times New Roman" w:hAnsi="Times New Roman" w:eastAsia="Times New Roman" w:cs="Times New Roman"/>
                  <w:sz w:val="24"/>
                  <w:szCs w:val="24"/>
                  <w:rPrChange w:author="GUSTAVO DE OLIVEIRA REGO MORAIS" w:date="2025-08-08T22:00:09.666Z" w:id="2048619698"/>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1Z" w:id="214753304">
              <w:tcPr>
                <w:tcW w:w="1803" w:type="dxa"/>
                <w:tcMar/>
              </w:tcPr>
            </w:tcPrChange>
          </w:tcPr>
          <w:p w:rsidR="320543F7" w:rsidP="320543F7" w:rsidRDefault="320543F7" w14:paraId="0C36A033" w14:textId="3751A5A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7Z" w:id="269263553"/>
              </w:rPr>
              <w:pPrChange w:author="GUSTAVO DE OLIVEIRA REGO MORAIS" w:date="2025-08-08T22:00:28.774Z">
                <w:pPr>
                  <w:bidi w:val="0"/>
                </w:pPr>
              </w:pPrChange>
            </w:pPr>
            <w:ins w:author="GUSTAVO DE OLIVEIRA REGO MORAIS" w:date="2025-08-08T21:59:15.84Z" w:id="1940039678">
              <w:r w:rsidRPr="320543F7" w:rsidR="320543F7">
                <w:rPr>
                  <w:rFonts w:ascii="Times New Roman" w:hAnsi="Times New Roman" w:eastAsia="Times New Roman" w:cs="Times New Roman"/>
                  <w:sz w:val="24"/>
                  <w:szCs w:val="24"/>
                  <w:rPrChange w:author="GUSTAVO DE OLIVEIRA REGO MORAIS" w:date="2025-08-08T22:00:09.667Z" w:id="53287945"/>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1Z" w:id="390081112">
              <w:tcPr>
                <w:tcW w:w="1803" w:type="dxa"/>
                <w:tcMar/>
              </w:tcPr>
            </w:tcPrChange>
          </w:tcPr>
          <w:p w:rsidR="320543F7" w:rsidP="320543F7" w:rsidRDefault="320543F7" w14:paraId="26702853" w14:textId="3BCBCF7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7Z" w:id="1180531763"/>
              </w:rPr>
              <w:pPrChange w:author="GUSTAVO DE OLIVEIRA REGO MORAIS" w:date="2025-08-08T22:00:28.774Z">
                <w:pPr>
                  <w:bidi w:val="0"/>
                </w:pPr>
              </w:pPrChange>
            </w:pPr>
            <w:ins w:author="GUSTAVO DE OLIVEIRA REGO MORAIS" w:date="2025-08-08T21:59:15.84Z" w:id="564597499">
              <w:r w:rsidRPr="320543F7" w:rsidR="320543F7">
                <w:rPr>
                  <w:rFonts w:ascii="Times New Roman" w:hAnsi="Times New Roman" w:eastAsia="Times New Roman" w:cs="Times New Roman"/>
                  <w:sz w:val="24"/>
                  <w:szCs w:val="24"/>
                  <w:rPrChange w:author="GUSTAVO DE OLIVEIRA REGO MORAIS" w:date="2025-08-08T22:00:09.667Z" w:id="1946193092"/>
                </w:rPr>
                <w:t>Potência de dissipação térmica (Watts).</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1Z" w:id="1252967797">
              <w:tcPr>
                <w:tcW w:w="1803" w:type="dxa"/>
                <w:tcMar/>
              </w:tcPr>
            </w:tcPrChange>
          </w:tcPr>
          <w:p w:rsidR="320543F7" w:rsidP="320543F7" w:rsidRDefault="320543F7" w14:paraId="0328618C" w14:textId="00625E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8Z" w:id="685166589">
                  <w:rPr>
                    <w:rFonts w:ascii="Consolas" w:hAnsi="Consolas" w:eastAsia="Consolas" w:cs="Consolas"/>
                  </w:rPr>
                </w:rPrChange>
              </w:rPr>
              <w:pPrChange w:author="GUSTAVO DE OLIVEIRA REGO MORAIS" w:date="2025-08-08T22:00:28.774Z">
                <w:pPr>
                  <w:bidi w:val="0"/>
                </w:pPr>
              </w:pPrChange>
            </w:pPr>
            <w:ins w:author="GUSTAVO DE OLIVEIRA REGO MORAIS" w:date="2025-08-08T21:59:15.841Z" w:id="812352964">
              <w:r w:rsidRPr="320543F7" w:rsidR="320543F7">
                <w:rPr>
                  <w:rFonts w:ascii="Times New Roman" w:hAnsi="Times New Roman" w:eastAsia="Times New Roman" w:cs="Times New Roman"/>
                  <w:sz w:val="24"/>
                  <w:szCs w:val="24"/>
                  <w:rPrChange w:author="GUSTAVO DE OLIVEIRA REGO MORAIS" w:date="2025-08-08T22:00:09.668Z" w:id="1675499229">
                    <w:rPr>
                      <w:rFonts w:ascii="Consolas" w:hAnsi="Consolas" w:eastAsia="Consolas" w:cs="Consolas"/>
                    </w:rPr>
                  </w:rPrChange>
                </w:rPr>
                <w:t>{&gt;=0}</w:t>
              </w:r>
            </w:ins>
          </w:p>
        </w:tc>
      </w:tr>
      <w:tr w:rsidR="320543F7" w:rsidTr="320543F7" w14:paraId="4C54E96C">
        <w:trPr>
          <w:trHeight w:val="300"/>
          <w:ins w:author="GUSTAVO DE OLIVEIRA REGO MORAIS" w:date="2025-08-08T21:59:15.841Z" w16du:dateUtc="2025-08-08T21:59:15.841Z" w:id="200634450"/>
          <w:trPrChange w:author="GUSTAVO DE OLIVEIRA REGO MORAIS" w:date="2025-08-08T21:59:14.399Z" w16du:dateUtc="2025-08-08T21:59:14.399Z" w:id="2002641779">
            <w:trPr>
              <w:trHeight w:val="300"/>
            </w:trPr>
          </w:trPrChange>
        </w:trPr>
        <w:tc>
          <w:tcPr>
            <w:cnfStyle w:val="001000000000" w:firstRow="0" w:lastRow="0" w:firstColumn="1" w:lastColumn="0" w:oddVBand="0" w:evenVBand="0" w:oddHBand="0" w:evenHBand="0" w:firstRowFirstColumn="0" w:firstRowLastColumn="0" w:lastRowFirstColumn="0" w:lastRowLastColumn="0"/>
            <w:tcW w:w="1394" w:type="dxa"/>
            <w:tcMar/>
            <w:tcPrChange w:author="GUSTAVO DE OLIVEIRA REGO MORAIS" w:date="2025-08-08T22:05:02.571Z" w:id="1362310447">
              <w:tcPr>
                <w:tcW w:w="1803" w:type="dxa"/>
                <w:tcMar/>
              </w:tcPr>
            </w:tcPrChange>
          </w:tcPr>
          <w:p w:rsidR="320543F7" w:rsidP="320543F7" w:rsidRDefault="320543F7" w14:paraId="0CCE044C" w14:textId="27CD01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8Z" w:id="1233717484">
                  <w:rPr>
                    <w:rFonts w:ascii="Consolas" w:hAnsi="Consolas" w:eastAsia="Consolas" w:cs="Consolas"/>
                  </w:rPr>
                </w:rPrChange>
              </w:rPr>
              <w:pPrChange w:author="GUSTAVO DE OLIVEIRA REGO MORAIS" w:date="2025-08-08T22:00:28.774Z">
                <w:pPr>
                  <w:bidi w:val="0"/>
                </w:pPr>
              </w:pPrChange>
            </w:pPr>
            <w:ins w:author="GUSTAVO DE OLIVEIRA REGO MORAIS" w:date="2025-08-08T21:59:15.841Z" w:id="669422924">
              <w:r w:rsidRPr="320543F7" w:rsidR="320543F7">
                <w:rPr>
                  <w:rFonts w:ascii="Times New Roman" w:hAnsi="Times New Roman" w:eastAsia="Times New Roman" w:cs="Times New Roman"/>
                  <w:sz w:val="24"/>
                  <w:szCs w:val="24"/>
                  <w:rPrChange w:author="GUSTAVO DE OLIVEIRA REGO MORAIS" w:date="2025-08-08T22:00:09.668Z" w:id="1459649055">
                    <w:rPr>
                      <w:rFonts w:ascii="Consolas" w:hAnsi="Consolas" w:eastAsia="Consolas" w:cs="Consolas"/>
                    </w:rPr>
                  </w:rPrChange>
                </w:rPr>
                <w:t>linkCompra</w:t>
              </w:r>
            </w:ins>
          </w:p>
        </w:tc>
        <w:tc>
          <w:tcPr>
            <w:cnfStyle w:val="000000000000" w:firstRow="0" w:lastRow="0" w:firstColumn="0" w:lastColumn="0" w:oddVBand="0" w:evenVBand="0" w:oddHBand="0" w:evenHBand="0" w:firstRowFirstColumn="0" w:firstRowLastColumn="0" w:lastRowFirstColumn="0" w:lastRowLastColumn="0"/>
            <w:tcW w:w="1930" w:type="dxa"/>
            <w:tcMar/>
            <w:tcPrChange w:author="GUSTAVO DE OLIVEIRA REGO MORAIS" w:date="2025-08-08T22:05:02.572Z" w:id="1607450054">
              <w:tcPr>
                <w:tcW w:w="1803" w:type="dxa"/>
                <w:tcMar/>
              </w:tcPr>
            </w:tcPrChange>
          </w:tcPr>
          <w:p w:rsidR="320543F7" w:rsidP="320543F7" w:rsidRDefault="320543F7" w14:paraId="2F3507C5" w14:textId="5934FE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591989606"/>
              </w:rPr>
              <w:pPrChange w:author="GUSTAVO DE OLIVEIRA REGO MORAIS" w:date="2025-08-08T22:00:28.774Z">
                <w:pPr>
                  <w:bidi w:val="0"/>
                </w:pPr>
              </w:pPrChange>
            </w:pPr>
            <w:ins w:author="GUSTAVO DE OLIVEIRA REGO MORAIS" w:date="2025-08-08T21:59:15.841Z" w:id="1805364067">
              <w:r w:rsidRPr="320543F7" w:rsidR="320543F7">
                <w:rPr>
                  <w:rFonts w:ascii="Times New Roman" w:hAnsi="Times New Roman" w:eastAsia="Times New Roman" w:cs="Times New Roman"/>
                  <w:sz w:val="24"/>
                  <w:szCs w:val="24"/>
                  <w:rPrChange w:author="GUSTAVO DE OLIVEIRA REGO MORAIS" w:date="2025-08-08T22:00:09.669Z" w:id="1096016845"/>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02.572Z" w:id="488389697">
              <w:tcPr>
                <w:tcW w:w="1803" w:type="dxa"/>
                <w:tcMar/>
              </w:tcPr>
            </w:tcPrChange>
          </w:tcPr>
          <w:p w:rsidR="320543F7" w:rsidP="320543F7" w:rsidRDefault="320543F7" w14:paraId="43DDB276" w14:textId="7C24A79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143149157"/>
              </w:rPr>
              <w:pPrChange w:author="GUSTAVO DE OLIVEIRA REGO MORAIS" w:date="2025-08-08T22:00:28.774Z">
                <w:pPr>
                  <w:bidi w:val="0"/>
                </w:pPr>
              </w:pPrChange>
            </w:pPr>
            <w:ins w:author="GUSTAVO DE OLIVEIRA REGO MORAIS" w:date="2025-08-08T21:59:15.841Z" w:id="1836127021">
              <w:r w:rsidRPr="320543F7" w:rsidR="320543F7">
                <w:rPr>
                  <w:rFonts w:ascii="Times New Roman" w:hAnsi="Times New Roman" w:eastAsia="Times New Roman" w:cs="Times New Roman"/>
                  <w:sz w:val="24"/>
                  <w:szCs w:val="24"/>
                  <w:rPrChange w:author="GUSTAVO DE OLIVEIRA REGO MORAIS" w:date="2025-08-08T22:00:09.669Z" w:id="866614958"/>
                </w:rPr>
                <w:t>-</w:t>
              </w:r>
            </w:ins>
          </w:p>
        </w:tc>
        <w:tc>
          <w:tcPr>
            <w:cnfStyle w:val="000000000000" w:firstRow="0" w:lastRow="0" w:firstColumn="0" w:lastColumn="0" w:oddVBand="0" w:evenVBand="0" w:oddHBand="0" w:evenHBand="0" w:firstRowFirstColumn="0" w:firstRowLastColumn="0" w:lastRowFirstColumn="0" w:lastRowLastColumn="0"/>
            <w:tcW w:w="4391" w:type="dxa"/>
            <w:tcMar/>
            <w:tcPrChange w:author="GUSTAVO DE OLIVEIRA REGO MORAIS" w:date="2025-08-08T22:05:02.572Z" w:id="1265753625">
              <w:tcPr>
                <w:tcW w:w="1803" w:type="dxa"/>
                <w:tcMar/>
              </w:tcPr>
            </w:tcPrChange>
          </w:tcPr>
          <w:p w:rsidR="320543F7" w:rsidP="320543F7" w:rsidRDefault="320543F7" w14:paraId="6C81CFCE" w14:textId="3551CDA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69Z" w:id="119596251"/>
              </w:rPr>
              <w:pPrChange w:author="GUSTAVO DE OLIVEIRA REGO MORAIS" w:date="2025-08-08T22:00:28.775Z">
                <w:pPr>
                  <w:bidi w:val="0"/>
                </w:pPr>
              </w:pPrChange>
            </w:pPr>
            <w:ins w:author="GUSTAVO DE OLIVEIRA REGO MORAIS" w:date="2025-08-08T21:59:15.841Z" w:id="350964668">
              <w:r w:rsidRPr="320543F7" w:rsidR="320543F7">
                <w:rPr>
                  <w:rFonts w:ascii="Times New Roman" w:hAnsi="Times New Roman" w:eastAsia="Times New Roman" w:cs="Times New Roman"/>
                  <w:sz w:val="24"/>
                  <w:szCs w:val="24"/>
                  <w:rPrChange w:author="GUSTAVO DE OLIVEIRA REGO MORAIS" w:date="2025-08-08T22:00:09.669Z" w:id="1178403658"/>
                </w:rPr>
                <w:t>URL de referência/compra (opcional).</w:t>
              </w:r>
            </w:ins>
          </w:p>
        </w:tc>
        <w:tc>
          <w:tcPr>
            <w:cnfStyle w:val="000000000000" w:firstRow="0" w:lastRow="0" w:firstColumn="0" w:lastColumn="0" w:oddVBand="0" w:evenVBand="0" w:oddHBand="0" w:evenHBand="0" w:firstRowFirstColumn="0" w:firstRowLastColumn="0" w:lastRowFirstColumn="0" w:lastRowLastColumn="0"/>
            <w:tcW w:w="2050" w:type="dxa"/>
            <w:tcMar/>
            <w:tcPrChange w:author="GUSTAVO DE OLIVEIRA REGO MORAIS" w:date="2025-08-08T22:05:02.572Z" w:id="743100894">
              <w:tcPr>
                <w:tcW w:w="1803" w:type="dxa"/>
                <w:tcMar/>
              </w:tcPr>
            </w:tcPrChange>
          </w:tcPr>
          <w:p w:rsidR="320543F7" w:rsidP="320543F7" w:rsidRDefault="320543F7" w14:paraId="57C10D82" w14:textId="616B4CF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Z" w:id="903297843">
                  <w:rPr>
                    <w:rFonts w:ascii="Consolas" w:hAnsi="Consolas" w:eastAsia="Consolas" w:cs="Consolas"/>
                  </w:rPr>
                </w:rPrChange>
              </w:rPr>
              <w:pPrChange w:author="GUSTAVO DE OLIVEIRA REGO MORAIS" w:date="2025-08-08T22:00:28.775Z">
                <w:pPr>
                  <w:bidi w:val="0"/>
                </w:pPr>
              </w:pPrChange>
            </w:pPr>
            <w:ins w:author="GUSTAVO DE OLIVEIRA REGO MORAIS" w:date="2025-08-08T21:59:15.841Z" w:id="648613275">
              <w:r w:rsidRPr="320543F7" w:rsidR="320543F7">
                <w:rPr>
                  <w:rFonts w:ascii="Times New Roman" w:hAnsi="Times New Roman" w:eastAsia="Times New Roman" w:cs="Times New Roman"/>
                  <w:sz w:val="24"/>
                  <w:szCs w:val="24"/>
                  <w:rPrChange w:author="GUSTAVO DE OLIVEIRA REGO MORAIS" w:date="2025-08-08T22:00:09.67Z" w:id="540665679">
                    <w:rPr>
                      <w:rFonts w:ascii="Consolas" w:hAnsi="Consolas" w:eastAsia="Consolas" w:cs="Consolas"/>
                    </w:rPr>
                  </w:rPrChange>
                </w:rPr>
                <w:t>{format=url}</w:t>
              </w:r>
            </w:ins>
          </w:p>
        </w:tc>
      </w:tr>
    </w:tbl>
    <w:p w:rsidR="6595920C" w:rsidP="320543F7" w:rsidRDefault="6595920C" w14:paraId="0F214AE2" w14:textId="49B02D69">
      <w:pPr>
        <w:bidi w:val="0"/>
        <w:spacing w:before="240" w:beforeAutospacing="off" w:after="240" w:afterAutospacing="off" w:line="360" w:lineRule="auto"/>
        <w:jc w:val="both"/>
        <w:rPr>
          <w:ins w:author="GUSTAVO DE OLIVEIRA REGO MORAIS" w:date="2025-08-08T21:59:15.841Z" w16du:dateUtc="2025-08-08T21:59:15.841Z" w:id="1062442236"/>
          <w:rFonts w:ascii="Times New Roman" w:hAnsi="Times New Roman" w:eastAsia="Times New Roman" w:cs="Times New Roman"/>
          <w:b w:val="1"/>
          <w:bCs w:val="1"/>
          <w:noProof w:val="0"/>
          <w:sz w:val="24"/>
          <w:szCs w:val="24"/>
          <w:lang w:val="pt-BR"/>
          <w:rPrChange w:author="GUSTAVO DE OLIVEIRA REGO MORAIS" w:date="2025-08-08T22:00:05.232Z" w:id="1074743376">
            <w:rPr>
              <w:ins w:author="GUSTAVO DE OLIVEIRA REGO MORAIS" w:date="2025-08-08T21:59:15.841Z" w16du:dateUtc="2025-08-08T21:59:15.841Z" w:id="1391562731"/>
              <w:rFonts w:ascii="Times New Roman" w:hAnsi="Times New Roman" w:eastAsia="Times New Roman" w:cs="Times New Roman"/>
              <w:b w:val="1"/>
              <w:bCs w:val="1"/>
              <w:noProof w:val="0"/>
              <w:sz w:val="24"/>
              <w:szCs w:val="24"/>
              <w:lang w:val="pt-BR"/>
            </w:rPr>
          </w:rPrChange>
        </w:rPr>
        <w:pPrChange w:author="GUSTAVO DE OLIVEIRA REGO MORAIS" w:date="2025-08-08T22:00:28.775Z">
          <w:pPr>
            <w:bidi w:val="0"/>
          </w:pPr>
        </w:pPrChange>
      </w:pPr>
      <w:ins w:author="GUSTAVO DE OLIVEIRA REGO MORAIS" w:date="2025-08-08T21:59:15.841Z" w:id="62958665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Z" w:id="887794637">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AFC7B71" w14:textId="652DCC5D">
      <w:pPr>
        <w:pStyle w:val="ListParagraph"/>
        <w:numPr>
          <w:ilvl w:val="0"/>
          <w:numId w:val="153"/>
        </w:numPr>
        <w:bidi w:val="0"/>
        <w:spacing w:before="240" w:beforeAutospacing="off" w:after="240" w:afterAutospacing="off" w:line="360" w:lineRule="auto"/>
        <w:jc w:val="both"/>
        <w:rPr>
          <w:ins w:author="GUSTAVO DE OLIVEIRA REGO MORAIS" w:date="2025-08-08T21:59:15.841Z" w16du:dateUtc="2025-08-08T21:59:15.841Z" w:id="675060399"/>
          <w:rFonts w:ascii="Times New Roman" w:hAnsi="Times New Roman" w:eastAsia="Times New Roman" w:cs="Times New Roman"/>
          <w:noProof w:val="0"/>
          <w:sz w:val="24"/>
          <w:szCs w:val="24"/>
          <w:lang w:val="pt-BR"/>
          <w:rPrChange w:author="GUSTAVO DE OLIVEIRA REGO MORAIS" w:date="2025-08-08T22:00:09.671Z" w:id="691956519">
            <w:rPr>
              <w:ins w:author="GUSTAVO DE OLIVEIRA REGO MORAIS" w:date="2025-08-08T21:59:15.841Z" w16du:dateUtc="2025-08-08T21:59:15.841Z" w:id="1893028621"/>
            </w:rPr>
          </w:rPrChange>
        </w:rPr>
        <w:pPrChange w:author="GUSTAVO DE OLIVEIRA REGO MORAIS" w:date="2025-08-08T22:00:28.775Z">
          <w:pPr>
            <w:bidi w:val="0"/>
          </w:pPr>
        </w:pPrChange>
      </w:pPr>
      <w:ins w:author="GUSTAVO DE OLIVEIRA REGO MORAIS" w:date="2025-08-08T21:59:15.841Z" w:id="383073894">
        <w:r w:rsidRPr="320543F7" w:rsidR="6595920C">
          <w:rPr>
            <w:rFonts w:ascii="Times New Roman" w:hAnsi="Times New Roman" w:eastAsia="Times New Roman" w:cs="Times New Roman"/>
            <w:noProof w:val="0"/>
            <w:sz w:val="24"/>
            <w:szCs w:val="24"/>
            <w:lang w:val="pt-BR"/>
            <w:rPrChange w:author="GUSTAVO DE OLIVEIRA REGO MORAIS" w:date="2025-08-08T22:00:09.671Z" w:id="322799515">
              <w:rPr>
                <w:rFonts w:ascii="Times New Roman" w:hAnsi="Times New Roman" w:eastAsia="Times New Roman" w:cs="Times New Roman"/>
                <w:noProof w:val="0"/>
                <w:sz w:val="24"/>
                <w:szCs w:val="24"/>
                <w:lang w:val="pt-BR"/>
              </w:rPr>
            </w:rPrChange>
          </w:rPr>
          <w:t>Nenhum método público especificado no diagrama.</w:t>
        </w:r>
      </w:ins>
    </w:p>
    <w:p w:rsidR="6595920C" w:rsidP="320543F7" w:rsidRDefault="6595920C" w14:paraId="3D5A5A84" w14:textId="2985AB07">
      <w:pPr>
        <w:pStyle w:val="Heading4"/>
        <w:bidi w:val="0"/>
        <w:spacing w:before="319" w:beforeAutospacing="off" w:after="319" w:afterAutospacing="off" w:line="360" w:lineRule="auto"/>
        <w:jc w:val="both"/>
        <w:rPr>
          <w:ins w:author="GUSTAVO DE OLIVEIRA REGO MORAIS" w:date="2025-08-08T21:59:15.841Z" w16du:dateUtc="2025-08-08T21:59:15.841Z" w:id="1131417442"/>
          <w:rFonts w:ascii="Times New Roman" w:hAnsi="Times New Roman" w:eastAsia="Times New Roman" w:cs="Times New Roman"/>
          <w:b w:val="1"/>
          <w:bCs w:val="1"/>
          <w:noProof w:val="0"/>
          <w:sz w:val="24"/>
          <w:szCs w:val="24"/>
          <w:lang w:val="pt-BR"/>
          <w:rPrChange w:author="GUSTAVO DE OLIVEIRA REGO MORAIS" w:date="2025-08-08T22:00:05.235Z" w:id="1246378591">
            <w:rPr>
              <w:ins w:author="GUSTAVO DE OLIVEIRA REGO MORAIS" w:date="2025-08-08T21:59:15.841Z" w16du:dateUtc="2025-08-08T21:59:15.841Z" w:id="1534066408"/>
              <w:rFonts w:ascii="Consolas" w:hAnsi="Consolas" w:eastAsia="Consolas" w:cs="Consolas"/>
              <w:b w:val="1"/>
              <w:bCs w:val="1"/>
              <w:noProof w:val="0"/>
              <w:sz w:val="24"/>
              <w:szCs w:val="24"/>
              <w:lang w:val="pt-BR"/>
            </w:rPr>
          </w:rPrChange>
        </w:rPr>
        <w:pPrChange w:author="GUSTAVO DE OLIVEIRA REGO MORAIS" w:date="2025-08-08T22:00:28.775Z">
          <w:pPr>
            <w:bidi w:val="0"/>
          </w:pPr>
        </w:pPrChange>
      </w:pPr>
      <w:ins w:author="GUSTAVO DE OLIVEIRA REGO MORAIS" w:date="2025-08-08T21:59:15.841Z" w:id="170372532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2Z" w:id="248548658">
              <w:rPr>
                <w:rFonts w:ascii="Times New Roman" w:hAnsi="Times New Roman" w:eastAsia="Times New Roman" w:cs="Times New Roman"/>
                <w:b w:val="1"/>
                <w:bCs w:val="1"/>
                <w:noProof w:val="0"/>
                <w:sz w:val="24"/>
                <w:szCs w:val="24"/>
                <w:lang w:val="pt-BR"/>
              </w:rPr>
            </w:rPrChange>
          </w:rPr>
          <w:t xml:space="preserve">8.1.2.6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235Z" w:id="1599017415">
              <w:rPr>
                <w:rFonts w:ascii="Consolas" w:hAnsi="Consolas" w:eastAsia="Consolas" w:cs="Consolas"/>
                <w:b w:val="1"/>
                <w:bCs w:val="1"/>
                <w:noProof w:val="0"/>
                <w:sz w:val="24"/>
                <w:szCs w:val="24"/>
                <w:lang w:val="pt-BR"/>
              </w:rPr>
            </w:rPrChange>
          </w:rPr>
          <w:t>Ambiente</w:t>
        </w:r>
      </w:ins>
    </w:p>
    <w:p w:rsidR="6595920C" w:rsidP="320543F7" w:rsidRDefault="6595920C" w14:paraId="7410F14A" w14:textId="11340616">
      <w:pPr>
        <w:bidi w:val="0"/>
        <w:spacing w:before="240" w:beforeAutospacing="off" w:after="240" w:afterAutospacing="off" w:line="360" w:lineRule="auto"/>
        <w:jc w:val="both"/>
        <w:rPr>
          <w:ins w:author="GUSTAVO DE OLIVEIRA REGO MORAIS" w:date="2025-08-08T21:59:15.841Z" w16du:dateUtc="2025-08-08T21:59:15.841Z" w:id="1990663943"/>
          <w:rFonts w:ascii="Times New Roman" w:hAnsi="Times New Roman" w:eastAsia="Times New Roman" w:cs="Times New Roman"/>
          <w:noProof w:val="0"/>
          <w:sz w:val="24"/>
          <w:szCs w:val="24"/>
          <w:lang w:val="pt-BR"/>
          <w:rPrChange w:author="GUSTAVO DE OLIVEIRA REGO MORAIS" w:date="2025-08-08T22:00:05.237Z" w:id="1481831379">
            <w:rPr>
              <w:ins w:author="GUSTAVO DE OLIVEIRA REGO MORAIS" w:date="2025-08-08T21:59:15.841Z" w16du:dateUtc="2025-08-08T21:59:15.841Z" w:id="391834325"/>
              <w:rFonts w:ascii="Times New Roman" w:hAnsi="Times New Roman" w:eastAsia="Times New Roman" w:cs="Times New Roman"/>
              <w:noProof w:val="0"/>
              <w:sz w:val="24"/>
              <w:szCs w:val="24"/>
              <w:lang w:val="pt-BR"/>
            </w:rPr>
          </w:rPrChange>
        </w:rPr>
        <w:pPrChange w:author="GUSTAVO DE OLIVEIRA REGO MORAIS" w:date="2025-08-08T22:00:28.776Z">
          <w:pPr>
            <w:bidi w:val="0"/>
          </w:pPr>
        </w:pPrChange>
      </w:pPr>
      <w:ins w:author="GUSTAVO DE OLIVEIRA REGO MORAIS" w:date="2025-08-08T21:59:15.841Z" w:id="80064658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3Z" w:id="70756064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236Z" w:id="13814155">
              <w:rPr>
                <w:rFonts w:ascii="Times New Roman" w:hAnsi="Times New Roman" w:eastAsia="Times New Roman" w:cs="Times New Roman"/>
                <w:noProof w:val="0"/>
                <w:sz w:val="24"/>
                <w:szCs w:val="24"/>
                <w:lang w:val="pt-BR"/>
              </w:rPr>
            </w:rPrChange>
          </w:rPr>
          <w:t xml:space="preserve"> Modelar as condições do local de uso, utilizadas nos cálculos térmicos e recomendações.</w:t>
        </w:r>
      </w:ins>
    </w:p>
    <w:p w:rsidR="6595920C" w:rsidP="320543F7" w:rsidRDefault="6595920C" w14:paraId="1A459579" w14:textId="0BE5E364">
      <w:pPr>
        <w:bidi w:val="0"/>
        <w:spacing w:before="240" w:beforeAutospacing="off" w:after="240" w:afterAutospacing="off" w:line="360" w:lineRule="auto"/>
        <w:jc w:val="both"/>
        <w:rPr>
          <w:ins w:author="GUSTAVO DE OLIVEIRA REGO MORAIS" w:date="2025-08-08T21:59:15.841Z" w16du:dateUtc="2025-08-08T21:59:15.841Z" w:id="1853264837"/>
          <w:rFonts w:ascii="Times New Roman" w:hAnsi="Times New Roman" w:eastAsia="Times New Roman" w:cs="Times New Roman"/>
          <w:b w:val="1"/>
          <w:bCs w:val="1"/>
          <w:noProof w:val="0"/>
          <w:sz w:val="24"/>
          <w:szCs w:val="24"/>
          <w:lang w:val="pt-BR"/>
          <w:rPrChange w:author="GUSTAVO DE OLIVEIRA REGO MORAIS" w:date="2025-08-08T22:00:05.238Z" w:id="1239366537">
            <w:rPr>
              <w:ins w:author="GUSTAVO DE OLIVEIRA REGO MORAIS" w:date="2025-08-08T21:59:15.841Z" w16du:dateUtc="2025-08-08T21:59:15.841Z" w:id="611329285"/>
              <w:rFonts w:ascii="Times New Roman" w:hAnsi="Times New Roman" w:eastAsia="Times New Roman" w:cs="Times New Roman"/>
              <w:b w:val="1"/>
              <w:bCs w:val="1"/>
              <w:noProof w:val="0"/>
              <w:sz w:val="24"/>
              <w:szCs w:val="24"/>
              <w:lang w:val="pt-BR"/>
            </w:rPr>
          </w:rPrChange>
        </w:rPr>
        <w:pPrChange w:author="GUSTAVO DE OLIVEIRA REGO MORAIS" w:date="2025-08-08T22:00:28.776Z">
          <w:pPr>
            <w:bidi w:val="0"/>
          </w:pPr>
        </w:pPrChange>
      </w:pPr>
      <w:ins w:author="GUSTAVO DE OLIVEIRA REGO MORAIS" w:date="2025-08-08T21:59:15.841Z" w:id="209525044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73Z" w:id="567701338">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Layout w:type="fixed"/>
        <w:tblLook w:val="06A0" w:firstRow="1" w:lastRow="0" w:firstColumn="1" w:lastColumn="0" w:noHBand="1" w:noVBand="1"/>
        <w:tblPrChange w:author="GUSTAVO DE OLIVEIRA REGO MORAIS" w:date="2025-08-08T22:05:20.973Z" w16du:dateUtc="2025-08-08T22:05:20.973Z" w:id="842341620">
          <w:tblPr>
            <w:tblStyle w:val="TableNormal"/>
            <w:tblLayout w:type="fixed"/>
            <w:tblLook w:val="06A0" w:firstRow="1" w:lastRow="0" w:firstColumn="1" w:lastColumn="0" w:noHBand="1" w:noVBand="1"/>
          </w:tblPr>
        </w:tblPrChange>
      </w:tblPr>
      <w:tblGrid>
        <w:gridCol w:w="1287"/>
        <w:gridCol w:w="760"/>
        <w:gridCol w:w="1218"/>
        <w:gridCol w:w="4893"/>
        <w:gridCol w:w="1608"/>
        <w:tblGridChange w:id="1301781719">
          <w:tblGrid>
            <w:gridCol w:w="1803"/>
            <w:gridCol w:w="1803"/>
            <w:gridCol w:w="1803"/>
            <w:gridCol w:w="1803"/>
            <w:gridCol w:w="1803"/>
          </w:tblGrid>
        </w:tblGridChange>
      </w:tblGrid>
      <w:tr w:rsidR="320543F7" w:rsidTr="320543F7" w14:paraId="19005627">
        <w:trPr>
          <w:trHeight w:val="300"/>
          <w:ins w:author="GUSTAVO DE OLIVEIRA REGO MORAIS" w:date="2025-08-08T21:59:15.841Z" w16du:dateUtc="2025-08-08T21:59:15.841Z" w:id="505512533"/>
          <w:trPrChange w:author="GUSTAVO DE OLIVEIRA REGO MORAIS" w:date="2025-08-08T21:59:14.502Z" w16du:dateUtc="2025-08-08T21:59:14.502Z" w:id="118271432">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339013582">
              <w:tcPr>
                <w:tcW w:w="1803" w:type="dxa"/>
                <w:tcMar/>
              </w:tcPr>
            </w:tcPrChange>
          </w:tcPr>
          <w:p w:rsidR="320543F7" w:rsidP="320543F7" w:rsidRDefault="320543F7" w14:paraId="44E6C024" w14:textId="438D485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4Z" w:id="922198172">
                  <w:rPr>
                    <w:b w:val="1"/>
                    <w:bCs w:val="1"/>
                  </w:rPr>
                </w:rPrChange>
              </w:rPr>
              <w:pPrChange w:author="GUSTAVO DE OLIVEIRA REGO MORAIS" w:date="2025-08-08T22:00:28.776Z">
                <w:pPr>
                  <w:bidi w:val="0"/>
                </w:pPr>
              </w:pPrChange>
            </w:pPr>
            <w:ins w:author="GUSTAVO DE OLIVEIRA REGO MORAIS" w:date="2025-08-08T21:59:15.841Z" w:id="1415173166">
              <w:r w:rsidRPr="320543F7" w:rsidR="320543F7">
                <w:rPr>
                  <w:rFonts w:ascii="Times New Roman" w:hAnsi="Times New Roman" w:eastAsia="Times New Roman" w:cs="Times New Roman"/>
                  <w:b w:val="1"/>
                  <w:bCs w:val="1"/>
                  <w:sz w:val="24"/>
                  <w:szCs w:val="24"/>
                  <w:rPrChange w:author="GUSTAVO DE OLIVEIRA REGO MORAIS" w:date="2025-08-08T22:00:09.674Z" w:id="881791595">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4Z" w:id="373026363">
              <w:tcPr>
                <w:tcW w:w="1803" w:type="dxa"/>
                <w:tcMar/>
              </w:tcPr>
            </w:tcPrChange>
          </w:tcPr>
          <w:p w:rsidR="320543F7" w:rsidP="320543F7" w:rsidRDefault="320543F7" w14:paraId="5A9DFD73" w14:textId="5674FD7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5Z" w:id="245258622">
                  <w:rPr>
                    <w:b w:val="1"/>
                    <w:bCs w:val="1"/>
                  </w:rPr>
                </w:rPrChange>
              </w:rPr>
              <w:pPrChange w:author="GUSTAVO DE OLIVEIRA REGO MORAIS" w:date="2025-08-08T22:00:28.776Z">
                <w:pPr>
                  <w:bidi w:val="0"/>
                </w:pPr>
              </w:pPrChange>
            </w:pPr>
            <w:ins w:author="GUSTAVO DE OLIVEIRA REGO MORAIS" w:date="2025-08-08T21:59:15.842Z" w:id="1963349660">
              <w:r w:rsidRPr="320543F7" w:rsidR="320543F7">
                <w:rPr>
                  <w:rFonts w:ascii="Times New Roman" w:hAnsi="Times New Roman" w:eastAsia="Times New Roman" w:cs="Times New Roman"/>
                  <w:b w:val="1"/>
                  <w:bCs w:val="1"/>
                  <w:sz w:val="24"/>
                  <w:szCs w:val="24"/>
                  <w:rPrChange w:author="GUSTAVO DE OLIVEIRA REGO MORAIS" w:date="2025-08-08T22:00:09.674Z" w:id="2061586444">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4Z" w:id="166526312">
              <w:tcPr>
                <w:tcW w:w="1803" w:type="dxa"/>
                <w:tcMar/>
              </w:tcPr>
            </w:tcPrChange>
          </w:tcPr>
          <w:p w:rsidR="320543F7" w:rsidP="320543F7" w:rsidRDefault="320543F7" w14:paraId="3D8A71EA" w14:textId="41C0BF1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5Z" w:id="2103351760">
                  <w:rPr>
                    <w:b w:val="1"/>
                    <w:bCs w:val="1"/>
                  </w:rPr>
                </w:rPrChange>
              </w:rPr>
              <w:pPrChange w:author="GUSTAVO DE OLIVEIRA REGO MORAIS" w:date="2025-08-08T22:00:28.776Z">
                <w:pPr>
                  <w:bidi w:val="0"/>
                </w:pPr>
              </w:pPrChange>
            </w:pPr>
            <w:ins w:author="GUSTAVO DE OLIVEIRA REGO MORAIS" w:date="2025-08-08T21:59:15.842Z" w:id="2100707855">
              <w:r w:rsidRPr="320543F7" w:rsidR="320543F7">
                <w:rPr>
                  <w:rFonts w:ascii="Times New Roman" w:hAnsi="Times New Roman" w:eastAsia="Times New Roman" w:cs="Times New Roman"/>
                  <w:b w:val="1"/>
                  <w:bCs w:val="1"/>
                  <w:sz w:val="24"/>
                  <w:szCs w:val="24"/>
                  <w:rPrChange w:author="GUSTAVO DE OLIVEIRA REGO MORAIS" w:date="2025-08-08T22:00:09.675Z" w:id="19989696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4Z" w:id="1129385276">
              <w:tcPr>
                <w:tcW w:w="1803" w:type="dxa"/>
                <w:tcMar/>
              </w:tcPr>
            </w:tcPrChange>
          </w:tcPr>
          <w:p w:rsidR="320543F7" w:rsidP="320543F7" w:rsidRDefault="320543F7" w14:paraId="01C3364A" w14:textId="5A9F746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6Z" w:id="1527518757">
                  <w:rPr>
                    <w:b w:val="1"/>
                    <w:bCs w:val="1"/>
                  </w:rPr>
                </w:rPrChange>
              </w:rPr>
              <w:pPrChange w:author="GUSTAVO DE OLIVEIRA REGO MORAIS" w:date="2025-08-08T22:00:28.777Z">
                <w:pPr>
                  <w:bidi w:val="0"/>
                </w:pPr>
              </w:pPrChange>
            </w:pPr>
            <w:ins w:author="GUSTAVO DE OLIVEIRA REGO MORAIS" w:date="2025-08-08T21:59:15.842Z" w:id="797230663">
              <w:r w:rsidRPr="320543F7" w:rsidR="320543F7">
                <w:rPr>
                  <w:rFonts w:ascii="Times New Roman" w:hAnsi="Times New Roman" w:eastAsia="Times New Roman" w:cs="Times New Roman"/>
                  <w:b w:val="1"/>
                  <w:bCs w:val="1"/>
                  <w:sz w:val="24"/>
                  <w:szCs w:val="24"/>
                  <w:rPrChange w:author="GUSTAVO DE OLIVEIRA REGO MORAIS" w:date="2025-08-08T22:00:09.676Z" w:id="1847370623">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4Z" w:id="1170865106">
              <w:tcPr>
                <w:tcW w:w="1803" w:type="dxa"/>
                <w:tcMar/>
              </w:tcPr>
            </w:tcPrChange>
          </w:tcPr>
          <w:p w:rsidR="320543F7" w:rsidP="320543F7" w:rsidRDefault="320543F7" w14:paraId="3B1A7FA6" w14:textId="3CEC821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76Z" w:id="1844688856">
                  <w:rPr>
                    <w:b w:val="1"/>
                    <w:bCs w:val="1"/>
                  </w:rPr>
                </w:rPrChange>
              </w:rPr>
              <w:pPrChange w:author="GUSTAVO DE OLIVEIRA REGO MORAIS" w:date="2025-08-08T22:00:28.777Z">
                <w:pPr>
                  <w:bidi w:val="0"/>
                </w:pPr>
              </w:pPrChange>
            </w:pPr>
            <w:ins w:author="GUSTAVO DE OLIVEIRA REGO MORAIS" w:date="2025-08-08T21:59:15.842Z" w:id="1614779270">
              <w:r w:rsidRPr="320543F7" w:rsidR="320543F7">
                <w:rPr>
                  <w:rFonts w:ascii="Times New Roman" w:hAnsi="Times New Roman" w:eastAsia="Times New Roman" w:cs="Times New Roman"/>
                  <w:b w:val="1"/>
                  <w:bCs w:val="1"/>
                  <w:sz w:val="24"/>
                  <w:szCs w:val="24"/>
                  <w:rPrChange w:author="GUSTAVO DE OLIVEIRA REGO MORAIS" w:date="2025-08-08T22:00:09.676Z" w:id="1545234919">
                    <w:rPr>
                      <w:b w:val="1"/>
                      <w:bCs w:val="1"/>
                    </w:rPr>
                  </w:rPrChange>
                </w:rPr>
                <w:t>Restrições</w:t>
              </w:r>
            </w:ins>
          </w:p>
        </w:tc>
      </w:tr>
      <w:tr w:rsidR="320543F7" w:rsidTr="320543F7" w14:paraId="60D1C7E4">
        <w:trPr>
          <w:trHeight w:val="300"/>
          <w:ins w:author="GUSTAVO DE OLIVEIRA REGO MORAIS" w:date="2025-08-08T21:59:15.842Z" w16du:dateUtc="2025-08-08T21:59:15.842Z" w:id="2122279076"/>
          <w:trPrChange w:author="GUSTAVO DE OLIVEIRA REGO MORAIS" w:date="2025-08-08T21:59:14.502Z" w16du:dateUtc="2025-08-08T21:59:14.502Z" w:id="1969148450">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756054906">
              <w:tcPr>
                <w:tcW w:w="1803" w:type="dxa"/>
                <w:tcMar/>
              </w:tcPr>
            </w:tcPrChange>
          </w:tcPr>
          <w:p w:rsidR="320543F7" w:rsidP="320543F7" w:rsidRDefault="320543F7" w14:paraId="1EAA9C43" w14:textId="1CAD2D4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7Z" w:id="176007286">
                  <w:rPr>
                    <w:rFonts w:ascii="Consolas" w:hAnsi="Consolas" w:eastAsia="Consolas" w:cs="Consolas"/>
                  </w:rPr>
                </w:rPrChange>
              </w:rPr>
              <w:pPrChange w:author="GUSTAVO DE OLIVEIRA REGO MORAIS" w:date="2025-08-08T22:00:28.777Z">
                <w:pPr>
                  <w:bidi w:val="0"/>
                </w:pPr>
              </w:pPrChange>
            </w:pPr>
            <w:ins w:author="GUSTAVO DE OLIVEIRA REGO MORAIS" w:date="2025-08-08T21:59:15.842Z" w:id="329754700">
              <w:r w:rsidRPr="320543F7" w:rsidR="320543F7">
                <w:rPr>
                  <w:rFonts w:ascii="Times New Roman" w:hAnsi="Times New Roman" w:eastAsia="Times New Roman" w:cs="Times New Roman"/>
                  <w:sz w:val="24"/>
                  <w:szCs w:val="24"/>
                  <w:rPrChange w:author="GUSTAVO DE OLIVEIRA REGO MORAIS" w:date="2025-08-08T22:00:09.677Z" w:id="2105775986">
                    <w:rPr>
                      <w:rFonts w:ascii="Consolas" w:hAnsi="Consolas" w:eastAsia="Consolas" w:cs="Consolas"/>
                    </w:rPr>
                  </w:rPrChange>
                </w:rPr>
                <w:t>temperatura</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4Z" w:id="1490230103">
              <w:tcPr>
                <w:tcW w:w="1803" w:type="dxa"/>
                <w:tcMar/>
              </w:tcPr>
            </w:tcPrChange>
          </w:tcPr>
          <w:p w:rsidR="320543F7" w:rsidP="320543F7" w:rsidRDefault="320543F7" w14:paraId="2303725F" w14:textId="0E0DB27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7Z" w:id="1114744644"/>
              </w:rPr>
              <w:pPrChange w:author="GUSTAVO DE OLIVEIRA REGO MORAIS" w:date="2025-08-08T22:00:28.777Z">
                <w:pPr>
                  <w:bidi w:val="0"/>
                </w:pPr>
              </w:pPrChange>
            </w:pPr>
            <w:ins w:author="GUSTAVO DE OLIVEIRA REGO MORAIS" w:date="2025-08-08T21:59:15.842Z" w:id="479801694">
              <w:r w:rsidRPr="320543F7" w:rsidR="320543F7">
                <w:rPr>
                  <w:rFonts w:ascii="Times New Roman" w:hAnsi="Times New Roman" w:eastAsia="Times New Roman" w:cs="Times New Roman"/>
                  <w:sz w:val="24"/>
                  <w:szCs w:val="24"/>
                  <w:rPrChange w:author="GUSTAVO DE OLIVEIRA REGO MORAIS" w:date="2025-08-08T22:00:09.677Z" w:id="1568515664"/>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4Z" w:id="1538840775">
              <w:tcPr>
                <w:tcW w:w="1803" w:type="dxa"/>
                <w:tcMar/>
              </w:tcPr>
            </w:tcPrChange>
          </w:tcPr>
          <w:p w:rsidR="320543F7" w:rsidP="320543F7" w:rsidRDefault="320543F7" w14:paraId="57A9E646" w14:textId="3CF659E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8Z" w:id="388887976"/>
              </w:rPr>
              <w:pPrChange w:author="GUSTAVO DE OLIVEIRA REGO MORAIS" w:date="2025-08-08T22:00:28.777Z">
                <w:pPr>
                  <w:bidi w:val="0"/>
                </w:pPr>
              </w:pPrChange>
            </w:pPr>
            <w:ins w:author="GUSTAVO DE OLIVEIRA REGO MORAIS" w:date="2025-08-08T21:59:15.842Z" w:id="947516521">
              <w:r w:rsidRPr="320543F7" w:rsidR="320543F7">
                <w:rPr>
                  <w:rFonts w:ascii="Times New Roman" w:hAnsi="Times New Roman" w:eastAsia="Times New Roman" w:cs="Times New Roman"/>
                  <w:sz w:val="24"/>
                  <w:szCs w:val="24"/>
                  <w:rPrChange w:author="GUSTAVO DE OLIVEIRA REGO MORAIS" w:date="2025-08-08T22:00:09.677Z" w:id="1859850313"/>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4Z" w:id="763615596">
              <w:tcPr>
                <w:tcW w:w="1803" w:type="dxa"/>
                <w:tcMar/>
              </w:tcPr>
            </w:tcPrChange>
          </w:tcPr>
          <w:p w:rsidR="320543F7" w:rsidP="320543F7" w:rsidRDefault="320543F7" w14:paraId="64038135" w14:textId="2742369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8Z" w:id="1605423308"/>
              </w:rPr>
              <w:pPrChange w:author="GUSTAVO DE OLIVEIRA REGO MORAIS" w:date="2025-08-08T22:00:28.778Z">
                <w:pPr>
                  <w:bidi w:val="0"/>
                </w:pPr>
              </w:pPrChange>
            </w:pPr>
            <w:ins w:author="GUSTAVO DE OLIVEIRA REGO MORAIS" w:date="2025-08-08T21:59:15.842Z" w:id="2059760846">
              <w:r w:rsidRPr="320543F7" w:rsidR="320543F7">
                <w:rPr>
                  <w:rFonts w:ascii="Times New Roman" w:hAnsi="Times New Roman" w:eastAsia="Times New Roman" w:cs="Times New Roman"/>
                  <w:sz w:val="24"/>
                  <w:szCs w:val="24"/>
                  <w:rPrChange w:author="GUSTAVO DE OLIVEIRA REGO MORAIS" w:date="2025-08-08T22:00:09.678Z" w:id="2013462808"/>
                </w:rPr>
                <w:t>Temperatura ambiente média (°C).</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4Z" w:id="1194460089">
              <w:tcPr>
                <w:tcW w:w="1803" w:type="dxa"/>
                <w:tcMar/>
              </w:tcPr>
            </w:tcPrChange>
          </w:tcPr>
          <w:p w:rsidR="320543F7" w:rsidP="320543F7" w:rsidRDefault="320543F7" w14:paraId="0E4DECAD" w14:textId="70A391E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9Z" w:id="850114530">
                  <w:rPr>
                    <w:rFonts w:ascii="Consolas" w:hAnsi="Consolas" w:eastAsia="Consolas" w:cs="Consolas"/>
                  </w:rPr>
                </w:rPrChange>
              </w:rPr>
              <w:pPrChange w:author="GUSTAVO DE OLIVEIRA REGO MORAIS" w:date="2025-08-08T22:00:28.778Z">
                <w:pPr>
                  <w:bidi w:val="0"/>
                </w:pPr>
              </w:pPrChange>
            </w:pPr>
            <w:ins w:author="GUSTAVO DE OLIVEIRA REGO MORAIS" w:date="2025-08-08T21:59:15.842Z" w:id="1993725448">
              <w:r w:rsidRPr="320543F7" w:rsidR="320543F7">
                <w:rPr>
                  <w:rFonts w:ascii="Times New Roman" w:hAnsi="Times New Roman" w:eastAsia="Times New Roman" w:cs="Times New Roman"/>
                  <w:sz w:val="24"/>
                  <w:szCs w:val="24"/>
                  <w:rPrChange w:author="GUSTAVO DE OLIVEIRA REGO MORAIS" w:date="2025-08-08T22:00:09.678Z" w:id="1921798915">
                    <w:rPr>
                      <w:rFonts w:ascii="Consolas" w:hAnsi="Consolas" w:eastAsia="Consolas" w:cs="Consolas"/>
                    </w:rPr>
                  </w:rPrChange>
                </w:rPr>
                <w:t>{not null}</w:t>
              </w:r>
            </w:ins>
          </w:p>
        </w:tc>
      </w:tr>
      <w:tr w:rsidR="320543F7" w:rsidTr="320543F7" w14:paraId="261F5DC0">
        <w:trPr>
          <w:trHeight w:val="300"/>
          <w:ins w:author="GUSTAVO DE OLIVEIRA REGO MORAIS" w:date="2025-08-08T21:59:15.842Z" w16du:dateUtc="2025-08-08T21:59:15.842Z" w:id="1648421690"/>
          <w:trPrChange w:author="GUSTAVO DE OLIVEIRA REGO MORAIS" w:date="2025-08-08T21:59:14.503Z" w16du:dateUtc="2025-08-08T21:59:14.503Z" w:id="1494362401">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4Z" w:id="161715316">
              <w:tcPr>
                <w:tcW w:w="1803" w:type="dxa"/>
                <w:tcMar/>
              </w:tcPr>
            </w:tcPrChange>
          </w:tcPr>
          <w:p w:rsidR="320543F7" w:rsidP="320543F7" w:rsidRDefault="320543F7" w14:paraId="234EA167" w14:textId="734B79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79Z" w:id="1511669792">
                  <w:rPr>
                    <w:rFonts w:ascii="Consolas" w:hAnsi="Consolas" w:eastAsia="Consolas" w:cs="Consolas"/>
                  </w:rPr>
                </w:rPrChange>
              </w:rPr>
              <w:pPrChange w:author="GUSTAVO DE OLIVEIRA REGO MORAIS" w:date="2025-08-08T22:00:28.778Z">
                <w:pPr>
                  <w:bidi w:val="0"/>
                </w:pPr>
              </w:pPrChange>
            </w:pPr>
            <w:ins w:author="GUSTAVO DE OLIVEIRA REGO MORAIS" w:date="2025-08-08T21:59:15.842Z" w:id="1916691654">
              <w:r w:rsidRPr="320543F7" w:rsidR="320543F7">
                <w:rPr>
                  <w:rFonts w:ascii="Times New Roman" w:hAnsi="Times New Roman" w:eastAsia="Times New Roman" w:cs="Times New Roman"/>
                  <w:sz w:val="24"/>
                  <w:szCs w:val="24"/>
                  <w:rPrChange w:author="GUSTAVO DE OLIVEIRA REGO MORAIS" w:date="2025-08-08T22:00:09.679Z" w:id="809756368">
                    <w:rPr>
                      <w:rFonts w:ascii="Consolas" w:hAnsi="Consolas" w:eastAsia="Consolas" w:cs="Consolas"/>
                    </w:rPr>
                  </w:rPrChange>
                </w:rPr>
                <w:t>poeira</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1781904960">
              <w:tcPr>
                <w:tcW w:w="1803" w:type="dxa"/>
                <w:tcMar/>
              </w:tcPr>
            </w:tcPrChange>
          </w:tcPr>
          <w:p w:rsidR="320543F7" w:rsidP="320543F7" w:rsidRDefault="320543F7" w14:paraId="1CCA338E" w14:textId="6A319C3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642797537"/>
              </w:rPr>
              <w:pPrChange w:author="GUSTAVO DE OLIVEIRA REGO MORAIS" w:date="2025-08-08T22:00:28.778Z">
                <w:pPr>
                  <w:bidi w:val="0"/>
                </w:pPr>
              </w:pPrChange>
            </w:pPr>
            <w:ins w:author="GUSTAVO DE OLIVEIRA REGO MORAIS" w:date="2025-08-08T21:59:15.842Z" w:id="1511589151">
              <w:r w:rsidRPr="320543F7" w:rsidR="320543F7">
                <w:rPr>
                  <w:rFonts w:ascii="Times New Roman" w:hAnsi="Times New Roman" w:eastAsia="Times New Roman" w:cs="Times New Roman"/>
                  <w:sz w:val="24"/>
                  <w:szCs w:val="24"/>
                  <w:rPrChange w:author="GUSTAVO DE OLIVEIRA REGO MORAIS" w:date="2025-08-08T22:00:09.679Z" w:id="1005890340"/>
                </w:rPr>
                <w:t>boolean</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1286446588">
              <w:tcPr>
                <w:tcW w:w="1803" w:type="dxa"/>
                <w:tcMar/>
              </w:tcPr>
            </w:tcPrChange>
          </w:tcPr>
          <w:p w:rsidR="320543F7" w:rsidP="320543F7" w:rsidRDefault="320543F7" w14:paraId="69DC1DA7" w14:textId="6FAF7B6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519395007"/>
              </w:rPr>
              <w:pPrChange w:author="GUSTAVO DE OLIVEIRA REGO MORAIS" w:date="2025-08-08T22:00:28.778Z">
                <w:pPr>
                  <w:bidi w:val="0"/>
                </w:pPr>
              </w:pPrChange>
            </w:pPr>
            <w:ins w:author="GUSTAVO DE OLIVEIRA REGO MORAIS" w:date="2025-08-08T21:59:15.842Z" w:id="1937895588">
              <w:r w:rsidRPr="320543F7" w:rsidR="320543F7">
                <w:rPr>
                  <w:rFonts w:ascii="Times New Roman" w:hAnsi="Times New Roman" w:eastAsia="Times New Roman" w:cs="Times New Roman"/>
                  <w:sz w:val="24"/>
                  <w:szCs w:val="24"/>
                  <w:rPrChange w:author="GUSTAVO DE OLIVEIRA REGO MORAIS" w:date="2025-08-08T22:00:09.68Z" w:id="1050306063"/>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80885418">
              <w:tcPr>
                <w:tcW w:w="1803" w:type="dxa"/>
                <w:tcMar/>
              </w:tcPr>
            </w:tcPrChange>
          </w:tcPr>
          <w:p w:rsidR="320543F7" w:rsidP="320543F7" w:rsidRDefault="320543F7" w14:paraId="494434D5" w14:textId="2B759D9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Z" w:id="139494440"/>
              </w:rPr>
              <w:pPrChange w:author="GUSTAVO DE OLIVEIRA REGO MORAIS" w:date="2025-08-08T22:00:28.779Z">
                <w:pPr>
                  <w:bidi w:val="0"/>
                </w:pPr>
              </w:pPrChange>
            </w:pPr>
            <w:ins w:author="GUSTAVO DE OLIVEIRA REGO MORAIS" w:date="2025-08-08T21:59:15.842Z" w:id="700080793">
              <w:r w:rsidRPr="320543F7" w:rsidR="320543F7">
                <w:rPr>
                  <w:rFonts w:ascii="Times New Roman" w:hAnsi="Times New Roman" w:eastAsia="Times New Roman" w:cs="Times New Roman"/>
                  <w:sz w:val="24"/>
                  <w:szCs w:val="24"/>
                  <w:rPrChange w:author="GUSTAVO DE OLIVEIRA REGO MORAIS" w:date="2025-08-08T22:00:09.68Z" w:id="2100187178"/>
                </w:rPr>
                <w:t>Indica presença/risco de poeira.</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1462814732">
              <w:tcPr>
                <w:tcW w:w="1803" w:type="dxa"/>
                <w:tcMar/>
              </w:tcPr>
            </w:tcPrChange>
          </w:tcPr>
          <w:p w:rsidR="320543F7" w:rsidP="320543F7" w:rsidRDefault="320543F7" w14:paraId="75E0280A" w14:textId="7AF8B62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1Z" w:id="1975307082">
                  <w:rPr>
                    <w:rFonts w:ascii="Consolas" w:hAnsi="Consolas" w:eastAsia="Consolas" w:cs="Consolas"/>
                  </w:rPr>
                </w:rPrChange>
              </w:rPr>
              <w:pPrChange w:author="GUSTAVO DE OLIVEIRA REGO MORAIS" w:date="2025-08-08T22:00:28.779Z">
                <w:pPr>
                  <w:bidi w:val="0"/>
                </w:pPr>
              </w:pPrChange>
            </w:pPr>
            <w:ins w:author="GUSTAVO DE OLIVEIRA REGO MORAIS" w:date="2025-08-08T21:59:15.842Z" w:id="2119388668">
              <w:r w:rsidRPr="320543F7" w:rsidR="320543F7">
                <w:rPr>
                  <w:rFonts w:ascii="Times New Roman" w:hAnsi="Times New Roman" w:eastAsia="Times New Roman" w:cs="Times New Roman"/>
                  <w:sz w:val="24"/>
                  <w:szCs w:val="24"/>
                  <w:rPrChange w:author="GUSTAVO DE OLIVEIRA REGO MORAIS" w:date="2025-08-08T22:00:09.681Z" w:id="1648660489">
                    <w:rPr>
                      <w:rFonts w:ascii="Consolas" w:hAnsi="Consolas" w:eastAsia="Consolas" w:cs="Consolas"/>
                    </w:rPr>
                  </w:rPrChange>
                </w:rPr>
                <w:t>{default=false}</w:t>
              </w:r>
            </w:ins>
          </w:p>
        </w:tc>
      </w:tr>
      <w:tr w:rsidR="320543F7" w:rsidTr="320543F7" w14:paraId="0E215492">
        <w:trPr>
          <w:trHeight w:val="300"/>
          <w:ins w:author="GUSTAVO DE OLIVEIRA REGO MORAIS" w:date="2025-08-08T21:59:15.842Z" w16du:dateUtc="2025-08-08T21:59:15.842Z" w:id="2072108661"/>
          <w:trPrChange w:author="GUSTAVO DE OLIVEIRA REGO MORAIS" w:date="2025-08-08T21:59:14.503Z" w16du:dateUtc="2025-08-08T21:59:14.503Z" w:id="1343390263">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5Z" w:id="287718699">
              <w:tcPr>
                <w:tcW w:w="1803" w:type="dxa"/>
                <w:tcMar/>
              </w:tcPr>
            </w:tcPrChange>
          </w:tcPr>
          <w:p w:rsidR="320543F7" w:rsidP="320543F7" w:rsidRDefault="320543F7" w14:paraId="1D3359ED" w14:textId="2E58235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1Z" w:id="1551168060">
                  <w:rPr>
                    <w:rFonts w:ascii="Consolas" w:hAnsi="Consolas" w:eastAsia="Consolas" w:cs="Consolas"/>
                  </w:rPr>
                </w:rPrChange>
              </w:rPr>
              <w:pPrChange w:author="GUSTAVO DE OLIVEIRA REGO MORAIS" w:date="2025-08-08T22:00:28.779Z">
                <w:pPr>
                  <w:bidi w:val="0"/>
                </w:pPr>
              </w:pPrChange>
            </w:pPr>
            <w:ins w:author="GUSTAVO DE OLIVEIRA REGO MORAIS" w:date="2025-08-08T21:59:15.843Z" w:id="1262819075">
              <w:r w:rsidRPr="320543F7" w:rsidR="320543F7">
                <w:rPr>
                  <w:rFonts w:ascii="Times New Roman" w:hAnsi="Times New Roman" w:eastAsia="Times New Roman" w:cs="Times New Roman"/>
                  <w:sz w:val="24"/>
                  <w:szCs w:val="24"/>
                  <w:rPrChange w:author="GUSTAVO DE OLIVEIRA REGO MORAIS" w:date="2025-08-08T22:00:09.681Z" w:id="1042037613">
                    <w:rPr>
                      <w:rFonts w:ascii="Consolas" w:hAnsi="Consolas" w:eastAsia="Consolas" w:cs="Consolas"/>
                    </w:rPr>
                  </w:rPrChange>
                </w:rPr>
                <w:t>climatizacao</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1363690997">
              <w:tcPr>
                <w:tcW w:w="1803" w:type="dxa"/>
                <w:tcMar/>
              </w:tcPr>
            </w:tcPrChange>
          </w:tcPr>
          <w:p w:rsidR="320543F7" w:rsidP="320543F7" w:rsidRDefault="320543F7" w14:paraId="620B22FD" w14:textId="089BD9B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2Z" w:id="908104741"/>
              </w:rPr>
              <w:pPrChange w:author="GUSTAVO DE OLIVEIRA REGO MORAIS" w:date="2025-08-08T22:00:28.779Z">
                <w:pPr>
                  <w:bidi w:val="0"/>
                </w:pPr>
              </w:pPrChange>
            </w:pPr>
            <w:ins w:author="GUSTAVO DE OLIVEIRA REGO MORAIS" w:date="2025-08-08T21:59:15.843Z" w:id="1314353682">
              <w:r w:rsidRPr="320543F7" w:rsidR="320543F7">
                <w:rPr>
                  <w:rFonts w:ascii="Times New Roman" w:hAnsi="Times New Roman" w:eastAsia="Times New Roman" w:cs="Times New Roman"/>
                  <w:sz w:val="24"/>
                  <w:szCs w:val="24"/>
                  <w:rPrChange w:author="GUSTAVO DE OLIVEIRA REGO MORAIS" w:date="2025-08-08T22:00:09.682Z" w:id="931434558"/>
                </w:rPr>
                <w:t>boolean</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334671328">
              <w:tcPr>
                <w:tcW w:w="1803" w:type="dxa"/>
                <w:tcMar/>
              </w:tcPr>
            </w:tcPrChange>
          </w:tcPr>
          <w:p w:rsidR="320543F7" w:rsidP="320543F7" w:rsidRDefault="320543F7" w14:paraId="0EE6A4DA" w14:textId="04C3477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2Z" w:id="411509089"/>
              </w:rPr>
              <w:pPrChange w:author="GUSTAVO DE OLIVEIRA REGO MORAIS" w:date="2025-08-08T22:00:28.779Z">
                <w:pPr>
                  <w:bidi w:val="0"/>
                </w:pPr>
              </w:pPrChange>
            </w:pPr>
            <w:ins w:author="GUSTAVO DE OLIVEIRA REGO MORAIS" w:date="2025-08-08T21:59:15.843Z" w:id="1475885238">
              <w:r w:rsidRPr="320543F7" w:rsidR="320543F7">
                <w:rPr>
                  <w:rFonts w:ascii="Times New Roman" w:hAnsi="Times New Roman" w:eastAsia="Times New Roman" w:cs="Times New Roman"/>
                  <w:sz w:val="24"/>
                  <w:szCs w:val="24"/>
                  <w:rPrChange w:author="GUSTAVO DE OLIVEIRA REGO MORAIS" w:date="2025-08-08T22:00:09.682Z" w:id="558449397"/>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666833242">
              <w:tcPr>
                <w:tcW w:w="1803" w:type="dxa"/>
                <w:tcMar/>
              </w:tcPr>
            </w:tcPrChange>
          </w:tcPr>
          <w:p w:rsidR="320543F7" w:rsidP="320543F7" w:rsidRDefault="320543F7" w14:paraId="2FA3E6A2" w14:textId="6530DAC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3Z" w:id="1946428693"/>
              </w:rPr>
              <w:pPrChange w:author="GUSTAVO DE OLIVEIRA REGO MORAIS" w:date="2025-08-08T22:00:28.779Z">
                <w:pPr>
                  <w:bidi w:val="0"/>
                </w:pPr>
              </w:pPrChange>
            </w:pPr>
            <w:ins w:author="GUSTAVO DE OLIVEIRA REGO MORAIS" w:date="2025-08-08T21:59:15.843Z" w:id="925026430">
              <w:r w:rsidRPr="320543F7" w:rsidR="320543F7">
                <w:rPr>
                  <w:rFonts w:ascii="Times New Roman" w:hAnsi="Times New Roman" w:eastAsia="Times New Roman" w:cs="Times New Roman"/>
                  <w:sz w:val="24"/>
                  <w:szCs w:val="24"/>
                  <w:rPrChange w:author="GUSTAVO DE OLIVEIRA REGO MORAIS" w:date="2025-08-08T22:00:09.682Z" w:id="1389169966"/>
                </w:rPr>
                <w:t>Indica presença de climatização (ar-condicionado).</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1334409914">
              <w:tcPr>
                <w:tcW w:w="1803" w:type="dxa"/>
                <w:tcMar/>
              </w:tcPr>
            </w:tcPrChange>
          </w:tcPr>
          <w:p w:rsidR="320543F7" w:rsidP="320543F7" w:rsidRDefault="320543F7" w14:paraId="6329928A" w14:textId="355B51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3Z" w:id="1973232549">
                  <w:rPr>
                    <w:rFonts w:ascii="Consolas" w:hAnsi="Consolas" w:eastAsia="Consolas" w:cs="Consolas"/>
                  </w:rPr>
                </w:rPrChange>
              </w:rPr>
              <w:pPrChange w:author="GUSTAVO DE OLIVEIRA REGO MORAIS" w:date="2025-08-08T22:00:28.78Z">
                <w:pPr>
                  <w:bidi w:val="0"/>
                </w:pPr>
              </w:pPrChange>
            </w:pPr>
            <w:ins w:author="GUSTAVO DE OLIVEIRA REGO MORAIS" w:date="2025-08-08T21:59:15.843Z" w:id="1742367045">
              <w:r w:rsidRPr="320543F7" w:rsidR="320543F7">
                <w:rPr>
                  <w:rFonts w:ascii="Times New Roman" w:hAnsi="Times New Roman" w:eastAsia="Times New Roman" w:cs="Times New Roman"/>
                  <w:sz w:val="24"/>
                  <w:szCs w:val="24"/>
                  <w:rPrChange w:author="GUSTAVO DE OLIVEIRA REGO MORAIS" w:date="2025-08-08T22:00:09.683Z" w:id="1094812222">
                    <w:rPr>
                      <w:rFonts w:ascii="Consolas" w:hAnsi="Consolas" w:eastAsia="Consolas" w:cs="Consolas"/>
                    </w:rPr>
                  </w:rPrChange>
                </w:rPr>
                <w:t>{default=false}</w:t>
              </w:r>
            </w:ins>
          </w:p>
        </w:tc>
      </w:tr>
      <w:tr w:rsidR="320543F7" w:rsidTr="320543F7" w14:paraId="34AA2639">
        <w:trPr>
          <w:trHeight w:val="300"/>
          <w:ins w:author="GUSTAVO DE OLIVEIRA REGO MORAIS" w:date="2025-08-08T21:59:15.843Z" w16du:dateUtc="2025-08-08T21:59:15.843Z" w:id="2087278856"/>
          <w:trPrChange w:author="GUSTAVO DE OLIVEIRA REGO MORAIS" w:date="2025-08-08T21:59:14.504Z" w16du:dateUtc="2025-08-08T21:59:14.504Z" w:id="525659082">
            <w:trPr>
              <w:trHeight w:val="300"/>
            </w:trPr>
          </w:trPrChange>
        </w:trPr>
        <w:tc>
          <w:tcPr>
            <w:cnfStyle w:val="001000000000" w:firstRow="0" w:lastRow="0" w:firstColumn="1" w:lastColumn="0" w:oddVBand="0" w:evenVBand="0" w:oddHBand="0" w:evenHBand="0" w:firstRowFirstColumn="0" w:firstRowLastColumn="0" w:lastRowFirstColumn="0" w:lastRowLastColumn="0"/>
            <w:tcW w:w="1287" w:type="dxa"/>
            <w:tcMar/>
            <w:tcPrChange w:author="GUSTAVO DE OLIVEIRA REGO MORAIS" w:date="2025-08-08T22:05:20.975Z" w:id="76853831">
              <w:tcPr>
                <w:tcW w:w="1803" w:type="dxa"/>
                <w:tcMar/>
              </w:tcPr>
            </w:tcPrChange>
          </w:tcPr>
          <w:p w:rsidR="320543F7" w:rsidP="320543F7" w:rsidRDefault="320543F7" w14:paraId="68ECC87A" w14:textId="2D0DB3B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069995988">
                  <w:rPr>
                    <w:rFonts w:ascii="Consolas" w:hAnsi="Consolas" w:eastAsia="Consolas" w:cs="Consolas"/>
                  </w:rPr>
                </w:rPrChange>
              </w:rPr>
              <w:pPrChange w:author="GUSTAVO DE OLIVEIRA REGO MORAIS" w:date="2025-08-08T22:00:28.78Z">
                <w:pPr>
                  <w:bidi w:val="0"/>
                </w:pPr>
              </w:pPrChange>
            </w:pPr>
            <w:ins w:author="GUSTAVO DE OLIVEIRA REGO MORAIS" w:date="2025-08-08T21:59:15.843Z" w:id="141657009">
              <w:r w:rsidRPr="320543F7" w:rsidR="320543F7">
                <w:rPr>
                  <w:rFonts w:ascii="Times New Roman" w:hAnsi="Times New Roman" w:eastAsia="Times New Roman" w:cs="Times New Roman"/>
                  <w:sz w:val="24"/>
                  <w:szCs w:val="24"/>
                  <w:rPrChange w:author="GUSTAVO DE OLIVEIRA REGO MORAIS" w:date="2025-08-08T22:00:09.683Z" w:id="652876145">
                    <w:rPr>
                      <w:rFonts w:ascii="Consolas" w:hAnsi="Consolas" w:eastAsia="Consolas" w:cs="Consolas"/>
                    </w:rPr>
                  </w:rPrChange>
                </w:rPr>
                <w:t>localizacao</w:t>
              </w:r>
            </w:ins>
          </w:p>
        </w:tc>
        <w:tc>
          <w:tcPr>
            <w:cnfStyle w:val="000000000000" w:firstRow="0" w:lastRow="0" w:firstColumn="0" w:lastColumn="0" w:oddVBand="0" w:evenVBand="0" w:oddHBand="0" w:evenHBand="0" w:firstRowFirstColumn="0" w:firstRowLastColumn="0" w:lastRowFirstColumn="0" w:lastRowLastColumn="0"/>
            <w:tcW w:w="760" w:type="dxa"/>
            <w:tcMar/>
            <w:tcPrChange w:author="GUSTAVO DE OLIVEIRA REGO MORAIS" w:date="2025-08-08T22:05:20.975Z" w:id="39244816">
              <w:tcPr>
                <w:tcW w:w="1803" w:type="dxa"/>
                <w:tcMar/>
              </w:tcPr>
            </w:tcPrChange>
          </w:tcPr>
          <w:p w:rsidR="320543F7" w:rsidP="320543F7" w:rsidRDefault="320543F7" w14:paraId="6AE70B01" w14:textId="4A829D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205303023"/>
              </w:rPr>
              <w:pPrChange w:author="GUSTAVO DE OLIVEIRA REGO MORAIS" w:date="2025-08-08T22:00:28.78Z">
                <w:pPr>
                  <w:bidi w:val="0"/>
                </w:pPr>
              </w:pPrChange>
            </w:pPr>
            <w:ins w:author="GUSTAVO DE OLIVEIRA REGO MORAIS" w:date="2025-08-08T21:59:15.843Z" w:id="1533383665">
              <w:r w:rsidRPr="320543F7" w:rsidR="320543F7">
                <w:rPr>
                  <w:rFonts w:ascii="Times New Roman" w:hAnsi="Times New Roman" w:eastAsia="Times New Roman" w:cs="Times New Roman"/>
                  <w:sz w:val="24"/>
                  <w:szCs w:val="24"/>
                  <w:rPrChange w:author="GUSTAVO DE OLIVEIRA REGO MORAIS" w:date="2025-08-08T22:00:09.684Z" w:id="1515159522"/>
                </w:rPr>
                <w:t>String</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05:20.975Z" w:id="1808173519">
              <w:tcPr>
                <w:tcW w:w="1803" w:type="dxa"/>
                <w:tcMar/>
              </w:tcPr>
            </w:tcPrChange>
          </w:tcPr>
          <w:p w:rsidR="320543F7" w:rsidP="320543F7" w:rsidRDefault="320543F7" w14:paraId="2C088B21" w14:textId="1B428F3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4Z" w:id="1949372904"/>
              </w:rPr>
              <w:pPrChange w:author="GUSTAVO DE OLIVEIRA REGO MORAIS" w:date="2025-08-08T22:00:28.78Z">
                <w:pPr>
                  <w:bidi w:val="0"/>
                </w:pPr>
              </w:pPrChange>
            </w:pPr>
            <w:ins w:author="GUSTAVO DE OLIVEIRA REGO MORAIS" w:date="2025-08-08T21:59:15.843Z" w:id="1925301627">
              <w:r w:rsidRPr="320543F7" w:rsidR="320543F7">
                <w:rPr>
                  <w:rFonts w:ascii="Times New Roman" w:hAnsi="Times New Roman" w:eastAsia="Times New Roman" w:cs="Times New Roman"/>
                  <w:sz w:val="24"/>
                  <w:szCs w:val="24"/>
                  <w:rPrChange w:author="GUSTAVO DE OLIVEIRA REGO MORAIS" w:date="2025-08-08T22:00:09.684Z" w:id="1144810952"/>
                </w:rPr>
                <w:t>-</w:t>
              </w:r>
            </w:ins>
          </w:p>
        </w:tc>
        <w:tc>
          <w:tcPr>
            <w:cnfStyle w:val="000000000000" w:firstRow="0" w:lastRow="0" w:firstColumn="0" w:lastColumn="0" w:oddVBand="0" w:evenVBand="0" w:oddHBand="0" w:evenHBand="0" w:firstRowFirstColumn="0" w:firstRowLastColumn="0" w:lastRowFirstColumn="0" w:lastRowLastColumn="0"/>
            <w:tcW w:w="4893" w:type="dxa"/>
            <w:tcMar/>
            <w:tcPrChange w:author="GUSTAVO DE OLIVEIRA REGO MORAIS" w:date="2025-08-08T22:05:20.975Z" w:id="1962434848">
              <w:tcPr>
                <w:tcW w:w="1803" w:type="dxa"/>
                <w:tcMar/>
              </w:tcPr>
            </w:tcPrChange>
          </w:tcPr>
          <w:p w:rsidR="320543F7" w:rsidP="320543F7" w:rsidRDefault="320543F7" w14:paraId="078FCAE9" w14:textId="4710EDA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5Z" w:id="649792403"/>
              </w:rPr>
              <w:pPrChange w:author="GUSTAVO DE OLIVEIRA REGO MORAIS" w:date="2025-08-08T22:00:28.78Z">
                <w:pPr>
                  <w:bidi w:val="0"/>
                </w:pPr>
              </w:pPrChange>
            </w:pPr>
            <w:ins w:author="GUSTAVO DE OLIVEIRA REGO MORAIS" w:date="2025-08-08T21:59:15.843Z" w:id="1647770070">
              <w:r w:rsidRPr="320543F7" w:rsidR="320543F7">
                <w:rPr>
                  <w:rFonts w:ascii="Times New Roman" w:hAnsi="Times New Roman" w:eastAsia="Times New Roman" w:cs="Times New Roman"/>
                  <w:sz w:val="24"/>
                  <w:szCs w:val="24"/>
                  <w:rPrChange w:author="GUSTAVO DE OLIVEIRA REGO MORAIS" w:date="2025-08-08T22:00:09.685Z" w:id="1311213484"/>
                </w:rPr>
                <w:t>Descrição da localização (ex.: sala, data center).</w:t>
              </w:r>
            </w:ins>
          </w:p>
        </w:tc>
        <w:tc>
          <w:tcPr>
            <w:cnfStyle w:val="000000000000" w:firstRow="0" w:lastRow="0" w:firstColumn="0" w:lastColumn="0" w:oddVBand="0" w:evenVBand="0" w:oddHBand="0" w:evenHBand="0" w:firstRowFirstColumn="0" w:firstRowLastColumn="0" w:lastRowFirstColumn="0" w:lastRowLastColumn="0"/>
            <w:tcW w:w="1608" w:type="dxa"/>
            <w:tcMar/>
            <w:tcPrChange w:author="GUSTAVO DE OLIVEIRA REGO MORAIS" w:date="2025-08-08T22:05:20.975Z" w:id="2087636585">
              <w:tcPr>
                <w:tcW w:w="1803" w:type="dxa"/>
                <w:tcMar/>
              </w:tcPr>
            </w:tcPrChange>
          </w:tcPr>
          <w:p w:rsidR="320543F7" w:rsidP="320543F7" w:rsidRDefault="320543F7" w14:paraId="7FF205DC" w14:textId="7B4AEC5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85Z" w:id="1674286856"/>
              </w:rPr>
              <w:pPrChange w:author="GUSTAVO DE OLIVEIRA REGO MORAIS" w:date="2025-08-08T22:00:28.781Z">
                <w:pPr>
                  <w:bidi w:val="0"/>
                </w:pPr>
              </w:pPrChange>
            </w:pPr>
            <w:ins w:author="GUSTAVO DE OLIVEIRA REGO MORAIS" w:date="2025-08-08T21:59:15.843Z" w:id="904992765">
              <w:r w:rsidRPr="320543F7" w:rsidR="320543F7">
                <w:rPr>
                  <w:rFonts w:ascii="Times New Roman" w:hAnsi="Times New Roman" w:eastAsia="Times New Roman" w:cs="Times New Roman"/>
                  <w:sz w:val="24"/>
                  <w:szCs w:val="24"/>
                  <w:rPrChange w:author="GUSTAVO DE OLIVEIRA REGO MORAIS" w:date="2025-08-08T22:00:09.685Z" w:id="2099742943"/>
                </w:rPr>
                <w:t>—</w:t>
              </w:r>
            </w:ins>
          </w:p>
        </w:tc>
      </w:tr>
    </w:tbl>
    <w:p w:rsidR="6595920C" w:rsidP="320543F7" w:rsidRDefault="6595920C" w14:paraId="7BE36BCE" w14:textId="1528D7EE">
      <w:pPr>
        <w:bidi w:val="0"/>
        <w:spacing w:before="240" w:beforeAutospacing="off" w:after="240" w:afterAutospacing="off" w:line="360" w:lineRule="auto"/>
        <w:jc w:val="both"/>
        <w:rPr>
          <w:ins w:author="GUSTAVO DE OLIVEIRA REGO MORAIS" w:date="2025-08-08T21:59:15.843Z" w16du:dateUtc="2025-08-08T21:59:15.843Z" w:id="1104385387"/>
          <w:rFonts w:ascii="Times New Roman" w:hAnsi="Times New Roman" w:eastAsia="Times New Roman" w:cs="Times New Roman"/>
          <w:b w:val="1"/>
          <w:bCs w:val="1"/>
          <w:noProof w:val="0"/>
          <w:sz w:val="24"/>
          <w:szCs w:val="24"/>
          <w:lang w:val="pt-BR"/>
          <w:rPrChange w:author="GUSTAVO DE OLIVEIRA REGO MORAIS" w:date="2025-08-08T22:00:05.264Z" w:id="386160433">
            <w:rPr>
              <w:ins w:author="GUSTAVO DE OLIVEIRA REGO MORAIS" w:date="2025-08-08T21:59:15.843Z" w16du:dateUtc="2025-08-08T21:59:15.843Z" w:id="1727384539"/>
              <w:rFonts w:ascii="Times New Roman" w:hAnsi="Times New Roman" w:eastAsia="Times New Roman" w:cs="Times New Roman"/>
              <w:b w:val="1"/>
              <w:bCs w:val="1"/>
              <w:noProof w:val="0"/>
              <w:sz w:val="24"/>
              <w:szCs w:val="24"/>
              <w:lang w:val="pt-BR"/>
            </w:rPr>
          </w:rPrChange>
        </w:rPr>
        <w:pPrChange w:author="GUSTAVO DE OLIVEIRA REGO MORAIS" w:date="2025-08-08T22:00:28.781Z">
          <w:pPr>
            <w:bidi w:val="0"/>
          </w:pPr>
        </w:pPrChange>
      </w:pPr>
      <w:ins w:author="GUSTAVO DE OLIVEIRA REGO MORAIS" w:date="2025-08-08T21:59:15.843Z" w:id="18157390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6Z" w:id="460396735">
              <w:rPr>
                <w:rFonts w:ascii="Times New Roman" w:hAnsi="Times New Roman" w:eastAsia="Times New Roman" w:cs="Times New Roman"/>
                <w:b w:val="1"/>
                <w:bCs w:val="1"/>
                <w:noProof w:val="0"/>
                <w:sz w:val="24"/>
                <w:szCs w:val="24"/>
                <w:lang w:val="pt-BR"/>
              </w:rPr>
            </w:rPrChange>
          </w:rPr>
          <w:t>Métodos</w:t>
        </w:r>
      </w:ins>
    </w:p>
    <w:p w:rsidR="6595920C" w:rsidP="320543F7" w:rsidRDefault="6595920C" w14:paraId="443E73C1" w14:textId="61EBF887">
      <w:pPr>
        <w:pStyle w:val="ListParagraph"/>
        <w:numPr>
          <w:ilvl w:val="0"/>
          <w:numId w:val="154"/>
        </w:numPr>
        <w:bidi w:val="0"/>
        <w:spacing w:before="240" w:beforeAutospacing="off" w:after="240" w:afterAutospacing="off" w:line="360" w:lineRule="auto"/>
        <w:jc w:val="both"/>
        <w:rPr>
          <w:ins w:author="GUSTAVO DE OLIVEIRA REGO MORAIS" w:date="2025-08-08T21:59:15.843Z" w16du:dateUtc="2025-08-08T21:59:15.843Z" w:id="653543038"/>
          <w:rFonts w:ascii="Times New Roman" w:hAnsi="Times New Roman" w:eastAsia="Times New Roman" w:cs="Times New Roman"/>
          <w:noProof w:val="0"/>
          <w:sz w:val="24"/>
          <w:szCs w:val="24"/>
          <w:lang w:val="pt-BR"/>
          <w:rPrChange w:author="GUSTAVO DE OLIVEIRA REGO MORAIS" w:date="2025-08-08T22:00:05.265Z" w:id="287420497">
            <w:rPr>
              <w:ins w:author="GUSTAVO DE OLIVEIRA REGO MORAIS" w:date="2025-08-08T21:59:15.843Z" w16du:dateUtc="2025-08-08T21:59:15.843Z" w:id="1904983347"/>
              <w:rFonts w:ascii="Times New Roman" w:hAnsi="Times New Roman" w:eastAsia="Times New Roman" w:cs="Times New Roman"/>
              <w:noProof w:val="0"/>
              <w:sz w:val="24"/>
              <w:szCs w:val="24"/>
              <w:lang w:val="pt-BR"/>
            </w:rPr>
          </w:rPrChange>
        </w:rPr>
        <w:pPrChange w:author="GUSTAVO DE OLIVEIRA REGO MORAIS" w:date="2025-08-08T22:00:28.781Z">
          <w:pPr>
            <w:bidi w:val="0"/>
          </w:pPr>
        </w:pPrChange>
      </w:pPr>
      <w:ins w:author="GUSTAVO DE OLIVEIRA REGO MORAIS" w:date="2025-08-08T21:59:15.843Z" w:id="1846706535">
        <w:r w:rsidRPr="320543F7" w:rsidR="6595920C">
          <w:rPr>
            <w:rFonts w:ascii="Times New Roman" w:hAnsi="Times New Roman" w:eastAsia="Times New Roman" w:cs="Times New Roman"/>
            <w:noProof w:val="0"/>
            <w:sz w:val="24"/>
            <w:szCs w:val="24"/>
            <w:lang w:val="pt-BR"/>
            <w:rPrChange w:author="GUSTAVO DE OLIVEIRA REGO MORAIS" w:date="2025-08-08T22:00:09.686Z" w:id="268572465">
              <w:rPr>
                <w:rFonts w:ascii="Times New Roman" w:hAnsi="Times New Roman" w:eastAsia="Times New Roman" w:cs="Times New Roman"/>
                <w:noProof w:val="0"/>
                <w:sz w:val="24"/>
                <w:szCs w:val="24"/>
                <w:lang w:val="pt-BR"/>
              </w:rPr>
            </w:rPrChange>
          </w:rPr>
          <w:t>Não há métodos públicos especificados no diagrama.</w:t>
        </w:r>
      </w:ins>
    </w:p>
    <w:p w:rsidR="320543F7" w:rsidP="320543F7" w:rsidRDefault="320543F7" w14:paraId="553E50B4" w14:textId="02D8BD6D">
      <w:pPr>
        <w:bidi w:val="0"/>
        <w:spacing w:line="360" w:lineRule="auto"/>
        <w:jc w:val="both"/>
        <w:rPr>
          <w:ins w:author="GUSTAVO DE OLIVEIRA REGO MORAIS" w:date="2025-08-08T21:59:15.843Z" w16du:dateUtc="2025-08-08T21:59:15.843Z" w:id="1192133602"/>
          <w:rFonts w:ascii="Times New Roman" w:hAnsi="Times New Roman" w:eastAsia="Times New Roman" w:cs="Times New Roman"/>
          <w:sz w:val="24"/>
          <w:szCs w:val="24"/>
          <w:rPrChange w:author="GUSTAVO DE OLIVEIRA REGO MORAIS" w:date="2025-08-08T22:00:09.686Z" w:id="1006072362">
            <w:rPr>
              <w:ins w:author="GUSTAVO DE OLIVEIRA REGO MORAIS" w:date="2025-08-08T21:59:15.843Z" w16du:dateUtc="2025-08-08T21:59:15.843Z" w:id="1502667310"/>
            </w:rPr>
          </w:rPrChange>
        </w:rPr>
        <w:pPrChange w:author="GUSTAVO DE OLIVEIRA REGO MORAIS" w:date="2025-08-08T22:00:28.781Z">
          <w:pPr>
            <w:numPr>
              <w:ilvl w:val="0"/>
              <w:numId w:val="154"/>
            </w:numPr>
            <w:bidi w:val="0"/>
          </w:pPr>
        </w:pPrChange>
      </w:pPr>
    </w:p>
    <w:p w:rsidR="6595920C" w:rsidP="320543F7" w:rsidRDefault="6595920C" w14:paraId="357E4E7B" w14:textId="383FB8CC">
      <w:pPr>
        <w:pStyle w:val="Heading4"/>
        <w:bidi w:val="0"/>
        <w:spacing w:before="319" w:beforeAutospacing="off" w:after="319" w:afterAutospacing="off" w:line="360" w:lineRule="auto"/>
        <w:jc w:val="both"/>
        <w:rPr>
          <w:ins w:author="GUSTAVO DE OLIVEIRA REGO MORAIS" w:date="2025-08-08T21:59:15.843Z" w16du:dateUtc="2025-08-08T21:59:15.843Z" w:id="2103474832"/>
          <w:rFonts w:ascii="Times New Roman" w:hAnsi="Times New Roman" w:eastAsia="Times New Roman" w:cs="Times New Roman"/>
          <w:b w:val="1"/>
          <w:bCs w:val="1"/>
          <w:noProof w:val="0"/>
          <w:sz w:val="24"/>
          <w:szCs w:val="24"/>
          <w:lang w:val="pt-BR"/>
          <w:rPrChange w:author="GUSTAVO DE OLIVEIRA REGO MORAIS" w:date="2025-08-08T22:00:05.267Z" w:id="1047848839">
            <w:rPr>
              <w:ins w:author="GUSTAVO DE OLIVEIRA REGO MORAIS" w:date="2025-08-08T21:59:15.843Z" w16du:dateUtc="2025-08-08T21:59:15.843Z" w:id="1499662040"/>
              <w:rFonts w:ascii="Consolas" w:hAnsi="Consolas" w:eastAsia="Consolas" w:cs="Consolas"/>
              <w:b w:val="1"/>
              <w:bCs w:val="1"/>
              <w:noProof w:val="0"/>
              <w:sz w:val="24"/>
              <w:szCs w:val="24"/>
              <w:lang w:val="pt-BR"/>
            </w:rPr>
          </w:rPrChange>
        </w:rPr>
        <w:pPrChange w:author="GUSTAVO DE OLIVEIRA REGO MORAIS" w:date="2025-08-08T22:00:28.781Z">
          <w:pPr>
            <w:bidi w:val="0"/>
          </w:pPr>
        </w:pPrChange>
      </w:pPr>
      <w:ins w:author="GUSTAVO DE OLIVEIRA REGO MORAIS" w:date="2025-08-08T21:59:15.843Z" w:id="13872444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7Z" w:id="2133039735">
              <w:rPr>
                <w:rFonts w:ascii="Times New Roman" w:hAnsi="Times New Roman" w:eastAsia="Times New Roman" w:cs="Times New Roman"/>
                <w:b w:val="1"/>
                <w:bCs w:val="1"/>
                <w:noProof w:val="0"/>
                <w:sz w:val="24"/>
                <w:szCs w:val="24"/>
                <w:lang w:val="pt-BR"/>
              </w:rPr>
            </w:rPrChange>
          </w:rPr>
          <w:t xml:space="preserve">8.1.2.7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267Z" w:id="612444546">
              <w:rPr>
                <w:rFonts w:ascii="Consolas" w:hAnsi="Consolas" w:eastAsia="Consolas" w:cs="Consolas"/>
                <w:b w:val="1"/>
                <w:bCs w:val="1"/>
                <w:noProof w:val="0"/>
                <w:sz w:val="24"/>
                <w:szCs w:val="24"/>
                <w:lang w:val="pt-BR"/>
              </w:rPr>
            </w:rPrChange>
          </w:rPr>
          <w:t>User</w:t>
        </w:r>
      </w:ins>
    </w:p>
    <w:p w:rsidR="6595920C" w:rsidP="320543F7" w:rsidRDefault="6595920C" w14:paraId="21A6D9E5" w14:textId="4075DB63">
      <w:pPr>
        <w:bidi w:val="0"/>
        <w:spacing w:before="240" w:beforeAutospacing="off" w:after="240" w:afterAutospacing="off" w:line="360" w:lineRule="auto"/>
        <w:jc w:val="both"/>
        <w:rPr>
          <w:ins w:author="GUSTAVO DE OLIVEIRA REGO MORAIS" w:date="2025-08-08T21:59:15.843Z" w16du:dateUtc="2025-08-08T21:59:15.843Z" w:id="361851888"/>
          <w:rFonts w:ascii="Times New Roman" w:hAnsi="Times New Roman" w:eastAsia="Times New Roman" w:cs="Times New Roman"/>
          <w:noProof w:val="0"/>
          <w:sz w:val="24"/>
          <w:szCs w:val="24"/>
          <w:lang w:val="pt-BR"/>
          <w:rPrChange w:author="GUSTAVO DE OLIVEIRA REGO MORAIS" w:date="2025-08-08T22:00:05.269Z" w:id="927468827">
            <w:rPr>
              <w:ins w:author="GUSTAVO DE OLIVEIRA REGO MORAIS" w:date="2025-08-08T21:59:15.843Z" w16du:dateUtc="2025-08-08T21:59:15.843Z" w:id="513191252"/>
              <w:rFonts w:ascii="Times New Roman" w:hAnsi="Times New Roman" w:eastAsia="Times New Roman" w:cs="Times New Roman"/>
              <w:noProof w:val="0"/>
              <w:sz w:val="24"/>
              <w:szCs w:val="24"/>
              <w:lang w:val="pt-BR"/>
            </w:rPr>
          </w:rPrChange>
        </w:rPr>
        <w:pPrChange w:author="GUSTAVO DE OLIVEIRA REGO MORAIS" w:date="2025-08-08T22:00:28.781Z">
          <w:pPr>
            <w:bidi w:val="0"/>
          </w:pPr>
        </w:pPrChange>
      </w:pPr>
      <w:ins w:author="GUSTAVO DE OLIVEIRA REGO MORAIS" w:date="2025-08-08T21:59:15.843Z" w:id="104822942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8Z" w:id="23439719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268Z" w:id="677224518">
              <w:rPr>
                <w:rFonts w:ascii="Times New Roman" w:hAnsi="Times New Roman" w:eastAsia="Times New Roman" w:cs="Times New Roman"/>
                <w:noProof w:val="0"/>
                <w:sz w:val="24"/>
                <w:szCs w:val="24"/>
                <w:lang w:val="pt-BR"/>
              </w:rPr>
            </w:rPrChange>
          </w:rPr>
          <w:t xml:space="preserve"> Representar o usuário do sistema com dados de autenticação e preferências de comunicação.</w:t>
        </w:r>
      </w:ins>
    </w:p>
    <w:p w:rsidR="6595920C" w:rsidP="320543F7" w:rsidRDefault="6595920C" w14:paraId="6AA35460" w14:textId="2317519B">
      <w:pPr>
        <w:bidi w:val="0"/>
        <w:spacing w:before="240" w:beforeAutospacing="off" w:after="240" w:afterAutospacing="off" w:line="360" w:lineRule="auto"/>
        <w:jc w:val="both"/>
        <w:rPr>
          <w:ins w:author="GUSTAVO DE OLIVEIRA REGO MORAIS" w:date="2025-08-08T21:59:15.844Z" w16du:dateUtc="2025-08-08T21:59:15.844Z" w:id="568615704"/>
          <w:rFonts w:ascii="Times New Roman" w:hAnsi="Times New Roman" w:eastAsia="Times New Roman" w:cs="Times New Roman"/>
          <w:b w:val="1"/>
          <w:bCs w:val="1"/>
          <w:noProof w:val="0"/>
          <w:sz w:val="24"/>
          <w:szCs w:val="24"/>
          <w:lang w:val="pt-BR"/>
          <w:rPrChange w:author="GUSTAVO DE OLIVEIRA REGO MORAIS" w:date="2025-08-08T22:00:05.27Z" w:id="233675352">
            <w:rPr>
              <w:ins w:author="GUSTAVO DE OLIVEIRA REGO MORAIS" w:date="2025-08-08T21:59:15.844Z" w16du:dateUtc="2025-08-08T21:59:15.844Z" w:id="1304036830"/>
              <w:rFonts w:ascii="Times New Roman" w:hAnsi="Times New Roman" w:eastAsia="Times New Roman" w:cs="Times New Roman"/>
              <w:b w:val="1"/>
              <w:bCs w:val="1"/>
              <w:noProof w:val="0"/>
              <w:sz w:val="24"/>
              <w:szCs w:val="24"/>
              <w:lang w:val="pt-BR"/>
            </w:rPr>
          </w:rPrChange>
        </w:rPr>
        <w:pPrChange w:author="GUSTAVO DE OLIVEIRA REGO MORAIS" w:date="2025-08-08T22:00:28.782Z">
          <w:pPr>
            <w:bidi w:val="0"/>
          </w:pPr>
        </w:pPrChange>
      </w:pPr>
      <w:ins w:author="GUSTAVO DE OLIVEIRA REGO MORAIS" w:date="2025-08-08T21:59:15.844Z" w:id="112316718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688Z" w:id="2008317272">
              <w:rPr>
                <w:rFonts w:ascii="Times New Roman" w:hAnsi="Times New Roman" w:eastAsia="Times New Roman" w:cs="Times New Roman"/>
                <w:b w:val="1"/>
                <w:bCs w:val="1"/>
                <w:noProof w:val="0"/>
                <w:sz w:val="24"/>
                <w:szCs w:val="24"/>
                <w:lang w:val="pt-BR"/>
              </w:rPr>
            </w:rPrChange>
          </w:rPr>
          <w:t>Atributos</w:t>
        </w:r>
      </w:ins>
    </w:p>
    <w:tbl>
      <w:tblPr>
        <w:tblStyle w:val="PlainTable2"/>
        <w:bidiVisual w:val="0"/>
        <w:tblW w:w="0" w:type="auto"/>
        <w:tblInd w:w="-210" w:type="dxa"/>
        <w:tblLayout w:type="fixed"/>
        <w:tblLook w:val="06A0" w:firstRow="1" w:lastRow="0" w:firstColumn="1" w:lastColumn="0" w:noHBand="1" w:noVBand="1"/>
        <w:tblPrChange w:author="GUSTAVO DE OLIVEIRA REGO MORAIS" w:date="2025-08-08T22:09:45.951Z" w16du:dateUtc="2025-08-08T22:09:45.951Z" w:id="1439251768">
          <w:tblPr>
            <w:tblStyle w:val="TableNormal"/>
            <w:tblLayout w:type="fixed"/>
            <w:tblLook w:val="06A0" w:firstRow="1" w:lastRow="0" w:firstColumn="1" w:lastColumn="0" w:noHBand="1" w:noVBand="1"/>
          </w:tblPr>
        </w:tblPrChange>
      </w:tblPr>
      <w:tblGrid>
        <w:gridCol w:w="2132"/>
        <w:gridCol w:w="2132"/>
        <w:gridCol w:w="2132"/>
        <w:gridCol w:w="2132"/>
        <w:gridCol w:w="2132"/>
        <w:tblGridChange w:id="851684283">
          <w:tblGrid>
            <w:gridCol w:w="1803"/>
            <w:gridCol w:w="1803"/>
            <w:gridCol w:w="1803"/>
            <w:gridCol w:w="1803"/>
            <w:gridCol w:w="1803"/>
          </w:tblGrid>
        </w:tblGridChange>
      </w:tblGrid>
      <w:tr w:rsidR="320543F7" w:rsidTr="320543F7" w14:paraId="327FE995">
        <w:trPr>
          <w:trHeight w:val="300"/>
          <w:ins w:author="GUSTAVO DE OLIVEIRA REGO MORAIS" w:date="2025-08-08T21:59:15.844Z" w16du:dateUtc="2025-08-08T21:59:15.844Z" w:id="820085524"/>
          <w:trPrChange w:author="GUSTAVO DE OLIVEIRA REGO MORAIS" w:date="2025-08-08T21:59:14.605Z" w16du:dateUtc="2025-08-08T21:59:14.605Z" w:id="83003167">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920889217">
              <w:tcPr>
                <w:tcW w:w="1803" w:type="dxa"/>
                <w:tcMar/>
              </w:tcPr>
            </w:tcPrChange>
          </w:tcPr>
          <w:p w:rsidR="320543F7" w:rsidP="320543F7" w:rsidRDefault="320543F7" w14:paraId="20894B98" w14:textId="7FB5B2C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89Z" w:id="1093457228">
                  <w:rPr>
                    <w:b w:val="1"/>
                    <w:bCs w:val="1"/>
                  </w:rPr>
                </w:rPrChange>
              </w:rPr>
              <w:pPrChange w:author="GUSTAVO DE OLIVEIRA REGO MORAIS" w:date="2025-08-08T22:00:28.782Z">
                <w:pPr>
                  <w:bidi w:val="0"/>
                </w:pPr>
              </w:pPrChange>
            </w:pPr>
            <w:ins w:author="GUSTAVO DE OLIVEIRA REGO MORAIS" w:date="2025-08-08T21:59:15.844Z" w:id="1293734714">
              <w:r w:rsidRPr="320543F7" w:rsidR="320543F7">
                <w:rPr>
                  <w:rFonts w:ascii="Times New Roman" w:hAnsi="Times New Roman" w:eastAsia="Times New Roman" w:cs="Times New Roman"/>
                  <w:b w:val="1"/>
                  <w:bCs w:val="1"/>
                  <w:sz w:val="24"/>
                  <w:szCs w:val="24"/>
                  <w:rPrChange w:author="GUSTAVO DE OLIVEIRA REGO MORAIS" w:date="2025-08-08T22:00:09.689Z" w:id="1833220960">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64806553">
              <w:tcPr>
                <w:tcW w:w="1803" w:type="dxa"/>
                <w:tcMar/>
              </w:tcPr>
            </w:tcPrChange>
          </w:tcPr>
          <w:p w:rsidR="320543F7" w:rsidP="320543F7" w:rsidRDefault="320543F7" w14:paraId="73348E81" w14:textId="627CB56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89Z" w:id="1550891463">
                  <w:rPr>
                    <w:b w:val="1"/>
                    <w:bCs w:val="1"/>
                  </w:rPr>
                </w:rPrChange>
              </w:rPr>
              <w:pPrChange w:author="GUSTAVO DE OLIVEIRA REGO MORAIS" w:date="2025-08-08T22:00:28.782Z">
                <w:pPr>
                  <w:bidi w:val="0"/>
                </w:pPr>
              </w:pPrChange>
            </w:pPr>
            <w:ins w:author="GUSTAVO DE OLIVEIRA REGO MORAIS" w:date="2025-08-08T21:59:15.844Z" w:id="388954668">
              <w:r w:rsidRPr="320543F7" w:rsidR="320543F7">
                <w:rPr>
                  <w:rFonts w:ascii="Times New Roman" w:hAnsi="Times New Roman" w:eastAsia="Times New Roman" w:cs="Times New Roman"/>
                  <w:b w:val="1"/>
                  <w:bCs w:val="1"/>
                  <w:sz w:val="24"/>
                  <w:szCs w:val="24"/>
                  <w:rPrChange w:author="GUSTAVO DE OLIVEIRA REGO MORAIS" w:date="2025-08-08T22:00:09.689Z" w:id="141240799">
                    <w:rPr>
                      <w:b w:val="1"/>
                      <w:bCs w:val="1"/>
                    </w:rPr>
                  </w:rPrChange>
                </w:rPr>
                <w:t>Tipo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313533680">
              <w:tcPr>
                <w:tcW w:w="1803" w:type="dxa"/>
                <w:tcMar/>
              </w:tcPr>
            </w:tcPrChange>
          </w:tcPr>
          <w:p w:rsidR="320543F7" w:rsidP="320543F7" w:rsidRDefault="320543F7" w14:paraId="50E930A0" w14:textId="6AFF0DB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Z" w:id="882316388">
                  <w:rPr>
                    <w:b w:val="1"/>
                    <w:bCs w:val="1"/>
                  </w:rPr>
                </w:rPrChange>
              </w:rPr>
              <w:pPrChange w:author="GUSTAVO DE OLIVEIRA REGO MORAIS" w:date="2025-08-08T22:00:28.782Z">
                <w:pPr>
                  <w:bidi w:val="0"/>
                </w:pPr>
              </w:pPrChange>
            </w:pPr>
            <w:ins w:author="GUSTAVO DE OLIVEIRA REGO MORAIS" w:date="2025-08-08T21:59:15.844Z" w:id="800176987">
              <w:r w:rsidRPr="320543F7" w:rsidR="320543F7">
                <w:rPr>
                  <w:rFonts w:ascii="Times New Roman" w:hAnsi="Times New Roman" w:eastAsia="Times New Roman" w:cs="Times New Roman"/>
                  <w:b w:val="1"/>
                  <w:bCs w:val="1"/>
                  <w:sz w:val="24"/>
                  <w:szCs w:val="24"/>
                  <w:rPrChange w:author="GUSTAVO DE OLIVEIRA REGO MORAIS" w:date="2025-08-08T22:00:09.69Z" w:id="203429013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823468870">
              <w:tcPr>
                <w:tcW w:w="1803" w:type="dxa"/>
                <w:tcMar/>
              </w:tcPr>
            </w:tcPrChange>
          </w:tcPr>
          <w:p w:rsidR="320543F7" w:rsidP="320543F7" w:rsidRDefault="320543F7" w14:paraId="23A4A43C" w14:textId="3546B0B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1Z" w:id="967355511">
                  <w:rPr>
                    <w:b w:val="1"/>
                    <w:bCs w:val="1"/>
                  </w:rPr>
                </w:rPrChange>
              </w:rPr>
              <w:pPrChange w:author="GUSTAVO DE OLIVEIRA REGO MORAIS" w:date="2025-08-08T22:00:28.782Z">
                <w:pPr>
                  <w:bidi w:val="0"/>
                </w:pPr>
              </w:pPrChange>
            </w:pPr>
            <w:ins w:author="GUSTAVO DE OLIVEIRA REGO MORAIS" w:date="2025-08-08T21:59:15.844Z" w:id="1406630146">
              <w:r w:rsidRPr="320543F7" w:rsidR="320543F7">
                <w:rPr>
                  <w:rFonts w:ascii="Times New Roman" w:hAnsi="Times New Roman" w:eastAsia="Times New Roman" w:cs="Times New Roman"/>
                  <w:b w:val="1"/>
                  <w:bCs w:val="1"/>
                  <w:sz w:val="24"/>
                  <w:szCs w:val="24"/>
                  <w:rPrChange w:author="GUSTAVO DE OLIVEIRA REGO MORAIS" w:date="2025-08-08T22:00:09.69Z" w:id="112683801">
                    <w:rPr>
                      <w:b w:val="1"/>
                      <w:bCs w:val="1"/>
                    </w:rPr>
                  </w:rPrChange>
                </w:rPr>
                <w:t>Descrição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739145">
              <w:tcPr>
                <w:tcW w:w="1803" w:type="dxa"/>
                <w:tcMar/>
              </w:tcPr>
            </w:tcPrChange>
          </w:tcPr>
          <w:p w:rsidR="320543F7" w:rsidP="320543F7" w:rsidRDefault="320543F7" w14:paraId="66FBEDE5" w14:textId="255334C0">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691Z" w:id="1480931997">
                  <w:rPr>
                    <w:b w:val="1"/>
                    <w:bCs w:val="1"/>
                  </w:rPr>
                </w:rPrChange>
              </w:rPr>
              <w:pPrChange w:author="GUSTAVO DE OLIVEIRA REGO MORAIS" w:date="2025-08-08T22:00:28.782Z">
                <w:pPr>
                  <w:bidi w:val="0"/>
                </w:pPr>
              </w:pPrChange>
            </w:pPr>
            <w:ins w:author="GUSTAVO DE OLIVEIRA REGO MORAIS" w:date="2025-08-08T21:59:15.844Z" w:id="1160568816">
              <w:r w:rsidRPr="320543F7" w:rsidR="320543F7">
                <w:rPr>
                  <w:rFonts w:ascii="Times New Roman" w:hAnsi="Times New Roman" w:eastAsia="Times New Roman" w:cs="Times New Roman"/>
                  <w:b w:val="1"/>
                  <w:bCs w:val="1"/>
                  <w:sz w:val="24"/>
                  <w:szCs w:val="24"/>
                  <w:rPrChange w:author="GUSTAVO DE OLIVEIRA REGO MORAIS" w:date="2025-08-08T22:00:09.691Z" w:id="1782886300">
                    <w:rPr>
                      <w:b w:val="1"/>
                      <w:bCs w:val="1"/>
                    </w:rPr>
                  </w:rPrChange>
                </w:rPr>
                <w:t>Restrições</w:t>
              </w:r>
            </w:ins>
          </w:p>
        </w:tc>
      </w:tr>
      <w:tr w:rsidR="320543F7" w:rsidTr="320543F7" w14:paraId="200D0C4F">
        <w:trPr>
          <w:trHeight w:val="300"/>
          <w:ins w:author="GUSTAVO DE OLIVEIRA REGO MORAIS" w:date="2025-08-08T21:59:15.844Z" w16du:dateUtc="2025-08-08T21:59:15.844Z" w:id="1801696974"/>
          <w:trPrChange w:author="GUSTAVO DE OLIVEIRA REGO MORAIS" w:date="2025-08-08T21:59:14.606Z" w16du:dateUtc="2025-08-08T21:59:14.606Z" w:id="527875549">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1037551340">
              <w:tcPr>
                <w:tcW w:w="1803" w:type="dxa"/>
                <w:tcMar/>
              </w:tcPr>
            </w:tcPrChange>
          </w:tcPr>
          <w:p w:rsidR="320543F7" w:rsidP="320543F7" w:rsidRDefault="320543F7" w14:paraId="4DEC0EE6" w14:textId="057436A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2Z" w:id="292843414">
                  <w:rPr>
                    <w:rFonts w:ascii="Consolas" w:hAnsi="Consolas" w:eastAsia="Consolas" w:cs="Consolas"/>
                  </w:rPr>
                </w:rPrChange>
              </w:rPr>
              <w:pPrChange w:author="GUSTAVO DE OLIVEIRA REGO MORAIS" w:date="2025-08-08T22:00:28.783Z">
                <w:pPr>
                  <w:bidi w:val="0"/>
                </w:pPr>
              </w:pPrChange>
            </w:pPr>
            <w:ins w:author="GUSTAVO DE OLIVEIRA REGO MORAIS" w:date="2025-08-08T21:59:15.844Z" w:id="1129485790">
              <w:r w:rsidRPr="320543F7" w:rsidR="320543F7">
                <w:rPr>
                  <w:rFonts w:ascii="Times New Roman" w:hAnsi="Times New Roman" w:eastAsia="Times New Roman" w:cs="Times New Roman"/>
                  <w:sz w:val="24"/>
                  <w:szCs w:val="24"/>
                  <w:rPrChange w:author="GUSTAVO DE OLIVEIRA REGO MORAIS" w:date="2025-08-08T22:00:09.692Z" w:id="787772923">
                    <w:rPr>
                      <w:rFonts w:ascii="Consolas" w:hAnsi="Consolas" w:eastAsia="Consolas" w:cs="Consolas"/>
                    </w:rPr>
                  </w:rPrChange>
                </w:rPr>
                <w:t>id</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20083567">
              <w:tcPr>
                <w:tcW w:w="1803" w:type="dxa"/>
                <w:tcMar/>
              </w:tcPr>
            </w:tcPrChange>
          </w:tcPr>
          <w:p w:rsidR="320543F7" w:rsidP="320543F7" w:rsidRDefault="320543F7" w14:paraId="2DB49AAC" w14:textId="0CBB9B0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2Z" w:id="1625015203"/>
              </w:rPr>
              <w:pPrChange w:author="GUSTAVO DE OLIVEIRA REGO MORAIS" w:date="2025-08-08T22:00:28.783Z">
                <w:pPr>
                  <w:bidi w:val="0"/>
                </w:pPr>
              </w:pPrChange>
            </w:pPr>
            <w:ins w:author="GUSTAVO DE OLIVEIRA REGO MORAIS" w:date="2025-08-08T21:59:15.844Z" w:id="101834732">
              <w:r w:rsidRPr="320543F7" w:rsidR="320543F7">
                <w:rPr>
                  <w:rFonts w:ascii="Times New Roman" w:hAnsi="Times New Roman" w:eastAsia="Times New Roman" w:cs="Times New Roman"/>
                  <w:sz w:val="24"/>
                  <w:szCs w:val="24"/>
                  <w:rPrChange w:author="GUSTAVO DE OLIVEIRA REGO MORAIS" w:date="2025-08-08T22:00:09.692Z" w:id="210557944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579456236">
              <w:tcPr>
                <w:tcW w:w="1803" w:type="dxa"/>
                <w:tcMar/>
              </w:tcPr>
            </w:tcPrChange>
          </w:tcPr>
          <w:p w:rsidR="320543F7" w:rsidP="320543F7" w:rsidRDefault="320543F7" w14:paraId="483D9866" w14:textId="37B9DF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3Z" w:id="329625446"/>
              </w:rPr>
              <w:pPrChange w:author="GUSTAVO DE OLIVEIRA REGO MORAIS" w:date="2025-08-08T22:00:28.783Z">
                <w:pPr>
                  <w:bidi w:val="0"/>
                </w:pPr>
              </w:pPrChange>
            </w:pPr>
            <w:ins w:author="GUSTAVO DE OLIVEIRA REGO MORAIS" w:date="2025-08-08T21:59:15.844Z" w:id="740919430">
              <w:r w:rsidRPr="320543F7" w:rsidR="320543F7">
                <w:rPr>
                  <w:rFonts w:ascii="Times New Roman" w:hAnsi="Times New Roman" w:eastAsia="Times New Roman" w:cs="Times New Roman"/>
                  <w:sz w:val="24"/>
                  <w:szCs w:val="24"/>
                  <w:rPrChange w:author="GUSTAVO DE OLIVEIRA REGO MORAIS" w:date="2025-08-08T22:00:09.693Z" w:id="19483956"/>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214217469">
              <w:tcPr>
                <w:tcW w:w="1803" w:type="dxa"/>
                <w:tcMar/>
              </w:tcPr>
            </w:tcPrChange>
          </w:tcPr>
          <w:p w:rsidR="320543F7" w:rsidP="320543F7" w:rsidRDefault="320543F7" w14:paraId="290E8DDE" w14:textId="25FC55B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3Z" w:id="1929378615"/>
              </w:rPr>
              <w:pPrChange w:author="GUSTAVO DE OLIVEIRA REGO MORAIS" w:date="2025-08-08T22:00:28.783Z">
                <w:pPr>
                  <w:bidi w:val="0"/>
                </w:pPr>
              </w:pPrChange>
            </w:pPr>
            <w:ins w:author="GUSTAVO DE OLIVEIRA REGO MORAIS" w:date="2025-08-08T21:59:15.844Z" w:id="1344445295">
              <w:r w:rsidRPr="320543F7" w:rsidR="320543F7">
                <w:rPr>
                  <w:rFonts w:ascii="Times New Roman" w:hAnsi="Times New Roman" w:eastAsia="Times New Roman" w:cs="Times New Roman"/>
                  <w:sz w:val="24"/>
                  <w:szCs w:val="24"/>
                  <w:rPrChange w:author="GUSTAVO DE OLIVEIRA REGO MORAIS" w:date="2025-08-08T22:00:09.693Z" w:id="1993699538"/>
                </w:rPr>
                <w:t>Identificador único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1Z" w:id="1097147202">
              <w:tcPr>
                <w:tcW w:w="1803" w:type="dxa"/>
                <w:tcMar/>
              </w:tcPr>
            </w:tcPrChange>
          </w:tcPr>
          <w:p w:rsidR="320543F7" w:rsidP="320543F7" w:rsidRDefault="320543F7" w14:paraId="37B2A735" w14:textId="15D3D4D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4Z" w:id="499284957">
                  <w:rPr>
                    <w:rFonts w:ascii="Consolas" w:hAnsi="Consolas" w:eastAsia="Consolas" w:cs="Consolas"/>
                  </w:rPr>
                </w:rPrChange>
              </w:rPr>
              <w:pPrChange w:author="GUSTAVO DE OLIVEIRA REGO MORAIS" w:date="2025-08-08T22:00:28.783Z">
                <w:pPr>
                  <w:bidi w:val="0"/>
                </w:pPr>
              </w:pPrChange>
            </w:pPr>
            <w:ins w:author="GUSTAVO DE OLIVEIRA REGO MORAIS" w:date="2025-08-08T21:59:15.844Z" w:id="1584726942">
              <w:r w:rsidRPr="320543F7" w:rsidR="320543F7">
                <w:rPr>
                  <w:rFonts w:ascii="Times New Roman" w:hAnsi="Times New Roman" w:eastAsia="Times New Roman" w:cs="Times New Roman"/>
                  <w:sz w:val="24"/>
                  <w:szCs w:val="24"/>
                  <w:rPrChange w:author="GUSTAVO DE OLIVEIRA REGO MORAIS" w:date="2025-08-08T22:00:09.694Z" w:id="647060115">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79Z" w:id="2069094492"/>
                </w:rPr>
                <w:t xml:space="preserve">, </w:t>
              </w:r>
              <w:r w:rsidRPr="320543F7" w:rsidR="320543F7">
                <w:rPr>
                  <w:rFonts w:ascii="Times New Roman" w:hAnsi="Times New Roman" w:eastAsia="Times New Roman" w:cs="Times New Roman"/>
                  <w:sz w:val="24"/>
                  <w:szCs w:val="24"/>
                  <w:rPrChange w:author="GUSTAVO DE OLIVEIRA REGO MORAIS" w:date="2025-08-08T22:00:05.28Z" w:id="1853270116">
                    <w:rPr>
                      <w:rFonts w:ascii="Consolas" w:hAnsi="Consolas" w:eastAsia="Consolas" w:cs="Consolas"/>
                    </w:rPr>
                  </w:rPrChange>
                </w:rPr>
                <w:t>{not null}</w:t>
              </w:r>
            </w:ins>
          </w:p>
        </w:tc>
      </w:tr>
      <w:tr w:rsidR="320543F7" w:rsidTr="320543F7" w14:paraId="78697BD4">
        <w:trPr>
          <w:trHeight w:val="300"/>
          <w:ins w:author="GUSTAVO DE OLIVEIRA REGO MORAIS" w:date="2025-08-08T21:59:15.844Z" w16du:dateUtc="2025-08-08T21:59:15.844Z" w:id="1012390780"/>
          <w:trPrChange w:author="GUSTAVO DE OLIVEIRA REGO MORAIS" w:date="2025-08-08T21:59:14.606Z" w16du:dateUtc="2025-08-08T21:59:14.606Z" w:id="2122018321">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1Z" w:id="1898293552">
              <w:tcPr>
                <w:tcW w:w="1803" w:type="dxa"/>
                <w:tcMar/>
              </w:tcPr>
            </w:tcPrChange>
          </w:tcPr>
          <w:p w:rsidR="320543F7" w:rsidP="320543F7" w:rsidRDefault="320543F7" w14:paraId="7DBE18A0" w14:textId="5E6F0CC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5Z" w:id="1108077648">
                  <w:rPr>
                    <w:rFonts w:ascii="Consolas" w:hAnsi="Consolas" w:eastAsia="Consolas" w:cs="Consolas"/>
                  </w:rPr>
                </w:rPrChange>
              </w:rPr>
              <w:pPrChange w:author="GUSTAVO DE OLIVEIRA REGO MORAIS" w:date="2025-08-08T22:00:28.784Z">
                <w:pPr>
                  <w:bidi w:val="0"/>
                </w:pPr>
              </w:pPrChange>
            </w:pPr>
            <w:ins w:author="GUSTAVO DE OLIVEIRA REGO MORAIS" w:date="2025-08-08T21:59:15.844Z" w:id="911380535">
              <w:r w:rsidRPr="320543F7" w:rsidR="320543F7">
                <w:rPr>
                  <w:rFonts w:ascii="Times New Roman" w:hAnsi="Times New Roman" w:eastAsia="Times New Roman" w:cs="Times New Roman"/>
                  <w:sz w:val="24"/>
                  <w:szCs w:val="24"/>
                  <w:rPrChange w:author="GUSTAVO DE OLIVEIRA REGO MORAIS" w:date="2025-08-08T22:00:09.695Z" w:id="991734140">
                    <w:rPr>
                      <w:rFonts w:ascii="Consolas" w:hAnsi="Consolas" w:eastAsia="Consolas" w:cs="Consolas"/>
                    </w:rPr>
                  </w:rPrChange>
                </w:rPr>
                <w:t>nome</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54496318">
              <w:tcPr>
                <w:tcW w:w="1803" w:type="dxa"/>
                <w:tcMar/>
              </w:tcPr>
            </w:tcPrChange>
          </w:tcPr>
          <w:p w:rsidR="320543F7" w:rsidP="320543F7" w:rsidRDefault="320543F7" w14:paraId="5CCC66C3" w14:textId="5F3A8D2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5Z" w:id="2092801883"/>
              </w:rPr>
              <w:pPrChange w:author="GUSTAVO DE OLIVEIRA REGO MORAIS" w:date="2025-08-08T22:00:28.784Z">
                <w:pPr>
                  <w:bidi w:val="0"/>
                </w:pPr>
              </w:pPrChange>
            </w:pPr>
            <w:ins w:author="GUSTAVO DE OLIVEIRA REGO MORAIS" w:date="2025-08-08T21:59:15.844Z" w:id="1354223077">
              <w:r w:rsidRPr="320543F7" w:rsidR="320543F7">
                <w:rPr>
                  <w:rFonts w:ascii="Times New Roman" w:hAnsi="Times New Roman" w:eastAsia="Times New Roman" w:cs="Times New Roman"/>
                  <w:sz w:val="24"/>
                  <w:szCs w:val="24"/>
                  <w:rPrChange w:author="GUSTAVO DE OLIVEIRA REGO MORAIS" w:date="2025-08-08T22:00:09.695Z" w:id="2101201039"/>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8543959">
              <w:tcPr>
                <w:tcW w:w="1803" w:type="dxa"/>
                <w:tcMar/>
              </w:tcPr>
            </w:tcPrChange>
          </w:tcPr>
          <w:p w:rsidR="320543F7" w:rsidP="320543F7" w:rsidRDefault="320543F7" w14:paraId="5A46145B" w14:textId="3BD6F5F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6Z" w:id="1976890236"/>
              </w:rPr>
              <w:pPrChange w:author="GUSTAVO DE OLIVEIRA REGO MORAIS" w:date="2025-08-08T22:00:28.784Z">
                <w:pPr>
                  <w:bidi w:val="0"/>
                </w:pPr>
              </w:pPrChange>
            </w:pPr>
            <w:ins w:author="GUSTAVO DE OLIVEIRA REGO MORAIS" w:date="2025-08-08T21:59:15.844Z" w:id="536880315">
              <w:r w:rsidRPr="320543F7" w:rsidR="320543F7">
                <w:rPr>
                  <w:rFonts w:ascii="Times New Roman" w:hAnsi="Times New Roman" w:eastAsia="Times New Roman" w:cs="Times New Roman"/>
                  <w:sz w:val="24"/>
                  <w:szCs w:val="24"/>
                  <w:rPrChange w:author="GUSTAVO DE OLIVEIRA REGO MORAIS" w:date="2025-08-08T22:00:09.695Z" w:id="140202168"/>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726825880">
              <w:tcPr>
                <w:tcW w:w="1803" w:type="dxa"/>
                <w:tcMar/>
              </w:tcPr>
            </w:tcPrChange>
          </w:tcPr>
          <w:p w:rsidR="320543F7" w:rsidP="320543F7" w:rsidRDefault="320543F7" w14:paraId="32903BC5" w14:textId="2F65A6F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6Z" w:id="349861249"/>
              </w:rPr>
              <w:pPrChange w:author="GUSTAVO DE OLIVEIRA REGO MORAIS" w:date="2025-08-08T22:00:28.784Z">
                <w:pPr>
                  <w:bidi w:val="0"/>
                </w:pPr>
              </w:pPrChange>
            </w:pPr>
            <w:ins w:author="GUSTAVO DE OLIVEIRA REGO MORAIS" w:date="2025-08-08T21:59:15.844Z" w:id="1798924783">
              <w:r w:rsidRPr="320543F7" w:rsidR="320543F7">
                <w:rPr>
                  <w:rFonts w:ascii="Times New Roman" w:hAnsi="Times New Roman" w:eastAsia="Times New Roman" w:cs="Times New Roman"/>
                  <w:sz w:val="24"/>
                  <w:szCs w:val="24"/>
                  <w:rPrChange w:author="GUSTAVO DE OLIVEIRA REGO MORAIS" w:date="2025-08-08T22:00:09.696Z" w:id="1211874205"/>
                </w:rPr>
                <w:t>Nome completo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483179584">
              <w:tcPr>
                <w:tcW w:w="1803" w:type="dxa"/>
                <w:tcMar/>
              </w:tcPr>
            </w:tcPrChange>
          </w:tcPr>
          <w:p w:rsidR="320543F7" w:rsidP="320543F7" w:rsidRDefault="320543F7" w14:paraId="5B4AF261" w14:textId="74A75E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279870224">
                  <w:rPr>
                    <w:rFonts w:ascii="Consolas" w:hAnsi="Consolas" w:eastAsia="Consolas" w:cs="Consolas"/>
                  </w:rPr>
                </w:rPrChange>
              </w:rPr>
              <w:pPrChange w:author="GUSTAVO DE OLIVEIRA REGO MORAIS" w:date="2025-08-08T22:00:28.784Z">
                <w:pPr>
                  <w:bidi w:val="0"/>
                </w:pPr>
              </w:pPrChange>
            </w:pPr>
            <w:ins w:author="GUSTAVO DE OLIVEIRA REGO MORAIS" w:date="2025-08-08T21:59:15.845Z" w:id="945795948">
              <w:r w:rsidRPr="320543F7" w:rsidR="320543F7">
                <w:rPr>
                  <w:rFonts w:ascii="Times New Roman" w:hAnsi="Times New Roman" w:eastAsia="Times New Roman" w:cs="Times New Roman"/>
                  <w:sz w:val="24"/>
                  <w:szCs w:val="24"/>
                  <w:rPrChange w:author="GUSTAVO DE OLIVEIRA REGO MORAIS" w:date="2025-08-08T22:00:09.696Z" w:id="368401275">
                    <w:rPr>
                      <w:rFonts w:ascii="Consolas" w:hAnsi="Consolas" w:eastAsia="Consolas" w:cs="Consolas"/>
                    </w:rPr>
                  </w:rPrChange>
                </w:rPr>
                <w:t>{not null}</w:t>
              </w:r>
            </w:ins>
          </w:p>
        </w:tc>
      </w:tr>
      <w:tr w:rsidR="320543F7" w:rsidTr="320543F7" w14:paraId="11B25894">
        <w:trPr>
          <w:trHeight w:val="300"/>
          <w:ins w:author="GUSTAVO DE OLIVEIRA REGO MORAIS" w:date="2025-08-08T21:59:15.845Z" w16du:dateUtc="2025-08-08T21:59:15.845Z" w:id="25328464"/>
          <w:trPrChange w:author="GUSTAVO DE OLIVEIRA REGO MORAIS" w:date="2025-08-08T21:59:14.607Z" w16du:dateUtc="2025-08-08T21:59:14.607Z" w:id="857652575">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944781868">
              <w:tcPr>
                <w:tcW w:w="1803" w:type="dxa"/>
                <w:tcMar/>
              </w:tcPr>
            </w:tcPrChange>
          </w:tcPr>
          <w:p w:rsidR="320543F7" w:rsidP="320543F7" w:rsidRDefault="320543F7" w14:paraId="4E33AA77" w14:textId="61ADA65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1756571938">
                  <w:rPr>
                    <w:rFonts w:ascii="Consolas" w:hAnsi="Consolas" w:eastAsia="Consolas" w:cs="Consolas"/>
                  </w:rPr>
                </w:rPrChange>
              </w:rPr>
              <w:pPrChange w:author="GUSTAVO DE OLIVEIRA REGO MORAIS" w:date="2025-08-08T22:00:28.784Z">
                <w:pPr>
                  <w:bidi w:val="0"/>
                </w:pPr>
              </w:pPrChange>
            </w:pPr>
            <w:ins w:author="GUSTAVO DE OLIVEIRA REGO MORAIS" w:date="2025-08-08T21:59:15.845Z" w:id="1865639334">
              <w:r w:rsidRPr="320543F7" w:rsidR="320543F7">
                <w:rPr>
                  <w:rFonts w:ascii="Times New Roman" w:hAnsi="Times New Roman" w:eastAsia="Times New Roman" w:cs="Times New Roman"/>
                  <w:sz w:val="24"/>
                  <w:szCs w:val="24"/>
                  <w:rPrChange w:author="GUSTAVO DE OLIVEIRA REGO MORAIS" w:date="2025-08-08T22:00:09.697Z" w:id="335030431">
                    <w:rPr>
                      <w:rFonts w:ascii="Consolas" w:hAnsi="Consolas" w:eastAsia="Consolas" w:cs="Consolas"/>
                    </w:rPr>
                  </w:rPrChange>
                </w:rPr>
                <w:t>email</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8760106">
              <w:tcPr>
                <w:tcW w:w="1803" w:type="dxa"/>
                <w:tcMar/>
              </w:tcPr>
            </w:tcPrChange>
          </w:tcPr>
          <w:p w:rsidR="320543F7" w:rsidP="320543F7" w:rsidRDefault="320543F7" w14:paraId="210E085C" w14:textId="0D6E6E3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7Z" w:id="1671443049"/>
              </w:rPr>
              <w:pPrChange w:author="GUSTAVO DE OLIVEIRA REGO MORAIS" w:date="2025-08-08T22:00:28.785Z">
                <w:pPr>
                  <w:bidi w:val="0"/>
                </w:pPr>
              </w:pPrChange>
            </w:pPr>
            <w:ins w:author="GUSTAVO DE OLIVEIRA REGO MORAIS" w:date="2025-08-08T21:59:15.845Z" w:id="167352767">
              <w:r w:rsidRPr="320543F7" w:rsidR="320543F7">
                <w:rPr>
                  <w:rFonts w:ascii="Times New Roman" w:hAnsi="Times New Roman" w:eastAsia="Times New Roman" w:cs="Times New Roman"/>
                  <w:sz w:val="24"/>
                  <w:szCs w:val="24"/>
                  <w:rPrChange w:author="GUSTAVO DE OLIVEIRA REGO MORAIS" w:date="2025-08-08T22:00:09.697Z" w:id="87215499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07278060">
              <w:tcPr>
                <w:tcW w:w="1803" w:type="dxa"/>
                <w:tcMar/>
              </w:tcPr>
            </w:tcPrChange>
          </w:tcPr>
          <w:p w:rsidR="320543F7" w:rsidP="320543F7" w:rsidRDefault="320543F7" w14:paraId="07F64CB5" w14:textId="09560E1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8Z" w:id="2094785234"/>
              </w:rPr>
              <w:pPrChange w:author="GUSTAVO DE OLIVEIRA REGO MORAIS" w:date="2025-08-08T22:00:28.785Z">
                <w:pPr>
                  <w:bidi w:val="0"/>
                </w:pPr>
              </w:pPrChange>
            </w:pPr>
            <w:ins w:author="GUSTAVO DE OLIVEIRA REGO MORAIS" w:date="2025-08-08T21:59:15.845Z" w:id="20192076">
              <w:r w:rsidRPr="320543F7" w:rsidR="320543F7">
                <w:rPr>
                  <w:rFonts w:ascii="Times New Roman" w:hAnsi="Times New Roman" w:eastAsia="Times New Roman" w:cs="Times New Roman"/>
                  <w:sz w:val="24"/>
                  <w:szCs w:val="24"/>
                  <w:rPrChange w:author="GUSTAVO DE OLIVEIRA REGO MORAIS" w:date="2025-08-08T22:00:09.698Z" w:id="1533734667"/>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063584542">
              <w:tcPr>
                <w:tcW w:w="1803" w:type="dxa"/>
                <w:tcMar/>
              </w:tcPr>
            </w:tcPrChange>
          </w:tcPr>
          <w:p w:rsidR="320543F7" w:rsidP="320543F7" w:rsidRDefault="320543F7" w14:paraId="1A27B1F7" w14:textId="15D5A6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698Z" w:id="1553267208"/>
              </w:rPr>
              <w:pPrChange w:author="GUSTAVO DE OLIVEIRA REGO MORAIS" w:date="2025-08-08T22:00:28.785Z">
                <w:pPr>
                  <w:bidi w:val="0"/>
                </w:pPr>
              </w:pPrChange>
            </w:pPr>
            <w:ins w:author="GUSTAVO DE OLIVEIRA REGO MORAIS" w:date="2025-08-08T21:59:15.845Z" w:id="140203982">
              <w:r w:rsidRPr="320543F7" w:rsidR="320543F7">
                <w:rPr>
                  <w:rFonts w:ascii="Times New Roman" w:hAnsi="Times New Roman" w:eastAsia="Times New Roman" w:cs="Times New Roman"/>
                  <w:sz w:val="24"/>
                  <w:szCs w:val="24"/>
                  <w:rPrChange w:author="GUSTAVO DE OLIVEIRA REGO MORAIS" w:date="2025-08-08T22:00:09.698Z" w:id="915241885"/>
                </w:rPr>
                <w:t>E-mail de login/contato.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30903457">
              <w:tcPr>
                <w:tcW w:w="1803" w:type="dxa"/>
                <w:tcMar/>
              </w:tcPr>
            </w:tcPrChange>
          </w:tcPr>
          <w:p w:rsidR="320543F7" w:rsidP="320543F7" w:rsidRDefault="320543F7" w14:paraId="7EB82FAC" w14:textId="2CF7C2A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1Z" w:id="1992269285">
                  <w:rPr>
                    <w:rFonts w:ascii="Consolas" w:hAnsi="Consolas" w:eastAsia="Consolas" w:cs="Consolas"/>
                  </w:rPr>
                </w:rPrChange>
              </w:rPr>
              <w:pPrChange w:author="GUSTAVO DE OLIVEIRA REGO MORAIS" w:date="2025-08-08T22:00:28.785Z">
                <w:pPr>
                  <w:bidi w:val="0"/>
                </w:pPr>
              </w:pPrChange>
            </w:pPr>
            <w:ins w:author="GUSTAVO DE OLIVEIRA REGO MORAIS" w:date="2025-08-08T21:59:15.845Z" w:id="1543793321">
              <w:r w:rsidRPr="320543F7" w:rsidR="320543F7">
                <w:rPr>
                  <w:rFonts w:ascii="Times New Roman" w:hAnsi="Times New Roman" w:eastAsia="Times New Roman" w:cs="Times New Roman"/>
                  <w:sz w:val="24"/>
                  <w:szCs w:val="24"/>
                  <w:rPrChange w:author="GUSTAVO DE OLIVEIRA REGO MORAIS" w:date="2025-08-08T22:00:09.699Z" w:id="834552187">
                    <w:rPr>
                      <w:rFonts w:ascii="Consolas" w:hAnsi="Consolas" w:eastAsia="Consolas" w:cs="Consolas"/>
                    </w:rPr>
                  </w:rPrChange>
                </w:rPr>
                <w:t>{unique}</w:t>
              </w:r>
              <w:r w:rsidRPr="320543F7" w:rsidR="320543F7">
                <w:rPr>
                  <w:rFonts w:ascii="Times New Roman" w:hAnsi="Times New Roman" w:eastAsia="Times New Roman" w:cs="Times New Roman"/>
                  <w:sz w:val="24"/>
                  <w:szCs w:val="24"/>
                  <w:rPrChange w:author="GUSTAVO DE OLIVEIRA REGO MORAIS" w:date="2025-08-08T22:00:05.289Z" w:id="776581213"/>
                </w:rPr>
                <w:t xml:space="preserve">, </w:t>
              </w:r>
              <w:r w:rsidRPr="320543F7" w:rsidR="320543F7">
                <w:rPr>
                  <w:rFonts w:ascii="Times New Roman" w:hAnsi="Times New Roman" w:eastAsia="Times New Roman" w:cs="Times New Roman"/>
                  <w:sz w:val="24"/>
                  <w:szCs w:val="24"/>
                  <w:rPrChange w:author="GUSTAVO DE OLIVEIRA REGO MORAIS" w:date="2025-08-08T22:00:05.29Z" w:id="1565449396">
                    <w:rPr>
                      <w:rFonts w:ascii="Consolas" w:hAnsi="Consolas" w:eastAsia="Consolas" w:cs="Consolas"/>
                    </w:rPr>
                  </w:rPrChange>
                </w:rPr>
                <w:t>{not null}</w:t>
              </w:r>
              <w:r w:rsidRPr="320543F7" w:rsidR="320543F7">
                <w:rPr>
                  <w:rFonts w:ascii="Times New Roman" w:hAnsi="Times New Roman" w:eastAsia="Times New Roman" w:cs="Times New Roman"/>
                  <w:sz w:val="24"/>
                  <w:szCs w:val="24"/>
                  <w:rPrChange w:author="GUSTAVO DE OLIVEIRA REGO MORAIS" w:date="2025-08-08T22:00:05.29Z" w:id="770621615"/>
                </w:rPr>
                <w:t xml:space="preserve">, </w:t>
              </w:r>
              <w:r w:rsidRPr="320543F7" w:rsidR="320543F7">
                <w:rPr>
                  <w:rFonts w:ascii="Times New Roman" w:hAnsi="Times New Roman" w:eastAsia="Times New Roman" w:cs="Times New Roman"/>
                  <w:sz w:val="24"/>
                  <w:szCs w:val="24"/>
                  <w:rPrChange w:author="GUSTAVO DE OLIVEIRA REGO MORAIS" w:date="2025-08-08T22:00:05.291Z" w:id="840295829">
                    <w:rPr>
                      <w:rFonts w:ascii="Consolas" w:hAnsi="Consolas" w:eastAsia="Consolas" w:cs="Consolas"/>
                    </w:rPr>
                  </w:rPrChange>
                </w:rPr>
                <w:t>{format=email}</w:t>
              </w:r>
            </w:ins>
          </w:p>
        </w:tc>
      </w:tr>
      <w:tr w:rsidR="320543F7" w:rsidTr="320543F7" w14:paraId="75614339">
        <w:trPr>
          <w:trHeight w:val="300"/>
          <w:ins w:author="GUSTAVO DE OLIVEIRA REGO MORAIS" w:date="2025-08-08T21:59:15.845Z" w16du:dateUtc="2025-08-08T21:59:15.845Z" w:id="1180543953"/>
          <w:trPrChange w:author="GUSTAVO DE OLIVEIRA REGO MORAIS" w:date="2025-08-08T21:59:14.608Z" w16du:dateUtc="2025-08-08T21:59:14.608Z" w:id="1000700753">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1412142023">
              <w:tcPr>
                <w:tcW w:w="1803" w:type="dxa"/>
                <w:tcMar/>
              </w:tcPr>
            </w:tcPrChange>
          </w:tcPr>
          <w:p w:rsidR="320543F7" w:rsidP="320543F7" w:rsidRDefault="320543F7" w14:paraId="4F44229E" w14:textId="0876CCE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1Z" w:id="180466328">
                  <w:rPr>
                    <w:rFonts w:ascii="Consolas" w:hAnsi="Consolas" w:eastAsia="Consolas" w:cs="Consolas"/>
                  </w:rPr>
                </w:rPrChange>
              </w:rPr>
              <w:pPrChange w:author="GUSTAVO DE OLIVEIRA REGO MORAIS" w:date="2025-08-08T22:00:28.785Z">
                <w:pPr>
                  <w:bidi w:val="0"/>
                </w:pPr>
              </w:pPrChange>
            </w:pPr>
            <w:ins w:author="GUSTAVO DE OLIVEIRA REGO MORAIS" w:date="2025-08-08T21:59:15.845Z" w:id="417876440">
              <w:r w:rsidRPr="320543F7" w:rsidR="320543F7">
                <w:rPr>
                  <w:rFonts w:ascii="Times New Roman" w:hAnsi="Times New Roman" w:eastAsia="Times New Roman" w:cs="Times New Roman"/>
                  <w:sz w:val="24"/>
                  <w:szCs w:val="24"/>
                  <w:rPrChange w:author="GUSTAVO DE OLIVEIRA REGO MORAIS" w:date="2025-08-08T22:00:09.701Z" w:id="274084959">
                    <w:rPr>
                      <w:rFonts w:ascii="Consolas" w:hAnsi="Consolas" w:eastAsia="Consolas" w:cs="Consolas"/>
                    </w:rPr>
                  </w:rPrChange>
                </w:rPr>
                <w:t>senha</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382225022">
              <w:tcPr>
                <w:tcW w:w="1803" w:type="dxa"/>
                <w:tcMar/>
              </w:tcPr>
            </w:tcPrChange>
          </w:tcPr>
          <w:p w:rsidR="320543F7" w:rsidP="320543F7" w:rsidRDefault="320543F7" w14:paraId="381FF621" w14:textId="6A400AC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2Z" w:id="887253969"/>
              </w:rPr>
              <w:pPrChange w:author="GUSTAVO DE OLIVEIRA REGO MORAIS" w:date="2025-08-08T22:00:28.785Z">
                <w:pPr>
                  <w:bidi w:val="0"/>
                </w:pPr>
              </w:pPrChange>
            </w:pPr>
            <w:ins w:author="GUSTAVO DE OLIVEIRA REGO MORAIS" w:date="2025-08-08T21:59:15.845Z" w:id="468241440">
              <w:r w:rsidRPr="320543F7" w:rsidR="320543F7">
                <w:rPr>
                  <w:rFonts w:ascii="Times New Roman" w:hAnsi="Times New Roman" w:eastAsia="Times New Roman" w:cs="Times New Roman"/>
                  <w:sz w:val="24"/>
                  <w:szCs w:val="24"/>
                  <w:rPrChange w:author="GUSTAVO DE OLIVEIRA REGO MORAIS" w:date="2025-08-08T22:00:09.702Z" w:id="1014327962"/>
                </w:rPr>
                <w:t>String</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20557731">
              <w:tcPr>
                <w:tcW w:w="1803" w:type="dxa"/>
                <w:tcMar/>
              </w:tcPr>
            </w:tcPrChange>
          </w:tcPr>
          <w:p w:rsidR="320543F7" w:rsidP="320543F7" w:rsidRDefault="320543F7" w14:paraId="474389D3" w14:textId="5D5EF0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5Z" w:id="397789953"/>
              </w:rPr>
              <w:pPrChange w:author="GUSTAVO DE OLIVEIRA REGO MORAIS" w:date="2025-08-08T22:00:28.786Z">
                <w:pPr>
                  <w:bidi w:val="0"/>
                </w:pPr>
              </w:pPrChange>
            </w:pPr>
            <w:ins w:author="GUSTAVO DE OLIVEIRA REGO MORAIS" w:date="2025-08-08T21:59:15.845Z" w:id="145666190">
              <w:r w:rsidRPr="320543F7" w:rsidR="320543F7">
                <w:rPr>
                  <w:rFonts w:ascii="Times New Roman" w:hAnsi="Times New Roman" w:eastAsia="Times New Roman" w:cs="Times New Roman"/>
                  <w:sz w:val="24"/>
                  <w:szCs w:val="24"/>
                  <w:rPrChange w:author="GUSTAVO DE OLIVEIRA REGO MORAIS" w:date="2025-08-08T22:00:09.702Z" w:id="471530736"/>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662423792">
              <w:tcPr>
                <w:tcW w:w="1803" w:type="dxa"/>
                <w:tcMar/>
              </w:tcPr>
            </w:tcPrChange>
          </w:tcPr>
          <w:p w:rsidR="320543F7" w:rsidP="320543F7" w:rsidRDefault="320543F7" w14:paraId="1EC37868" w14:textId="5A4D35F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5Z" w:id="393711033"/>
              </w:rPr>
              <w:pPrChange w:author="GUSTAVO DE OLIVEIRA REGO MORAIS" w:date="2025-08-08T22:00:28.786Z">
                <w:pPr>
                  <w:bidi w:val="0"/>
                </w:pPr>
              </w:pPrChange>
            </w:pPr>
            <w:ins w:author="GUSTAVO DE OLIVEIRA REGO MORAIS" w:date="2025-08-08T21:59:15.845Z" w:id="1355539731">
              <w:r w:rsidRPr="320543F7" w:rsidR="320543F7">
                <w:rPr>
                  <w:rFonts w:ascii="Times New Roman" w:hAnsi="Times New Roman" w:eastAsia="Times New Roman" w:cs="Times New Roman"/>
                  <w:sz w:val="24"/>
                  <w:szCs w:val="24"/>
                  <w:rPrChange w:author="GUSTAVO DE OLIVEIRA REGO MORAIS" w:date="2025-08-08T22:00:09.705Z" w:id="360276424"/>
                </w:rPr>
                <w:t>Hash da senha do usuário.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220842834">
              <w:tcPr>
                <w:tcW w:w="1803" w:type="dxa"/>
                <w:tcMar/>
              </w:tcPr>
            </w:tcPrChange>
          </w:tcPr>
          <w:p w:rsidR="320543F7" w:rsidP="320543F7" w:rsidRDefault="320543F7" w14:paraId="5636FB8B" w14:textId="49F3887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6Z" w:id="1419840438">
                  <w:rPr>
                    <w:rFonts w:ascii="Consolas" w:hAnsi="Consolas" w:eastAsia="Consolas" w:cs="Consolas"/>
                  </w:rPr>
                </w:rPrChange>
              </w:rPr>
              <w:pPrChange w:author="GUSTAVO DE OLIVEIRA REGO MORAIS" w:date="2025-08-08T22:00:28.786Z">
                <w:pPr>
                  <w:bidi w:val="0"/>
                </w:pPr>
              </w:pPrChange>
            </w:pPr>
            <w:ins w:author="GUSTAVO DE OLIVEIRA REGO MORAIS" w:date="2025-08-08T21:59:15.845Z" w:id="2083078589">
              <w:r w:rsidRPr="320543F7" w:rsidR="320543F7">
                <w:rPr>
                  <w:rFonts w:ascii="Times New Roman" w:hAnsi="Times New Roman" w:eastAsia="Times New Roman" w:cs="Times New Roman"/>
                  <w:sz w:val="24"/>
                  <w:szCs w:val="24"/>
                  <w:rPrChange w:author="GUSTAVO DE OLIVEIRA REGO MORAIS" w:date="2025-08-08T22:00:09.706Z" w:id="1442113124">
                    <w:rPr>
                      <w:rFonts w:ascii="Consolas" w:hAnsi="Consolas" w:eastAsia="Consolas" w:cs="Consolas"/>
                    </w:rPr>
                  </w:rPrChange>
                </w:rPr>
                <w:t>{not null}</w:t>
              </w:r>
            </w:ins>
          </w:p>
        </w:tc>
      </w:tr>
      <w:tr w:rsidR="320543F7" w:rsidTr="320543F7" w14:paraId="23AA018F">
        <w:trPr>
          <w:trHeight w:val="300"/>
          <w:ins w:author="GUSTAVO DE OLIVEIRA REGO MORAIS" w:date="2025-08-08T21:59:15.845Z" w16du:dateUtc="2025-08-08T21:59:15.845Z" w:id="2092264378"/>
          <w:trPrChange w:author="GUSTAVO DE OLIVEIRA REGO MORAIS" w:date="2025-08-08T21:59:14.608Z" w16du:dateUtc="2025-08-08T21:59:14.608Z" w:id="71873211">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289454258">
              <w:tcPr>
                <w:tcW w:w="1803" w:type="dxa"/>
                <w:tcMar/>
              </w:tcPr>
            </w:tcPrChange>
          </w:tcPr>
          <w:p w:rsidR="320543F7" w:rsidP="320543F7" w:rsidRDefault="320543F7" w14:paraId="07827DC0" w14:textId="114DAE4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6Z" w:id="1549006175">
                  <w:rPr>
                    <w:rFonts w:ascii="Consolas" w:hAnsi="Consolas" w:eastAsia="Consolas" w:cs="Consolas"/>
                  </w:rPr>
                </w:rPrChange>
              </w:rPr>
              <w:pPrChange w:author="GUSTAVO DE OLIVEIRA REGO MORAIS" w:date="2025-08-08T22:00:28.786Z">
                <w:pPr>
                  <w:bidi w:val="0"/>
                </w:pPr>
              </w:pPrChange>
            </w:pPr>
            <w:ins w:author="GUSTAVO DE OLIVEIRA REGO MORAIS" w:date="2025-08-08T21:59:15.845Z" w:id="1260584288">
              <w:r w:rsidRPr="320543F7" w:rsidR="320543F7">
                <w:rPr>
                  <w:rFonts w:ascii="Times New Roman" w:hAnsi="Times New Roman" w:eastAsia="Times New Roman" w:cs="Times New Roman"/>
                  <w:sz w:val="24"/>
                  <w:szCs w:val="24"/>
                  <w:rPrChange w:author="GUSTAVO DE OLIVEIRA REGO MORAIS" w:date="2025-08-08T22:00:09.706Z" w:id="59925875">
                    <w:rPr>
                      <w:rFonts w:ascii="Consolas" w:hAnsi="Consolas" w:eastAsia="Consolas" w:cs="Consolas"/>
                    </w:rPr>
                  </w:rPrChange>
                </w:rPr>
                <w:t>recebeOfertas</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2126205615">
              <w:tcPr>
                <w:tcW w:w="1803" w:type="dxa"/>
                <w:tcMar/>
              </w:tcPr>
            </w:tcPrChange>
          </w:tcPr>
          <w:p w:rsidR="320543F7" w:rsidP="320543F7" w:rsidRDefault="320543F7" w14:paraId="0FDFB186" w14:textId="73317DD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7Z" w:id="504642651"/>
              </w:rPr>
              <w:pPrChange w:author="GUSTAVO DE OLIVEIRA REGO MORAIS" w:date="2025-08-08T22:00:28.786Z">
                <w:pPr>
                  <w:bidi w:val="0"/>
                </w:pPr>
              </w:pPrChange>
            </w:pPr>
            <w:ins w:author="GUSTAVO DE OLIVEIRA REGO MORAIS" w:date="2025-08-08T21:59:15.845Z" w:id="633332949">
              <w:r w:rsidRPr="320543F7" w:rsidR="320543F7">
                <w:rPr>
                  <w:rFonts w:ascii="Times New Roman" w:hAnsi="Times New Roman" w:eastAsia="Times New Roman" w:cs="Times New Roman"/>
                  <w:sz w:val="24"/>
                  <w:szCs w:val="24"/>
                  <w:rPrChange w:author="GUSTAVO DE OLIVEIRA REGO MORAIS" w:date="2025-08-08T22:00:09.707Z" w:id="1565316100"/>
                </w:rPr>
                <w:t>boolean</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565967570">
              <w:tcPr>
                <w:tcW w:w="1803" w:type="dxa"/>
                <w:tcMar/>
              </w:tcPr>
            </w:tcPrChange>
          </w:tcPr>
          <w:p w:rsidR="320543F7" w:rsidP="320543F7" w:rsidRDefault="320543F7" w14:paraId="4B09ADE6" w14:textId="3AEA265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8Z" w:id="83490684"/>
              </w:rPr>
              <w:pPrChange w:author="GUSTAVO DE OLIVEIRA REGO MORAIS" w:date="2025-08-08T22:00:28.787Z">
                <w:pPr>
                  <w:bidi w:val="0"/>
                </w:pPr>
              </w:pPrChange>
            </w:pPr>
            <w:ins w:author="GUSTAVO DE OLIVEIRA REGO MORAIS" w:date="2025-08-08T21:59:15.845Z" w:id="2136154903">
              <w:r w:rsidRPr="320543F7" w:rsidR="320543F7">
                <w:rPr>
                  <w:rFonts w:ascii="Times New Roman" w:hAnsi="Times New Roman" w:eastAsia="Times New Roman" w:cs="Times New Roman"/>
                  <w:sz w:val="24"/>
                  <w:szCs w:val="24"/>
                  <w:rPrChange w:author="GUSTAVO DE OLIVEIRA REGO MORAIS" w:date="2025-08-08T22:00:09.707Z" w:id="2143338579"/>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603259030">
              <w:tcPr>
                <w:tcW w:w="1803" w:type="dxa"/>
                <w:tcMar/>
              </w:tcPr>
            </w:tcPrChange>
          </w:tcPr>
          <w:p w:rsidR="320543F7" w:rsidP="320543F7" w:rsidRDefault="320543F7" w14:paraId="04951269" w14:textId="2C0F8A4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8Z" w:id="2039961816"/>
              </w:rPr>
              <w:pPrChange w:author="GUSTAVO DE OLIVEIRA REGO MORAIS" w:date="2025-08-08T22:00:28.787Z">
                <w:pPr>
                  <w:bidi w:val="0"/>
                </w:pPr>
              </w:pPrChange>
            </w:pPr>
            <w:ins w:author="GUSTAVO DE OLIVEIRA REGO MORAIS" w:date="2025-08-08T21:59:15.846Z" w:id="263233017">
              <w:r w:rsidRPr="320543F7" w:rsidR="320543F7">
                <w:rPr>
                  <w:rFonts w:ascii="Times New Roman" w:hAnsi="Times New Roman" w:eastAsia="Times New Roman" w:cs="Times New Roman"/>
                  <w:sz w:val="24"/>
                  <w:szCs w:val="24"/>
                  <w:rPrChange w:author="GUSTAVO DE OLIVEIRA REGO MORAIS" w:date="2025-08-08T22:00:09.708Z" w:id="1028189090"/>
                </w:rPr>
                <w:t>Indica interesse em receber ofertas.</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1080880256">
              <w:tcPr>
                <w:tcW w:w="1803" w:type="dxa"/>
                <w:tcMar/>
              </w:tcPr>
            </w:tcPrChange>
          </w:tcPr>
          <w:p w:rsidR="320543F7" w:rsidP="320543F7" w:rsidRDefault="320543F7" w14:paraId="1CCE67FF" w14:textId="51734AF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9Z" w:id="456627722">
                  <w:rPr>
                    <w:rFonts w:ascii="Consolas" w:hAnsi="Consolas" w:eastAsia="Consolas" w:cs="Consolas"/>
                  </w:rPr>
                </w:rPrChange>
              </w:rPr>
              <w:pPrChange w:author="GUSTAVO DE OLIVEIRA REGO MORAIS" w:date="2025-08-08T22:00:28.787Z">
                <w:pPr>
                  <w:bidi w:val="0"/>
                </w:pPr>
              </w:pPrChange>
            </w:pPr>
            <w:ins w:author="GUSTAVO DE OLIVEIRA REGO MORAIS" w:date="2025-08-08T21:59:15.846Z" w:id="2022392564">
              <w:r w:rsidRPr="320543F7" w:rsidR="320543F7">
                <w:rPr>
                  <w:rFonts w:ascii="Times New Roman" w:hAnsi="Times New Roman" w:eastAsia="Times New Roman" w:cs="Times New Roman"/>
                  <w:sz w:val="24"/>
                  <w:szCs w:val="24"/>
                  <w:rPrChange w:author="GUSTAVO DE OLIVEIRA REGO MORAIS" w:date="2025-08-08T22:00:09.709Z" w:id="527130854">
                    <w:rPr>
                      <w:rFonts w:ascii="Consolas" w:hAnsi="Consolas" w:eastAsia="Consolas" w:cs="Consolas"/>
                    </w:rPr>
                  </w:rPrChange>
                </w:rPr>
                <w:t>{default=false}</w:t>
              </w:r>
            </w:ins>
          </w:p>
        </w:tc>
      </w:tr>
      <w:tr w:rsidR="320543F7" w:rsidTr="320543F7" w14:paraId="1BADC39B">
        <w:trPr>
          <w:trHeight w:val="300"/>
          <w:ins w:author="GUSTAVO DE OLIVEIRA REGO MORAIS" w:date="2025-08-08T21:59:15.846Z" w16du:dateUtc="2025-08-08T21:59:15.846Z" w:id="1204398827"/>
          <w:trPrChange w:author="GUSTAVO DE OLIVEIRA REGO MORAIS" w:date="2025-08-08T21:59:14.609Z" w16du:dateUtc="2025-08-08T21:59:14.609Z" w:id="1743107606">
            <w:trPr>
              <w:trHeight w:val="300"/>
            </w:trPr>
          </w:trPrChange>
        </w:trPr>
        <w:tc>
          <w:tcPr>
            <w:cnfStyle w:val="001000000000" w:firstRow="0" w:lastRow="0" w:firstColumn="1" w:lastColumn="0" w:oddVBand="0" w:evenVBand="0" w:oddHBand="0" w:evenHBand="0" w:firstRowFirstColumn="0" w:firstRowLastColumn="0" w:lastRowFirstColumn="0" w:lastRowLastColumn="0"/>
            <w:tcW w:w="2132" w:type="dxa"/>
            <w:tcMar/>
            <w:tcPrChange w:author="GUSTAVO DE OLIVEIRA REGO MORAIS" w:date="2025-08-08T22:09:45.952Z" w:id="223297481">
              <w:tcPr>
                <w:tcW w:w="1803" w:type="dxa"/>
                <w:tcMar/>
              </w:tcPr>
            </w:tcPrChange>
          </w:tcPr>
          <w:p w:rsidR="320543F7" w:rsidP="320543F7" w:rsidRDefault="320543F7" w14:paraId="6995A6E7" w14:textId="3506C6B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09Z" w:id="1727603078">
                  <w:rPr>
                    <w:rFonts w:ascii="Consolas" w:hAnsi="Consolas" w:eastAsia="Consolas" w:cs="Consolas"/>
                  </w:rPr>
                </w:rPrChange>
              </w:rPr>
              <w:pPrChange w:author="GUSTAVO DE OLIVEIRA REGO MORAIS" w:date="2025-08-08T22:00:28.787Z">
                <w:pPr>
                  <w:bidi w:val="0"/>
                </w:pPr>
              </w:pPrChange>
            </w:pPr>
            <w:ins w:author="GUSTAVO DE OLIVEIRA REGO MORAIS" w:date="2025-08-08T21:59:15.846Z" w:id="1096052273">
              <w:r w:rsidRPr="320543F7" w:rsidR="320543F7">
                <w:rPr>
                  <w:rFonts w:ascii="Times New Roman" w:hAnsi="Times New Roman" w:eastAsia="Times New Roman" w:cs="Times New Roman"/>
                  <w:sz w:val="24"/>
                  <w:szCs w:val="24"/>
                  <w:rPrChange w:author="GUSTAVO DE OLIVEIRA REGO MORAIS" w:date="2025-08-08T22:00:09.709Z" w:id="45037562">
                    <w:rPr>
                      <w:rFonts w:ascii="Consolas" w:hAnsi="Consolas" w:eastAsia="Consolas" w:cs="Consolas"/>
                    </w:rPr>
                  </w:rPrChange>
                </w:rPr>
                <w:t>autenticacao</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398286507">
              <w:tcPr>
                <w:tcW w:w="1803" w:type="dxa"/>
                <w:tcMar/>
              </w:tcPr>
            </w:tcPrChange>
          </w:tcPr>
          <w:p w:rsidR="320543F7" w:rsidP="320543F7" w:rsidRDefault="320543F7" w14:paraId="36EA5173" w14:textId="4348760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1618484384"/>
              </w:rPr>
              <w:pPrChange w:author="GUSTAVO DE OLIVEIRA REGO MORAIS" w:date="2025-08-08T22:00:28.787Z">
                <w:pPr>
                  <w:bidi w:val="0"/>
                </w:pPr>
              </w:pPrChange>
            </w:pPr>
            <w:ins w:author="GUSTAVO DE OLIVEIRA REGO MORAIS" w:date="2025-08-08T21:59:15.846Z" w:id="1444614655">
              <w:r w:rsidRPr="320543F7" w:rsidR="320543F7">
                <w:rPr>
                  <w:rFonts w:ascii="Times New Roman" w:hAnsi="Times New Roman" w:eastAsia="Times New Roman" w:cs="Times New Roman"/>
                  <w:sz w:val="24"/>
                  <w:szCs w:val="24"/>
                  <w:rPrChange w:author="GUSTAVO DE OLIVEIRA REGO MORAIS" w:date="2025-08-08T22:00:09.709Z" w:id="2012152910"/>
                </w:rPr>
                <w:t>boolean</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2Z" w:id="858736350">
              <w:tcPr>
                <w:tcW w:w="1803" w:type="dxa"/>
                <w:tcMar/>
              </w:tcPr>
            </w:tcPrChange>
          </w:tcPr>
          <w:p w:rsidR="320543F7" w:rsidP="320543F7" w:rsidRDefault="320543F7" w14:paraId="6C754264" w14:textId="169DCD1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428087276"/>
              </w:rPr>
              <w:pPrChange w:author="GUSTAVO DE OLIVEIRA REGO MORAIS" w:date="2025-08-08T22:00:28.788Z">
                <w:pPr>
                  <w:bidi w:val="0"/>
                </w:pPr>
              </w:pPrChange>
            </w:pPr>
            <w:ins w:author="GUSTAVO DE OLIVEIRA REGO MORAIS" w:date="2025-08-08T21:59:15.846Z" w:id="1505384531">
              <w:r w:rsidRPr="320543F7" w:rsidR="320543F7">
                <w:rPr>
                  <w:rFonts w:ascii="Times New Roman" w:hAnsi="Times New Roman" w:eastAsia="Times New Roman" w:cs="Times New Roman"/>
                  <w:sz w:val="24"/>
                  <w:szCs w:val="24"/>
                  <w:rPrChange w:author="GUSTAVO DE OLIVEIRA REGO MORAIS" w:date="2025-08-08T22:00:09.71Z" w:id="197876782"/>
                </w:rPr>
                <w:t>-</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3Z" w:id="1128283203">
              <w:tcPr>
                <w:tcW w:w="1803" w:type="dxa"/>
                <w:tcMar/>
              </w:tcPr>
            </w:tcPrChange>
          </w:tcPr>
          <w:p w:rsidR="320543F7" w:rsidP="320543F7" w:rsidRDefault="320543F7" w14:paraId="129959F8" w14:textId="74789B0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Z" w:id="1263615096"/>
              </w:rPr>
              <w:pPrChange w:author="GUSTAVO DE OLIVEIRA REGO MORAIS" w:date="2025-08-08T22:00:28.788Z">
                <w:pPr>
                  <w:bidi w:val="0"/>
                </w:pPr>
              </w:pPrChange>
            </w:pPr>
            <w:ins w:author="GUSTAVO DE OLIVEIRA REGO MORAIS" w:date="2025-08-08T21:59:15.846Z" w:id="471516641">
              <w:r w:rsidRPr="320543F7" w:rsidR="320543F7">
                <w:rPr>
                  <w:rFonts w:ascii="Times New Roman" w:hAnsi="Times New Roman" w:eastAsia="Times New Roman" w:cs="Times New Roman"/>
                  <w:sz w:val="24"/>
                  <w:szCs w:val="24"/>
                  <w:rPrChange w:author="GUSTAVO DE OLIVEIRA REGO MORAIS" w:date="2025-08-08T22:00:09.71Z" w:id="589699312"/>
                </w:rPr>
                <w:t>Estado de autenticação (sessão ativa).</w:t>
              </w:r>
            </w:ins>
          </w:p>
        </w:tc>
        <w:tc>
          <w:tcPr>
            <w:cnfStyle w:val="000000000000" w:firstRow="0" w:lastRow="0" w:firstColumn="0" w:lastColumn="0" w:oddVBand="0" w:evenVBand="0" w:oddHBand="0" w:evenHBand="0" w:firstRowFirstColumn="0" w:firstRowLastColumn="0" w:lastRowFirstColumn="0" w:lastRowLastColumn="0"/>
            <w:tcW w:w="2132" w:type="dxa"/>
            <w:tcMar/>
            <w:tcPrChange w:author="GUSTAVO DE OLIVEIRA REGO MORAIS" w:date="2025-08-08T22:09:45.953Z" w:id="1388148077">
              <w:tcPr>
                <w:tcW w:w="1803" w:type="dxa"/>
                <w:tcMar/>
              </w:tcPr>
            </w:tcPrChange>
          </w:tcPr>
          <w:p w:rsidR="320543F7" w:rsidP="320543F7" w:rsidRDefault="320543F7" w14:paraId="73C3C4F8" w14:textId="7A38D5B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1Z" w:id="516682658">
                  <w:rPr>
                    <w:rFonts w:ascii="Consolas" w:hAnsi="Consolas" w:eastAsia="Consolas" w:cs="Consolas"/>
                  </w:rPr>
                </w:rPrChange>
              </w:rPr>
              <w:pPrChange w:author="GUSTAVO DE OLIVEIRA REGO MORAIS" w:date="2025-08-08T22:00:28.788Z">
                <w:pPr>
                  <w:bidi w:val="0"/>
                </w:pPr>
              </w:pPrChange>
            </w:pPr>
            <w:ins w:author="GUSTAVO DE OLIVEIRA REGO MORAIS" w:date="2025-08-08T21:59:15.846Z" w:id="517326332">
              <w:r w:rsidRPr="320543F7" w:rsidR="320543F7">
                <w:rPr>
                  <w:rFonts w:ascii="Times New Roman" w:hAnsi="Times New Roman" w:eastAsia="Times New Roman" w:cs="Times New Roman"/>
                  <w:sz w:val="24"/>
                  <w:szCs w:val="24"/>
                  <w:rPrChange w:author="GUSTAVO DE OLIVEIRA REGO MORAIS" w:date="2025-08-08T22:00:09.711Z" w:id="2003138233">
                    <w:rPr>
                      <w:rFonts w:ascii="Consolas" w:hAnsi="Consolas" w:eastAsia="Consolas" w:cs="Consolas"/>
                    </w:rPr>
                  </w:rPrChange>
                </w:rPr>
                <w:t>{default=false}</w:t>
              </w:r>
            </w:ins>
          </w:p>
        </w:tc>
      </w:tr>
    </w:tbl>
    <w:p w:rsidR="6595920C" w:rsidP="320543F7" w:rsidRDefault="6595920C" w14:paraId="6BAC591A" w14:textId="259763E7">
      <w:pPr>
        <w:bidi w:val="0"/>
        <w:spacing w:before="240" w:beforeAutospacing="off" w:after="240" w:afterAutospacing="off" w:line="360" w:lineRule="auto"/>
        <w:jc w:val="both"/>
        <w:rPr>
          <w:ins w:author="GUSTAVO DE OLIVEIRA REGO MORAIS" w:date="2025-08-08T21:59:15.846Z" w16du:dateUtc="2025-08-08T21:59:15.846Z" w:id="1654814263"/>
          <w:rFonts w:ascii="Times New Roman" w:hAnsi="Times New Roman" w:eastAsia="Times New Roman" w:cs="Times New Roman"/>
          <w:b w:val="1"/>
          <w:bCs w:val="1"/>
          <w:noProof w:val="0"/>
          <w:sz w:val="24"/>
          <w:szCs w:val="24"/>
          <w:lang w:val="pt-BR"/>
          <w:rPrChange w:author="GUSTAVO DE OLIVEIRA REGO MORAIS" w:date="2025-08-08T22:00:05.308Z" w:id="2006578809">
            <w:rPr>
              <w:ins w:author="GUSTAVO DE OLIVEIRA REGO MORAIS" w:date="2025-08-08T21:59:15.846Z" w16du:dateUtc="2025-08-08T21:59:15.846Z" w:id="361948581"/>
              <w:rFonts w:ascii="Times New Roman" w:hAnsi="Times New Roman" w:eastAsia="Times New Roman" w:cs="Times New Roman"/>
              <w:b w:val="1"/>
              <w:bCs w:val="1"/>
              <w:noProof w:val="0"/>
              <w:sz w:val="24"/>
              <w:szCs w:val="24"/>
              <w:lang w:val="pt-BR"/>
            </w:rPr>
          </w:rPrChange>
        </w:rPr>
        <w:pPrChange w:author="GUSTAVO DE OLIVEIRA REGO MORAIS" w:date="2025-08-08T22:00:28.788Z">
          <w:pPr>
            <w:bidi w:val="0"/>
          </w:pPr>
        </w:pPrChange>
      </w:pPr>
      <w:ins w:author="GUSTAVO DE OLIVEIRA REGO MORAIS" w:date="2025-08-08T21:59:15.846Z" w:id="206376970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11Z" w:id="1547150567">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11:27.673Z" w16du:dateUtc="2025-08-08T22:11:27.673Z" w:id="1690852757">
          <w:tblPr>
            <w:tblStyle w:val="TableNormal"/>
            <w:tblLayout w:type="fixed"/>
            <w:tblLook w:val="06A0" w:firstRow="1" w:lastRow="0" w:firstColumn="1" w:lastColumn="0" w:noHBand="1" w:noVBand="1"/>
          </w:tblPr>
        </w:tblPrChange>
      </w:tblPr>
      <w:tblGrid>
        <w:gridCol w:w="1803"/>
        <w:gridCol w:w="1803"/>
        <w:gridCol w:w="1803"/>
        <w:gridCol w:w="1803"/>
        <w:gridCol w:w="1803"/>
        <w:tblGridChange w:id="2057638230">
          <w:tblGrid>
            <w:gridCol w:w="1551"/>
            <w:gridCol w:w="2069"/>
            <w:gridCol w:w="579"/>
            <w:gridCol w:w="839"/>
            <w:gridCol w:w="3977"/>
          </w:tblGrid>
        </w:tblGridChange>
      </w:tblGrid>
      <w:tr w:rsidR="320543F7" w:rsidTr="320543F7" w14:paraId="415265A7">
        <w:trPr>
          <w:trHeight w:val="300"/>
          <w:ins w:author="GUSTAVO DE OLIVEIRA REGO MORAIS" w:date="2025-08-08T21:59:15.846Z" w16du:dateUtc="2025-08-08T21:59:15.846Z" w:id="1502070066"/>
          <w:trPrChange w:author="GUSTAVO DE OLIVEIRA REGO MORAIS" w:date="2025-08-08T22:09:51.886Z" w16du:dateUtc="2025-08-08T22:09:51.886Z" w:id="1195051391">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3Z" w:id="255331007">
              <w:tcPr>
                <w:tcW w:w="1551" w:type="dxa"/>
                <w:tcMar/>
                <w:vAlign w:val="center"/>
              </w:tcPr>
            </w:tcPrChange>
          </w:tcPr>
          <w:p w:rsidR="320543F7" w:rsidP="320543F7" w:rsidRDefault="320543F7" w14:paraId="2629692E" w14:textId="5BE1D35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2Z" w:id="1066410584">
                  <w:rPr>
                    <w:b w:val="1"/>
                    <w:bCs w:val="1"/>
                  </w:rPr>
                </w:rPrChange>
              </w:rPr>
              <w:pPrChange w:author="GUSTAVO DE OLIVEIRA REGO MORAIS" w:date="2025-08-08T22:00:28.788Z">
                <w:pPr>
                  <w:bidi w:val="0"/>
                </w:pPr>
              </w:pPrChange>
            </w:pPr>
            <w:ins w:author="GUSTAVO DE OLIVEIRA REGO MORAIS" w:date="2025-08-08T21:59:15.846Z" w:id="635991053">
              <w:r w:rsidRPr="320543F7" w:rsidR="320543F7">
                <w:rPr>
                  <w:rFonts w:ascii="Times New Roman" w:hAnsi="Times New Roman" w:eastAsia="Times New Roman" w:cs="Times New Roman"/>
                  <w:b w:val="1"/>
                  <w:bCs w:val="1"/>
                  <w:sz w:val="24"/>
                  <w:szCs w:val="24"/>
                  <w:rPrChange w:author="GUSTAVO DE OLIVEIRA REGO MORAIS" w:date="2025-08-08T22:00:09.712Z" w:id="15168908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884871873">
              <w:tcPr>
                <w:tcW w:w="2069" w:type="dxa"/>
                <w:tcMar/>
                <w:vAlign w:val="center"/>
              </w:tcPr>
            </w:tcPrChange>
          </w:tcPr>
          <w:p w:rsidR="320543F7" w:rsidP="320543F7" w:rsidRDefault="320543F7" w14:paraId="31857C86" w14:textId="300B87F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2Z" w:id="1165064012">
                  <w:rPr>
                    <w:b w:val="1"/>
                    <w:bCs w:val="1"/>
                  </w:rPr>
                </w:rPrChange>
              </w:rPr>
              <w:pPrChange w:author="GUSTAVO DE OLIVEIRA REGO MORAIS" w:date="2025-08-08T22:00:28.789Z">
                <w:pPr>
                  <w:bidi w:val="0"/>
                </w:pPr>
              </w:pPrChange>
            </w:pPr>
            <w:ins w:author="GUSTAVO DE OLIVEIRA REGO MORAIS" w:date="2025-08-08T21:59:15.846Z" w:id="362340870">
              <w:r w:rsidRPr="320543F7" w:rsidR="320543F7">
                <w:rPr>
                  <w:rFonts w:ascii="Times New Roman" w:hAnsi="Times New Roman" w:eastAsia="Times New Roman" w:cs="Times New Roman"/>
                  <w:b w:val="1"/>
                  <w:bCs w:val="1"/>
                  <w:sz w:val="24"/>
                  <w:szCs w:val="24"/>
                  <w:rPrChange w:author="GUSTAVO DE OLIVEIRA REGO MORAIS" w:date="2025-08-08T22:00:09.712Z" w:id="819959257">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89391699">
              <w:tcPr>
                <w:tcW w:w="579" w:type="dxa"/>
                <w:tcMar/>
                <w:vAlign w:val="center"/>
              </w:tcPr>
            </w:tcPrChange>
          </w:tcPr>
          <w:p w:rsidR="320543F7" w:rsidP="320543F7" w:rsidRDefault="320543F7" w14:paraId="0A020FEC" w14:textId="3C868AC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3Z" w:id="1416100512">
                  <w:rPr>
                    <w:b w:val="1"/>
                    <w:bCs w:val="1"/>
                  </w:rPr>
                </w:rPrChange>
              </w:rPr>
              <w:pPrChange w:author="GUSTAVO DE OLIVEIRA REGO MORAIS" w:date="2025-08-08T22:00:28.789Z">
                <w:pPr>
                  <w:bidi w:val="0"/>
                </w:pPr>
              </w:pPrChange>
            </w:pPr>
            <w:ins w:author="GUSTAVO DE OLIVEIRA REGO MORAIS" w:date="2025-08-08T21:59:15.846Z" w:id="1714408333">
              <w:r w:rsidRPr="320543F7" w:rsidR="320543F7">
                <w:rPr>
                  <w:rFonts w:ascii="Times New Roman" w:hAnsi="Times New Roman" w:eastAsia="Times New Roman" w:cs="Times New Roman"/>
                  <w:b w:val="1"/>
                  <w:bCs w:val="1"/>
                  <w:sz w:val="24"/>
                  <w:szCs w:val="24"/>
                  <w:rPrChange w:author="GUSTAVO DE OLIVEIRA REGO MORAIS" w:date="2025-08-08T22:00:09.713Z" w:id="264681200">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971806682">
              <w:tcPr>
                <w:tcW w:w="839" w:type="dxa"/>
                <w:tcMar/>
                <w:vAlign w:val="center"/>
              </w:tcPr>
            </w:tcPrChange>
          </w:tcPr>
          <w:p w:rsidR="320543F7" w:rsidP="320543F7" w:rsidRDefault="320543F7" w14:paraId="2BBC5AB4" w14:textId="160600EC">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3Z" w:id="45336622">
                  <w:rPr>
                    <w:b w:val="1"/>
                    <w:bCs w:val="1"/>
                  </w:rPr>
                </w:rPrChange>
              </w:rPr>
              <w:pPrChange w:author="GUSTAVO DE OLIVEIRA REGO MORAIS" w:date="2025-08-08T22:00:28.789Z">
                <w:pPr>
                  <w:bidi w:val="0"/>
                </w:pPr>
              </w:pPrChange>
            </w:pPr>
            <w:ins w:author="GUSTAVO DE OLIVEIRA REGO MORAIS" w:date="2025-08-08T21:59:15.846Z" w:id="1245056732">
              <w:r w:rsidRPr="320543F7" w:rsidR="320543F7">
                <w:rPr>
                  <w:rFonts w:ascii="Times New Roman" w:hAnsi="Times New Roman" w:eastAsia="Times New Roman" w:cs="Times New Roman"/>
                  <w:b w:val="1"/>
                  <w:bCs w:val="1"/>
                  <w:sz w:val="24"/>
                  <w:szCs w:val="24"/>
                  <w:rPrChange w:author="GUSTAVO DE OLIVEIRA REGO MORAIS" w:date="2025-08-08T22:00:09.713Z" w:id="112414701">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3Z" w:id="1303426920">
              <w:tcPr>
                <w:tcW w:w="3977" w:type="dxa"/>
                <w:tcMar/>
                <w:vAlign w:val="center"/>
              </w:tcPr>
            </w:tcPrChange>
          </w:tcPr>
          <w:p w:rsidR="320543F7" w:rsidP="320543F7" w:rsidRDefault="320543F7" w14:paraId="68D8D123" w14:textId="0EAA9DB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14Z" w:id="18359511">
                  <w:rPr>
                    <w:b w:val="1"/>
                    <w:bCs w:val="1"/>
                  </w:rPr>
                </w:rPrChange>
              </w:rPr>
              <w:pPrChange w:author="GUSTAVO DE OLIVEIRA REGO MORAIS" w:date="2025-08-08T22:00:28.789Z">
                <w:pPr>
                  <w:bidi w:val="0"/>
                </w:pPr>
              </w:pPrChange>
            </w:pPr>
            <w:ins w:author="GUSTAVO DE OLIVEIRA REGO MORAIS" w:date="2025-08-08T21:59:15.846Z" w:id="2104375061">
              <w:r w:rsidRPr="320543F7" w:rsidR="320543F7">
                <w:rPr>
                  <w:rFonts w:ascii="Times New Roman" w:hAnsi="Times New Roman" w:eastAsia="Times New Roman" w:cs="Times New Roman"/>
                  <w:b w:val="1"/>
                  <w:bCs w:val="1"/>
                  <w:sz w:val="24"/>
                  <w:szCs w:val="24"/>
                  <w:rPrChange w:author="GUSTAVO DE OLIVEIRA REGO MORAIS" w:date="2025-08-08T22:00:09.713Z" w:id="958343691">
                    <w:rPr>
                      <w:b w:val="1"/>
                      <w:bCs w:val="1"/>
                    </w:rPr>
                  </w:rPrChange>
                </w:rPr>
                <w:t>Descrição</w:t>
              </w:r>
            </w:ins>
          </w:p>
        </w:tc>
      </w:tr>
      <w:tr w:rsidR="320543F7" w:rsidTr="320543F7" w14:paraId="6EAAEC15">
        <w:trPr>
          <w:trHeight w:val="300"/>
          <w:ins w:author="GUSTAVO DE OLIVEIRA REGO MORAIS" w:date="2025-08-08T21:59:15.846Z" w16du:dateUtc="2025-08-08T21:59:15.846Z" w:id="676090996"/>
          <w:trPrChange w:author="GUSTAVO DE OLIVEIRA REGO MORAIS" w:date="2025-08-08T22:09:51.887Z" w16du:dateUtc="2025-08-08T22:09:51.887Z" w:id="432109643">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3Z" w:id="599975679">
              <w:tcPr>
                <w:tcW w:w="1551" w:type="dxa"/>
                <w:tcMar/>
                <w:vAlign w:val="center"/>
              </w:tcPr>
            </w:tcPrChange>
          </w:tcPr>
          <w:p w:rsidR="320543F7" w:rsidP="320543F7" w:rsidRDefault="320543F7" w14:paraId="30DB4C8A" w14:textId="4594FC9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4Z" w:id="1461685218">
                  <w:rPr>
                    <w:rFonts w:ascii="Consolas" w:hAnsi="Consolas" w:eastAsia="Consolas" w:cs="Consolas"/>
                  </w:rPr>
                </w:rPrChange>
              </w:rPr>
              <w:pPrChange w:author="GUSTAVO DE OLIVEIRA REGO MORAIS" w:date="2025-08-08T22:00:28.789Z">
                <w:pPr>
                  <w:bidi w:val="0"/>
                </w:pPr>
              </w:pPrChange>
            </w:pPr>
            <w:ins w:author="GUSTAVO DE OLIVEIRA REGO MORAIS" w:date="2025-08-08T21:59:15.846Z" w:id="1249665394">
              <w:r w:rsidRPr="320543F7" w:rsidR="320543F7">
                <w:rPr>
                  <w:rFonts w:ascii="Times New Roman" w:hAnsi="Times New Roman" w:eastAsia="Times New Roman" w:cs="Times New Roman"/>
                  <w:sz w:val="24"/>
                  <w:szCs w:val="24"/>
                  <w:rPrChange w:author="GUSTAVO DE OLIVEIRA REGO MORAIS" w:date="2025-08-08T22:00:09.714Z" w:id="1365227910">
                    <w:rPr>
                      <w:rFonts w:ascii="Consolas" w:hAnsi="Consolas" w:eastAsia="Consolas" w:cs="Consolas"/>
                    </w:rPr>
                  </w:rPrChange>
                </w:rPr>
                <w:t>login(email, senha)</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987927682">
              <w:tcPr>
                <w:tcW w:w="2069" w:type="dxa"/>
                <w:tcMar/>
                <w:vAlign w:val="center"/>
              </w:tcPr>
            </w:tcPrChange>
          </w:tcPr>
          <w:p w:rsidR="320543F7" w:rsidP="320543F7" w:rsidRDefault="320543F7" w14:paraId="637CEC87" w14:textId="6813ECC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4Z" w:id="1101930025">
                  <w:rPr>
                    <w:rFonts w:ascii="Consolas" w:hAnsi="Consolas" w:eastAsia="Consolas" w:cs="Consolas"/>
                  </w:rPr>
                </w:rPrChange>
              </w:rPr>
              <w:pPrChange w:author="GUSTAVO DE OLIVEIRA REGO MORAIS" w:date="2025-08-08T22:00:28.79Z">
                <w:pPr>
                  <w:bidi w:val="0"/>
                </w:pPr>
              </w:pPrChange>
            </w:pPr>
            <w:ins w:author="GUSTAVO DE OLIVEIRA REGO MORAIS" w:date="2025-08-08T21:59:15.846Z" w:id="1578153933">
              <w:r w:rsidRPr="320543F7" w:rsidR="320543F7">
                <w:rPr>
                  <w:rFonts w:ascii="Times New Roman" w:hAnsi="Times New Roman" w:eastAsia="Times New Roman" w:cs="Times New Roman"/>
                  <w:sz w:val="24"/>
                  <w:szCs w:val="24"/>
                  <w:rPrChange w:author="GUSTAVO DE OLIVEIRA REGO MORAIS" w:date="2025-08-08T22:00:09.714Z" w:id="769370512">
                    <w:rPr>
                      <w:rFonts w:ascii="Consolas" w:hAnsi="Consolas" w:eastAsia="Consolas" w:cs="Consolas"/>
                    </w:rPr>
                  </w:rPrChange>
                </w:rPr>
                <w:t>email: String, senha: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845397418">
              <w:tcPr>
                <w:tcW w:w="579" w:type="dxa"/>
                <w:tcMar/>
                <w:vAlign w:val="center"/>
              </w:tcPr>
            </w:tcPrChange>
          </w:tcPr>
          <w:p w:rsidR="320543F7" w:rsidP="320543F7" w:rsidRDefault="320543F7" w14:paraId="625C56C4" w14:textId="116D1A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5Z" w:id="1015289982">
                  <w:rPr>
                    <w:rFonts w:ascii="Consolas" w:hAnsi="Consolas" w:eastAsia="Consolas" w:cs="Consolas"/>
                  </w:rPr>
                </w:rPrChange>
              </w:rPr>
              <w:pPrChange w:author="GUSTAVO DE OLIVEIRA REGO MORAIS" w:date="2025-08-08T22:00:28.79Z">
                <w:pPr>
                  <w:bidi w:val="0"/>
                </w:pPr>
              </w:pPrChange>
            </w:pPr>
            <w:ins w:author="GUSTAVO DE OLIVEIRA REGO MORAIS" w:date="2025-08-08T21:59:15.847Z" w:id="1380064268">
              <w:r w:rsidRPr="320543F7" w:rsidR="320543F7">
                <w:rPr>
                  <w:rFonts w:ascii="Times New Roman" w:hAnsi="Times New Roman" w:eastAsia="Times New Roman" w:cs="Times New Roman"/>
                  <w:sz w:val="24"/>
                  <w:szCs w:val="24"/>
                  <w:rPrChange w:author="GUSTAVO DE OLIVEIRA REGO MORAIS" w:date="2025-08-08T22:00:09.715Z" w:id="1158671486">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767336763">
              <w:tcPr>
                <w:tcW w:w="839" w:type="dxa"/>
                <w:tcMar/>
                <w:vAlign w:val="center"/>
              </w:tcPr>
            </w:tcPrChange>
          </w:tcPr>
          <w:p w:rsidR="320543F7" w:rsidP="320543F7" w:rsidRDefault="320543F7" w14:paraId="3CFF17EB" w14:textId="66C0B63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6Z" w:id="1375310454"/>
              </w:rPr>
              <w:pPrChange w:author="GUSTAVO DE OLIVEIRA REGO MORAIS" w:date="2025-08-08T22:00:28.79Z">
                <w:pPr>
                  <w:bidi w:val="0"/>
                </w:pPr>
              </w:pPrChange>
            </w:pPr>
            <w:ins w:author="GUSTAVO DE OLIVEIRA REGO MORAIS" w:date="2025-08-08T21:59:15.847Z" w:id="1170016968">
              <w:r w:rsidRPr="320543F7" w:rsidR="320543F7">
                <w:rPr>
                  <w:rFonts w:ascii="Times New Roman" w:hAnsi="Times New Roman" w:eastAsia="Times New Roman" w:cs="Times New Roman"/>
                  <w:sz w:val="24"/>
                  <w:szCs w:val="24"/>
                  <w:rPrChange w:author="GUSTAVO DE OLIVEIRA REGO MORAIS" w:date="2025-08-08T22:00:09.716Z" w:id="1979127819"/>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70905275">
              <w:tcPr>
                <w:tcW w:w="3977" w:type="dxa"/>
                <w:tcMar/>
                <w:vAlign w:val="center"/>
              </w:tcPr>
            </w:tcPrChange>
          </w:tcPr>
          <w:p w:rsidR="320543F7" w:rsidP="320543F7" w:rsidRDefault="320543F7" w14:paraId="40B8AC09" w14:textId="329548D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7Z" w:id="1864397399"/>
              </w:rPr>
              <w:pPrChange w:author="GUSTAVO DE OLIVEIRA REGO MORAIS" w:date="2025-08-08T22:00:28.79Z">
                <w:pPr>
                  <w:bidi w:val="0"/>
                </w:pPr>
              </w:pPrChange>
            </w:pPr>
            <w:ins w:author="GUSTAVO DE OLIVEIRA REGO MORAIS" w:date="2025-08-08T21:59:15.847Z" w:id="1591878525">
              <w:r w:rsidRPr="320543F7" w:rsidR="320543F7">
                <w:rPr>
                  <w:rFonts w:ascii="Times New Roman" w:hAnsi="Times New Roman" w:eastAsia="Times New Roman" w:cs="Times New Roman"/>
                  <w:sz w:val="24"/>
                  <w:szCs w:val="24"/>
                  <w:rPrChange w:author="GUSTAVO DE OLIVEIRA REGO MORAIS" w:date="2025-08-08T22:00:09.716Z" w:id="63563051"/>
                </w:rPr>
                <w:t>Autentica usuário por credenciais.</w:t>
              </w:r>
            </w:ins>
          </w:p>
        </w:tc>
      </w:tr>
      <w:tr w:rsidR="320543F7" w:rsidTr="320543F7" w14:paraId="7D56B7A5">
        <w:trPr>
          <w:trHeight w:val="300"/>
          <w:ins w:author="GUSTAVO DE OLIVEIRA REGO MORAIS" w:date="2025-08-08T21:59:15.847Z" w16du:dateUtc="2025-08-08T21:59:15.847Z" w:id="514602986"/>
          <w:trPrChange w:author="GUSTAVO DE OLIVEIRA REGO MORAIS" w:date="2025-08-08T22:09:51.888Z" w16du:dateUtc="2025-08-08T22:09:51.888Z" w:id="2108389034">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1077891879">
              <w:tcPr>
                <w:tcW w:w="1551" w:type="dxa"/>
                <w:tcMar/>
                <w:vAlign w:val="center"/>
              </w:tcPr>
            </w:tcPrChange>
          </w:tcPr>
          <w:p w:rsidR="320543F7" w:rsidP="320543F7" w:rsidRDefault="320543F7" w14:paraId="21925983" w14:textId="509A8C9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7Z" w:id="1518615396">
                  <w:rPr>
                    <w:rFonts w:ascii="Consolas" w:hAnsi="Consolas" w:eastAsia="Consolas" w:cs="Consolas"/>
                  </w:rPr>
                </w:rPrChange>
              </w:rPr>
              <w:pPrChange w:author="GUSTAVO DE OLIVEIRA REGO MORAIS" w:date="2025-08-08T22:00:28.79Z">
                <w:pPr>
                  <w:bidi w:val="0"/>
                </w:pPr>
              </w:pPrChange>
            </w:pPr>
            <w:ins w:author="GUSTAVO DE OLIVEIRA REGO MORAIS" w:date="2025-08-08T21:59:15.847Z" w:id="1212167414">
              <w:r w:rsidRPr="320543F7" w:rsidR="320543F7">
                <w:rPr>
                  <w:rFonts w:ascii="Times New Roman" w:hAnsi="Times New Roman" w:eastAsia="Times New Roman" w:cs="Times New Roman"/>
                  <w:sz w:val="24"/>
                  <w:szCs w:val="24"/>
                  <w:rPrChange w:author="GUSTAVO DE OLIVEIRA REGO MORAIS" w:date="2025-08-08T22:00:09.717Z" w:id="6438076">
                    <w:rPr>
                      <w:rFonts w:ascii="Consolas" w:hAnsi="Consolas" w:eastAsia="Consolas" w:cs="Consolas"/>
                    </w:rPr>
                  </w:rPrChange>
                </w:rPr>
                <w:t>loginGoogle(token)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626451463">
              <w:tcPr>
                <w:tcW w:w="2069" w:type="dxa"/>
                <w:tcMar/>
                <w:vAlign w:val="center"/>
              </w:tcPr>
            </w:tcPrChange>
          </w:tcPr>
          <w:p w:rsidR="320543F7" w:rsidP="320543F7" w:rsidRDefault="320543F7" w14:paraId="1DFBE49A" w14:textId="6211713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591538347">
                  <w:rPr>
                    <w:rFonts w:ascii="Consolas" w:hAnsi="Consolas" w:eastAsia="Consolas" w:cs="Consolas"/>
                  </w:rPr>
                </w:rPrChange>
              </w:rPr>
              <w:pPrChange w:author="GUSTAVO DE OLIVEIRA REGO MORAIS" w:date="2025-08-08T22:00:28.79Z">
                <w:pPr>
                  <w:bidi w:val="0"/>
                </w:pPr>
              </w:pPrChange>
            </w:pPr>
            <w:ins w:author="GUSTAVO DE OLIVEIRA REGO MORAIS" w:date="2025-08-08T21:59:15.847Z" w:id="597728266">
              <w:r w:rsidRPr="320543F7" w:rsidR="320543F7">
                <w:rPr>
                  <w:rFonts w:ascii="Times New Roman" w:hAnsi="Times New Roman" w:eastAsia="Times New Roman" w:cs="Times New Roman"/>
                  <w:sz w:val="24"/>
                  <w:szCs w:val="24"/>
                  <w:rPrChange w:author="GUSTAVO DE OLIVEIRA REGO MORAIS" w:date="2025-08-08T22:00:09.717Z" w:id="1636539979">
                    <w:rPr>
                      <w:rFonts w:ascii="Consolas" w:hAnsi="Consolas" w:eastAsia="Consolas" w:cs="Consolas"/>
                    </w:rPr>
                  </w:rPrChange>
                </w:rPr>
                <w:t>token: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977797001">
              <w:tcPr>
                <w:tcW w:w="579" w:type="dxa"/>
                <w:tcMar/>
                <w:vAlign w:val="center"/>
              </w:tcPr>
            </w:tcPrChange>
          </w:tcPr>
          <w:p w:rsidR="320543F7" w:rsidP="320543F7" w:rsidRDefault="320543F7" w14:paraId="6510D4E9" w14:textId="2228603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198590753">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263708285">
              <w:r w:rsidRPr="320543F7" w:rsidR="320543F7">
                <w:rPr>
                  <w:rFonts w:ascii="Times New Roman" w:hAnsi="Times New Roman" w:eastAsia="Times New Roman" w:cs="Times New Roman"/>
                  <w:sz w:val="24"/>
                  <w:szCs w:val="24"/>
                  <w:rPrChange w:author="GUSTAVO DE OLIVEIRA REGO MORAIS" w:date="2025-08-08T22:00:09.718Z" w:id="426280978">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77045087">
              <w:tcPr>
                <w:tcW w:w="839" w:type="dxa"/>
                <w:tcMar/>
                <w:vAlign w:val="center"/>
              </w:tcPr>
            </w:tcPrChange>
          </w:tcPr>
          <w:p w:rsidR="320543F7" w:rsidP="320543F7" w:rsidRDefault="320543F7" w14:paraId="022DD467" w14:textId="09766C6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8Z" w:id="18334278"/>
              </w:rPr>
              <w:pPrChange w:author="GUSTAVO DE OLIVEIRA REGO MORAIS" w:date="2025-08-08T22:00:28.791Z">
                <w:pPr>
                  <w:bidi w:val="0"/>
                </w:pPr>
              </w:pPrChange>
            </w:pPr>
            <w:ins w:author="GUSTAVO DE OLIVEIRA REGO MORAIS" w:date="2025-08-08T21:59:15.847Z" w:id="922691435">
              <w:r w:rsidRPr="320543F7" w:rsidR="320543F7">
                <w:rPr>
                  <w:rFonts w:ascii="Times New Roman" w:hAnsi="Times New Roman" w:eastAsia="Times New Roman" w:cs="Times New Roman"/>
                  <w:sz w:val="24"/>
                  <w:szCs w:val="24"/>
                  <w:rPrChange w:author="GUSTAVO DE OLIVEIRA REGO MORAIS" w:date="2025-08-08T22:00:09.718Z" w:id="71571023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930966801">
              <w:tcPr>
                <w:tcW w:w="3977" w:type="dxa"/>
                <w:tcMar/>
                <w:vAlign w:val="center"/>
              </w:tcPr>
            </w:tcPrChange>
          </w:tcPr>
          <w:p w:rsidR="320543F7" w:rsidP="320543F7" w:rsidRDefault="320543F7" w14:paraId="3A37D923" w14:textId="4817242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9Z" w:id="202732153"/>
              </w:rPr>
              <w:pPrChange w:author="GUSTAVO DE OLIVEIRA REGO MORAIS" w:date="2025-08-08T22:00:28.791Z">
                <w:pPr>
                  <w:bidi w:val="0"/>
                </w:pPr>
              </w:pPrChange>
            </w:pPr>
            <w:ins w:author="GUSTAVO DE OLIVEIRA REGO MORAIS" w:date="2025-08-08T21:59:15.847Z" w:id="712227857">
              <w:r w:rsidRPr="320543F7" w:rsidR="320543F7">
                <w:rPr>
                  <w:rFonts w:ascii="Times New Roman" w:hAnsi="Times New Roman" w:eastAsia="Times New Roman" w:cs="Times New Roman"/>
                  <w:sz w:val="24"/>
                  <w:szCs w:val="24"/>
                  <w:rPrChange w:author="GUSTAVO DE OLIVEIRA REGO MORAIS" w:date="2025-08-08T22:00:09.719Z" w:id="284351511"/>
                </w:rPr>
                <w:t>Autentica via token OAuth (Google).</w:t>
              </w:r>
            </w:ins>
          </w:p>
        </w:tc>
      </w:tr>
      <w:tr w:rsidR="320543F7" w:rsidTr="320543F7" w14:paraId="3556214D">
        <w:trPr>
          <w:trHeight w:val="300"/>
          <w:ins w:author="GUSTAVO DE OLIVEIRA REGO MORAIS" w:date="2025-08-08T21:59:15.847Z" w16du:dateUtc="2025-08-08T21:59:15.847Z" w:id="469785997"/>
          <w:trPrChange w:author="GUSTAVO DE OLIVEIRA REGO MORAIS" w:date="2025-08-08T22:09:51.889Z" w16du:dateUtc="2025-08-08T22:09:51.889Z" w:id="1081274351">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68581793">
              <w:tcPr>
                <w:tcW w:w="1551" w:type="dxa"/>
                <w:tcMar/>
                <w:vAlign w:val="center"/>
              </w:tcPr>
            </w:tcPrChange>
          </w:tcPr>
          <w:p w:rsidR="320543F7" w:rsidP="320543F7" w:rsidRDefault="320543F7" w14:paraId="4B6E7476" w14:textId="13AEB02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19Z" w:id="798727772">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601212746">
              <w:r w:rsidRPr="320543F7" w:rsidR="320543F7">
                <w:rPr>
                  <w:rFonts w:ascii="Times New Roman" w:hAnsi="Times New Roman" w:eastAsia="Times New Roman" w:cs="Times New Roman"/>
                  <w:sz w:val="24"/>
                  <w:szCs w:val="24"/>
                  <w:rPrChange w:author="GUSTAVO DE OLIVEIRA REGO MORAIS" w:date="2025-08-08T22:00:09.719Z" w:id="1999221612">
                    <w:rPr>
                      <w:rFonts w:ascii="Consolas" w:hAnsi="Consolas" w:eastAsia="Consolas" w:cs="Consolas"/>
                    </w:rPr>
                  </w:rPrChange>
                </w:rPr>
                <w:t>recuperarSenha(email)</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59086604">
              <w:tcPr>
                <w:tcW w:w="2069" w:type="dxa"/>
                <w:tcMar/>
                <w:vAlign w:val="center"/>
              </w:tcPr>
            </w:tcPrChange>
          </w:tcPr>
          <w:p w:rsidR="320543F7" w:rsidP="320543F7" w:rsidRDefault="320543F7" w14:paraId="0C0DDEA1" w14:textId="2A2F097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Z" w:id="1800412290">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2061540976">
              <w:r w:rsidRPr="320543F7" w:rsidR="320543F7">
                <w:rPr>
                  <w:rFonts w:ascii="Times New Roman" w:hAnsi="Times New Roman" w:eastAsia="Times New Roman" w:cs="Times New Roman"/>
                  <w:sz w:val="24"/>
                  <w:szCs w:val="24"/>
                  <w:rPrChange w:author="GUSTAVO DE OLIVEIRA REGO MORAIS" w:date="2025-08-08T22:00:09.72Z" w:id="1798968251">
                    <w:rPr>
                      <w:rFonts w:ascii="Consolas" w:hAnsi="Consolas" w:eastAsia="Consolas" w:cs="Consolas"/>
                    </w:rPr>
                  </w:rPrChange>
                </w:rPr>
                <w:t>email: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354624703">
              <w:tcPr>
                <w:tcW w:w="579" w:type="dxa"/>
                <w:tcMar/>
                <w:vAlign w:val="center"/>
              </w:tcPr>
            </w:tcPrChange>
          </w:tcPr>
          <w:p w:rsidR="320543F7" w:rsidP="320543F7" w:rsidRDefault="320543F7" w14:paraId="1D49FDAB" w14:textId="63DAC77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Z" w:id="2130220717">
                  <w:rPr>
                    <w:rFonts w:ascii="Consolas" w:hAnsi="Consolas" w:eastAsia="Consolas" w:cs="Consolas"/>
                  </w:rPr>
                </w:rPrChange>
              </w:rPr>
              <w:pPrChange w:author="GUSTAVO DE OLIVEIRA REGO MORAIS" w:date="2025-08-08T22:00:28.791Z">
                <w:pPr>
                  <w:bidi w:val="0"/>
                </w:pPr>
              </w:pPrChange>
            </w:pPr>
            <w:ins w:author="GUSTAVO DE OLIVEIRA REGO MORAIS" w:date="2025-08-08T21:59:15.847Z" w:id="463221677">
              <w:r w:rsidRPr="320543F7" w:rsidR="320543F7">
                <w:rPr>
                  <w:rFonts w:ascii="Times New Roman" w:hAnsi="Times New Roman" w:eastAsia="Times New Roman" w:cs="Times New Roman"/>
                  <w:sz w:val="24"/>
                  <w:szCs w:val="24"/>
                  <w:rPrChange w:author="GUSTAVO DE OLIVEIRA REGO MORAIS" w:date="2025-08-08T22:00:09.72Z" w:id="276036591">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693623595">
              <w:tcPr>
                <w:tcW w:w="839" w:type="dxa"/>
                <w:tcMar/>
                <w:vAlign w:val="center"/>
              </w:tcPr>
            </w:tcPrChange>
          </w:tcPr>
          <w:p w:rsidR="320543F7" w:rsidP="320543F7" w:rsidRDefault="320543F7" w14:paraId="4C76CF87" w14:textId="3AEF193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807736198"/>
              </w:rPr>
              <w:pPrChange w:author="GUSTAVO DE OLIVEIRA REGO MORAIS" w:date="2025-08-08T22:00:28.792Z">
                <w:pPr>
                  <w:bidi w:val="0"/>
                </w:pPr>
              </w:pPrChange>
            </w:pPr>
            <w:ins w:author="GUSTAVO DE OLIVEIRA REGO MORAIS" w:date="2025-08-08T21:59:15.847Z" w:id="776176840">
              <w:r w:rsidRPr="320543F7" w:rsidR="320543F7">
                <w:rPr>
                  <w:rFonts w:ascii="Times New Roman" w:hAnsi="Times New Roman" w:eastAsia="Times New Roman" w:cs="Times New Roman"/>
                  <w:sz w:val="24"/>
                  <w:szCs w:val="24"/>
                  <w:rPrChange w:author="GUSTAVO DE OLIVEIRA REGO MORAIS" w:date="2025-08-08T22:00:09.72Z" w:id="502106280"/>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15393816">
              <w:tcPr>
                <w:tcW w:w="3977" w:type="dxa"/>
                <w:tcMar/>
                <w:vAlign w:val="center"/>
              </w:tcPr>
            </w:tcPrChange>
          </w:tcPr>
          <w:p w:rsidR="320543F7" w:rsidP="320543F7" w:rsidRDefault="320543F7" w14:paraId="2468CDF5" w14:textId="749B6E5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1603740530"/>
              </w:rPr>
              <w:pPrChange w:author="GUSTAVO DE OLIVEIRA REGO MORAIS" w:date="2025-08-08T22:00:28.792Z">
                <w:pPr>
                  <w:bidi w:val="0"/>
                </w:pPr>
              </w:pPrChange>
            </w:pPr>
            <w:ins w:author="GUSTAVO DE OLIVEIRA REGO MORAIS" w:date="2025-08-08T21:59:15.847Z" w:id="1225620081">
              <w:r w:rsidRPr="320543F7" w:rsidR="320543F7">
                <w:rPr>
                  <w:rFonts w:ascii="Times New Roman" w:hAnsi="Times New Roman" w:eastAsia="Times New Roman" w:cs="Times New Roman"/>
                  <w:sz w:val="24"/>
                  <w:szCs w:val="24"/>
                  <w:rPrChange w:author="GUSTAVO DE OLIVEIRA REGO MORAIS" w:date="2025-08-08T22:00:09.721Z" w:id="410101509"/>
                </w:rPr>
                <w:t>Inicia processo de recuperação de senha (envia e-mail).</w:t>
              </w:r>
            </w:ins>
          </w:p>
        </w:tc>
      </w:tr>
      <w:tr w:rsidR="320543F7" w:rsidTr="320543F7" w14:paraId="784D5560">
        <w:trPr>
          <w:trHeight w:val="300"/>
          <w:ins w:author="GUSTAVO DE OLIVEIRA REGO MORAIS" w:date="2025-08-08T21:59:15.847Z" w16du:dateUtc="2025-08-08T21:59:15.847Z" w:id="530829580"/>
          <w:trPrChange w:author="GUSTAVO DE OLIVEIRA REGO MORAIS" w:date="2025-08-08T22:09:51.89Z" w16du:dateUtc="2025-08-08T22:09:51.89Z" w:id="964880356">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11:27.674Z" w:id="1738723984">
              <w:tcPr>
                <w:tcW w:w="1551" w:type="dxa"/>
                <w:tcMar/>
                <w:vAlign w:val="center"/>
              </w:tcPr>
            </w:tcPrChange>
          </w:tcPr>
          <w:p w:rsidR="320543F7" w:rsidP="320543F7" w:rsidRDefault="320543F7" w14:paraId="7329D175" w14:textId="28350AF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1Z" w:id="1075064008">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492359064">
              <w:r w:rsidRPr="320543F7" w:rsidR="320543F7">
                <w:rPr>
                  <w:rFonts w:ascii="Times New Roman" w:hAnsi="Times New Roman" w:eastAsia="Times New Roman" w:cs="Times New Roman"/>
                  <w:sz w:val="24"/>
                  <w:szCs w:val="24"/>
                  <w:rPrChange w:author="GUSTAVO DE OLIVEIRA REGO MORAIS" w:date="2025-08-08T22:00:09.721Z" w:id="879104102">
                    <w:rPr>
                      <w:rFonts w:ascii="Consolas" w:hAnsi="Consolas" w:eastAsia="Consolas" w:cs="Consolas"/>
                    </w:rPr>
                  </w:rPrChange>
                </w:rPr>
                <w:t>editarPerfil(nome)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245455058">
              <w:tcPr>
                <w:tcW w:w="2069" w:type="dxa"/>
                <w:tcMar/>
                <w:vAlign w:val="center"/>
              </w:tcPr>
            </w:tcPrChange>
          </w:tcPr>
          <w:p w:rsidR="320543F7" w:rsidP="320543F7" w:rsidRDefault="320543F7" w14:paraId="345ECA80" w14:textId="2414A77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2Z" w:id="1972420163">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753692869">
              <w:r w:rsidRPr="320543F7" w:rsidR="320543F7">
                <w:rPr>
                  <w:rFonts w:ascii="Times New Roman" w:hAnsi="Times New Roman" w:eastAsia="Times New Roman" w:cs="Times New Roman"/>
                  <w:sz w:val="24"/>
                  <w:szCs w:val="24"/>
                  <w:rPrChange w:author="GUSTAVO DE OLIVEIRA REGO MORAIS" w:date="2025-08-08T22:00:09.722Z" w:id="494050185">
                    <w:rPr>
                      <w:rFonts w:ascii="Consolas" w:hAnsi="Consolas" w:eastAsia="Consolas" w:cs="Consolas"/>
                    </w:rPr>
                  </w:rPrChange>
                </w:rPr>
                <w:t>nome: String</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505204183">
              <w:tcPr>
                <w:tcW w:w="579" w:type="dxa"/>
                <w:tcMar/>
                <w:vAlign w:val="center"/>
              </w:tcPr>
            </w:tcPrChange>
          </w:tcPr>
          <w:p w:rsidR="320543F7" w:rsidP="320543F7" w:rsidRDefault="320543F7" w14:paraId="3ACFCC5C" w14:textId="6574B01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2Z" w:id="1646724180">
                  <w:rPr>
                    <w:rFonts w:ascii="Consolas" w:hAnsi="Consolas" w:eastAsia="Consolas" w:cs="Consolas"/>
                  </w:rPr>
                </w:rPrChange>
              </w:rPr>
              <w:pPrChange w:author="GUSTAVO DE OLIVEIRA REGO MORAIS" w:date="2025-08-08T22:00:28.792Z">
                <w:pPr>
                  <w:bidi w:val="0"/>
                </w:pPr>
              </w:pPrChange>
            </w:pPr>
            <w:ins w:author="GUSTAVO DE OLIVEIRA REGO MORAIS" w:date="2025-08-08T21:59:15.847Z" w:id="253201784">
              <w:r w:rsidRPr="320543F7" w:rsidR="320543F7">
                <w:rPr>
                  <w:rFonts w:ascii="Times New Roman" w:hAnsi="Times New Roman" w:eastAsia="Times New Roman" w:cs="Times New Roman"/>
                  <w:sz w:val="24"/>
                  <w:szCs w:val="24"/>
                  <w:rPrChange w:author="GUSTAVO DE OLIVEIRA REGO MORAIS" w:date="2025-08-08T22:00:09.722Z" w:id="1968847386">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536237635">
              <w:tcPr>
                <w:tcW w:w="839" w:type="dxa"/>
                <w:tcMar/>
                <w:vAlign w:val="center"/>
              </w:tcPr>
            </w:tcPrChange>
          </w:tcPr>
          <w:p w:rsidR="320543F7" w:rsidP="320543F7" w:rsidRDefault="320543F7" w14:paraId="6BD8DCA8" w14:textId="2B2DECE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3Z" w:id="807968323"/>
              </w:rPr>
              <w:pPrChange w:author="GUSTAVO DE OLIVEIRA REGO MORAIS" w:date="2025-08-08T22:00:28.792Z">
                <w:pPr>
                  <w:bidi w:val="0"/>
                </w:pPr>
              </w:pPrChange>
            </w:pPr>
            <w:ins w:author="GUSTAVO DE OLIVEIRA REGO MORAIS" w:date="2025-08-08T21:59:15.847Z" w:id="404773218">
              <w:r w:rsidRPr="320543F7" w:rsidR="320543F7">
                <w:rPr>
                  <w:rFonts w:ascii="Times New Roman" w:hAnsi="Times New Roman" w:eastAsia="Times New Roman" w:cs="Times New Roman"/>
                  <w:sz w:val="24"/>
                  <w:szCs w:val="24"/>
                  <w:rPrChange w:author="GUSTAVO DE OLIVEIRA REGO MORAIS" w:date="2025-08-08T22:00:09.723Z" w:id="760821627"/>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11:27.674Z" w:id="1591921374">
              <w:tcPr>
                <w:tcW w:w="3977" w:type="dxa"/>
                <w:tcMar/>
                <w:vAlign w:val="center"/>
              </w:tcPr>
            </w:tcPrChange>
          </w:tcPr>
          <w:p w:rsidR="320543F7" w:rsidP="320543F7" w:rsidRDefault="320543F7" w14:paraId="626AD2C7" w14:textId="0686221E">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3Z" w:id="95805831"/>
              </w:rPr>
              <w:pPrChange w:author="GUSTAVO DE OLIVEIRA REGO MORAIS" w:date="2025-08-08T22:00:28.793Z">
                <w:pPr>
                  <w:bidi w:val="0"/>
                </w:pPr>
              </w:pPrChange>
            </w:pPr>
            <w:ins w:author="GUSTAVO DE OLIVEIRA REGO MORAIS" w:date="2025-08-08T21:59:15.848Z" w:id="223493035">
              <w:r w:rsidRPr="320543F7" w:rsidR="320543F7">
                <w:rPr>
                  <w:rFonts w:ascii="Times New Roman" w:hAnsi="Times New Roman" w:eastAsia="Times New Roman" w:cs="Times New Roman"/>
                  <w:sz w:val="24"/>
                  <w:szCs w:val="24"/>
                  <w:rPrChange w:author="GUSTAVO DE OLIVEIRA REGO MORAIS" w:date="2025-08-08T22:00:09.723Z" w:id="548721609"/>
                </w:rPr>
                <w:t>Atualiza o nome do usuário (e outros campos por extensão).</w:t>
              </w:r>
            </w:ins>
          </w:p>
        </w:tc>
      </w:tr>
    </w:tbl>
    <w:p w:rsidR="320543F7" w:rsidP="320543F7" w:rsidRDefault="320543F7" w14:paraId="71C45AF7" w14:textId="3E726192">
      <w:pPr>
        <w:bidi w:val="0"/>
        <w:spacing w:line="360" w:lineRule="auto"/>
        <w:jc w:val="both"/>
        <w:rPr>
          <w:ins w:author="GUSTAVO DE OLIVEIRA REGO MORAIS" w:date="2025-08-08T21:59:15.848Z" w16du:dateUtc="2025-08-08T21:59:15.848Z" w:id="1428714790"/>
          <w:rFonts w:ascii="Times New Roman" w:hAnsi="Times New Roman" w:eastAsia="Times New Roman" w:cs="Times New Roman"/>
          <w:sz w:val="24"/>
          <w:szCs w:val="24"/>
          <w:rPrChange w:author="GUSTAVO DE OLIVEIRA REGO MORAIS" w:date="2025-08-08T22:00:09.723Z" w:id="1330277617">
            <w:rPr>
              <w:ins w:author="GUSTAVO DE OLIVEIRA REGO MORAIS" w:date="2025-08-08T21:59:15.848Z" w16du:dateUtc="2025-08-08T21:59:15.848Z" w:id="1462046449"/>
            </w:rPr>
          </w:rPrChange>
        </w:rPr>
        <w:pPrChange w:author="GUSTAVO DE OLIVEIRA REGO MORAIS" w:date="2025-08-08T22:00:28.793Z">
          <w:pPr>
            <w:bidi w:val="0"/>
            <w:jc w:val="left"/>
          </w:pPr>
        </w:pPrChange>
      </w:pPr>
    </w:p>
    <w:p w:rsidR="6595920C" w:rsidP="320543F7" w:rsidRDefault="6595920C" w14:paraId="719FCD27" w14:textId="4E1DC9A2">
      <w:pPr>
        <w:pStyle w:val="Heading4"/>
        <w:bidi w:val="0"/>
        <w:spacing w:before="319" w:beforeAutospacing="off" w:after="319" w:afterAutospacing="off" w:line="360" w:lineRule="auto"/>
        <w:jc w:val="both"/>
        <w:rPr>
          <w:ins w:author="GUSTAVO DE OLIVEIRA REGO MORAIS" w:date="2025-08-08T21:59:15.848Z" w16du:dateUtc="2025-08-08T21:59:15.848Z" w:id="1382921124"/>
          <w:rFonts w:ascii="Times New Roman" w:hAnsi="Times New Roman" w:eastAsia="Times New Roman" w:cs="Times New Roman"/>
          <w:b w:val="1"/>
          <w:bCs w:val="1"/>
          <w:noProof w:val="0"/>
          <w:sz w:val="24"/>
          <w:szCs w:val="24"/>
          <w:lang w:val="pt-BR"/>
          <w:rPrChange w:author="GUSTAVO DE OLIVEIRA REGO MORAIS" w:date="2025-08-08T22:00:05.332Z" w:id="1856865155">
            <w:rPr>
              <w:ins w:author="GUSTAVO DE OLIVEIRA REGO MORAIS" w:date="2025-08-08T21:59:15.848Z" w16du:dateUtc="2025-08-08T21:59:15.848Z" w:id="1157381967"/>
              <w:rFonts w:ascii="Consolas" w:hAnsi="Consolas" w:eastAsia="Consolas" w:cs="Consolas"/>
              <w:b w:val="1"/>
              <w:bCs w:val="1"/>
              <w:noProof w:val="0"/>
              <w:sz w:val="24"/>
              <w:szCs w:val="24"/>
              <w:lang w:val="pt-BR"/>
            </w:rPr>
          </w:rPrChange>
        </w:rPr>
        <w:pPrChange w:author="GUSTAVO DE OLIVEIRA REGO MORAIS" w:date="2025-08-08T22:00:28.793Z">
          <w:pPr>
            <w:bidi w:val="0"/>
          </w:pPr>
        </w:pPrChange>
      </w:pPr>
      <w:ins w:author="GUSTAVO DE OLIVEIRA REGO MORAIS" w:date="2025-08-08T21:59:15.848Z" w:id="20355361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4Z" w:id="341068182">
              <w:rPr>
                <w:rFonts w:ascii="Times New Roman" w:hAnsi="Times New Roman" w:eastAsia="Times New Roman" w:cs="Times New Roman"/>
                <w:b w:val="1"/>
                <w:bCs w:val="1"/>
                <w:noProof w:val="0"/>
                <w:sz w:val="24"/>
                <w:szCs w:val="24"/>
                <w:lang w:val="pt-BR"/>
              </w:rPr>
            </w:rPrChange>
          </w:rPr>
          <w:t xml:space="preserve">8.1.2.8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331Z" w:id="2117145749">
              <w:rPr>
                <w:rFonts w:ascii="Consolas" w:hAnsi="Consolas" w:eastAsia="Consolas" w:cs="Consolas"/>
                <w:b w:val="1"/>
                <w:bCs w:val="1"/>
                <w:noProof w:val="0"/>
                <w:sz w:val="24"/>
                <w:szCs w:val="24"/>
                <w:lang w:val="pt-BR"/>
              </w:rPr>
            </w:rPrChange>
          </w:rPr>
          <w:t>Sistema</w:t>
        </w:r>
      </w:ins>
    </w:p>
    <w:p w:rsidR="6595920C" w:rsidP="320543F7" w:rsidRDefault="6595920C" w14:paraId="723A0866" w14:textId="7BACCD01">
      <w:pPr>
        <w:bidi w:val="0"/>
        <w:spacing w:before="240" w:beforeAutospacing="off" w:after="240" w:afterAutospacing="off" w:line="360" w:lineRule="auto"/>
        <w:jc w:val="both"/>
        <w:rPr>
          <w:ins w:author="GUSTAVO DE OLIVEIRA REGO MORAIS" w:date="2025-08-08T21:59:15.848Z" w16du:dateUtc="2025-08-08T21:59:15.848Z" w:id="2077105914"/>
          <w:rFonts w:ascii="Times New Roman" w:hAnsi="Times New Roman" w:eastAsia="Times New Roman" w:cs="Times New Roman"/>
          <w:noProof w:val="0"/>
          <w:sz w:val="24"/>
          <w:szCs w:val="24"/>
          <w:lang w:val="pt-BR"/>
          <w:rPrChange w:author="GUSTAVO DE OLIVEIRA REGO MORAIS" w:date="2025-08-08T22:00:05.334Z" w:id="2011981018">
            <w:rPr>
              <w:ins w:author="GUSTAVO DE OLIVEIRA REGO MORAIS" w:date="2025-08-08T21:59:15.848Z" w16du:dateUtc="2025-08-08T21:59:15.848Z" w:id="1797440166"/>
              <w:rFonts w:ascii="Times New Roman" w:hAnsi="Times New Roman" w:eastAsia="Times New Roman" w:cs="Times New Roman"/>
              <w:noProof w:val="0"/>
              <w:sz w:val="24"/>
              <w:szCs w:val="24"/>
              <w:lang w:val="pt-BR"/>
            </w:rPr>
          </w:rPrChange>
        </w:rPr>
        <w:pPrChange w:author="GUSTAVO DE OLIVEIRA REGO MORAIS" w:date="2025-08-08T22:00:28.793Z">
          <w:pPr>
            <w:bidi w:val="0"/>
          </w:pPr>
        </w:pPrChange>
      </w:pPr>
      <w:ins w:author="GUSTAVO DE OLIVEIRA REGO MORAIS" w:date="2025-08-08T21:59:15.848Z" w:id="105911556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5Z" w:id="1570582645">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33Z" w:id="950892129">
              <w:rPr>
                <w:rFonts w:ascii="Times New Roman" w:hAnsi="Times New Roman" w:eastAsia="Times New Roman" w:cs="Times New Roman"/>
                <w:noProof w:val="0"/>
                <w:sz w:val="24"/>
                <w:szCs w:val="24"/>
                <w:lang w:val="pt-BR"/>
              </w:rPr>
            </w:rPrChange>
          </w:rPr>
          <w:t xml:space="preserve"> Serviços centrais para validação de compatibilidade, busca de preços e validação de gabinete.</w:t>
        </w:r>
      </w:ins>
    </w:p>
    <w:p w:rsidR="6595920C" w:rsidP="320543F7" w:rsidRDefault="6595920C" w14:paraId="13C0D189" w14:textId="6B96C21A">
      <w:pPr>
        <w:bidi w:val="0"/>
        <w:spacing w:before="240" w:beforeAutospacing="off" w:after="240" w:afterAutospacing="off" w:line="360" w:lineRule="auto"/>
        <w:jc w:val="both"/>
        <w:rPr>
          <w:ins w:author="GUSTAVO DE OLIVEIRA REGO MORAIS" w:date="2025-08-08T21:59:15.848Z" w16du:dateUtc="2025-08-08T21:59:15.848Z" w:id="1371663029"/>
          <w:rFonts w:ascii="Times New Roman" w:hAnsi="Times New Roman" w:eastAsia="Times New Roman" w:cs="Times New Roman"/>
          <w:b w:val="1"/>
          <w:bCs w:val="1"/>
          <w:noProof w:val="0"/>
          <w:sz w:val="24"/>
          <w:szCs w:val="24"/>
          <w:lang w:val="pt-BR"/>
          <w:rPrChange w:author="GUSTAVO DE OLIVEIRA REGO MORAIS" w:date="2025-08-08T22:00:05.335Z" w:id="1680206854">
            <w:rPr>
              <w:ins w:author="GUSTAVO DE OLIVEIRA REGO MORAIS" w:date="2025-08-08T21:59:15.848Z" w16du:dateUtc="2025-08-08T21:59:15.848Z" w:id="1206930318"/>
              <w:rFonts w:ascii="Times New Roman" w:hAnsi="Times New Roman" w:eastAsia="Times New Roman" w:cs="Times New Roman"/>
              <w:b w:val="1"/>
              <w:bCs w:val="1"/>
              <w:noProof w:val="0"/>
              <w:sz w:val="24"/>
              <w:szCs w:val="24"/>
              <w:lang w:val="pt-BR"/>
            </w:rPr>
          </w:rPrChange>
        </w:rPr>
        <w:pPrChange w:author="GUSTAVO DE OLIVEIRA REGO MORAIS" w:date="2025-08-08T22:00:28.793Z">
          <w:pPr>
            <w:bidi w:val="0"/>
          </w:pPr>
        </w:pPrChange>
      </w:pPr>
      <w:ins w:author="GUSTAVO DE OLIVEIRA REGO MORAIS" w:date="2025-08-08T21:59:15.848Z" w:id="95466000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5Z" w:id="298495578">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128A34F0" w14:textId="62BEDCC2">
      <w:pPr>
        <w:pStyle w:val="ListParagraph"/>
        <w:numPr>
          <w:ilvl w:val="0"/>
          <w:numId w:val="155"/>
        </w:numPr>
        <w:bidi w:val="0"/>
        <w:spacing w:before="240" w:beforeAutospacing="off" w:after="240" w:afterAutospacing="off" w:line="360" w:lineRule="auto"/>
        <w:jc w:val="both"/>
        <w:rPr>
          <w:ins w:author="GUSTAVO DE OLIVEIRA REGO MORAIS" w:date="2025-08-08T21:59:15.848Z" w16du:dateUtc="2025-08-08T21:59:15.848Z" w:id="1872864790"/>
          <w:rFonts w:ascii="Times New Roman" w:hAnsi="Times New Roman" w:eastAsia="Times New Roman" w:cs="Times New Roman"/>
          <w:noProof w:val="0"/>
          <w:sz w:val="24"/>
          <w:szCs w:val="24"/>
          <w:lang w:val="pt-BR"/>
          <w:rPrChange w:author="GUSTAVO DE OLIVEIRA REGO MORAIS" w:date="2025-08-08T22:00:05.336Z" w:id="2016887587">
            <w:rPr>
              <w:ins w:author="GUSTAVO DE OLIVEIRA REGO MORAIS" w:date="2025-08-08T21:59:15.848Z" w16du:dateUtc="2025-08-08T21:59:15.848Z" w:id="1076145392"/>
              <w:rFonts w:ascii="Times New Roman" w:hAnsi="Times New Roman" w:eastAsia="Times New Roman" w:cs="Times New Roman"/>
              <w:noProof w:val="0"/>
              <w:sz w:val="24"/>
              <w:szCs w:val="24"/>
              <w:lang w:val="pt-BR"/>
            </w:rPr>
          </w:rPrChange>
        </w:rPr>
        <w:pPrChange w:author="GUSTAVO DE OLIVEIRA REGO MORAIS" w:date="2025-08-08T22:00:28.794Z">
          <w:pPr>
            <w:bidi w:val="0"/>
          </w:pPr>
        </w:pPrChange>
      </w:pPr>
      <w:ins w:author="GUSTAVO DE OLIVEIRA REGO MORAIS" w:date="2025-08-08T21:59:15.848Z" w:id="1858986343">
        <w:r w:rsidRPr="320543F7" w:rsidR="6595920C">
          <w:rPr>
            <w:rFonts w:ascii="Times New Roman" w:hAnsi="Times New Roman" w:eastAsia="Times New Roman" w:cs="Times New Roman"/>
            <w:noProof w:val="0"/>
            <w:sz w:val="24"/>
            <w:szCs w:val="24"/>
            <w:lang w:val="pt-BR"/>
            <w:rPrChange w:author="GUSTAVO DE OLIVEIRA REGO MORAIS" w:date="2025-08-08T22:00:09.726Z" w:id="1028007947">
              <w:rPr>
                <w:rFonts w:ascii="Times New Roman" w:hAnsi="Times New Roman" w:eastAsia="Times New Roman" w:cs="Times New Roman"/>
                <w:noProof w:val="0"/>
                <w:sz w:val="24"/>
                <w:szCs w:val="24"/>
                <w:lang w:val="pt-BR"/>
              </w:rPr>
            </w:rPrChange>
          </w:rPr>
          <w:t>Não explicitados no diagrama (classe de serviço/fachada).</w:t>
        </w:r>
      </w:ins>
    </w:p>
    <w:p w:rsidR="6595920C" w:rsidP="320543F7" w:rsidRDefault="6595920C" w14:paraId="23993EF8" w14:textId="79571692">
      <w:pPr>
        <w:bidi w:val="0"/>
        <w:spacing w:before="240" w:beforeAutospacing="off" w:after="240" w:afterAutospacing="off" w:line="360" w:lineRule="auto"/>
        <w:jc w:val="both"/>
        <w:rPr>
          <w:ins w:author="GUSTAVO DE OLIVEIRA REGO MORAIS" w:date="2025-08-08T21:59:15.848Z" w16du:dateUtc="2025-08-08T21:59:15.848Z" w:id="618989669"/>
          <w:rFonts w:ascii="Times New Roman" w:hAnsi="Times New Roman" w:eastAsia="Times New Roman" w:cs="Times New Roman"/>
          <w:b w:val="1"/>
          <w:bCs w:val="1"/>
          <w:noProof w:val="0"/>
          <w:sz w:val="24"/>
          <w:szCs w:val="24"/>
          <w:lang w:val="pt-BR"/>
          <w:rPrChange w:author="GUSTAVO DE OLIVEIRA REGO MORAIS" w:date="2025-08-08T22:00:05.337Z" w:id="358411720">
            <w:rPr>
              <w:ins w:author="GUSTAVO DE OLIVEIRA REGO MORAIS" w:date="2025-08-08T21:59:15.848Z" w16du:dateUtc="2025-08-08T21:59:15.848Z" w:id="646220189"/>
              <w:rFonts w:ascii="Times New Roman" w:hAnsi="Times New Roman" w:eastAsia="Times New Roman" w:cs="Times New Roman"/>
              <w:b w:val="1"/>
              <w:bCs w:val="1"/>
              <w:noProof w:val="0"/>
              <w:sz w:val="24"/>
              <w:szCs w:val="24"/>
              <w:lang w:val="pt-BR"/>
            </w:rPr>
          </w:rPrChange>
        </w:rPr>
        <w:pPrChange w:author="GUSTAVO DE OLIVEIRA REGO MORAIS" w:date="2025-08-08T22:00:28.794Z">
          <w:pPr>
            <w:numPr>
              <w:ilvl w:val="0"/>
              <w:numId w:val="155"/>
            </w:numPr>
            <w:bidi w:val="0"/>
          </w:pPr>
        </w:pPrChange>
      </w:pPr>
      <w:ins w:author="GUSTAVO DE OLIVEIRA REGO MORAIS" w:date="2025-08-08T21:59:15.848Z" w:id="44798560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26Z" w:id="687561529">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09:59.927Z" w16du:dateUtc="2025-08-08T22:09:59.927Z" w:id="1621032532">
          <w:tblPr>
            <w:tblStyle w:val="TableNormal"/>
            <w:tblLayout w:type="fixed"/>
            <w:tblLook w:val="06A0" w:firstRow="1" w:lastRow="0" w:firstColumn="1" w:lastColumn="0" w:noHBand="1" w:noVBand="1"/>
          </w:tblPr>
        </w:tblPrChange>
      </w:tblPr>
      <w:tblGrid>
        <w:gridCol w:w="1803"/>
        <w:gridCol w:w="1803"/>
        <w:gridCol w:w="1803"/>
        <w:gridCol w:w="1803"/>
        <w:gridCol w:w="1803"/>
        <w:tblGridChange w:id="1404130970">
          <w:tblGrid>
            <w:gridCol w:w="2220"/>
            <w:gridCol w:w="1839"/>
            <w:gridCol w:w="497"/>
            <w:gridCol w:w="721"/>
            <w:gridCol w:w="3738"/>
          </w:tblGrid>
        </w:tblGridChange>
      </w:tblGrid>
      <w:tr w:rsidR="320543F7" w:rsidTr="320543F7" w14:paraId="5701DAF3">
        <w:trPr>
          <w:trHeight w:val="300"/>
          <w:ins w:author="GUSTAVO DE OLIVEIRA REGO MORAIS" w:date="2025-08-08T21:59:15.848Z" w16du:dateUtc="2025-08-08T21:59:15.848Z" w:id="2096889272"/>
          <w:trPrChange w:author="GUSTAVO DE OLIVEIRA REGO MORAIS" w:date="2025-08-08T22:09:56.035Z" w16du:dateUtc="2025-08-08T22:09:56.035Z" w:id="263089947">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7Z" w:id="86532409">
              <w:tcPr>
                <w:tcW w:w="2220" w:type="dxa"/>
                <w:tcMar/>
                <w:vAlign w:val="center"/>
              </w:tcPr>
            </w:tcPrChange>
          </w:tcPr>
          <w:p w:rsidR="320543F7" w:rsidP="320543F7" w:rsidRDefault="320543F7" w14:paraId="1BAB2CD0" w14:textId="2FE19387">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7Z" w:id="1482829882">
                  <w:rPr>
                    <w:b w:val="1"/>
                    <w:bCs w:val="1"/>
                  </w:rPr>
                </w:rPrChange>
              </w:rPr>
              <w:pPrChange w:author="GUSTAVO DE OLIVEIRA REGO MORAIS" w:date="2025-08-08T22:00:28.794Z">
                <w:pPr>
                  <w:bidi w:val="0"/>
                </w:pPr>
              </w:pPrChange>
            </w:pPr>
            <w:ins w:author="GUSTAVO DE OLIVEIRA REGO MORAIS" w:date="2025-08-08T21:59:15.848Z" w:id="1925405028">
              <w:r w:rsidRPr="320543F7" w:rsidR="320543F7">
                <w:rPr>
                  <w:rFonts w:ascii="Times New Roman" w:hAnsi="Times New Roman" w:eastAsia="Times New Roman" w:cs="Times New Roman"/>
                  <w:b w:val="1"/>
                  <w:bCs w:val="1"/>
                  <w:sz w:val="24"/>
                  <w:szCs w:val="24"/>
                  <w:rPrChange w:author="GUSTAVO DE OLIVEIRA REGO MORAIS" w:date="2025-08-08T22:00:09.727Z" w:id="962006902">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216831902">
              <w:tcPr>
                <w:tcW w:w="1839" w:type="dxa"/>
                <w:tcMar/>
                <w:vAlign w:val="center"/>
              </w:tcPr>
            </w:tcPrChange>
          </w:tcPr>
          <w:p w:rsidR="320543F7" w:rsidP="320543F7" w:rsidRDefault="320543F7" w14:paraId="00AF551B" w14:textId="0CAD1F11">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7Z" w:id="2112834906">
                  <w:rPr>
                    <w:b w:val="1"/>
                    <w:bCs w:val="1"/>
                  </w:rPr>
                </w:rPrChange>
              </w:rPr>
              <w:pPrChange w:author="GUSTAVO DE OLIVEIRA REGO MORAIS" w:date="2025-08-08T22:00:28.794Z">
                <w:pPr>
                  <w:bidi w:val="0"/>
                </w:pPr>
              </w:pPrChange>
            </w:pPr>
            <w:ins w:author="GUSTAVO DE OLIVEIRA REGO MORAIS" w:date="2025-08-08T21:59:15.848Z" w:id="3267386">
              <w:r w:rsidRPr="320543F7" w:rsidR="320543F7">
                <w:rPr>
                  <w:rFonts w:ascii="Times New Roman" w:hAnsi="Times New Roman" w:eastAsia="Times New Roman" w:cs="Times New Roman"/>
                  <w:b w:val="1"/>
                  <w:bCs w:val="1"/>
                  <w:sz w:val="24"/>
                  <w:szCs w:val="24"/>
                  <w:rPrChange w:author="GUSTAVO DE OLIVEIRA REGO MORAIS" w:date="2025-08-08T22:00:09.727Z" w:id="1875810167">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685803113">
              <w:tcPr>
                <w:tcW w:w="497" w:type="dxa"/>
                <w:tcMar/>
                <w:vAlign w:val="center"/>
              </w:tcPr>
            </w:tcPrChange>
          </w:tcPr>
          <w:p w:rsidR="320543F7" w:rsidP="320543F7" w:rsidRDefault="320543F7" w14:paraId="4BD0ADBB" w14:textId="2D5F1AA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8Z" w:id="1981735491">
                  <w:rPr>
                    <w:b w:val="1"/>
                    <w:bCs w:val="1"/>
                  </w:rPr>
                </w:rPrChange>
              </w:rPr>
              <w:pPrChange w:author="GUSTAVO DE OLIVEIRA REGO MORAIS" w:date="2025-08-08T22:00:28.795Z">
                <w:pPr>
                  <w:bidi w:val="0"/>
                </w:pPr>
              </w:pPrChange>
            </w:pPr>
            <w:ins w:author="GUSTAVO DE OLIVEIRA REGO MORAIS" w:date="2025-08-08T21:59:15.848Z" w:id="9943839">
              <w:r w:rsidRPr="320543F7" w:rsidR="320543F7">
                <w:rPr>
                  <w:rFonts w:ascii="Times New Roman" w:hAnsi="Times New Roman" w:eastAsia="Times New Roman" w:cs="Times New Roman"/>
                  <w:b w:val="1"/>
                  <w:bCs w:val="1"/>
                  <w:sz w:val="24"/>
                  <w:szCs w:val="24"/>
                  <w:rPrChange w:author="GUSTAVO DE OLIVEIRA REGO MORAIS" w:date="2025-08-08T22:00:09.728Z" w:id="72016823">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43649444">
              <w:tcPr>
                <w:tcW w:w="721" w:type="dxa"/>
                <w:tcMar/>
                <w:vAlign w:val="center"/>
              </w:tcPr>
            </w:tcPrChange>
          </w:tcPr>
          <w:p w:rsidR="320543F7" w:rsidP="320543F7" w:rsidRDefault="320543F7" w14:paraId="54A5FF52" w14:textId="26C6F2F9">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8Z" w:id="1779599404">
                  <w:rPr>
                    <w:b w:val="1"/>
                    <w:bCs w:val="1"/>
                  </w:rPr>
                </w:rPrChange>
              </w:rPr>
              <w:pPrChange w:author="GUSTAVO DE OLIVEIRA REGO MORAIS" w:date="2025-08-08T22:00:28.795Z">
                <w:pPr>
                  <w:bidi w:val="0"/>
                </w:pPr>
              </w:pPrChange>
            </w:pPr>
            <w:ins w:author="GUSTAVO DE OLIVEIRA REGO MORAIS" w:date="2025-08-08T21:59:15.848Z" w:id="1399508759">
              <w:r w:rsidRPr="320543F7" w:rsidR="320543F7">
                <w:rPr>
                  <w:rFonts w:ascii="Times New Roman" w:hAnsi="Times New Roman" w:eastAsia="Times New Roman" w:cs="Times New Roman"/>
                  <w:b w:val="1"/>
                  <w:bCs w:val="1"/>
                  <w:sz w:val="24"/>
                  <w:szCs w:val="24"/>
                  <w:rPrChange w:author="GUSTAVO DE OLIVEIRA REGO MORAIS" w:date="2025-08-08T22:00:09.728Z" w:id="494190630">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7Z" w:id="1481027927">
              <w:tcPr>
                <w:tcW w:w="3738" w:type="dxa"/>
                <w:tcMar/>
                <w:vAlign w:val="center"/>
              </w:tcPr>
            </w:tcPrChange>
          </w:tcPr>
          <w:p w:rsidR="320543F7" w:rsidP="320543F7" w:rsidRDefault="320543F7" w14:paraId="2EEDC0D3" w14:textId="439A8FC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29Z" w:id="1021828191">
                  <w:rPr>
                    <w:b w:val="1"/>
                    <w:bCs w:val="1"/>
                  </w:rPr>
                </w:rPrChange>
              </w:rPr>
              <w:pPrChange w:author="GUSTAVO DE OLIVEIRA REGO MORAIS" w:date="2025-08-08T22:00:28.795Z">
                <w:pPr>
                  <w:bidi w:val="0"/>
                </w:pPr>
              </w:pPrChange>
            </w:pPr>
            <w:ins w:author="GUSTAVO DE OLIVEIRA REGO MORAIS" w:date="2025-08-08T21:59:15.848Z" w:id="1657244152">
              <w:r w:rsidRPr="320543F7" w:rsidR="320543F7">
                <w:rPr>
                  <w:rFonts w:ascii="Times New Roman" w:hAnsi="Times New Roman" w:eastAsia="Times New Roman" w:cs="Times New Roman"/>
                  <w:b w:val="1"/>
                  <w:bCs w:val="1"/>
                  <w:sz w:val="24"/>
                  <w:szCs w:val="24"/>
                  <w:rPrChange w:author="GUSTAVO DE OLIVEIRA REGO MORAIS" w:date="2025-08-08T22:00:09.729Z" w:id="1585254370">
                    <w:rPr>
                      <w:b w:val="1"/>
                      <w:bCs w:val="1"/>
                    </w:rPr>
                  </w:rPrChange>
                </w:rPr>
                <w:t>Descrição</w:t>
              </w:r>
            </w:ins>
          </w:p>
        </w:tc>
      </w:tr>
      <w:tr w:rsidR="320543F7" w:rsidTr="320543F7" w14:paraId="34745134">
        <w:trPr>
          <w:trHeight w:val="300"/>
          <w:ins w:author="GUSTAVO DE OLIVEIRA REGO MORAIS" w:date="2025-08-08T21:59:15.848Z" w16du:dateUtc="2025-08-08T21:59:15.848Z" w:id="1948450185"/>
          <w:trPrChange w:author="GUSTAVO DE OLIVEIRA REGO MORAIS" w:date="2025-08-08T22:09:56.054Z" w16du:dateUtc="2025-08-08T22:09:56.054Z" w:id="1979317528">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7Z" w:id="1396152382">
              <w:tcPr>
                <w:tcW w:w="2220" w:type="dxa"/>
                <w:tcMar/>
                <w:vAlign w:val="center"/>
              </w:tcPr>
            </w:tcPrChange>
          </w:tcPr>
          <w:p w:rsidR="320543F7" w:rsidP="320543F7" w:rsidRDefault="320543F7" w14:paraId="2082AE6F" w14:textId="70D48C4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29Z" w:id="1648813406">
                  <w:rPr>
                    <w:rFonts w:ascii="Consolas" w:hAnsi="Consolas" w:eastAsia="Consolas" w:cs="Consolas"/>
                  </w:rPr>
                </w:rPrChange>
              </w:rPr>
              <w:pPrChange w:author="GUSTAVO DE OLIVEIRA REGO MORAIS" w:date="2025-08-08T22:00:28.795Z">
                <w:pPr>
                  <w:bidi w:val="0"/>
                </w:pPr>
              </w:pPrChange>
            </w:pPr>
            <w:ins w:author="GUSTAVO DE OLIVEIRA REGO MORAIS" w:date="2025-08-08T21:59:15.848Z" w:id="1055874456">
              <w:r w:rsidRPr="320543F7" w:rsidR="320543F7">
                <w:rPr>
                  <w:rFonts w:ascii="Times New Roman" w:hAnsi="Times New Roman" w:eastAsia="Times New Roman" w:cs="Times New Roman"/>
                  <w:sz w:val="24"/>
                  <w:szCs w:val="24"/>
                  <w:rPrChange w:author="GUSTAVO DE OLIVEIRA REGO MORAIS" w:date="2025-08-08T22:00:09.729Z" w:id="1155536763">
                    <w:rPr>
                      <w:rFonts w:ascii="Consolas" w:hAnsi="Consolas" w:eastAsia="Consolas" w:cs="Consolas"/>
                    </w:rPr>
                  </w:rPrChange>
                </w:rPr>
                <w:t>validarCompatibilidade(componentes)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072339024">
              <w:tcPr>
                <w:tcW w:w="1839" w:type="dxa"/>
                <w:tcMar/>
                <w:vAlign w:val="center"/>
              </w:tcPr>
            </w:tcPrChange>
          </w:tcPr>
          <w:p w:rsidR="320543F7" w:rsidP="320543F7" w:rsidRDefault="320543F7" w14:paraId="3E5A300B" w14:textId="57981B5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1008138233">
                  <w:rPr>
                    <w:rFonts w:ascii="Consolas" w:hAnsi="Consolas" w:eastAsia="Consolas" w:cs="Consolas"/>
                  </w:rPr>
                </w:rPrChange>
              </w:rPr>
              <w:pPrChange w:author="GUSTAVO DE OLIVEIRA REGO MORAIS" w:date="2025-08-08T22:00:28.795Z">
                <w:pPr>
                  <w:bidi w:val="0"/>
                </w:pPr>
              </w:pPrChange>
            </w:pPr>
            <w:ins w:author="GUSTAVO DE OLIVEIRA REGO MORAIS" w:date="2025-08-08T21:59:15.848Z" w:id="1571387519">
              <w:r w:rsidRPr="320543F7" w:rsidR="320543F7">
                <w:rPr>
                  <w:rFonts w:ascii="Times New Roman" w:hAnsi="Times New Roman" w:eastAsia="Times New Roman" w:cs="Times New Roman"/>
                  <w:sz w:val="24"/>
                  <w:szCs w:val="24"/>
                  <w:rPrChange w:author="GUSTAVO DE OLIVEIRA REGO MORAIS" w:date="2025-08-08T22:00:09.729Z" w:id="1236439293">
                    <w:rPr>
                      <w:rFonts w:ascii="Consolas" w:hAnsi="Consolas" w:eastAsia="Consolas" w:cs="Consolas"/>
                    </w:rPr>
                  </w:rPrChange>
                </w:rPr>
                <w:t>componentes: List&lt;Componente&gt;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79859630">
              <w:tcPr>
                <w:tcW w:w="497" w:type="dxa"/>
                <w:tcMar/>
                <w:vAlign w:val="center"/>
              </w:tcPr>
            </w:tcPrChange>
          </w:tcPr>
          <w:p w:rsidR="320543F7" w:rsidP="320543F7" w:rsidRDefault="320543F7" w14:paraId="7A1257BB" w14:textId="503C11C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446804546">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1084191126">
              <w:r w:rsidRPr="320543F7" w:rsidR="320543F7">
                <w:rPr>
                  <w:rFonts w:ascii="Times New Roman" w:hAnsi="Times New Roman" w:eastAsia="Times New Roman" w:cs="Times New Roman"/>
                  <w:sz w:val="24"/>
                  <w:szCs w:val="24"/>
                  <w:rPrChange w:author="GUSTAVO DE OLIVEIRA REGO MORAIS" w:date="2025-08-08T22:00:09.73Z" w:id="1484100841">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212191831">
              <w:tcPr>
                <w:tcW w:w="721" w:type="dxa"/>
                <w:tcMar/>
                <w:vAlign w:val="center"/>
              </w:tcPr>
            </w:tcPrChange>
          </w:tcPr>
          <w:p w:rsidR="320543F7" w:rsidP="320543F7" w:rsidRDefault="320543F7" w14:paraId="05255849" w14:textId="603F8A1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Z" w:id="150846838"/>
              </w:rPr>
              <w:pPrChange w:author="GUSTAVO DE OLIVEIRA REGO MORAIS" w:date="2025-08-08T22:00:28.796Z">
                <w:pPr>
                  <w:bidi w:val="0"/>
                </w:pPr>
              </w:pPrChange>
            </w:pPr>
            <w:ins w:author="GUSTAVO DE OLIVEIRA REGO MORAIS" w:date="2025-08-08T21:59:15.849Z" w:id="1572740810">
              <w:r w:rsidRPr="320543F7" w:rsidR="320543F7">
                <w:rPr>
                  <w:rFonts w:ascii="Times New Roman" w:hAnsi="Times New Roman" w:eastAsia="Times New Roman" w:cs="Times New Roman"/>
                  <w:sz w:val="24"/>
                  <w:szCs w:val="24"/>
                  <w:rPrChange w:author="GUSTAVO DE OLIVEIRA REGO MORAIS" w:date="2025-08-08T22:00:09.73Z" w:id="401141074"/>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064472523">
              <w:tcPr>
                <w:tcW w:w="3738" w:type="dxa"/>
                <w:tcMar/>
                <w:vAlign w:val="center"/>
              </w:tcPr>
            </w:tcPrChange>
          </w:tcPr>
          <w:p w:rsidR="320543F7" w:rsidP="320543F7" w:rsidRDefault="320543F7" w14:paraId="31E5FFBB" w14:textId="08F5A9EC">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1Z" w:id="426786835"/>
              </w:rPr>
              <w:pPrChange w:author="GUSTAVO DE OLIVEIRA REGO MORAIS" w:date="2025-08-08T22:00:28.796Z">
                <w:pPr>
                  <w:bidi w:val="0"/>
                </w:pPr>
              </w:pPrChange>
            </w:pPr>
            <w:ins w:author="GUSTAVO DE OLIVEIRA REGO MORAIS" w:date="2025-08-08T21:59:15.849Z" w:id="587051108">
              <w:r w:rsidRPr="320543F7" w:rsidR="320543F7">
                <w:rPr>
                  <w:rFonts w:ascii="Times New Roman" w:hAnsi="Times New Roman" w:eastAsia="Times New Roman" w:cs="Times New Roman"/>
                  <w:sz w:val="24"/>
                  <w:szCs w:val="24"/>
                  <w:rPrChange w:author="GUSTAVO DE OLIVEIRA REGO MORAIS" w:date="2025-08-08T22:00:09.731Z" w:id="1317704467"/>
                </w:rPr>
                <w:t>Verifica compatibilidade técnica entre componentes.</w:t>
              </w:r>
            </w:ins>
          </w:p>
        </w:tc>
      </w:tr>
      <w:tr w:rsidR="320543F7" w:rsidTr="320543F7" w14:paraId="610A2B05">
        <w:trPr>
          <w:trHeight w:val="300"/>
          <w:ins w:author="GUSTAVO DE OLIVEIRA REGO MORAIS" w:date="2025-08-08T21:59:15.849Z" w16du:dateUtc="2025-08-08T21:59:15.849Z" w:id="1685737513"/>
          <w:trPrChange w:author="GUSTAVO DE OLIVEIRA REGO MORAIS" w:date="2025-08-08T22:09:56.183Z" w16du:dateUtc="2025-08-08T22:09:56.183Z" w:id="214284199">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8Z" w:id="683324076">
              <w:tcPr>
                <w:tcW w:w="2220" w:type="dxa"/>
                <w:tcMar/>
                <w:vAlign w:val="center"/>
              </w:tcPr>
            </w:tcPrChange>
          </w:tcPr>
          <w:p w:rsidR="320543F7" w:rsidP="320543F7" w:rsidRDefault="320543F7" w14:paraId="0061418A" w14:textId="104294D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2Z" w:id="1935720702">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203547781">
              <w:r w:rsidRPr="320543F7" w:rsidR="320543F7">
                <w:rPr>
                  <w:rFonts w:ascii="Times New Roman" w:hAnsi="Times New Roman" w:eastAsia="Times New Roman" w:cs="Times New Roman"/>
                  <w:sz w:val="24"/>
                  <w:szCs w:val="24"/>
                  <w:rPrChange w:author="GUSTAVO DE OLIVEIRA REGO MORAIS" w:date="2025-08-08T22:00:09.731Z" w:id="1054814482">
                    <w:rPr>
                      <w:rFonts w:ascii="Consolas" w:hAnsi="Consolas" w:eastAsia="Consolas" w:cs="Consolas"/>
                    </w:rPr>
                  </w:rPrChange>
                </w:rPr>
                <w:t>buscarPrecos(componentes)</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837302813">
              <w:tcPr>
                <w:tcW w:w="1839" w:type="dxa"/>
                <w:tcMar/>
                <w:vAlign w:val="center"/>
              </w:tcPr>
            </w:tcPrChange>
          </w:tcPr>
          <w:p w:rsidR="320543F7" w:rsidP="320543F7" w:rsidRDefault="320543F7" w14:paraId="7F3A0D96" w14:textId="75E8253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3Z" w:id="461263571">
                  <w:rPr>
                    <w:rFonts w:ascii="Consolas" w:hAnsi="Consolas" w:eastAsia="Consolas" w:cs="Consolas"/>
                  </w:rPr>
                </w:rPrChange>
              </w:rPr>
              <w:pPrChange w:author="GUSTAVO DE OLIVEIRA REGO MORAIS" w:date="2025-08-08T22:00:28.796Z">
                <w:pPr>
                  <w:bidi w:val="0"/>
                </w:pPr>
              </w:pPrChange>
            </w:pPr>
            <w:ins w:author="GUSTAVO DE OLIVEIRA REGO MORAIS" w:date="2025-08-08T21:59:15.849Z" w:id="977659536">
              <w:r w:rsidRPr="320543F7" w:rsidR="320543F7">
                <w:rPr>
                  <w:rFonts w:ascii="Times New Roman" w:hAnsi="Times New Roman" w:eastAsia="Times New Roman" w:cs="Times New Roman"/>
                  <w:sz w:val="24"/>
                  <w:szCs w:val="24"/>
                  <w:rPrChange w:author="GUSTAVO DE OLIVEIRA REGO MORAIS" w:date="2025-08-08T22:00:09.732Z" w:id="1165303763">
                    <w:rPr>
                      <w:rFonts w:ascii="Consolas" w:hAnsi="Consolas" w:eastAsia="Consolas" w:cs="Consolas"/>
                    </w:rPr>
                  </w:rPrChange>
                </w:rPr>
                <w:t>componentes: List&lt;Componente&gt;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364262250">
              <w:tcPr>
                <w:tcW w:w="497" w:type="dxa"/>
                <w:tcMar/>
                <w:vAlign w:val="center"/>
              </w:tcPr>
            </w:tcPrChange>
          </w:tcPr>
          <w:p w:rsidR="320543F7" w:rsidP="320543F7" w:rsidRDefault="320543F7" w14:paraId="7F90AA7A" w14:textId="79A9B6D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3Z" w:id="831796825">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615928119">
              <w:r w:rsidRPr="320543F7" w:rsidR="320543F7">
                <w:rPr>
                  <w:rFonts w:ascii="Times New Roman" w:hAnsi="Times New Roman" w:eastAsia="Times New Roman" w:cs="Times New Roman"/>
                  <w:sz w:val="24"/>
                  <w:szCs w:val="24"/>
                  <w:rPrChange w:author="GUSTAVO DE OLIVEIRA REGO MORAIS" w:date="2025-08-08T22:00:09.733Z" w:id="1345099413">
                    <w:rPr>
                      <w:rFonts w:ascii="Consolas" w:hAnsi="Consolas" w:eastAsia="Consolas" w:cs="Consolas"/>
                    </w:rPr>
                  </w:rPrChange>
                </w:rPr>
                <w:t>void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510868317">
              <w:tcPr>
                <w:tcW w:w="721" w:type="dxa"/>
                <w:tcMar/>
                <w:vAlign w:val="center"/>
              </w:tcPr>
            </w:tcPrChange>
          </w:tcPr>
          <w:p w:rsidR="320543F7" w:rsidP="320543F7" w:rsidRDefault="320543F7" w14:paraId="6F14B4F4" w14:textId="0BCE6FE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17112253"/>
              </w:rPr>
              <w:pPrChange w:author="GUSTAVO DE OLIVEIRA REGO MORAIS" w:date="2025-08-08T22:00:28.797Z">
                <w:pPr>
                  <w:bidi w:val="0"/>
                </w:pPr>
              </w:pPrChange>
            </w:pPr>
            <w:ins w:author="GUSTAVO DE OLIVEIRA REGO MORAIS" w:date="2025-08-08T21:59:15.849Z" w:id="627212352">
              <w:r w:rsidRPr="320543F7" w:rsidR="320543F7">
                <w:rPr>
                  <w:rFonts w:ascii="Times New Roman" w:hAnsi="Times New Roman" w:eastAsia="Times New Roman" w:cs="Times New Roman"/>
                  <w:sz w:val="24"/>
                  <w:szCs w:val="24"/>
                  <w:rPrChange w:author="GUSTAVO DE OLIVEIRA REGO MORAIS" w:date="2025-08-08T22:00:09.733Z" w:id="201157091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075492105">
              <w:tcPr>
                <w:tcW w:w="3738" w:type="dxa"/>
                <w:tcMar/>
                <w:vAlign w:val="center"/>
              </w:tcPr>
            </w:tcPrChange>
          </w:tcPr>
          <w:p w:rsidR="320543F7" w:rsidP="320543F7" w:rsidRDefault="320543F7" w14:paraId="3D49245D" w14:textId="23D14D2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855865041"/>
              </w:rPr>
              <w:pPrChange w:author="GUSTAVO DE OLIVEIRA REGO MORAIS" w:date="2025-08-08T22:00:28.797Z">
                <w:pPr>
                  <w:bidi w:val="0"/>
                </w:pPr>
              </w:pPrChange>
            </w:pPr>
            <w:ins w:author="GUSTAVO DE OLIVEIRA REGO MORAIS" w:date="2025-08-08T21:59:15.849Z" w:id="682435260">
              <w:r w:rsidRPr="320543F7" w:rsidR="320543F7">
                <w:rPr>
                  <w:rFonts w:ascii="Times New Roman" w:hAnsi="Times New Roman" w:eastAsia="Times New Roman" w:cs="Times New Roman"/>
                  <w:sz w:val="24"/>
                  <w:szCs w:val="24"/>
                  <w:rPrChange w:author="GUSTAVO DE OLIVEIRA REGO MORAIS" w:date="2025-08-08T22:00:09.734Z" w:id="1917129710"/>
                </w:rPr>
                <w:t>Atualiza/preenche preços consultando fontes externas (APIs/DB).</w:t>
              </w:r>
            </w:ins>
          </w:p>
        </w:tc>
      </w:tr>
      <w:tr w:rsidR="320543F7" w:rsidTr="320543F7" w14:paraId="5B0C4B1D">
        <w:trPr>
          <w:trHeight w:val="300"/>
          <w:ins w:author="GUSTAVO DE OLIVEIRA REGO MORAIS" w:date="2025-08-08T21:59:15.849Z" w16du:dateUtc="2025-08-08T21:59:15.849Z" w:id="1209998015"/>
          <w:trPrChange w:author="GUSTAVO DE OLIVEIRA REGO MORAIS" w:date="2025-08-08T22:09:56.184Z" w16du:dateUtc="2025-08-08T22:09:56.184Z" w:id="1380950454">
            <w:trPr>
              <w:trHeight w:val="300"/>
            </w:trPr>
          </w:trPrChange>
        </w:trPr>
        <w:tc>
          <w:tcPr>
            <w:cnfStyle w:val="001000000000" w:firstRow="0" w:lastRow="0" w:firstColumn="1" w:lastColumn="0" w:oddVBand="0" w:evenVBand="0" w:oddHBand="0" w:evenHBand="0" w:firstRowFirstColumn="0" w:firstRowLastColumn="0" w:lastRowFirstColumn="0" w:lastRowLastColumn="0"/>
            <w:tcW w:w="1803" w:type="dxa"/>
            <w:tcMar/>
            <w:tcPrChange w:author="GUSTAVO DE OLIVEIRA REGO MORAIS" w:date="2025-08-08T22:09:59.928Z" w:id="958773157">
              <w:tcPr>
                <w:tcW w:w="2220" w:type="dxa"/>
                <w:tcMar/>
                <w:vAlign w:val="center"/>
              </w:tcPr>
            </w:tcPrChange>
          </w:tcPr>
          <w:p w:rsidR="320543F7" w:rsidP="320543F7" w:rsidRDefault="320543F7" w14:paraId="0E92C8E3" w14:textId="30D577D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4Z" w:id="1426772138">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97277490">
              <w:r w:rsidRPr="320543F7" w:rsidR="320543F7">
                <w:rPr>
                  <w:rFonts w:ascii="Times New Roman" w:hAnsi="Times New Roman" w:eastAsia="Times New Roman" w:cs="Times New Roman"/>
                  <w:sz w:val="24"/>
                  <w:szCs w:val="24"/>
                  <w:rPrChange w:author="GUSTAVO DE OLIVEIRA REGO MORAIS" w:date="2025-08-08T22:00:09.734Z" w:id="256123002">
                    <w:rPr>
                      <w:rFonts w:ascii="Consolas" w:hAnsi="Consolas" w:eastAsia="Consolas" w:cs="Consolas"/>
                    </w:rPr>
                  </w:rPrChange>
                </w:rPr>
                <w:t>validaGabinete(build)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310951036">
              <w:tcPr>
                <w:tcW w:w="1839" w:type="dxa"/>
                <w:tcMar/>
                <w:vAlign w:val="center"/>
              </w:tcPr>
            </w:tcPrChange>
          </w:tcPr>
          <w:p w:rsidR="320543F7" w:rsidP="320543F7" w:rsidRDefault="320543F7" w14:paraId="792CD071" w14:textId="5EFB458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5Z" w:id="338432451">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1112492895">
              <w:r w:rsidRPr="320543F7" w:rsidR="320543F7">
                <w:rPr>
                  <w:rFonts w:ascii="Times New Roman" w:hAnsi="Times New Roman" w:eastAsia="Times New Roman" w:cs="Times New Roman"/>
                  <w:sz w:val="24"/>
                  <w:szCs w:val="24"/>
                  <w:rPrChange w:author="GUSTAVO DE OLIVEIRA REGO MORAIS" w:date="2025-08-08T22:00:09.735Z" w:id="116098252">
                    <w:rPr>
                      <w:rFonts w:ascii="Consolas" w:hAnsi="Consolas" w:eastAsia="Consolas" w:cs="Consolas"/>
                    </w:rPr>
                  </w:rPrChange>
                </w:rPr>
                <w:t>build: Build</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1210318770">
              <w:tcPr>
                <w:tcW w:w="497" w:type="dxa"/>
                <w:tcMar/>
                <w:vAlign w:val="center"/>
              </w:tcPr>
            </w:tcPrChange>
          </w:tcPr>
          <w:p w:rsidR="320543F7" w:rsidP="320543F7" w:rsidRDefault="320543F7" w14:paraId="52AD1FC3" w14:textId="7E8C789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5Z" w:id="1994693568">
                  <w:rPr>
                    <w:rFonts w:ascii="Consolas" w:hAnsi="Consolas" w:eastAsia="Consolas" w:cs="Consolas"/>
                  </w:rPr>
                </w:rPrChange>
              </w:rPr>
              <w:pPrChange w:author="GUSTAVO DE OLIVEIRA REGO MORAIS" w:date="2025-08-08T22:00:28.797Z">
                <w:pPr>
                  <w:bidi w:val="0"/>
                </w:pPr>
              </w:pPrChange>
            </w:pPr>
            <w:ins w:author="GUSTAVO DE OLIVEIRA REGO MORAIS" w:date="2025-08-08T21:59:15.849Z" w:id="1918984873">
              <w:r w:rsidRPr="320543F7" w:rsidR="320543F7">
                <w:rPr>
                  <w:rFonts w:ascii="Times New Roman" w:hAnsi="Times New Roman" w:eastAsia="Times New Roman" w:cs="Times New Roman"/>
                  <w:sz w:val="24"/>
                  <w:szCs w:val="24"/>
                  <w:rPrChange w:author="GUSTAVO DE OLIVEIRA REGO MORAIS" w:date="2025-08-08T22:00:09.735Z" w:id="1467283076">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476170653">
              <w:tcPr>
                <w:tcW w:w="721" w:type="dxa"/>
                <w:tcMar/>
                <w:vAlign w:val="center"/>
              </w:tcPr>
            </w:tcPrChange>
          </w:tcPr>
          <w:p w:rsidR="320543F7" w:rsidP="320543F7" w:rsidRDefault="320543F7" w14:paraId="638430B1" w14:textId="3E5672F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6Z" w:id="2120925002"/>
              </w:rPr>
              <w:pPrChange w:author="GUSTAVO DE OLIVEIRA REGO MORAIS" w:date="2025-08-08T22:00:28.798Z">
                <w:pPr>
                  <w:bidi w:val="0"/>
                </w:pPr>
              </w:pPrChange>
            </w:pPr>
            <w:ins w:author="GUSTAVO DE OLIVEIRA REGO MORAIS" w:date="2025-08-08T21:59:15.849Z" w:id="323133528">
              <w:r w:rsidRPr="320543F7" w:rsidR="320543F7">
                <w:rPr>
                  <w:rFonts w:ascii="Times New Roman" w:hAnsi="Times New Roman" w:eastAsia="Times New Roman" w:cs="Times New Roman"/>
                  <w:sz w:val="24"/>
                  <w:szCs w:val="24"/>
                  <w:rPrChange w:author="GUSTAVO DE OLIVEIRA REGO MORAIS" w:date="2025-08-08T22:00:09.736Z" w:id="386759428"/>
                </w:rPr>
                <w:t>+</w:t>
              </w:r>
            </w:ins>
          </w:p>
        </w:tc>
        <w:tc>
          <w:tcPr>
            <w:cnfStyle w:val="000000000000" w:firstRow="0" w:lastRow="0" w:firstColumn="0" w:lastColumn="0" w:oddVBand="0" w:evenVBand="0" w:oddHBand="0" w:evenHBand="0" w:firstRowFirstColumn="0" w:firstRowLastColumn="0" w:lastRowFirstColumn="0" w:lastRowLastColumn="0"/>
            <w:tcW w:w="1803" w:type="dxa"/>
            <w:tcMar/>
            <w:tcPrChange w:author="GUSTAVO DE OLIVEIRA REGO MORAIS" w:date="2025-08-08T22:09:59.928Z" w:id="2030919799">
              <w:tcPr>
                <w:tcW w:w="3738" w:type="dxa"/>
                <w:tcMar/>
                <w:vAlign w:val="center"/>
              </w:tcPr>
            </w:tcPrChange>
          </w:tcPr>
          <w:p w:rsidR="320543F7" w:rsidP="320543F7" w:rsidRDefault="320543F7" w14:paraId="1FF9AEA2" w14:textId="7939676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36Z" w:id="386712718"/>
              </w:rPr>
              <w:pPrChange w:author="GUSTAVO DE OLIVEIRA REGO MORAIS" w:date="2025-08-08T22:00:28.798Z">
                <w:pPr>
                  <w:bidi w:val="0"/>
                </w:pPr>
              </w:pPrChange>
            </w:pPr>
            <w:ins w:author="GUSTAVO DE OLIVEIRA REGO MORAIS" w:date="2025-08-08T21:59:15.849Z" w:id="1972982634">
              <w:r w:rsidRPr="320543F7" w:rsidR="320543F7">
                <w:rPr>
                  <w:rFonts w:ascii="Times New Roman" w:hAnsi="Times New Roman" w:eastAsia="Times New Roman" w:cs="Times New Roman"/>
                  <w:sz w:val="24"/>
                  <w:szCs w:val="24"/>
                  <w:rPrChange w:author="GUSTAVO DE OLIVEIRA REGO MORAIS" w:date="2025-08-08T22:00:09.736Z" w:id="116314135"/>
                </w:rPr>
                <w:t>Verifica se gabinete suporta componentes e refrigeração.</w:t>
              </w:r>
            </w:ins>
          </w:p>
        </w:tc>
      </w:tr>
    </w:tbl>
    <w:p w:rsidR="320543F7" w:rsidP="320543F7" w:rsidRDefault="320543F7" w14:paraId="60EA3588" w14:textId="7E38D7CF">
      <w:pPr>
        <w:bidi w:val="0"/>
        <w:spacing w:line="360" w:lineRule="auto"/>
        <w:jc w:val="both"/>
        <w:rPr>
          <w:ins w:author="GUSTAVO DE OLIVEIRA REGO MORAIS" w:date="2025-08-08T21:59:15.849Z" w16du:dateUtc="2025-08-08T21:59:15.849Z" w:id="236777295"/>
          <w:rFonts w:ascii="Times New Roman" w:hAnsi="Times New Roman" w:eastAsia="Times New Roman" w:cs="Times New Roman"/>
          <w:sz w:val="24"/>
          <w:szCs w:val="24"/>
          <w:rPrChange w:author="GUSTAVO DE OLIVEIRA REGO MORAIS" w:date="2025-08-08T22:00:09.736Z" w:id="1815160264">
            <w:rPr>
              <w:ins w:author="GUSTAVO DE OLIVEIRA REGO MORAIS" w:date="2025-08-08T21:59:15.849Z" w16du:dateUtc="2025-08-08T21:59:15.849Z" w:id="917952540"/>
            </w:rPr>
          </w:rPrChange>
        </w:rPr>
        <w:pPrChange w:author="GUSTAVO DE OLIVEIRA REGO MORAIS" w:date="2025-08-08T22:00:28.798Z">
          <w:pPr>
            <w:bidi w:val="0"/>
            <w:jc w:val="left"/>
          </w:pPr>
        </w:pPrChange>
      </w:pPr>
    </w:p>
    <w:p w:rsidR="6595920C" w:rsidP="320543F7" w:rsidRDefault="6595920C" w14:paraId="054D6DB9" w14:textId="493CAA75">
      <w:pPr>
        <w:pStyle w:val="Heading4"/>
        <w:bidi w:val="0"/>
        <w:spacing w:before="319" w:beforeAutospacing="off" w:after="319" w:afterAutospacing="off" w:line="360" w:lineRule="auto"/>
        <w:jc w:val="both"/>
        <w:rPr>
          <w:ins w:author="GUSTAVO DE OLIVEIRA REGO MORAIS" w:date="2025-08-08T21:59:15.849Z" w16du:dateUtc="2025-08-08T21:59:15.849Z" w:id="1509194701"/>
          <w:rFonts w:ascii="Times New Roman" w:hAnsi="Times New Roman" w:eastAsia="Times New Roman" w:cs="Times New Roman"/>
          <w:b w:val="1"/>
          <w:bCs w:val="1"/>
          <w:noProof w:val="0"/>
          <w:sz w:val="24"/>
          <w:szCs w:val="24"/>
          <w:lang w:val="pt-BR"/>
          <w:rPrChange w:author="GUSTAVO DE OLIVEIRA REGO MORAIS" w:date="2025-08-08T22:00:05.357Z" w:id="2040172354">
            <w:rPr>
              <w:ins w:author="GUSTAVO DE OLIVEIRA REGO MORAIS" w:date="2025-08-08T21:59:15.849Z" w16du:dateUtc="2025-08-08T21:59:15.849Z" w:id="1776638380"/>
              <w:rFonts w:ascii="Consolas" w:hAnsi="Consolas" w:eastAsia="Consolas" w:cs="Consolas"/>
              <w:b w:val="1"/>
              <w:bCs w:val="1"/>
              <w:noProof w:val="0"/>
              <w:sz w:val="24"/>
              <w:szCs w:val="24"/>
              <w:lang w:val="pt-BR"/>
            </w:rPr>
          </w:rPrChange>
        </w:rPr>
        <w:pPrChange w:author="GUSTAVO DE OLIVEIRA REGO MORAIS" w:date="2025-08-08T22:00:28.798Z">
          <w:pPr>
            <w:bidi w:val="0"/>
          </w:pPr>
        </w:pPrChange>
      </w:pPr>
      <w:ins w:author="GUSTAVO DE OLIVEIRA REGO MORAIS" w:date="2025-08-08T21:59:15.849Z" w:id="24584458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7Z" w:id="1562286030">
              <w:rPr>
                <w:rFonts w:ascii="Times New Roman" w:hAnsi="Times New Roman" w:eastAsia="Times New Roman" w:cs="Times New Roman"/>
                <w:b w:val="1"/>
                <w:bCs w:val="1"/>
                <w:noProof w:val="0"/>
                <w:sz w:val="24"/>
                <w:szCs w:val="24"/>
                <w:lang w:val="pt-BR"/>
              </w:rPr>
            </w:rPrChange>
          </w:rPr>
          <w:t xml:space="preserve">8.1.2.9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356Z" w:id="1977641544">
              <w:rPr>
                <w:rFonts w:ascii="Consolas" w:hAnsi="Consolas" w:eastAsia="Consolas" w:cs="Consolas"/>
                <w:b w:val="1"/>
                <w:bCs w:val="1"/>
                <w:noProof w:val="0"/>
                <w:sz w:val="24"/>
                <w:szCs w:val="24"/>
                <w:lang w:val="pt-BR"/>
              </w:rPr>
            </w:rPrChange>
          </w:rPr>
          <w:t>ValidaçãoTérmica</w:t>
        </w:r>
      </w:ins>
    </w:p>
    <w:p w:rsidR="6595920C" w:rsidP="320543F7" w:rsidRDefault="6595920C" w14:paraId="67D44CAE" w14:textId="46C09C60">
      <w:pPr>
        <w:bidi w:val="0"/>
        <w:spacing w:before="240" w:beforeAutospacing="off" w:after="240" w:afterAutospacing="off" w:line="360" w:lineRule="auto"/>
        <w:jc w:val="both"/>
        <w:rPr>
          <w:ins w:author="GUSTAVO DE OLIVEIRA REGO MORAIS" w:date="2025-08-08T21:59:15.849Z" w16du:dateUtc="2025-08-08T21:59:15.849Z" w:id="107387653"/>
          <w:rFonts w:ascii="Times New Roman" w:hAnsi="Times New Roman" w:eastAsia="Times New Roman" w:cs="Times New Roman"/>
          <w:noProof w:val="0"/>
          <w:sz w:val="24"/>
          <w:szCs w:val="24"/>
          <w:lang w:val="pt-BR"/>
          <w:rPrChange w:author="GUSTAVO DE OLIVEIRA REGO MORAIS" w:date="2025-08-08T22:00:05.358Z" w:id="394429131">
            <w:rPr>
              <w:ins w:author="GUSTAVO DE OLIVEIRA REGO MORAIS" w:date="2025-08-08T21:59:15.849Z" w16du:dateUtc="2025-08-08T21:59:15.849Z" w:id="948932236"/>
              <w:rFonts w:ascii="Times New Roman" w:hAnsi="Times New Roman" w:eastAsia="Times New Roman" w:cs="Times New Roman"/>
              <w:noProof w:val="0"/>
              <w:sz w:val="24"/>
              <w:szCs w:val="24"/>
              <w:lang w:val="pt-BR"/>
            </w:rPr>
          </w:rPrChange>
        </w:rPr>
        <w:pPrChange w:author="GUSTAVO DE OLIVEIRA REGO MORAIS" w:date="2025-08-08T22:00:28.798Z">
          <w:pPr>
            <w:bidi w:val="0"/>
          </w:pPr>
        </w:pPrChange>
      </w:pPr>
      <w:ins w:author="GUSTAVO DE OLIVEIRA REGO MORAIS" w:date="2025-08-08T21:59:15.849Z" w:id="181105618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8Z" w:id="313723453">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58Z" w:id="823180767">
              <w:rPr>
                <w:rFonts w:ascii="Times New Roman" w:hAnsi="Times New Roman" w:eastAsia="Times New Roman" w:cs="Times New Roman"/>
                <w:noProof w:val="0"/>
                <w:sz w:val="24"/>
                <w:szCs w:val="24"/>
                <w:lang w:val="pt-BR"/>
              </w:rPr>
            </w:rPrChange>
          </w:rPr>
          <w:t xml:space="preserve"> Calcular demanda térmica, recomendar refrigeração e validar espaço físico.</w:t>
        </w:r>
      </w:ins>
    </w:p>
    <w:p w:rsidR="6595920C" w:rsidP="320543F7" w:rsidRDefault="6595920C" w14:paraId="223199EE" w14:textId="0A6DAEB0">
      <w:pPr>
        <w:bidi w:val="0"/>
        <w:spacing w:before="240" w:beforeAutospacing="off" w:after="240" w:afterAutospacing="off" w:line="360" w:lineRule="auto"/>
        <w:jc w:val="both"/>
        <w:rPr>
          <w:ins w:author="GUSTAVO DE OLIVEIRA REGO MORAIS" w:date="2025-08-08T21:59:15.85Z" w16du:dateUtc="2025-08-08T21:59:15.85Z" w:id="1263479092"/>
          <w:rFonts w:ascii="Times New Roman" w:hAnsi="Times New Roman" w:eastAsia="Times New Roman" w:cs="Times New Roman"/>
          <w:b w:val="1"/>
          <w:bCs w:val="1"/>
          <w:noProof w:val="0"/>
          <w:sz w:val="24"/>
          <w:szCs w:val="24"/>
          <w:lang w:val="pt-BR"/>
          <w:rPrChange w:author="GUSTAVO DE OLIVEIRA REGO MORAIS" w:date="2025-08-08T22:00:05.359Z" w:id="1748927752">
            <w:rPr>
              <w:ins w:author="GUSTAVO DE OLIVEIRA REGO MORAIS" w:date="2025-08-08T21:59:15.85Z" w16du:dateUtc="2025-08-08T21:59:15.85Z" w:id="8580267"/>
              <w:rFonts w:ascii="Times New Roman" w:hAnsi="Times New Roman" w:eastAsia="Times New Roman" w:cs="Times New Roman"/>
              <w:b w:val="1"/>
              <w:bCs w:val="1"/>
              <w:noProof w:val="0"/>
              <w:sz w:val="24"/>
              <w:szCs w:val="24"/>
              <w:lang w:val="pt-BR"/>
            </w:rPr>
          </w:rPrChange>
        </w:rPr>
        <w:pPrChange w:author="GUSTAVO DE OLIVEIRA REGO MORAIS" w:date="2025-08-08T22:00:28.798Z">
          <w:pPr>
            <w:bidi w:val="0"/>
          </w:pPr>
        </w:pPrChange>
      </w:pPr>
      <w:ins w:author="GUSTAVO DE OLIVEIRA REGO MORAIS" w:date="2025-08-08T21:59:15.85Z" w:id="92215273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8Z" w:id="918619449">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1C1B18DC" w14:textId="50B84E50">
      <w:pPr>
        <w:pStyle w:val="ListParagraph"/>
        <w:numPr>
          <w:ilvl w:val="0"/>
          <w:numId w:val="156"/>
        </w:numPr>
        <w:bidi w:val="0"/>
        <w:spacing w:before="240" w:beforeAutospacing="off" w:after="240" w:afterAutospacing="off" w:line="360" w:lineRule="auto"/>
        <w:jc w:val="both"/>
        <w:rPr>
          <w:ins w:author="GUSTAVO DE OLIVEIRA REGO MORAIS" w:date="2025-08-08T21:59:15.85Z" w16du:dateUtc="2025-08-08T21:59:15.85Z" w:id="181113485"/>
          <w:rFonts w:ascii="Times New Roman" w:hAnsi="Times New Roman" w:eastAsia="Times New Roman" w:cs="Times New Roman"/>
          <w:noProof w:val="0"/>
          <w:sz w:val="24"/>
          <w:szCs w:val="24"/>
          <w:lang w:val="pt-BR"/>
          <w:rPrChange w:author="GUSTAVO DE OLIVEIRA REGO MORAIS" w:date="2025-08-08T22:00:05.36Z" w:id="665603338">
            <w:rPr>
              <w:ins w:author="GUSTAVO DE OLIVEIRA REGO MORAIS" w:date="2025-08-08T21:59:15.85Z" w16du:dateUtc="2025-08-08T21:59:15.85Z" w:id="593466159"/>
              <w:rFonts w:ascii="Times New Roman" w:hAnsi="Times New Roman" w:eastAsia="Times New Roman" w:cs="Times New Roman"/>
              <w:noProof w:val="0"/>
              <w:sz w:val="24"/>
              <w:szCs w:val="24"/>
              <w:lang w:val="pt-BR"/>
            </w:rPr>
          </w:rPrChange>
        </w:rPr>
        <w:pPrChange w:author="GUSTAVO DE OLIVEIRA REGO MORAIS" w:date="2025-08-08T22:00:28.798Z">
          <w:pPr>
            <w:bidi w:val="0"/>
          </w:pPr>
        </w:pPrChange>
      </w:pPr>
      <w:ins w:author="GUSTAVO DE OLIVEIRA REGO MORAIS" w:date="2025-08-08T21:59:15.85Z" w:id="141324503">
        <w:r w:rsidRPr="320543F7" w:rsidR="6595920C">
          <w:rPr>
            <w:rFonts w:ascii="Times New Roman" w:hAnsi="Times New Roman" w:eastAsia="Times New Roman" w:cs="Times New Roman"/>
            <w:noProof w:val="0"/>
            <w:sz w:val="24"/>
            <w:szCs w:val="24"/>
            <w:lang w:val="pt-BR"/>
            <w:rPrChange w:author="GUSTAVO DE OLIVEIRA REGO MORAIS" w:date="2025-08-08T22:00:09.739Z" w:id="1671678739">
              <w:rPr>
                <w:rFonts w:ascii="Times New Roman" w:hAnsi="Times New Roman" w:eastAsia="Times New Roman" w:cs="Times New Roman"/>
                <w:noProof w:val="0"/>
                <w:sz w:val="24"/>
                <w:szCs w:val="24"/>
                <w:lang w:val="pt-BR"/>
              </w:rPr>
            </w:rPrChange>
          </w:rPr>
          <w:t>Não explicitados no diagrama (serviço).</w:t>
        </w:r>
      </w:ins>
    </w:p>
    <w:p w:rsidR="6595920C" w:rsidP="320543F7" w:rsidRDefault="6595920C" w14:paraId="201E5B2B" w14:textId="0F9D95D5">
      <w:pPr>
        <w:bidi w:val="0"/>
        <w:spacing w:before="240" w:beforeAutospacing="off" w:after="240" w:afterAutospacing="off" w:line="360" w:lineRule="auto"/>
        <w:jc w:val="both"/>
        <w:rPr>
          <w:ins w:author="GUSTAVO DE OLIVEIRA REGO MORAIS" w:date="2025-08-08T21:59:15.85Z" w16du:dateUtc="2025-08-08T21:59:15.85Z" w:id="455046254"/>
          <w:rFonts w:ascii="Times New Roman" w:hAnsi="Times New Roman" w:eastAsia="Times New Roman" w:cs="Times New Roman"/>
          <w:b w:val="1"/>
          <w:bCs w:val="1"/>
          <w:noProof w:val="0"/>
          <w:sz w:val="24"/>
          <w:szCs w:val="24"/>
          <w:lang w:val="pt-BR"/>
          <w:rPrChange w:author="GUSTAVO DE OLIVEIRA REGO MORAIS" w:date="2025-08-08T22:00:05.361Z" w:id="945403196">
            <w:rPr>
              <w:ins w:author="GUSTAVO DE OLIVEIRA REGO MORAIS" w:date="2025-08-08T21:59:15.85Z" w16du:dateUtc="2025-08-08T21:59:15.85Z" w:id="90647590"/>
              <w:rFonts w:ascii="Times New Roman" w:hAnsi="Times New Roman" w:eastAsia="Times New Roman" w:cs="Times New Roman"/>
              <w:b w:val="1"/>
              <w:bCs w:val="1"/>
              <w:noProof w:val="0"/>
              <w:sz w:val="24"/>
              <w:szCs w:val="24"/>
              <w:lang w:val="pt-BR"/>
            </w:rPr>
          </w:rPrChange>
        </w:rPr>
        <w:pPrChange w:author="GUSTAVO DE OLIVEIRA REGO MORAIS" w:date="2025-08-08T22:00:28.799Z">
          <w:pPr>
            <w:numPr>
              <w:ilvl w:val="0"/>
              <w:numId w:val="156"/>
            </w:numPr>
            <w:bidi w:val="0"/>
          </w:pPr>
        </w:pPrChange>
      </w:pPr>
      <w:ins w:author="GUSTAVO DE OLIVEIRA REGO MORAIS" w:date="2025-08-08T21:59:15.85Z" w:id="174855873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39Z" w:id="1202421600">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Layout w:type="fixed"/>
        <w:tblLook w:val="06A0" w:firstRow="1" w:lastRow="0" w:firstColumn="1" w:lastColumn="0" w:noHBand="1" w:noVBand="1"/>
        <w:tblPrChange w:author="GUSTAVO DE OLIVEIRA REGO MORAIS" w:date="2025-08-08T22:10:22.71Z" w16du:dateUtc="2025-08-08T22:10:22.71Z" w:id="758909343">
          <w:tblPr>
            <w:tblStyle w:val="TableNormal"/>
            <w:tblLayout w:type="fixed"/>
            <w:tblLook w:val="06A0" w:firstRow="1" w:lastRow="0" w:firstColumn="1" w:lastColumn="0" w:noHBand="1" w:noVBand="1"/>
          </w:tblPr>
        </w:tblPrChange>
      </w:tblPr>
      <w:tblGrid>
        <w:gridCol w:w="2149"/>
        <w:gridCol w:w="2047"/>
        <w:gridCol w:w="614"/>
        <w:gridCol w:w="581"/>
        <w:gridCol w:w="3624"/>
        <w:tblGridChange w:id="1883907377">
          <w:tblGrid>
            <w:gridCol w:w="2149"/>
            <w:gridCol w:w="2047"/>
            <w:gridCol w:w="614"/>
            <w:gridCol w:w="581"/>
            <w:gridCol w:w="3624"/>
          </w:tblGrid>
        </w:tblGridChange>
      </w:tblGrid>
      <w:tr w:rsidR="320543F7" w:rsidTr="320543F7" w14:paraId="51DC0171">
        <w:trPr>
          <w:trHeight w:val="300"/>
          <w:ins w:author="GUSTAVO DE OLIVEIRA REGO MORAIS" w:date="2025-08-08T21:59:15.85Z" w16du:dateUtc="2025-08-08T21:59:15.85Z" w:id="453976797"/>
          <w:trPrChange w:author="GUSTAVO DE OLIVEIRA REGO MORAIS" w:date="2025-08-08T22:10:22.711Z" w16du:dateUtc="2025-08-08T22:10:22.711Z" w:id="230538956">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1Z" w:id="1170667416">
              <w:tcPr>
                <w:tcW w:w="2149" w:type="dxa"/>
                <w:tcMar/>
                <w:vAlign w:val="center"/>
              </w:tcPr>
            </w:tcPrChange>
          </w:tcPr>
          <w:p w:rsidR="320543F7" w:rsidP="320543F7" w:rsidRDefault="320543F7" w14:paraId="2D784591" w14:textId="1BEA5684">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Z" w:id="138820010">
                  <w:rPr>
                    <w:b w:val="1"/>
                    <w:bCs w:val="1"/>
                  </w:rPr>
                </w:rPrChange>
              </w:rPr>
              <w:pPrChange w:author="GUSTAVO DE OLIVEIRA REGO MORAIS" w:date="2025-08-08T22:00:28.799Z">
                <w:pPr>
                  <w:bidi w:val="0"/>
                </w:pPr>
              </w:pPrChange>
            </w:pPr>
            <w:ins w:author="GUSTAVO DE OLIVEIRA REGO MORAIS" w:date="2025-08-08T21:59:15.85Z" w:id="1437301433">
              <w:r w:rsidRPr="320543F7" w:rsidR="320543F7">
                <w:rPr>
                  <w:rFonts w:ascii="Times New Roman" w:hAnsi="Times New Roman" w:eastAsia="Times New Roman" w:cs="Times New Roman"/>
                  <w:b w:val="1"/>
                  <w:bCs w:val="1"/>
                  <w:sz w:val="24"/>
                  <w:szCs w:val="24"/>
                  <w:rPrChange w:author="GUSTAVO DE OLIVEIRA REGO MORAIS" w:date="2025-08-08T22:00:09.74Z" w:id="1667784214">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1Z" w:id="507256453">
              <w:tcPr>
                <w:tcW w:w="2047" w:type="dxa"/>
                <w:tcMar/>
                <w:vAlign w:val="center"/>
              </w:tcPr>
            </w:tcPrChange>
          </w:tcPr>
          <w:p w:rsidR="320543F7" w:rsidP="320543F7" w:rsidRDefault="320543F7" w14:paraId="4B14970A" w14:textId="14EE061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Z" w:id="1242893171">
                  <w:rPr>
                    <w:b w:val="1"/>
                    <w:bCs w:val="1"/>
                  </w:rPr>
                </w:rPrChange>
              </w:rPr>
              <w:pPrChange w:author="GUSTAVO DE OLIVEIRA REGO MORAIS" w:date="2025-08-08T22:00:28.799Z">
                <w:pPr>
                  <w:bidi w:val="0"/>
                </w:pPr>
              </w:pPrChange>
            </w:pPr>
            <w:ins w:author="GUSTAVO DE OLIVEIRA REGO MORAIS" w:date="2025-08-08T21:59:15.85Z" w:id="2069991717">
              <w:r w:rsidRPr="320543F7" w:rsidR="320543F7">
                <w:rPr>
                  <w:rFonts w:ascii="Times New Roman" w:hAnsi="Times New Roman" w:eastAsia="Times New Roman" w:cs="Times New Roman"/>
                  <w:b w:val="1"/>
                  <w:bCs w:val="1"/>
                  <w:sz w:val="24"/>
                  <w:szCs w:val="24"/>
                  <w:rPrChange w:author="GUSTAVO DE OLIVEIRA REGO MORAIS" w:date="2025-08-08T22:00:09.74Z" w:id="1405686740">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1Z" w:id="888963371">
              <w:tcPr>
                <w:tcW w:w="614" w:type="dxa"/>
                <w:tcMar/>
                <w:vAlign w:val="center"/>
              </w:tcPr>
            </w:tcPrChange>
          </w:tcPr>
          <w:p w:rsidR="320543F7" w:rsidP="320543F7" w:rsidRDefault="320543F7" w14:paraId="30DFE5CE" w14:textId="1FFABA5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1Z" w:id="211357514">
                  <w:rPr>
                    <w:b w:val="1"/>
                    <w:bCs w:val="1"/>
                  </w:rPr>
                </w:rPrChange>
              </w:rPr>
              <w:pPrChange w:author="GUSTAVO DE OLIVEIRA REGO MORAIS" w:date="2025-08-08T22:00:28.799Z">
                <w:pPr>
                  <w:bidi w:val="0"/>
                </w:pPr>
              </w:pPrChange>
            </w:pPr>
            <w:ins w:author="GUSTAVO DE OLIVEIRA REGO MORAIS" w:date="2025-08-08T21:59:15.85Z" w:id="1170765481">
              <w:r w:rsidRPr="320543F7" w:rsidR="320543F7">
                <w:rPr>
                  <w:rFonts w:ascii="Times New Roman" w:hAnsi="Times New Roman" w:eastAsia="Times New Roman" w:cs="Times New Roman"/>
                  <w:b w:val="1"/>
                  <w:bCs w:val="1"/>
                  <w:sz w:val="24"/>
                  <w:szCs w:val="24"/>
                  <w:rPrChange w:author="GUSTAVO DE OLIVEIRA REGO MORAIS" w:date="2025-08-08T22:00:09.741Z" w:id="1268939654">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1Z" w:id="1050487849">
              <w:tcPr>
                <w:tcW w:w="581" w:type="dxa"/>
                <w:tcMar/>
                <w:vAlign w:val="center"/>
              </w:tcPr>
            </w:tcPrChange>
          </w:tcPr>
          <w:p w:rsidR="320543F7" w:rsidP="320543F7" w:rsidRDefault="320543F7" w14:paraId="69FB035F" w14:textId="1BFE1D62">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1Z" w:id="1268210381">
                  <w:rPr>
                    <w:b w:val="1"/>
                    <w:bCs w:val="1"/>
                  </w:rPr>
                </w:rPrChange>
              </w:rPr>
              <w:pPrChange w:author="GUSTAVO DE OLIVEIRA REGO MORAIS" w:date="2025-08-08T22:00:28.799Z">
                <w:pPr>
                  <w:bidi w:val="0"/>
                </w:pPr>
              </w:pPrChange>
            </w:pPr>
            <w:ins w:author="GUSTAVO DE OLIVEIRA REGO MORAIS" w:date="2025-08-08T21:59:15.85Z" w:id="966694743">
              <w:r w:rsidRPr="320543F7" w:rsidR="320543F7">
                <w:rPr>
                  <w:rFonts w:ascii="Times New Roman" w:hAnsi="Times New Roman" w:eastAsia="Times New Roman" w:cs="Times New Roman"/>
                  <w:b w:val="1"/>
                  <w:bCs w:val="1"/>
                  <w:sz w:val="24"/>
                  <w:szCs w:val="24"/>
                  <w:rPrChange w:author="GUSTAVO DE OLIVEIRA REGO MORAIS" w:date="2025-08-08T22:00:09.741Z" w:id="899490594">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1Z" w:id="2026416674">
              <w:tcPr>
                <w:tcW w:w="3624" w:type="dxa"/>
                <w:tcMar/>
                <w:vAlign w:val="center"/>
              </w:tcPr>
            </w:tcPrChange>
          </w:tcPr>
          <w:p w:rsidR="320543F7" w:rsidP="320543F7" w:rsidRDefault="320543F7" w14:paraId="7D06367C" w14:textId="72F17E7A">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42Z" w:id="600446002">
                  <w:rPr>
                    <w:b w:val="1"/>
                    <w:bCs w:val="1"/>
                  </w:rPr>
                </w:rPrChange>
              </w:rPr>
              <w:pPrChange w:author="GUSTAVO DE OLIVEIRA REGO MORAIS" w:date="2025-08-08T22:00:28.8Z">
                <w:pPr>
                  <w:bidi w:val="0"/>
                </w:pPr>
              </w:pPrChange>
            </w:pPr>
            <w:ins w:author="GUSTAVO DE OLIVEIRA REGO MORAIS" w:date="2025-08-08T21:59:15.85Z" w:id="1200070871">
              <w:r w:rsidRPr="320543F7" w:rsidR="320543F7">
                <w:rPr>
                  <w:rFonts w:ascii="Times New Roman" w:hAnsi="Times New Roman" w:eastAsia="Times New Roman" w:cs="Times New Roman"/>
                  <w:b w:val="1"/>
                  <w:bCs w:val="1"/>
                  <w:sz w:val="24"/>
                  <w:szCs w:val="24"/>
                  <w:rPrChange w:author="GUSTAVO DE OLIVEIRA REGO MORAIS" w:date="2025-08-08T22:00:09.742Z" w:id="1204191564">
                    <w:rPr>
                      <w:b w:val="1"/>
                      <w:bCs w:val="1"/>
                    </w:rPr>
                  </w:rPrChange>
                </w:rPr>
                <w:t>Descrição</w:t>
              </w:r>
            </w:ins>
          </w:p>
        </w:tc>
      </w:tr>
      <w:tr w:rsidR="320543F7" w:rsidTr="320543F7" w14:paraId="42C11A39">
        <w:trPr>
          <w:trHeight w:val="300"/>
          <w:ins w:author="GUSTAVO DE OLIVEIRA REGO MORAIS" w:date="2025-08-08T21:59:15.85Z" w16du:dateUtc="2025-08-08T21:59:15.85Z" w:id="773747751"/>
          <w:trPrChange w:author="GUSTAVO DE OLIVEIRA REGO MORAIS" w:date="2025-08-08T22:10:22.712Z" w16du:dateUtc="2025-08-08T22:10:22.712Z" w:id="1270181646">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2Z" w:id="1547593050">
              <w:tcPr>
                <w:tcW w:w="2149" w:type="dxa"/>
                <w:tcMar/>
                <w:vAlign w:val="center"/>
              </w:tcPr>
            </w:tcPrChange>
          </w:tcPr>
          <w:p w:rsidR="320543F7" w:rsidP="320543F7" w:rsidRDefault="320543F7" w14:paraId="49DF655D" w14:textId="1146E4C1">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2Z" w:id="2126158195">
                  <w:rPr>
                    <w:rFonts w:ascii="Consolas" w:hAnsi="Consolas" w:eastAsia="Consolas" w:cs="Consolas"/>
                  </w:rPr>
                </w:rPrChange>
              </w:rPr>
              <w:pPrChange w:author="GUSTAVO DE OLIVEIRA REGO MORAIS" w:date="2025-08-08T22:00:28.8Z">
                <w:pPr>
                  <w:bidi w:val="0"/>
                </w:pPr>
              </w:pPrChange>
            </w:pPr>
            <w:ins w:author="GUSTAVO DE OLIVEIRA REGO MORAIS" w:date="2025-08-08T21:59:15.85Z" w:id="913994736">
              <w:r w:rsidRPr="320543F7" w:rsidR="320543F7">
                <w:rPr>
                  <w:rFonts w:ascii="Times New Roman" w:hAnsi="Times New Roman" w:eastAsia="Times New Roman" w:cs="Times New Roman"/>
                  <w:sz w:val="24"/>
                  <w:szCs w:val="24"/>
                  <w:rPrChange w:author="GUSTAVO DE OLIVEIRA REGO MORAIS" w:date="2025-08-08T22:00:09.742Z" w:id="1215698615">
                    <w:rPr>
                      <w:rFonts w:ascii="Consolas" w:hAnsi="Consolas" w:eastAsia="Consolas" w:cs="Consolas"/>
                    </w:rPr>
                  </w:rPrChange>
                </w:rPr>
                <w:t>calcularDemandaTermica(build, ambiente)</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2Z" w:id="1523889097">
              <w:tcPr>
                <w:tcW w:w="2047" w:type="dxa"/>
                <w:tcMar/>
                <w:vAlign w:val="center"/>
              </w:tcPr>
            </w:tcPrChange>
          </w:tcPr>
          <w:p w:rsidR="320543F7" w:rsidP="320543F7" w:rsidRDefault="320543F7" w14:paraId="0D9DDA54" w14:textId="09F4258A">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3Z" w:id="1552167509">
                  <w:rPr>
                    <w:rFonts w:ascii="Consolas" w:hAnsi="Consolas" w:eastAsia="Consolas" w:cs="Consolas"/>
                  </w:rPr>
                </w:rPrChange>
              </w:rPr>
              <w:pPrChange w:author="GUSTAVO DE OLIVEIRA REGO MORAIS" w:date="2025-08-08T22:00:28.8Z">
                <w:pPr>
                  <w:bidi w:val="0"/>
                </w:pPr>
              </w:pPrChange>
            </w:pPr>
            <w:ins w:author="GUSTAVO DE OLIVEIRA REGO MORAIS" w:date="2025-08-08T21:59:15.85Z" w:id="1573135241">
              <w:r w:rsidRPr="320543F7" w:rsidR="320543F7">
                <w:rPr>
                  <w:rFonts w:ascii="Times New Roman" w:hAnsi="Times New Roman" w:eastAsia="Times New Roman" w:cs="Times New Roman"/>
                  <w:sz w:val="24"/>
                  <w:szCs w:val="24"/>
                  <w:rPrChange w:author="GUSTAVO DE OLIVEIRA REGO MORAIS" w:date="2025-08-08T22:00:09.743Z" w:id="541999325">
                    <w:rPr>
                      <w:rFonts w:ascii="Consolas" w:hAnsi="Consolas" w:eastAsia="Consolas" w:cs="Consolas"/>
                    </w:rPr>
                  </w:rPrChange>
                </w:rPr>
                <w:t>build: Build, ambiente: Ambiente</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2Z" w:id="1841271731">
              <w:tcPr>
                <w:tcW w:w="614" w:type="dxa"/>
                <w:tcMar/>
                <w:vAlign w:val="center"/>
              </w:tcPr>
            </w:tcPrChange>
          </w:tcPr>
          <w:p w:rsidR="320543F7" w:rsidP="320543F7" w:rsidRDefault="320543F7" w14:paraId="3EA3310D" w14:textId="48BCC0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3Z" w:id="1984194715">
                  <w:rPr>
                    <w:rFonts w:ascii="Consolas" w:hAnsi="Consolas" w:eastAsia="Consolas" w:cs="Consolas"/>
                  </w:rPr>
                </w:rPrChange>
              </w:rPr>
              <w:pPrChange w:author="GUSTAVO DE OLIVEIRA REGO MORAIS" w:date="2025-08-08T22:00:28.8Z">
                <w:pPr>
                  <w:bidi w:val="0"/>
                </w:pPr>
              </w:pPrChange>
            </w:pPr>
            <w:ins w:author="GUSTAVO DE OLIVEIRA REGO MORAIS" w:date="2025-08-08T21:59:15.85Z" w:id="424529486">
              <w:r w:rsidRPr="320543F7" w:rsidR="320543F7">
                <w:rPr>
                  <w:rFonts w:ascii="Times New Roman" w:hAnsi="Times New Roman" w:eastAsia="Times New Roman" w:cs="Times New Roman"/>
                  <w:sz w:val="24"/>
                  <w:szCs w:val="24"/>
                  <w:rPrChange w:author="GUSTAVO DE OLIVEIRA REGO MORAIS" w:date="2025-08-08T22:00:09.743Z" w:id="416751499">
                    <w:rPr>
                      <w:rFonts w:ascii="Consolas" w:hAnsi="Consolas" w:eastAsia="Consolas" w:cs="Consolas"/>
                    </w:rPr>
                  </w:rPrChange>
                </w:rPr>
                <w:t>String</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2Z" w:id="185643406">
              <w:tcPr>
                <w:tcW w:w="581" w:type="dxa"/>
                <w:tcMar/>
                <w:vAlign w:val="center"/>
              </w:tcPr>
            </w:tcPrChange>
          </w:tcPr>
          <w:p w:rsidR="320543F7" w:rsidP="320543F7" w:rsidRDefault="320543F7" w14:paraId="272B3161" w14:textId="4539845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4Z" w:id="1683309581"/>
              </w:rPr>
              <w:pPrChange w:author="GUSTAVO DE OLIVEIRA REGO MORAIS" w:date="2025-08-08T22:00:28.8Z">
                <w:pPr>
                  <w:bidi w:val="0"/>
                </w:pPr>
              </w:pPrChange>
            </w:pPr>
            <w:ins w:author="GUSTAVO DE OLIVEIRA REGO MORAIS" w:date="2025-08-08T21:59:15.85Z" w:id="1971020720">
              <w:r w:rsidRPr="320543F7" w:rsidR="320543F7">
                <w:rPr>
                  <w:rFonts w:ascii="Times New Roman" w:hAnsi="Times New Roman" w:eastAsia="Times New Roman" w:cs="Times New Roman"/>
                  <w:sz w:val="24"/>
                  <w:szCs w:val="24"/>
                  <w:rPrChange w:author="GUSTAVO DE OLIVEIRA REGO MORAIS" w:date="2025-08-08T22:00:09.743Z" w:id="701453306"/>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2Z" w:id="1273541176">
              <w:tcPr>
                <w:tcW w:w="3624" w:type="dxa"/>
                <w:tcMar/>
                <w:vAlign w:val="center"/>
              </w:tcPr>
            </w:tcPrChange>
          </w:tcPr>
          <w:p w:rsidR="320543F7" w:rsidP="320543F7" w:rsidRDefault="320543F7" w14:paraId="501187C5" w14:textId="4DF81AF4">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4Z" w:id="104995040"/>
              </w:rPr>
              <w:pPrChange w:author="GUSTAVO DE OLIVEIRA REGO MORAIS" w:date="2025-08-08T22:00:28.8Z">
                <w:pPr>
                  <w:bidi w:val="0"/>
                </w:pPr>
              </w:pPrChange>
            </w:pPr>
            <w:ins w:author="GUSTAVO DE OLIVEIRA REGO MORAIS" w:date="2025-08-08T21:59:15.85Z" w:id="1841487112">
              <w:r w:rsidRPr="320543F7" w:rsidR="320543F7">
                <w:rPr>
                  <w:rFonts w:ascii="Times New Roman" w:hAnsi="Times New Roman" w:eastAsia="Times New Roman" w:cs="Times New Roman"/>
                  <w:sz w:val="24"/>
                  <w:szCs w:val="24"/>
                  <w:rPrChange w:author="GUSTAVO DE OLIVEIRA REGO MORAIS" w:date="2025-08-08T22:00:09.744Z" w:id="1956256883"/>
                </w:rPr>
                <w:t>Calcula demanda térmica (categoria/descrição) com base em TDPs e ambiente.</w:t>
              </w:r>
            </w:ins>
          </w:p>
        </w:tc>
      </w:tr>
      <w:tr w:rsidR="320543F7" w:rsidTr="320543F7" w14:paraId="18A37246">
        <w:trPr>
          <w:trHeight w:val="300"/>
          <w:ins w:author="GUSTAVO DE OLIVEIRA REGO MORAIS" w:date="2025-08-08T21:59:15.85Z" w16du:dateUtc="2025-08-08T21:59:15.85Z" w:id="258993532"/>
          <w:trPrChange w:author="GUSTAVO DE OLIVEIRA REGO MORAIS" w:date="2025-08-08T22:10:22.713Z" w16du:dateUtc="2025-08-08T22:10:22.713Z" w:id="1083186604">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3Z" w:id="216693009">
              <w:tcPr>
                <w:tcW w:w="2149" w:type="dxa"/>
                <w:tcMar/>
                <w:vAlign w:val="center"/>
              </w:tcPr>
            </w:tcPrChange>
          </w:tcPr>
          <w:p w:rsidR="320543F7" w:rsidP="320543F7" w:rsidRDefault="320543F7" w14:paraId="3C66E7FE" w14:textId="56AB81A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1293479563">
                  <w:rPr>
                    <w:rFonts w:ascii="Consolas" w:hAnsi="Consolas" w:eastAsia="Consolas" w:cs="Consolas"/>
                  </w:rPr>
                </w:rPrChange>
              </w:rPr>
              <w:pPrChange w:author="GUSTAVO DE OLIVEIRA REGO MORAIS" w:date="2025-08-08T22:00:28.801Z">
                <w:pPr>
                  <w:bidi w:val="0"/>
                </w:pPr>
              </w:pPrChange>
            </w:pPr>
            <w:ins w:author="GUSTAVO DE OLIVEIRA REGO MORAIS" w:date="2025-08-08T21:59:15.85Z" w:id="327976323">
              <w:r w:rsidRPr="320543F7" w:rsidR="320543F7">
                <w:rPr>
                  <w:rFonts w:ascii="Times New Roman" w:hAnsi="Times New Roman" w:eastAsia="Times New Roman" w:cs="Times New Roman"/>
                  <w:sz w:val="24"/>
                  <w:szCs w:val="24"/>
                  <w:rPrChange w:author="GUSTAVO DE OLIVEIRA REGO MORAIS" w:date="2025-08-08T22:00:09.744Z" w:id="1719308683">
                    <w:rPr>
                      <w:rFonts w:ascii="Consolas" w:hAnsi="Consolas" w:eastAsia="Consolas" w:cs="Consolas"/>
                    </w:rPr>
                  </w:rPrChange>
                </w:rPr>
                <w:t>recomendarRefrigeracao(demanda)</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3Z" w:id="1368459547">
              <w:tcPr>
                <w:tcW w:w="2047" w:type="dxa"/>
                <w:tcMar/>
                <w:vAlign w:val="center"/>
              </w:tcPr>
            </w:tcPrChange>
          </w:tcPr>
          <w:p w:rsidR="320543F7" w:rsidP="320543F7" w:rsidRDefault="320543F7" w14:paraId="451F1F98" w14:textId="57A96A5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132807889">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1076702136">
              <w:r w:rsidRPr="320543F7" w:rsidR="320543F7">
                <w:rPr>
                  <w:rFonts w:ascii="Times New Roman" w:hAnsi="Times New Roman" w:eastAsia="Times New Roman" w:cs="Times New Roman"/>
                  <w:sz w:val="24"/>
                  <w:szCs w:val="24"/>
                  <w:rPrChange w:author="GUSTAVO DE OLIVEIRA REGO MORAIS" w:date="2025-08-08T22:00:09.745Z" w:id="1666134173">
                    <w:rPr>
                      <w:rFonts w:ascii="Consolas" w:hAnsi="Consolas" w:eastAsia="Consolas" w:cs="Consolas"/>
                    </w:rPr>
                  </w:rPrChange>
                </w:rPr>
                <w:t>demanda: String</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3Z" w:id="21704224">
              <w:tcPr>
                <w:tcW w:w="614" w:type="dxa"/>
                <w:tcMar/>
                <w:vAlign w:val="center"/>
              </w:tcPr>
            </w:tcPrChange>
          </w:tcPr>
          <w:p w:rsidR="320543F7" w:rsidP="320543F7" w:rsidRDefault="320543F7" w14:paraId="251433EA" w14:textId="64EF277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5Z" w:id="878775974">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210867053">
              <w:r w:rsidRPr="320543F7" w:rsidR="320543F7">
                <w:rPr>
                  <w:rFonts w:ascii="Times New Roman" w:hAnsi="Times New Roman" w:eastAsia="Times New Roman" w:cs="Times New Roman"/>
                  <w:sz w:val="24"/>
                  <w:szCs w:val="24"/>
                  <w:rPrChange w:author="GUSTAVO DE OLIVEIRA REGO MORAIS" w:date="2025-08-08T22:00:09.745Z" w:id="1309666587">
                    <w:rPr>
                      <w:rFonts w:ascii="Consolas" w:hAnsi="Consolas" w:eastAsia="Consolas" w:cs="Consolas"/>
                    </w:rPr>
                  </w:rPrChange>
                </w:rPr>
                <w:t>List&lt;String&gt;</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3Z" w:id="1201263026">
              <w:tcPr>
                <w:tcW w:w="581" w:type="dxa"/>
                <w:tcMar/>
                <w:vAlign w:val="center"/>
              </w:tcPr>
            </w:tcPrChange>
          </w:tcPr>
          <w:p w:rsidR="320543F7" w:rsidP="320543F7" w:rsidRDefault="320543F7" w14:paraId="05040A89" w14:textId="72BD229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6Z" w:id="967244802"/>
              </w:rPr>
              <w:pPrChange w:author="GUSTAVO DE OLIVEIRA REGO MORAIS" w:date="2025-08-08T22:00:28.801Z">
                <w:pPr>
                  <w:bidi w:val="0"/>
                </w:pPr>
              </w:pPrChange>
            </w:pPr>
            <w:ins w:author="GUSTAVO DE OLIVEIRA REGO MORAIS" w:date="2025-08-08T21:59:15.851Z" w:id="1243913792">
              <w:r w:rsidRPr="320543F7" w:rsidR="320543F7">
                <w:rPr>
                  <w:rFonts w:ascii="Times New Roman" w:hAnsi="Times New Roman" w:eastAsia="Times New Roman" w:cs="Times New Roman"/>
                  <w:sz w:val="24"/>
                  <w:szCs w:val="24"/>
                  <w:rPrChange w:author="GUSTAVO DE OLIVEIRA REGO MORAIS" w:date="2025-08-08T22:00:09.746Z" w:id="2110227400"/>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3Z" w:id="2088356846">
              <w:tcPr>
                <w:tcW w:w="3624" w:type="dxa"/>
                <w:tcMar/>
                <w:vAlign w:val="center"/>
              </w:tcPr>
            </w:tcPrChange>
          </w:tcPr>
          <w:p w:rsidR="320543F7" w:rsidP="320543F7" w:rsidRDefault="320543F7" w14:paraId="5DE732FF" w14:textId="0765678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6Z" w:id="2069694853"/>
              </w:rPr>
              <w:pPrChange w:author="GUSTAVO DE OLIVEIRA REGO MORAIS" w:date="2025-08-08T22:00:28.801Z">
                <w:pPr>
                  <w:bidi w:val="0"/>
                </w:pPr>
              </w:pPrChange>
            </w:pPr>
            <w:ins w:author="GUSTAVO DE OLIVEIRA REGO MORAIS" w:date="2025-08-08T21:59:15.851Z" w:id="179825189">
              <w:r w:rsidRPr="320543F7" w:rsidR="320543F7">
                <w:rPr>
                  <w:rFonts w:ascii="Times New Roman" w:hAnsi="Times New Roman" w:eastAsia="Times New Roman" w:cs="Times New Roman"/>
                  <w:sz w:val="24"/>
                  <w:szCs w:val="24"/>
                  <w:rPrChange w:author="GUSTAVO DE OLIVEIRA REGO MORAIS" w:date="2025-08-08T22:00:09.746Z" w:id="1922276044"/>
                </w:rPr>
                <w:t>Retorna lista de soluções de refrigeração recomendadas.</w:t>
              </w:r>
            </w:ins>
          </w:p>
        </w:tc>
      </w:tr>
      <w:tr w:rsidR="320543F7" w:rsidTr="320543F7" w14:paraId="16EA2DDD">
        <w:trPr>
          <w:trHeight w:val="300"/>
          <w:ins w:author="GUSTAVO DE OLIVEIRA REGO MORAIS" w:date="2025-08-08T21:59:15.851Z" w16du:dateUtc="2025-08-08T21:59:15.851Z" w:id="371062553"/>
          <w:trPrChange w:author="GUSTAVO DE OLIVEIRA REGO MORAIS" w:date="2025-08-08T22:10:22.713Z" w16du:dateUtc="2025-08-08T22:10:22.713Z" w:id="962588723">
            <w:trPr>
              <w:trHeight w:val="300"/>
            </w:trPr>
          </w:trPrChange>
        </w:trPr>
        <w:tc>
          <w:tcPr>
            <w:cnfStyle w:val="001000000000" w:firstRow="0" w:lastRow="0" w:firstColumn="1" w:lastColumn="0" w:oddVBand="0" w:evenVBand="0" w:oddHBand="0" w:evenHBand="0" w:firstRowFirstColumn="0" w:firstRowLastColumn="0" w:lastRowFirstColumn="0" w:lastRowLastColumn="0"/>
            <w:tcW w:w="2149" w:type="dxa"/>
            <w:tcMar/>
            <w:tcPrChange w:author="GUSTAVO DE OLIVEIRA REGO MORAIS" w:date="2025-08-08T22:10:22.714Z" w:id="220144183">
              <w:tcPr>
                <w:tcW w:w="2149" w:type="dxa"/>
                <w:tcMar/>
                <w:vAlign w:val="center"/>
              </w:tcPr>
            </w:tcPrChange>
          </w:tcPr>
          <w:p w:rsidR="320543F7" w:rsidP="320543F7" w:rsidRDefault="320543F7" w14:paraId="134C73AF" w14:textId="142A632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7Z" w:id="1375298590">
                  <w:rPr>
                    <w:rFonts w:ascii="Consolas" w:hAnsi="Consolas" w:eastAsia="Consolas" w:cs="Consolas"/>
                  </w:rPr>
                </w:rPrChange>
              </w:rPr>
              <w:pPrChange w:author="GUSTAVO DE OLIVEIRA REGO MORAIS" w:date="2025-08-08T22:00:28.801Z">
                <w:pPr>
                  <w:bidi w:val="0"/>
                </w:pPr>
              </w:pPrChange>
            </w:pPr>
            <w:ins w:author="GUSTAVO DE OLIVEIRA REGO MORAIS" w:date="2025-08-08T21:59:15.851Z" w:id="702374680">
              <w:r w:rsidRPr="320543F7" w:rsidR="320543F7">
                <w:rPr>
                  <w:rFonts w:ascii="Times New Roman" w:hAnsi="Times New Roman" w:eastAsia="Times New Roman" w:cs="Times New Roman"/>
                  <w:sz w:val="24"/>
                  <w:szCs w:val="24"/>
                  <w:rPrChange w:author="GUSTAVO DE OLIVEIRA REGO MORAIS" w:date="2025-08-08T22:00:09.746Z" w:id="255282429">
                    <w:rPr>
                      <w:rFonts w:ascii="Consolas" w:hAnsi="Consolas" w:eastAsia="Consolas" w:cs="Consolas"/>
                    </w:rPr>
                  </w:rPrChange>
                </w:rPr>
                <w:t>validarEspacoGabinete(build, refrigeracao)</w:t>
              </w:r>
            </w:ins>
          </w:p>
        </w:tc>
        <w:tc>
          <w:tcPr>
            <w:cnfStyle w:val="000000000000" w:firstRow="0" w:lastRow="0" w:firstColumn="0" w:lastColumn="0" w:oddVBand="0" w:evenVBand="0" w:oddHBand="0" w:evenHBand="0" w:firstRowFirstColumn="0" w:firstRowLastColumn="0" w:lastRowFirstColumn="0" w:lastRowLastColumn="0"/>
            <w:tcW w:w="2047" w:type="dxa"/>
            <w:tcMar/>
            <w:tcPrChange w:author="GUSTAVO DE OLIVEIRA REGO MORAIS" w:date="2025-08-08T22:10:22.714Z" w:id="2021434727">
              <w:tcPr>
                <w:tcW w:w="2047" w:type="dxa"/>
                <w:tcMar/>
                <w:vAlign w:val="center"/>
              </w:tcPr>
            </w:tcPrChange>
          </w:tcPr>
          <w:p w:rsidR="320543F7" w:rsidP="320543F7" w:rsidRDefault="320543F7" w14:paraId="5A01A01D" w14:textId="0D756EE5">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7Z" w:id="534869989">
                  <w:rPr>
                    <w:rFonts w:ascii="Consolas" w:hAnsi="Consolas" w:eastAsia="Consolas" w:cs="Consolas"/>
                  </w:rPr>
                </w:rPrChange>
              </w:rPr>
              <w:pPrChange w:author="GUSTAVO DE OLIVEIRA REGO MORAIS" w:date="2025-08-08T22:00:28.802Z">
                <w:pPr>
                  <w:bidi w:val="0"/>
                </w:pPr>
              </w:pPrChange>
            </w:pPr>
            <w:ins w:author="GUSTAVO DE OLIVEIRA REGO MORAIS" w:date="2025-08-08T21:59:15.851Z" w:id="1886678403">
              <w:r w:rsidRPr="320543F7" w:rsidR="320543F7">
                <w:rPr>
                  <w:rFonts w:ascii="Times New Roman" w:hAnsi="Times New Roman" w:eastAsia="Times New Roman" w:cs="Times New Roman"/>
                  <w:sz w:val="24"/>
                  <w:szCs w:val="24"/>
                  <w:rPrChange w:author="GUSTAVO DE OLIVEIRA REGO MORAIS" w:date="2025-08-08T22:00:09.747Z" w:id="1223700044">
                    <w:rPr>
                      <w:rFonts w:ascii="Consolas" w:hAnsi="Consolas" w:eastAsia="Consolas" w:cs="Consolas"/>
                    </w:rPr>
                  </w:rPrChange>
                </w:rPr>
                <w:t>build: Build, refrigeracao: List&lt;String&gt;</w:t>
              </w:r>
            </w:ins>
          </w:p>
        </w:tc>
        <w:tc>
          <w:tcPr>
            <w:cnfStyle w:val="000000000000" w:firstRow="0" w:lastRow="0" w:firstColumn="0" w:lastColumn="0" w:oddVBand="0" w:evenVBand="0" w:oddHBand="0" w:evenHBand="0" w:firstRowFirstColumn="0" w:firstRowLastColumn="0" w:lastRowFirstColumn="0" w:lastRowLastColumn="0"/>
            <w:tcW w:w="614" w:type="dxa"/>
            <w:tcMar/>
            <w:tcPrChange w:author="GUSTAVO DE OLIVEIRA REGO MORAIS" w:date="2025-08-08T22:10:22.714Z" w:id="1284966841">
              <w:tcPr>
                <w:tcW w:w="614" w:type="dxa"/>
                <w:tcMar/>
                <w:vAlign w:val="center"/>
              </w:tcPr>
            </w:tcPrChange>
          </w:tcPr>
          <w:p w:rsidR="320543F7" w:rsidP="320543F7" w:rsidRDefault="320543F7" w14:paraId="4CFCEC65" w14:textId="37DD16C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8Z" w:id="1130603445">
                  <w:rPr>
                    <w:rFonts w:ascii="Consolas" w:hAnsi="Consolas" w:eastAsia="Consolas" w:cs="Consolas"/>
                  </w:rPr>
                </w:rPrChange>
              </w:rPr>
              <w:pPrChange w:author="GUSTAVO DE OLIVEIRA REGO MORAIS" w:date="2025-08-08T22:00:28.802Z">
                <w:pPr>
                  <w:bidi w:val="0"/>
                </w:pPr>
              </w:pPrChange>
            </w:pPr>
            <w:ins w:author="GUSTAVO DE OLIVEIRA REGO MORAIS" w:date="2025-08-08T21:59:15.851Z" w:id="2000344342">
              <w:r w:rsidRPr="320543F7" w:rsidR="320543F7">
                <w:rPr>
                  <w:rFonts w:ascii="Times New Roman" w:hAnsi="Times New Roman" w:eastAsia="Times New Roman" w:cs="Times New Roman"/>
                  <w:sz w:val="24"/>
                  <w:szCs w:val="24"/>
                  <w:rPrChange w:author="GUSTAVO DE OLIVEIRA REGO MORAIS" w:date="2025-08-08T22:00:09.748Z" w:id="1755864552">
                    <w:rPr>
                      <w:rFonts w:ascii="Consolas" w:hAnsi="Consolas" w:eastAsia="Consolas" w:cs="Consolas"/>
                    </w:rPr>
                  </w:rPrChange>
                </w:rPr>
                <w:t>boolean</w:t>
              </w:r>
            </w:ins>
          </w:p>
        </w:tc>
        <w:tc>
          <w:tcPr>
            <w:cnfStyle w:val="000000000000" w:firstRow="0" w:lastRow="0" w:firstColumn="0" w:lastColumn="0" w:oddVBand="0" w:evenVBand="0" w:oddHBand="0" w:evenHBand="0" w:firstRowFirstColumn="0" w:firstRowLastColumn="0" w:lastRowFirstColumn="0" w:lastRowLastColumn="0"/>
            <w:tcW w:w="581" w:type="dxa"/>
            <w:tcMar/>
            <w:tcPrChange w:author="GUSTAVO DE OLIVEIRA REGO MORAIS" w:date="2025-08-08T22:10:22.714Z" w:id="1015041429">
              <w:tcPr>
                <w:tcW w:w="581" w:type="dxa"/>
                <w:tcMar/>
                <w:vAlign w:val="center"/>
              </w:tcPr>
            </w:tcPrChange>
          </w:tcPr>
          <w:p w:rsidR="320543F7" w:rsidP="320543F7" w:rsidRDefault="320543F7" w14:paraId="00BF4839" w14:textId="4F64B78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8Z" w:id="1314873191"/>
              </w:rPr>
              <w:pPrChange w:author="GUSTAVO DE OLIVEIRA REGO MORAIS" w:date="2025-08-08T22:00:28.802Z">
                <w:pPr>
                  <w:bidi w:val="0"/>
                </w:pPr>
              </w:pPrChange>
            </w:pPr>
            <w:ins w:author="GUSTAVO DE OLIVEIRA REGO MORAIS" w:date="2025-08-08T21:59:15.851Z" w:id="2023057131">
              <w:r w:rsidRPr="320543F7" w:rsidR="320543F7">
                <w:rPr>
                  <w:rFonts w:ascii="Times New Roman" w:hAnsi="Times New Roman" w:eastAsia="Times New Roman" w:cs="Times New Roman"/>
                  <w:sz w:val="24"/>
                  <w:szCs w:val="24"/>
                  <w:rPrChange w:author="GUSTAVO DE OLIVEIRA REGO MORAIS" w:date="2025-08-08T22:00:09.748Z" w:id="911313661"/>
                </w:rPr>
                <w:t>+</w:t>
              </w:r>
            </w:ins>
          </w:p>
        </w:tc>
        <w:tc>
          <w:tcPr>
            <w:cnfStyle w:val="000000000000" w:firstRow="0" w:lastRow="0" w:firstColumn="0" w:lastColumn="0" w:oddVBand="0" w:evenVBand="0" w:oddHBand="0" w:evenHBand="0" w:firstRowFirstColumn="0" w:firstRowLastColumn="0" w:lastRowFirstColumn="0" w:lastRowLastColumn="0"/>
            <w:tcW w:w="3624" w:type="dxa"/>
            <w:tcMar/>
            <w:tcPrChange w:author="GUSTAVO DE OLIVEIRA REGO MORAIS" w:date="2025-08-08T22:10:22.714Z" w:id="561485106">
              <w:tcPr>
                <w:tcW w:w="3624" w:type="dxa"/>
                <w:tcMar/>
                <w:vAlign w:val="center"/>
              </w:tcPr>
            </w:tcPrChange>
          </w:tcPr>
          <w:p w:rsidR="320543F7" w:rsidP="320543F7" w:rsidRDefault="320543F7" w14:paraId="538578B8" w14:textId="1DCB8C4F">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49Z" w:id="898144538"/>
              </w:rPr>
              <w:pPrChange w:author="GUSTAVO DE OLIVEIRA REGO MORAIS" w:date="2025-08-08T22:00:28.802Z">
                <w:pPr>
                  <w:bidi w:val="0"/>
                </w:pPr>
              </w:pPrChange>
            </w:pPr>
            <w:ins w:author="GUSTAVO DE OLIVEIRA REGO MORAIS" w:date="2025-08-08T21:59:15.851Z" w:id="88189460">
              <w:r w:rsidRPr="320543F7" w:rsidR="320543F7">
                <w:rPr>
                  <w:rFonts w:ascii="Times New Roman" w:hAnsi="Times New Roman" w:eastAsia="Times New Roman" w:cs="Times New Roman"/>
                  <w:sz w:val="24"/>
                  <w:szCs w:val="24"/>
                  <w:rPrChange w:author="GUSTAVO DE OLIVEIRA REGO MORAIS" w:date="2025-08-08T22:00:09.749Z" w:id="1678399920"/>
                </w:rPr>
                <w:t>Verifica espaço físico no gabinete para as soluções sugeridas.</w:t>
              </w:r>
            </w:ins>
          </w:p>
        </w:tc>
      </w:tr>
    </w:tbl>
    <w:p w:rsidR="320543F7" w:rsidP="320543F7" w:rsidRDefault="320543F7" w14:paraId="722FF8E3" w14:textId="25AD3E95">
      <w:pPr>
        <w:bidi w:val="0"/>
        <w:spacing w:line="360" w:lineRule="auto"/>
        <w:jc w:val="both"/>
        <w:rPr>
          <w:ins w:author="GUSTAVO DE OLIVEIRA REGO MORAIS" w:date="2025-08-08T21:59:15.851Z" w16du:dateUtc="2025-08-08T21:59:15.851Z" w:id="1333915017"/>
          <w:rFonts w:ascii="Times New Roman" w:hAnsi="Times New Roman" w:eastAsia="Times New Roman" w:cs="Times New Roman"/>
          <w:sz w:val="24"/>
          <w:szCs w:val="24"/>
          <w:rPrChange w:author="GUSTAVO DE OLIVEIRA REGO MORAIS" w:date="2025-08-08T22:00:09.749Z" w:id="1691330024">
            <w:rPr>
              <w:ins w:author="GUSTAVO DE OLIVEIRA REGO MORAIS" w:date="2025-08-08T21:59:15.851Z" w16du:dateUtc="2025-08-08T21:59:15.851Z" w:id="1468887113"/>
            </w:rPr>
          </w:rPrChange>
        </w:rPr>
        <w:pPrChange w:author="GUSTAVO DE OLIVEIRA REGO MORAIS" w:date="2025-08-08T22:00:28.802Z">
          <w:pPr>
            <w:bidi w:val="0"/>
            <w:jc w:val="left"/>
          </w:pPr>
        </w:pPrChange>
      </w:pPr>
    </w:p>
    <w:p w:rsidR="6595920C" w:rsidP="320543F7" w:rsidRDefault="6595920C" w14:paraId="4C77978C" w14:textId="5B234D73">
      <w:pPr>
        <w:pStyle w:val="Heading4"/>
        <w:bidi w:val="0"/>
        <w:spacing w:before="319" w:beforeAutospacing="off" w:after="319" w:afterAutospacing="off" w:line="360" w:lineRule="auto"/>
        <w:jc w:val="both"/>
        <w:rPr>
          <w:ins w:author="GUSTAVO DE OLIVEIRA REGO MORAIS" w:date="2025-08-08T21:59:15.851Z" w16du:dateUtc="2025-08-08T21:59:15.851Z" w:id="443223089"/>
          <w:rFonts w:ascii="Times New Roman" w:hAnsi="Times New Roman" w:eastAsia="Times New Roman" w:cs="Times New Roman"/>
          <w:b w:val="1"/>
          <w:bCs w:val="1"/>
          <w:noProof w:val="0"/>
          <w:sz w:val="24"/>
          <w:szCs w:val="24"/>
          <w:lang w:val="pt-BR"/>
          <w:rPrChange w:author="GUSTAVO DE OLIVEIRA REGO MORAIS" w:date="2025-08-08T22:00:05.381Z" w:id="1201134011">
            <w:rPr>
              <w:ins w:author="GUSTAVO DE OLIVEIRA REGO MORAIS" w:date="2025-08-08T21:59:15.851Z" w16du:dateUtc="2025-08-08T21:59:15.851Z" w:id="374054063"/>
              <w:rFonts w:ascii="Consolas" w:hAnsi="Consolas" w:eastAsia="Consolas" w:cs="Consolas"/>
              <w:b w:val="1"/>
              <w:bCs w:val="1"/>
              <w:noProof w:val="0"/>
              <w:sz w:val="24"/>
              <w:szCs w:val="24"/>
              <w:lang w:val="pt-BR"/>
            </w:rPr>
          </w:rPrChange>
        </w:rPr>
        <w:pPrChange w:author="GUSTAVO DE OLIVEIRA REGO MORAIS" w:date="2025-08-08T22:00:28.802Z">
          <w:pPr>
            <w:bidi w:val="0"/>
          </w:pPr>
        </w:pPrChange>
      </w:pPr>
      <w:ins w:author="GUSTAVO DE OLIVEIRA REGO MORAIS" w:date="2025-08-08T21:59:15.851Z" w:id="67424826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Z" w:id="1554731222">
              <w:rPr>
                <w:rFonts w:ascii="Times New Roman" w:hAnsi="Times New Roman" w:eastAsia="Times New Roman" w:cs="Times New Roman"/>
                <w:b w:val="1"/>
                <w:bCs w:val="1"/>
                <w:noProof w:val="0"/>
                <w:sz w:val="24"/>
                <w:szCs w:val="24"/>
                <w:lang w:val="pt-BR"/>
              </w:rPr>
            </w:rPrChange>
          </w:rPr>
          <w:t xml:space="preserve">8.1.2.10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38Z" w:id="601266968">
              <w:rPr>
                <w:rFonts w:ascii="Consolas" w:hAnsi="Consolas" w:eastAsia="Consolas" w:cs="Consolas"/>
                <w:b w:val="1"/>
                <w:bCs w:val="1"/>
                <w:noProof w:val="0"/>
                <w:sz w:val="24"/>
                <w:szCs w:val="24"/>
                <w:lang w:val="pt-BR"/>
              </w:rPr>
            </w:rPrChange>
          </w:rPr>
          <w:t>ChatBot</w:t>
        </w:r>
      </w:ins>
    </w:p>
    <w:p w:rsidR="6595920C" w:rsidP="320543F7" w:rsidRDefault="6595920C" w14:paraId="457974E9" w14:textId="612C013E">
      <w:pPr>
        <w:bidi w:val="0"/>
        <w:spacing w:before="240" w:beforeAutospacing="off" w:after="240" w:afterAutospacing="off" w:line="360" w:lineRule="auto"/>
        <w:jc w:val="both"/>
        <w:rPr>
          <w:ins w:author="GUSTAVO DE OLIVEIRA REGO MORAIS" w:date="2025-08-08T21:59:15.851Z" w16du:dateUtc="2025-08-08T21:59:15.851Z" w:id="168511537"/>
          <w:rFonts w:ascii="Times New Roman" w:hAnsi="Times New Roman" w:eastAsia="Times New Roman" w:cs="Times New Roman"/>
          <w:noProof w:val="0"/>
          <w:sz w:val="24"/>
          <w:szCs w:val="24"/>
          <w:lang w:val="pt-BR"/>
          <w:rPrChange w:author="GUSTAVO DE OLIVEIRA REGO MORAIS" w:date="2025-08-08T22:00:05.382Z" w:id="472497034">
            <w:rPr>
              <w:ins w:author="GUSTAVO DE OLIVEIRA REGO MORAIS" w:date="2025-08-08T21:59:15.851Z" w16du:dateUtc="2025-08-08T21:59:15.851Z" w:id="1239244110"/>
              <w:rFonts w:ascii="Times New Roman" w:hAnsi="Times New Roman" w:eastAsia="Times New Roman" w:cs="Times New Roman"/>
              <w:noProof w:val="0"/>
              <w:sz w:val="24"/>
              <w:szCs w:val="24"/>
              <w:lang w:val="pt-BR"/>
            </w:rPr>
          </w:rPrChange>
        </w:rPr>
        <w:pPrChange w:author="GUSTAVO DE OLIVEIRA REGO MORAIS" w:date="2025-08-08T22:00:28.803Z">
          <w:pPr>
            <w:bidi w:val="0"/>
          </w:pPr>
        </w:pPrChange>
      </w:pPr>
      <w:ins w:author="GUSTAVO DE OLIVEIRA REGO MORAIS" w:date="2025-08-08T21:59:15.851Z" w:id="101161640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Z" w:id="1838320413">
              <w:rPr>
                <w:rFonts w:ascii="Times New Roman" w:hAnsi="Times New Roman" w:eastAsia="Times New Roman" w:cs="Times New Roman"/>
                <w:b w:val="1"/>
                <w:bCs w:val="1"/>
                <w:noProof w:val="0"/>
                <w:sz w:val="24"/>
                <w:szCs w:val="24"/>
                <w:lang w:val="pt-BR"/>
              </w:rPr>
            </w:rPrChange>
          </w:rPr>
          <w:t>Responsabilidade:</w:t>
        </w:r>
        <w:r w:rsidRPr="320543F7" w:rsidR="6595920C">
          <w:rPr>
            <w:rFonts w:ascii="Times New Roman" w:hAnsi="Times New Roman" w:eastAsia="Times New Roman" w:cs="Times New Roman"/>
            <w:noProof w:val="0"/>
            <w:sz w:val="24"/>
            <w:szCs w:val="24"/>
            <w:lang w:val="pt-BR"/>
            <w:rPrChange w:author="GUSTAVO DE OLIVEIRA REGO MORAIS" w:date="2025-08-08T22:00:05.382Z" w:id="541013899">
              <w:rPr>
                <w:rFonts w:ascii="Times New Roman" w:hAnsi="Times New Roman" w:eastAsia="Times New Roman" w:cs="Times New Roman"/>
                <w:noProof w:val="0"/>
                <w:sz w:val="24"/>
                <w:szCs w:val="24"/>
                <w:lang w:val="pt-BR"/>
              </w:rPr>
            </w:rPrChange>
          </w:rPr>
          <w:t xml:space="preserve"> Coletar dados do usuário interativamente e integrar com o sistema de recomendação.</w:t>
        </w:r>
      </w:ins>
    </w:p>
    <w:p w:rsidR="6595920C" w:rsidP="320543F7" w:rsidRDefault="6595920C" w14:paraId="72FC292F" w14:textId="628C98E6">
      <w:pPr>
        <w:bidi w:val="0"/>
        <w:spacing w:before="240" w:beforeAutospacing="off" w:after="240" w:afterAutospacing="off" w:line="360" w:lineRule="auto"/>
        <w:jc w:val="both"/>
        <w:rPr>
          <w:ins w:author="GUSTAVO DE OLIVEIRA REGO MORAIS" w:date="2025-08-08T21:59:15.851Z" w16du:dateUtc="2025-08-08T21:59:15.851Z" w:id="341095100"/>
          <w:rFonts w:ascii="Times New Roman" w:hAnsi="Times New Roman" w:eastAsia="Times New Roman" w:cs="Times New Roman"/>
          <w:b w:val="1"/>
          <w:bCs w:val="1"/>
          <w:noProof w:val="0"/>
          <w:sz w:val="24"/>
          <w:szCs w:val="24"/>
          <w:lang w:val="pt-BR"/>
          <w:rPrChange w:author="GUSTAVO DE OLIVEIRA REGO MORAIS" w:date="2025-08-08T22:00:05.384Z" w:id="1142954560">
            <w:rPr>
              <w:ins w:author="GUSTAVO DE OLIVEIRA REGO MORAIS" w:date="2025-08-08T21:59:15.851Z" w16du:dateUtc="2025-08-08T21:59:15.851Z" w:id="242952612"/>
              <w:rFonts w:ascii="Times New Roman" w:hAnsi="Times New Roman" w:eastAsia="Times New Roman" w:cs="Times New Roman"/>
              <w:b w:val="1"/>
              <w:bCs w:val="1"/>
              <w:noProof w:val="0"/>
              <w:sz w:val="24"/>
              <w:szCs w:val="24"/>
              <w:lang w:val="pt-BR"/>
            </w:rPr>
          </w:rPrChange>
        </w:rPr>
        <w:pPrChange w:author="GUSTAVO DE OLIVEIRA REGO MORAIS" w:date="2025-08-08T22:00:28.803Z">
          <w:pPr>
            <w:bidi w:val="0"/>
          </w:pPr>
        </w:pPrChange>
      </w:pPr>
      <w:ins w:author="GUSTAVO DE OLIVEIRA REGO MORAIS" w:date="2025-08-08T21:59:15.851Z" w:id="2714676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1Z" w:id="91524196">
              <w:rPr>
                <w:rFonts w:ascii="Times New Roman" w:hAnsi="Times New Roman" w:eastAsia="Times New Roman" w:cs="Times New Roman"/>
                <w:b w:val="1"/>
                <w:bCs w:val="1"/>
                <w:noProof w:val="0"/>
                <w:sz w:val="24"/>
                <w:szCs w:val="24"/>
                <w:lang w:val="pt-BR"/>
              </w:rPr>
            </w:rPrChange>
          </w:rPr>
          <w:t>Atributos</w:t>
        </w:r>
      </w:ins>
    </w:p>
    <w:p w:rsidR="6595920C" w:rsidP="320543F7" w:rsidRDefault="6595920C" w14:paraId="6365AA2A" w14:textId="22F2F0EE">
      <w:pPr>
        <w:pStyle w:val="ListParagraph"/>
        <w:numPr>
          <w:ilvl w:val="0"/>
          <w:numId w:val="157"/>
        </w:numPr>
        <w:bidi w:val="0"/>
        <w:spacing w:before="240" w:beforeAutospacing="off" w:after="240" w:afterAutospacing="off" w:line="360" w:lineRule="auto"/>
        <w:jc w:val="both"/>
        <w:rPr>
          <w:ins w:author="GUSTAVO DE OLIVEIRA REGO MORAIS" w:date="2025-08-08T21:59:15.851Z" w16du:dateUtc="2025-08-08T21:59:15.851Z" w:id="709263147"/>
          <w:rFonts w:ascii="Times New Roman" w:hAnsi="Times New Roman" w:eastAsia="Times New Roman" w:cs="Times New Roman"/>
          <w:noProof w:val="0"/>
          <w:sz w:val="24"/>
          <w:szCs w:val="24"/>
          <w:lang w:val="pt-BR"/>
          <w:rPrChange w:author="GUSTAVO DE OLIVEIRA REGO MORAIS" w:date="2025-08-08T22:00:05.384Z" w:id="754929725">
            <w:rPr>
              <w:ins w:author="GUSTAVO DE OLIVEIRA REGO MORAIS" w:date="2025-08-08T21:59:15.851Z" w16du:dateUtc="2025-08-08T21:59:15.851Z" w:id="94098406"/>
              <w:rFonts w:ascii="Times New Roman" w:hAnsi="Times New Roman" w:eastAsia="Times New Roman" w:cs="Times New Roman"/>
              <w:noProof w:val="0"/>
              <w:sz w:val="24"/>
              <w:szCs w:val="24"/>
              <w:lang w:val="pt-BR"/>
            </w:rPr>
          </w:rPrChange>
        </w:rPr>
        <w:pPrChange w:author="GUSTAVO DE OLIVEIRA REGO MORAIS" w:date="2025-08-08T22:00:28.803Z">
          <w:pPr>
            <w:bidi w:val="0"/>
          </w:pPr>
        </w:pPrChange>
      </w:pPr>
      <w:ins w:author="GUSTAVO DE OLIVEIRA REGO MORAIS" w:date="2025-08-08T21:59:15.851Z" w:id="558728534">
        <w:r w:rsidRPr="320543F7" w:rsidR="6595920C">
          <w:rPr>
            <w:rFonts w:ascii="Times New Roman" w:hAnsi="Times New Roman" w:eastAsia="Times New Roman" w:cs="Times New Roman"/>
            <w:noProof w:val="0"/>
            <w:sz w:val="24"/>
            <w:szCs w:val="24"/>
            <w:lang w:val="pt-BR"/>
            <w:rPrChange w:author="GUSTAVO DE OLIVEIRA REGO MORAIS" w:date="2025-08-08T22:00:09.752Z" w:id="1824424520">
              <w:rPr>
                <w:rFonts w:ascii="Times New Roman" w:hAnsi="Times New Roman" w:eastAsia="Times New Roman" w:cs="Times New Roman"/>
                <w:noProof w:val="0"/>
                <w:sz w:val="24"/>
                <w:szCs w:val="24"/>
                <w:lang w:val="pt-BR"/>
              </w:rPr>
            </w:rPrChange>
          </w:rPr>
          <w:t>Não explicitados.</w:t>
        </w:r>
      </w:ins>
    </w:p>
    <w:p w:rsidR="6595920C" w:rsidP="320543F7" w:rsidRDefault="6595920C" w14:paraId="107A7816" w14:textId="46D635EB">
      <w:pPr>
        <w:bidi w:val="0"/>
        <w:spacing w:before="240" w:beforeAutospacing="off" w:after="240" w:afterAutospacing="off" w:line="360" w:lineRule="auto"/>
        <w:jc w:val="both"/>
        <w:rPr>
          <w:ins w:author="GUSTAVO DE OLIVEIRA REGO MORAIS" w:date="2025-08-08T21:59:15.851Z" w16du:dateUtc="2025-08-08T21:59:15.851Z" w:id="1354191322"/>
          <w:rFonts w:ascii="Times New Roman" w:hAnsi="Times New Roman" w:eastAsia="Times New Roman" w:cs="Times New Roman"/>
          <w:b w:val="1"/>
          <w:bCs w:val="1"/>
          <w:noProof w:val="0"/>
          <w:sz w:val="24"/>
          <w:szCs w:val="24"/>
          <w:lang w:val="pt-BR"/>
          <w:rPrChange w:author="GUSTAVO DE OLIVEIRA REGO MORAIS" w:date="2025-08-08T22:00:05.386Z" w:id="1096642948">
            <w:rPr>
              <w:ins w:author="GUSTAVO DE OLIVEIRA REGO MORAIS" w:date="2025-08-08T21:59:15.851Z" w16du:dateUtc="2025-08-08T21:59:15.851Z" w:id="412545666"/>
              <w:rFonts w:ascii="Times New Roman" w:hAnsi="Times New Roman" w:eastAsia="Times New Roman" w:cs="Times New Roman"/>
              <w:b w:val="1"/>
              <w:bCs w:val="1"/>
              <w:noProof w:val="0"/>
              <w:sz w:val="24"/>
              <w:szCs w:val="24"/>
              <w:lang w:val="pt-BR"/>
            </w:rPr>
          </w:rPrChange>
        </w:rPr>
        <w:pPrChange w:author="GUSTAVO DE OLIVEIRA REGO MORAIS" w:date="2025-08-08T22:00:28.803Z">
          <w:pPr>
            <w:numPr>
              <w:ilvl w:val="0"/>
              <w:numId w:val="157"/>
            </w:numPr>
            <w:bidi w:val="0"/>
          </w:pPr>
        </w:pPrChange>
      </w:pPr>
      <w:ins w:author="GUSTAVO DE OLIVEIRA REGO MORAIS" w:date="2025-08-08T21:59:15.851Z" w:id="21324507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52Z" w:id="2114056094">
              <w:rPr>
                <w:rFonts w:ascii="Times New Roman" w:hAnsi="Times New Roman" w:eastAsia="Times New Roman" w:cs="Times New Roman"/>
                <w:b w:val="1"/>
                <w:bCs w:val="1"/>
                <w:noProof w:val="0"/>
                <w:sz w:val="24"/>
                <w:szCs w:val="24"/>
                <w:lang w:val="pt-BR"/>
              </w:rPr>
            </w:rPrChange>
          </w:rPr>
          <w:t>Métodos</w:t>
        </w:r>
      </w:ins>
    </w:p>
    <w:tbl>
      <w:tblPr>
        <w:tblStyle w:val="PlainTable2"/>
        <w:bidiVisual w:val="0"/>
        <w:tblW w:w="0" w:type="auto"/>
        <w:tblInd w:w="-1125" w:type="dxa"/>
        <w:tblLayout w:type="fixed"/>
        <w:tblLook w:val="06A0" w:firstRow="1" w:lastRow="0" w:firstColumn="1" w:lastColumn="0" w:noHBand="1" w:noVBand="1"/>
        <w:tblPrChange w:author="GUSTAVO DE OLIVEIRA REGO MORAIS" w:date="2025-08-08T22:10:26.615Z" w16du:dateUtc="2025-08-08T22:10:26.615Z" w:id="850773434">
          <w:tblPr>
            <w:tblStyle w:val="TableNormal"/>
            <w:tblLayout w:type="fixed"/>
            <w:tblLook w:val="06A0" w:firstRow="1" w:lastRow="0" w:firstColumn="1" w:lastColumn="0" w:noHBand="1" w:noVBand="1"/>
          </w:tblPr>
        </w:tblPrChange>
      </w:tblPr>
      <w:tblGrid>
        <w:gridCol w:w="2359"/>
        <w:gridCol w:w="1195"/>
        <w:gridCol w:w="858"/>
        <w:gridCol w:w="1218"/>
        <w:gridCol w:w="5951"/>
        <w:tblGridChange w:id="1851924880">
          <w:tblGrid>
            <w:gridCol w:w="1803"/>
            <w:gridCol w:w="1803"/>
            <w:gridCol w:w="1803"/>
            <w:gridCol w:w="1803"/>
            <w:gridCol w:w="1803"/>
          </w:tblGrid>
        </w:tblGridChange>
      </w:tblGrid>
      <w:tr w:rsidR="320543F7" w:rsidTr="320543F7" w14:paraId="61641E33">
        <w:trPr>
          <w:trHeight w:val="300"/>
          <w:ins w:author="GUSTAVO DE OLIVEIRA REGO MORAIS" w:date="2025-08-08T21:59:15.851Z" w16du:dateUtc="2025-08-08T21:59:15.851Z" w:id="1494386148"/>
          <w:trPrChange w:author="GUSTAVO DE OLIVEIRA REGO MORAIS" w:date="2025-08-08T21:59:14.896Z" w16du:dateUtc="2025-08-08T21:59:14.896Z" w:id="1077493604">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5Z" w:id="719304635">
              <w:tcPr>
                <w:tcW w:w="1803" w:type="dxa"/>
                <w:tcMar/>
              </w:tcPr>
            </w:tcPrChange>
          </w:tcPr>
          <w:p w:rsidR="320543F7" w:rsidP="320543F7" w:rsidRDefault="320543F7" w14:paraId="11129CDF" w14:textId="3689349D">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1033276052">
                  <w:rPr>
                    <w:b w:val="1"/>
                    <w:bCs w:val="1"/>
                  </w:rPr>
                </w:rPrChange>
              </w:rPr>
              <w:pPrChange w:author="GUSTAVO DE OLIVEIRA REGO MORAIS" w:date="2025-08-08T22:00:28.803Z">
                <w:pPr>
                  <w:bidi w:val="0"/>
                </w:pPr>
              </w:pPrChange>
            </w:pPr>
            <w:ins w:author="GUSTAVO DE OLIVEIRA REGO MORAIS" w:date="2025-08-08T21:59:15.851Z" w:id="1814313986">
              <w:r w:rsidRPr="320543F7" w:rsidR="320543F7">
                <w:rPr>
                  <w:rFonts w:ascii="Times New Roman" w:hAnsi="Times New Roman" w:eastAsia="Times New Roman" w:cs="Times New Roman"/>
                  <w:b w:val="1"/>
                  <w:bCs w:val="1"/>
                  <w:sz w:val="24"/>
                  <w:szCs w:val="24"/>
                  <w:rPrChange w:author="GUSTAVO DE OLIVEIRA REGO MORAIS" w:date="2025-08-08T22:00:09.752Z" w:id="729390948">
                    <w:rPr>
                      <w:b w:val="1"/>
                      <w:bCs w:val="1"/>
                    </w:rPr>
                  </w:rPrChange>
                </w:rPr>
                <w:t>Nome</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5Z" w:id="1207514920">
              <w:tcPr>
                <w:tcW w:w="1803" w:type="dxa"/>
                <w:tcMar/>
              </w:tcPr>
            </w:tcPrChange>
          </w:tcPr>
          <w:p w:rsidR="320543F7" w:rsidP="320543F7" w:rsidRDefault="320543F7" w14:paraId="54A988DB" w14:textId="730A55C7">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878170050">
                  <w:rPr>
                    <w:b w:val="1"/>
                    <w:bCs w:val="1"/>
                  </w:rPr>
                </w:rPrChange>
              </w:rPr>
              <w:pPrChange w:author="GUSTAVO DE OLIVEIRA REGO MORAIS" w:date="2025-08-08T22:00:28.804Z">
                <w:pPr>
                  <w:bidi w:val="0"/>
                </w:pPr>
              </w:pPrChange>
            </w:pPr>
            <w:ins w:author="GUSTAVO DE OLIVEIRA REGO MORAIS" w:date="2025-08-08T21:59:15.852Z" w:id="1661741088">
              <w:r w:rsidRPr="320543F7" w:rsidR="320543F7">
                <w:rPr>
                  <w:rFonts w:ascii="Times New Roman" w:hAnsi="Times New Roman" w:eastAsia="Times New Roman" w:cs="Times New Roman"/>
                  <w:b w:val="1"/>
                  <w:bCs w:val="1"/>
                  <w:sz w:val="24"/>
                  <w:szCs w:val="24"/>
                  <w:rPrChange w:author="GUSTAVO DE OLIVEIRA REGO MORAIS" w:date="2025-08-08T22:00:09.753Z" w:id="1705194831">
                    <w:rPr>
                      <w:b w:val="1"/>
                      <w:bCs w:val="1"/>
                    </w:rPr>
                  </w:rPrChange>
                </w:rPr>
                <w:t>Parâmetros</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5Z" w:id="1075704559">
              <w:tcPr>
                <w:tcW w:w="1803" w:type="dxa"/>
                <w:tcMar/>
              </w:tcPr>
            </w:tcPrChange>
          </w:tcPr>
          <w:p w:rsidR="320543F7" w:rsidP="320543F7" w:rsidRDefault="320543F7" w14:paraId="17883627" w14:textId="0B74497B">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3Z" w:id="213618141">
                  <w:rPr>
                    <w:b w:val="1"/>
                    <w:bCs w:val="1"/>
                  </w:rPr>
                </w:rPrChange>
              </w:rPr>
              <w:pPrChange w:author="GUSTAVO DE OLIVEIRA REGO MORAIS" w:date="2025-08-08T22:00:28.804Z">
                <w:pPr>
                  <w:bidi w:val="0"/>
                </w:pPr>
              </w:pPrChange>
            </w:pPr>
            <w:ins w:author="GUSTAVO DE OLIVEIRA REGO MORAIS" w:date="2025-08-08T21:59:15.852Z" w:id="1230064574">
              <w:r w:rsidRPr="320543F7" w:rsidR="320543F7">
                <w:rPr>
                  <w:rFonts w:ascii="Times New Roman" w:hAnsi="Times New Roman" w:eastAsia="Times New Roman" w:cs="Times New Roman"/>
                  <w:b w:val="1"/>
                  <w:bCs w:val="1"/>
                  <w:sz w:val="24"/>
                  <w:szCs w:val="24"/>
                  <w:rPrChange w:author="GUSTAVO DE OLIVEIRA REGO MORAIS" w:date="2025-08-08T22:00:09.753Z" w:id="40190694">
                    <w:rPr>
                      <w:b w:val="1"/>
                      <w:bCs w:val="1"/>
                    </w:rPr>
                  </w:rPrChange>
                </w:rPr>
                <w:t>Retorno</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5Z" w:id="1007636669">
              <w:tcPr>
                <w:tcW w:w="1803" w:type="dxa"/>
                <w:tcMar/>
              </w:tcPr>
            </w:tcPrChange>
          </w:tcPr>
          <w:p w:rsidR="320543F7" w:rsidP="320543F7" w:rsidRDefault="320543F7" w14:paraId="0E7DD492" w14:textId="1DF4CCD8">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4Z" w:id="1446025148">
                  <w:rPr>
                    <w:b w:val="1"/>
                    <w:bCs w:val="1"/>
                  </w:rPr>
                </w:rPrChange>
              </w:rPr>
              <w:pPrChange w:author="GUSTAVO DE OLIVEIRA REGO MORAIS" w:date="2025-08-08T22:00:28.804Z">
                <w:pPr>
                  <w:bidi w:val="0"/>
                </w:pPr>
              </w:pPrChange>
            </w:pPr>
            <w:ins w:author="GUSTAVO DE OLIVEIRA REGO MORAIS" w:date="2025-08-08T21:59:15.852Z" w:id="1415100724">
              <w:r w:rsidRPr="320543F7" w:rsidR="320543F7">
                <w:rPr>
                  <w:rFonts w:ascii="Times New Roman" w:hAnsi="Times New Roman" w:eastAsia="Times New Roman" w:cs="Times New Roman"/>
                  <w:b w:val="1"/>
                  <w:bCs w:val="1"/>
                  <w:sz w:val="24"/>
                  <w:szCs w:val="24"/>
                  <w:rPrChange w:author="GUSTAVO DE OLIVEIRA REGO MORAIS" w:date="2025-08-08T22:00:09.754Z" w:id="1570883825">
                    <w:rPr>
                      <w:b w:val="1"/>
                      <w:bCs w:val="1"/>
                    </w:rPr>
                  </w:rPrChange>
                </w:rPr>
                <w:t>Visibilidade</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9047703">
              <w:tcPr>
                <w:tcW w:w="1803" w:type="dxa"/>
                <w:tcMar/>
              </w:tcPr>
            </w:tcPrChange>
          </w:tcPr>
          <w:p w:rsidR="320543F7" w:rsidP="320543F7" w:rsidRDefault="320543F7" w14:paraId="68668E12" w14:textId="31E6268E">
            <w:pPr>
              <w:bidi w:val="0"/>
              <w:spacing w:before="0" w:beforeAutospacing="off" w:after="0" w:afterAutospacing="off" w:line="360" w:lineRule="auto"/>
              <w:jc w:val="both"/>
              <w:rPr>
                <w:rFonts w:ascii="Times New Roman" w:hAnsi="Times New Roman" w:eastAsia="Times New Roman" w:cs="Times New Roman"/>
                <w:b w:val="1"/>
                <w:bCs w:val="1"/>
                <w:sz w:val="24"/>
                <w:szCs w:val="24"/>
                <w:rPrChange w:author="GUSTAVO DE OLIVEIRA REGO MORAIS" w:date="2025-08-08T22:00:09.754Z" w:id="681393146">
                  <w:rPr>
                    <w:b w:val="1"/>
                    <w:bCs w:val="1"/>
                  </w:rPr>
                </w:rPrChange>
              </w:rPr>
              <w:pPrChange w:author="GUSTAVO DE OLIVEIRA REGO MORAIS" w:date="2025-08-08T22:00:28.804Z">
                <w:pPr>
                  <w:bidi w:val="0"/>
                </w:pPr>
              </w:pPrChange>
            </w:pPr>
            <w:ins w:author="GUSTAVO DE OLIVEIRA REGO MORAIS" w:date="2025-08-08T21:59:15.852Z" w:id="776612451">
              <w:r w:rsidRPr="320543F7" w:rsidR="320543F7">
                <w:rPr>
                  <w:rFonts w:ascii="Times New Roman" w:hAnsi="Times New Roman" w:eastAsia="Times New Roman" w:cs="Times New Roman"/>
                  <w:b w:val="1"/>
                  <w:bCs w:val="1"/>
                  <w:sz w:val="24"/>
                  <w:szCs w:val="24"/>
                  <w:rPrChange w:author="GUSTAVO DE OLIVEIRA REGO MORAIS" w:date="2025-08-08T22:00:09.754Z" w:id="1471487726">
                    <w:rPr>
                      <w:b w:val="1"/>
                      <w:bCs w:val="1"/>
                    </w:rPr>
                  </w:rPrChange>
                </w:rPr>
                <w:t>Descrição</w:t>
              </w:r>
            </w:ins>
          </w:p>
        </w:tc>
      </w:tr>
      <w:tr w:rsidR="320543F7" w:rsidTr="320543F7" w14:paraId="25327F05">
        <w:trPr>
          <w:trHeight w:val="300"/>
          <w:ins w:author="GUSTAVO DE OLIVEIRA REGO MORAIS" w:date="2025-08-08T21:59:15.852Z" w16du:dateUtc="2025-08-08T21:59:15.852Z" w:id="78955422"/>
          <w:trPrChange w:author="GUSTAVO DE OLIVEIRA REGO MORAIS" w:date="2025-08-08T21:59:14.897Z" w16du:dateUtc="2025-08-08T21:59:14.897Z" w:id="241465664">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253883669">
              <w:tcPr>
                <w:tcW w:w="1803" w:type="dxa"/>
                <w:tcMar/>
              </w:tcPr>
            </w:tcPrChange>
          </w:tcPr>
          <w:p w:rsidR="320543F7" w:rsidP="320543F7" w:rsidRDefault="320543F7" w14:paraId="090964B6" w14:textId="0CFCE2E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5Z" w:id="1936828683">
                  <w:rPr>
                    <w:rFonts w:ascii="Consolas" w:hAnsi="Consolas" w:eastAsia="Consolas" w:cs="Consolas"/>
                  </w:rPr>
                </w:rPrChange>
              </w:rPr>
              <w:pPrChange w:author="GUSTAVO DE OLIVEIRA REGO MORAIS" w:date="2025-08-08T22:00:28.804Z">
                <w:pPr>
                  <w:bidi w:val="0"/>
                </w:pPr>
              </w:pPrChange>
            </w:pPr>
            <w:ins w:author="GUSTAVO DE OLIVEIRA REGO MORAIS" w:date="2025-08-08T21:59:15.852Z" w:id="654577314">
              <w:r w:rsidRPr="320543F7" w:rsidR="320543F7">
                <w:rPr>
                  <w:rFonts w:ascii="Times New Roman" w:hAnsi="Times New Roman" w:eastAsia="Times New Roman" w:cs="Times New Roman"/>
                  <w:sz w:val="24"/>
                  <w:szCs w:val="24"/>
                  <w:rPrChange w:author="GUSTAVO DE OLIVEIRA REGO MORAIS" w:date="2025-08-08T22:00:09.755Z" w:id="1188145701">
                    <w:rPr>
                      <w:rFonts w:ascii="Consolas" w:hAnsi="Consolas" w:eastAsia="Consolas" w:cs="Consolas"/>
                    </w:rPr>
                  </w:rPrChange>
                </w:rPr>
                <w:t>coletarOrcamento()</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392222880">
              <w:tcPr>
                <w:tcW w:w="1803" w:type="dxa"/>
                <w:tcMar/>
              </w:tcPr>
            </w:tcPrChange>
          </w:tcPr>
          <w:p w:rsidR="320543F7" w:rsidP="320543F7" w:rsidRDefault="320543F7" w14:paraId="6F620212" w14:textId="65DDCFF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5Z" w:id="529871402"/>
              </w:rPr>
              <w:pPrChange w:author="GUSTAVO DE OLIVEIRA REGO MORAIS" w:date="2025-08-08T22:00:28.805Z">
                <w:pPr>
                  <w:bidi w:val="0"/>
                </w:pPr>
              </w:pPrChange>
            </w:pPr>
            <w:ins w:author="GUSTAVO DE OLIVEIRA REGO MORAIS" w:date="2025-08-08T21:59:15.852Z" w:id="1969264174">
              <w:r w:rsidRPr="320543F7" w:rsidR="320543F7">
                <w:rPr>
                  <w:rFonts w:ascii="Times New Roman" w:hAnsi="Times New Roman" w:eastAsia="Times New Roman" w:cs="Times New Roman"/>
                  <w:sz w:val="24"/>
                  <w:szCs w:val="24"/>
                  <w:rPrChange w:author="GUSTAVO DE OLIVEIRA REGO MORAIS" w:date="2025-08-08T22:00:09.755Z" w:id="1019245528"/>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602550593">
              <w:tcPr>
                <w:tcW w:w="1803" w:type="dxa"/>
                <w:tcMar/>
              </w:tcPr>
            </w:tcPrChange>
          </w:tcPr>
          <w:p w:rsidR="320543F7" w:rsidP="320543F7" w:rsidRDefault="320543F7" w14:paraId="6D0039D8" w14:textId="3A9E8663">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6Z" w:id="1700997226">
                  <w:rPr>
                    <w:rFonts w:ascii="Consolas" w:hAnsi="Consolas" w:eastAsia="Consolas" w:cs="Consolas"/>
                  </w:rPr>
                </w:rPrChange>
              </w:rPr>
              <w:pPrChange w:author="GUSTAVO DE OLIVEIRA REGO MORAIS" w:date="2025-08-08T22:00:28.805Z">
                <w:pPr>
                  <w:bidi w:val="0"/>
                </w:pPr>
              </w:pPrChange>
            </w:pPr>
            <w:ins w:author="GUSTAVO DE OLIVEIRA REGO MORAIS" w:date="2025-08-08T21:59:15.852Z" w:id="118931583">
              <w:r w:rsidRPr="320543F7" w:rsidR="320543F7">
                <w:rPr>
                  <w:rFonts w:ascii="Times New Roman" w:hAnsi="Times New Roman" w:eastAsia="Times New Roman" w:cs="Times New Roman"/>
                  <w:sz w:val="24"/>
                  <w:szCs w:val="24"/>
                  <w:rPrChange w:author="GUSTAVO DE OLIVEIRA REGO MORAIS" w:date="2025-08-08T22:00:09.756Z" w:id="448902907">
                    <w:rPr>
                      <w:rFonts w:ascii="Consolas" w:hAnsi="Consolas" w:eastAsia="Consolas" w:cs="Consolas"/>
                    </w:rPr>
                  </w:rPrChange>
                </w:rPr>
                <w:t>double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1315673849">
              <w:tcPr>
                <w:tcW w:w="1803" w:type="dxa"/>
                <w:tcMar/>
              </w:tcPr>
            </w:tcPrChange>
          </w:tcPr>
          <w:p w:rsidR="320543F7" w:rsidP="320543F7" w:rsidRDefault="320543F7" w14:paraId="267A96A0" w14:textId="67B31DC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6Z" w:id="1463522247"/>
              </w:rPr>
              <w:pPrChange w:author="GUSTAVO DE OLIVEIRA REGO MORAIS" w:date="2025-08-08T22:00:28.805Z">
                <w:pPr>
                  <w:bidi w:val="0"/>
                </w:pPr>
              </w:pPrChange>
            </w:pPr>
            <w:ins w:author="GUSTAVO DE OLIVEIRA REGO MORAIS" w:date="2025-08-08T21:59:15.852Z" w:id="349270818">
              <w:r w:rsidRPr="320543F7" w:rsidR="320543F7">
                <w:rPr>
                  <w:rFonts w:ascii="Times New Roman" w:hAnsi="Times New Roman" w:eastAsia="Times New Roman" w:cs="Times New Roman"/>
                  <w:sz w:val="24"/>
                  <w:szCs w:val="24"/>
                  <w:rPrChange w:author="GUSTAVO DE OLIVEIRA REGO MORAIS" w:date="2025-08-08T22:00:09.756Z" w:id="1864126524"/>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2033171831">
              <w:tcPr>
                <w:tcW w:w="1803" w:type="dxa"/>
                <w:tcMar/>
              </w:tcPr>
            </w:tcPrChange>
          </w:tcPr>
          <w:p w:rsidR="320543F7" w:rsidP="320543F7" w:rsidRDefault="320543F7" w14:paraId="70BAFFF6" w14:textId="0C844D0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7Z" w:id="1902419621"/>
              </w:rPr>
              <w:pPrChange w:author="GUSTAVO DE OLIVEIRA REGO MORAIS" w:date="2025-08-08T22:00:28.805Z">
                <w:pPr>
                  <w:bidi w:val="0"/>
                </w:pPr>
              </w:pPrChange>
            </w:pPr>
            <w:ins w:author="GUSTAVO DE OLIVEIRA REGO MORAIS" w:date="2025-08-08T21:59:15.852Z" w:id="1449747409">
              <w:r w:rsidRPr="320543F7" w:rsidR="320543F7">
                <w:rPr>
                  <w:rFonts w:ascii="Times New Roman" w:hAnsi="Times New Roman" w:eastAsia="Times New Roman" w:cs="Times New Roman"/>
                  <w:sz w:val="24"/>
                  <w:szCs w:val="24"/>
                  <w:rPrChange w:author="GUSTAVO DE OLIVEIRA REGO MORAIS" w:date="2025-08-08T22:00:09.757Z" w:id="1834736834"/>
                </w:rPr>
                <w:t>Interage para obter orçamento do usuário.</w:t>
              </w:r>
            </w:ins>
          </w:p>
        </w:tc>
      </w:tr>
      <w:tr w:rsidR="320543F7" w:rsidTr="320543F7" w14:paraId="43C2880F">
        <w:trPr>
          <w:trHeight w:val="300"/>
          <w:ins w:author="GUSTAVO DE OLIVEIRA REGO MORAIS" w:date="2025-08-08T21:59:15.852Z" w16du:dateUtc="2025-08-08T21:59:15.852Z" w:id="753450033"/>
          <w:trPrChange w:author="GUSTAVO DE OLIVEIRA REGO MORAIS" w:date="2025-08-08T21:59:14.898Z" w16du:dateUtc="2025-08-08T21:59:14.898Z" w:id="1842843967">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390088578">
              <w:tcPr>
                <w:tcW w:w="1803" w:type="dxa"/>
                <w:tcMar/>
              </w:tcPr>
            </w:tcPrChange>
          </w:tcPr>
          <w:p w:rsidR="320543F7" w:rsidP="320543F7" w:rsidRDefault="320543F7" w14:paraId="385A3AA4" w14:textId="5E89E226">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1517057888">
                  <w:rPr>
                    <w:rFonts w:ascii="Consolas" w:hAnsi="Consolas" w:eastAsia="Consolas" w:cs="Consolas"/>
                  </w:rPr>
                </w:rPrChange>
              </w:rPr>
              <w:pPrChange w:author="GUSTAVO DE OLIVEIRA REGO MORAIS" w:date="2025-08-08T22:00:28.805Z">
                <w:pPr>
                  <w:bidi w:val="0"/>
                </w:pPr>
              </w:pPrChange>
            </w:pPr>
            <w:ins w:author="GUSTAVO DE OLIVEIRA REGO MORAIS" w:date="2025-08-08T21:59:15.852Z" w:id="1590944692">
              <w:r w:rsidRPr="320543F7" w:rsidR="320543F7">
                <w:rPr>
                  <w:rFonts w:ascii="Times New Roman" w:hAnsi="Times New Roman" w:eastAsia="Times New Roman" w:cs="Times New Roman"/>
                  <w:sz w:val="24"/>
                  <w:szCs w:val="24"/>
                  <w:rPrChange w:author="GUSTAVO DE OLIVEIRA REGO MORAIS" w:date="2025-08-08T22:00:09.757Z" w:id="73723099">
                    <w:rPr>
                      <w:rFonts w:ascii="Consolas" w:hAnsi="Consolas" w:eastAsia="Consolas" w:cs="Consolas"/>
                    </w:rPr>
                  </w:rPrChange>
                </w:rPr>
                <w:t>coletarPerfilDeUso()</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231254950">
              <w:tcPr>
                <w:tcW w:w="1803" w:type="dxa"/>
                <w:tcMar/>
              </w:tcPr>
            </w:tcPrChange>
          </w:tcPr>
          <w:p w:rsidR="320543F7" w:rsidP="320543F7" w:rsidRDefault="320543F7" w14:paraId="4EF61827" w14:textId="1FB04F4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445467723"/>
              </w:rPr>
              <w:pPrChange w:author="GUSTAVO DE OLIVEIRA REGO MORAIS" w:date="2025-08-08T22:00:28.805Z">
                <w:pPr>
                  <w:bidi w:val="0"/>
                </w:pPr>
              </w:pPrChange>
            </w:pPr>
            <w:ins w:author="GUSTAVO DE OLIVEIRA REGO MORAIS" w:date="2025-08-08T21:59:15.852Z" w:id="1639030659">
              <w:r w:rsidRPr="320543F7" w:rsidR="320543F7">
                <w:rPr>
                  <w:rFonts w:ascii="Times New Roman" w:hAnsi="Times New Roman" w:eastAsia="Times New Roman" w:cs="Times New Roman"/>
                  <w:sz w:val="24"/>
                  <w:szCs w:val="24"/>
                  <w:rPrChange w:author="GUSTAVO DE OLIVEIRA REGO MORAIS" w:date="2025-08-08T22:00:09.758Z" w:id="894413298"/>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1272859647">
              <w:tcPr>
                <w:tcW w:w="1803" w:type="dxa"/>
                <w:tcMar/>
              </w:tcPr>
            </w:tcPrChange>
          </w:tcPr>
          <w:p w:rsidR="320543F7" w:rsidP="320543F7" w:rsidRDefault="320543F7" w14:paraId="40D9502F" w14:textId="35D5EAD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8Z" w:id="2123951820">
                  <w:rPr>
                    <w:rFonts w:ascii="Consolas" w:hAnsi="Consolas" w:eastAsia="Consolas" w:cs="Consolas"/>
                  </w:rPr>
                </w:rPrChange>
              </w:rPr>
              <w:pPrChange w:author="GUSTAVO DE OLIVEIRA REGO MORAIS" w:date="2025-08-08T22:00:28.806Z">
                <w:pPr>
                  <w:bidi w:val="0"/>
                </w:pPr>
              </w:pPrChange>
            </w:pPr>
            <w:ins w:author="GUSTAVO DE OLIVEIRA REGO MORAIS" w:date="2025-08-08T21:59:15.852Z" w:id="2017163782">
              <w:r w:rsidRPr="320543F7" w:rsidR="320543F7">
                <w:rPr>
                  <w:rFonts w:ascii="Times New Roman" w:hAnsi="Times New Roman" w:eastAsia="Times New Roman" w:cs="Times New Roman"/>
                  <w:sz w:val="24"/>
                  <w:szCs w:val="24"/>
                  <w:rPrChange w:author="GUSTAVO DE OLIVEIRA REGO MORAIS" w:date="2025-08-08T22:00:09.758Z" w:id="1929495738">
                    <w:rPr>
                      <w:rFonts w:ascii="Consolas" w:hAnsi="Consolas" w:eastAsia="Consolas" w:cs="Consolas"/>
                    </w:rPr>
                  </w:rPrChange>
                </w:rPr>
                <w:t>PerfilPC</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483494854">
              <w:tcPr>
                <w:tcW w:w="1803" w:type="dxa"/>
                <w:tcMar/>
              </w:tcPr>
            </w:tcPrChange>
          </w:tcPr>
          <w:p w:rsidR="320543F7" w:rsidP="320543F7" w:rsidRDefault="320543F7" w14:paraId="551CC06E" w14:textId="76C2253B">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9Z" w:id="663937715"/>
              </w:rPr>
              <w:pPrChange w:author="GUSTAVO DE OLIVEIRA REGO MORAIS" w:date="2025-08-08T22:00:28.806Z">
                <w:pPr>
                  <w:bidi w:val="0"/>
                </w:pPr>
              </w:pPrChange>
            </w:pPr>
            <w:ins w:author="GUSTAVO DE OLIVEIRA REGO MORAIS" w:date="2025-08-08T21:59:15.852Z" w:id="1421083847">
              <w:r w:rsidRPr="320543F7" w:rsidR="320543F7">
                <w:rPr>
                  <w:rFonts w:ascii="Times New Roman" w:hAnsi="Times New Roman" w:eastAsia="Times New Roman" w:cs="Times New Roman"/>
                  <w:sz w:val="24"/>
                  <w:szCs w:val="24"/>
                  <w:rPrChange w:author="GUSTAVO DE OLIVEIRA REGO MORAIS" w:date="2025-08-08T22:00:09.759Z" w:id="2140609031"/>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6Z" w:id="1565739869">
              <w:tcPr>
                <w:tcW w:w="1803" w:type="dxa"/>
                <w:tcMar/>
              </w:tcPr>
            </w:tcPrChange>
          </w:tcPr>
          <w:p w:rsidR="320543F7" w:rsidP="320543F7" w:rsidRDefault="320543F7" w14:paraId="4409817A" w14:textId="5E41E987">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59Z" w:id="1797555624"/>
              </w:rPr>
              <w:pPrChange w:author="GUSTAVO DE OLIVEIRA REGO MORAIS" w:date="2025-08-08T22:00:28.806Z">
                <w:pPr>
                  <w:bidi w:val="0"/>
                </w:pPr>
              </w:pPrChange>
            </w:pPr>
            <w:ins w:author="GUSTAVO DE OLIVEIRA REGO MORAIS" w:date="2025-08-08T21:59:15.852Z" w:id="368754243">
              <w:r w:rsidRPr="320543F7" w:rsidR="320543F7">
                <w:rPr>
                  <w:rFonts w:ascii="Times New Roman" w:hAnsi="Times New Roman" w:eastAsia="Times New Roman" w:cs="Times New Roman"/>
                  <w:sz w:val="24"/>
                  <w:szCs w:val="24"/>
                  <w:rPrChange w:author="GUSTAVO DE OLIVEIRA REGO MORAIS" w:date="2025-08-08T22:00:09.759Z" w:id="1039619277"/>
                </w:rPr>
                <w:t>Determina perfil de uso do usuário por diálogo.</w:t>
              </w:r>
            </w:ins>
          </w:p>
        </w:tc>
      </w:tr>
      <w:tr w:rsidR="320543F7" w:rsidTr="320543F7" w14:paraId="0375E1CC">
        <w:trPr>
          <w:trHeight w:val="300"/>
          <w:ins w:author="GUSTAVO DE OLIVEIRA REGO MORAIS" w:date="2025-08-08T21:59:15.852Z" w16du:dateUtc="2025-08-08T21:59:15.852Z" w:id="192953853"/>
          <w:trPrChange w:author="GUSTAVO DE OLIVEIRA REGO MORAIS" w:date="2025-08-08T21:59:14.898Z" w16du:dateUtc="2025-08-08T21:59:14.898Z" w:id="1229812086">
            <w:trPr>
              <w:trHeight w:val="300"/>
            </w:trPr>
          </w:trPrChange>
        </w:trPr>
        <w:tc>
          <w:tcPr>
            <w:cnfStyle w:val="001000000000" w:firstRow="0" w:lastRow="0" w:firstColumn="1" w:lastColumn="0" w:oddVBand="0" w:evenVBand="0" w:oddHBand="0" w:evenHBand="0" w:firstRowFirstColumn="0" w:firstRowLastColumn="0" w:lastRowFirstColumn="0" w:lastRowLastColumn="0"/>
            <w:tcW w:w="2359" w:type="dxa"/>
            <w:tcMar/>
            <w:tcPrChange w:author="GUSTAVO DE OLIVEIRA REGO MORAIS" w:date="2025-08-08T22:10:26.616Z" w:id="1383080321">
              <w:tcPr>
                <w:tcW w:w="1803" w:type="dxa"/>
                <w:tcMar/>
              </w:tcPr>
            </w:tcPrChange>
          </w:tcPr>
          <w:p w:rsidR="320543F7" w:rsidP="320543F7" w:rsidRDefault="320543F7" w14:paraId="4C2AD85C" w14:textId="09620732">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Z" w:id="1562707891">
                  <w:rPr>
                    <w:rFonts w:ascii="Consolas" w:hAnsi="Consolas" w:eastAsia="Consolas" w:cs="Consolas"/>
                  </w:rPr>
                </w:rPrChange>
              </w:rPr>
              <w:pPrChange w:author="GUSTAVO DE OLIVEIRA REGO MORAIS" w:date="2025-08-08T22:00:28.806Z">
                <w:pPr>
                  <w:bidi w:val="0"/>
                </w:pPr>
              </w:pPrChange>
            </w:pPr>
            <w:ins w:author="GUSTAVO DE OLIVEIRA REGO MORAIS" w:date="2025-08-08T21:59:15.853Z" w:id="1822579207">
              <w:r w:rsidRPr="320543F7" w:rsidR="320543F7">
                <w:rPr>
                  <w:rFonts w:ascii="Times New Roman" w:hAnsi="Times New Roman" w:eastAsia="Times New Roman" w:cs="Times New Roman"/>
                  <w:sz w:val="24"/>
                  <w:szCs w:val="24"/>
                  <w:rPrChange w:author="GUSTAVO DE OLIVEIRA REGO MORAIS" w:date="2025-08-08T22:00:09.759Z" w:id="2014429140">
                    <w:rPr>
                      <w:rFonts w:ascii="Consolas" w:hAnsi="Consolas" w:eastAsia="Consolas" w:cs="Consolas"/>
                    </w:rPr>
                  </w:rPrChange>
                </w:rPr>
                <w:t>coletarDadosAmbiente()</w:t>
              </w:r>
            </w:ins>
          </w:p>
        </w:tc>
        <w:tc>
          <w:tcPr>
            <w:cnfStyle w:val="000000000000" w:firstRow="0" w:lastRow="0" w:firstColumn="0" w:lastColumn="0" w:oddVBand="0" w:evenVBand="0" w:oddHBand="0" w:evenHBand="0" w:firstRowFirstColumn="0" w:firstRowLastColumn="0" w:lastRowFirstColumn="0" w:lastRowLastColumn="0"/>
            <w:tcW w:w="1195" w:type="dxa"/>
            <w:tcMar/>
            <w:tcPrChange w:author="GUSTAVO DE OLIVEIRA REGO MORAIS" w:date="2025-08-08T22:10:26.616Z" w:id="1102535311">
              <w:tcPr>
                <w:tcW w:w="1803" w:type="dxa"/>
                <w:tcMar/>
              </w:tcPr>
            </w:tcPrChange>
          </w:tcPr>
          <w:p w:rsidR="320543F7" w:rsidP="320543F7" w:rsidRDefault="320543F7" w14:paraId="71E434F2" w14:textId="2EF55260">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Z" w:id="310381413"/>
              </w:rPr>
              <w:pPrChange w:author="GUSTAVO DE OLIVEIRA REGO MORAIS" w:date="2025-08-08T22:00:28.806Z">
                <w:pPr>
                  <w:bidi w:val="0"/>
                </w:pPr>
              </w:pPrChange>
            </w:pPr>
            <w:ins w:author="GUSTAVO DE OLIVEIRA REGO MORAIS" w:date="2025-08-08T21:59:15.853Z" w:id="1688759830">
              <w:r w:rsidRPr="320543F7" w:rsidR="320543F7">
                <w:rPr>
                  <w:rFonts w:ascii="Times New Roman" w:hAnsi="Times New Roman" w:eastAsia="Times New Roman" w:cs="Times New Roman"/>
                  <w:sz w:val="24"/>
                  <w:szCs w:val="24"/>
                  <w:rPrChange w:author="GUSTAVO DE OLIVEIRA REGO MORAIS" w:date="2025-08-08T22:00:09.76Z" w:id="1667338491"/>
                </w:rPr>
                <w:t>—</w:t>
              </w:r>
            </w:ins>
          </w:p>
        </w:tc>
        <w:tc>
          <w:tcPr>
            <w:cnfStyle w:val="000000000000" w:firstRow="0" w:lastRow="0" w:firstColumn="0" w:lastColumn="0" w:oddVBand="0" w:evenVBand="0" w:oddHBand="0" w:evenHBand="0" w:firstRowFirstColumn="0" w:firstRowLastColumn="0" w:lastRowFirstColumn="0" w:lastRowLastColumn="0"/>
            <w:tcW w:w="858" w:type="dxa"/>
            <w:tcMar/>
            <w:tcPrChange w:author="GUSTAVO DE OLIVEIRA REGO MORAIS" w:date="2025-08-08T22:10:26.616Z" w:id="408313606">
              <w:tcPr>
                <w:tcW w:w="1803" w:type="dxa"/>
                <w:tcMar/>
              </w:tcPr>
            </w:tcPrChange>
          </w:tcPr>
          <w:p w:rsidR="320543F7" w:rsidP="320543F7" w:rsidRDefault="320543F7" w14:paraId="184DC0CC" w14:textId="5AD53ABD">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655586128">
                  <w:rPr>
                    <w:rFonts w:ascii="Consolas" w:hAnsi="Consolas" w:eastAsia="Consolas" w:cs="Consolas"/>
                  </w:rPr>
                </w:rPrChange>
              </w:rPr>
              <w:pPrChange w:author="GUSTAVO DE OLIVEIRA REGO MORAIS" w:date="2025-08-08T22:00:28.807Z">
                <w:pPr>
                  <w:bidi w:val="0"/>
                </w:pPr>
              </w:pPrChange>
            </w:pPr>
            <w:ins w:author="GUSTAVO DE OLIVEIRA REGO MORAIS" w:date="2025-08-08T21:59:15.853Z" w:id="1080109126">
              <w:r w:rsidRPr="320543F7" w:rsidR="320543F7">
                <w:rPr>
                  <w:rFonts w:ascii="Times New Roman" w:hAnsi="Times New Roman" w:eastAsia="Times New Roman" w:cs="Times New Roman"/>
                  <w:sz w:val="24"/>
                  <w:szCs w:val="24"/>
                  <w:rPrChange w:author="GUSTAVO DE OLIVEIRA REGO MORAIS" w:date="2025-08-08T22:00:09.76Z" w:id="644661354">
                    <w:rPr>
                      <w:rFonts w:ascii="Consolas" w:hAnsi="Consolas" w:eastAsia="Consolas" w:cs="Consolas"/>
                    </w:rPr>
                  </w:rPrChange>
                </w:rPr>
                <w:t>Ambiente</w:t>
              </w:r>
            </w:ins>
          </w:p>
        </w:tc>
        <w:tc>
          <w:tcPr>
            <w:cnfStyle w:val="000000000000" w:firstRow="0" w:lastRow="0" w:firstColumn="0" w:lastColumn="0" w:oddVBand="0" w:evenVBand="0" w:oddHBand="0" w:evenHBand="0" w:firstRowFirstColumn="0" w:firstRowLastColumn="0" w:lastRowFirstColumn="0" w:lastRowLastColumn="0"/>
            <w:tcW w:w="1218" w:type="dxa"/>
            <w:tcMar/>
            <w:tcPrChange w:author="GUSTAVO DE OLIVEIRA REGO MORAIS" w:date="2025-08-08T22:10:26.616Z" w:id="1177675048">
              <w:tcPr>
                <w:tcW w:w="1803" w:type="dxa"/>
                <w:tcMar/>
              </w:tcPr>
            </w:tcPrChange>
          </w:tcPr>
          <w:p w:rsidR="320543F7" w:rsidP="320543F7" w:rsidRDefault="320543F7" w14:paraId="50F657EE" w14:textId="0F8DA919">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744286687"/>
              </w:rPr>
              <w:pPrChange w:author="GUSTAVO DE OLIVEIRA REGO MORAIS" w:date="2025-08-08T22:00:28.807Z">
                <w:pPr>
                  <w:bidi w:val="0"/>
                </w:pPr>
              </w:pPrChange>
            </w:pPr>
            <w:ins w:author="GUSTAVO DE OLIVEIRA REGO MORAIS" w:date="2025-08-08T21:59:15.853Z" w:id="1189870225">
              <w:r w:rsidRPr="320543F7" w:rsidR="320543F7">
                <w:rPr>
                  <w:rFonts w:ascii="Times New Roman" w:hAnsi="Times New Roman" w:eastAsia="Times New Roman" w:cs="Times New Roman"/>
                  <w:sz w:val="24"/>
                  <w:szCs w:val="24"/>
                  <w:rPrChange w:author="GUSTAVO DE OLIVEIRA REGO MORAIS" w:date="2025-08-08T22:00:09.761Z" w:id="1054180696"/>
                </w:rPr>
                <w:t>+</w:t>
              </w:r>
            </w:ins>
          </w:p>
        </w:tc>
        <w:tc>
          <w:tcPr>
            <w:cnfStyle w:val="000000000000" w:firstRow="0" w:lastRow="0" w:firstColumn="0" w:lastColumn="0" w:oddVBand="0" w:evenVBand="0" w:oddHBand="0" w:evenHBand="0" w:firstRowFirstColumn="0" w:firstRowLastColumn="0" w:lastRowFirstColumn="0" w:lastRowLastColumn="0"/>
            <w:tcW w:w="5951" w:type="dxa"/>
            <w:tcMar/>
            <w:tcPrChange w:author="GUSTAVO DE OLIVEIRA REGO MORAIS" w:date="2025-08-08T22:10:26.617Z" w:id="1247694866">
              <w:tcPr>
                <w:tcW w:w="1803" w:type="dxa"/>
                <w:tcMar/>
              </w:tcPr>
            </w:tcPrChange>
          </w:tcPr>
          <w:p w:rsidR="320543F7" w:rsidP="320543F7" w:rsidRDefault="320543F7" w14:paraId="256F3CE6" w14:textId="1F4E3118">
            <w:pPr>
              <w:bidi w:val="0"/>
              <w:spacing w:before="0" w:beforeAutospacing="off" w:after="0" w:afterAutospacing="off" w:line="360" w:lineRule="auto"/>
              <w:jc w:val="both"/>
              <w:rPr>
                <w:rFonts w:ascii="Times New Roman" w:hAnsi="Times New Roman" w:eastAsia="Times New Roman" w:cs="Times New Roman"/>
                <w:sz w:val="24"/>
                <w:szCs w:val="24"/>
                <w:rPrChange w:author="GUSTAVO DE OLIVEIRA REGO MORAIS" w:date="2025-08-08T22:00:09.761Z" w:id="191538591"/>
              </w:rPr>
              <w:pPrChange w:author="GUSTAVO DE OLIVEIRA REGO MORAIS" w:date="2025-08-08T22:00:28.807Z">
                <w:pPr>
                  <w:bidi w:val="0"/>
                </w:pPr>
              </w:pPrChange>
            </w:pPr>
            <w:ins w:author="GUSTAVO DE OLIVEIRA REGO MORAIS" w:date="2025-08-08T21:59:15.853Z" w:id="1602829151">
              <w:r w:rsidRPr="320543F7" w:rsidR="320543F7">
                <w:rPr>
                  <w:rFonts w:ascii="Times New Roman" w:hAnsi="Times New Roman" w:eastAsia="Times New Roman" w:cs="Times New Roman"/>
                  <w:sz w:val="24"/>
                  <w:szCs w:val="24"/>
                  <w:rPrChange w:author="GUSTAVO DE OLIVEIRA REGO MORAIS" w:date="2025-08-08T22:00:09.761Z" w:id="1519099813"/>
                </w:rPr>
                <w:t>Coleta dados de ambiente (temperatura, poeira, climatização).</w:t>
              </w:r>
            </w:ins>
          </w:p>
        </w:tc>
      </w:tr>
    </w:tbl>
    <w:p w:rsidR="320543F7" w:rsidP="320543F7" w:rsidRDefault="320543F7" w14:paraId="74948F9A" w14:textId="04E00EDF">
      <w:pPr>
        <w:bidi w:val="0"/>
        <w:spacing w:line="360" w:lineRule="auto"/>
        <w:jc w:val="both"/>
        <w:rPr>
          <w:ins w:author="GUSTAVO DE OLIVEIRA REGO MORAIS" w:date="2025-08-08T21:59:15.853Z" w16du:dateUtc="2025-08-08T21:59:15.853Z" w:id="581989825"/>
          <w:rFonts w:ascii="Times New Roman" w:hAnsi="Times New Roman" w:eastAsia="Times New Roman" w:cs="Times New Roman"/>
          <w:sz w:val="24"/>
          <w:szCs w:val="24"/>
          <w:rPrChange w:author="GUSTAVO DE OLIVEIRA REGO MORAIS" w:date="2025-08-08T22:00:09.762Z" w:id="1686506420">
            <w:rPr>
              <w:ins w:author="GUSTAVO DE OLIVEIRA REGO MORAIS" w:date="2025-08-08T21:59:15.853Z" w16du:dateUtc="2025-08-08T21:59:15.853Z" w:id="1996512277"/>
            </w:rPr>
          </w:rPrChange>
        </w:rPr>
        <w:pPrChange w:author="GUSTAVO DE OLIVEIRA REGO MORAIS" w:date="2025-08-08T22:00:28.807Z">
          <w:pPr>
            <w:bidi w:val="0"/>
            <w:jc w:val="left"/>
          </w:pPr>
        </w:pPrChange>
      </w:pPr>
    </w:p>
    <w:p w:rsidR="6595920C" w:rsidP="320543F7" w:rsidRDefault="6595920C" w14:paraId="7C8CF1FF" w14:textId="2DD54ACD">
      <w:pPr>
        <w:pStyle w:val="Heading4"/>
        <w:bidi w:val="0"/>
        <w:spacing w:before="319" w:beforeAutospacing="off" w:after="319" w:afterAutospacing="off" w:line="360" w:lineRule="auto"/>
        <w:jc w:val="both"/>
        <w:rPr>
          <w:ins w:author="GUSTAVO DE OLIVEIRA REGO MORAIS" w:date="2025-08-08T21:59:15.853Z" w16du:dateUtc="2025-08-08T21:59:15.853Z" w:id="2046420175"/>
          <w:rFonts w:ascii="Times New Roman" w:hAnsi="Times New Roman" w:eastAsia="Times New Roman" w:cs="Times New Roman"/>
          <w:b w:val="1"/>
          <w:bCs w:val="1"/>
          <w:noProof w:val="0"/>
          <w:sz w:val="24"/>
          <w:szCs w:val="24"/>
          <w:lang w:val="pt-BR"/>
          <w:rPrChange w:author="GUSTAVO DE OLIVEIRA REGO MORAIS" w:date="2025-08-08T22:00:05.405Z" w:id="1561200508">
            <w:rPr>
              <w:ins w:author="GUSTAVO DE OLIVEIRA REGO MORAIS" w:date="2025-08-08T21:59:15.853Z" w16du:dateUtc="2025-08-08T21:59:15.853Z" w:id="1909238296"/>
              <w:rFonts w:ascii="Times New Roman" w:hAnsi="Times New Roman" w:eastAsia="Times New Roman" w:cs="Times New Roman"/>
              <w:b w:val="1"/>
              <w:bCs w:val="1"/>
              <w:noProof w:val="0"/>
              <w:sz w:val="24"/>
              <w:szCs w:val="24"/>
              <w:lang w:val="pt-BR"/>
            </w:rPr>
          </w:rPrChange>
        </w:rPr>
        <w:pPrChange w:author="GUSTAVO DE OLIVEIRA REGO MORAIS" w:date="2025-08-08T22:00:28.807Z">
          <w:pPr>
            <w:bidi w:val="0"/>
          </w:pPr>
        </w:pPrChange>
      </w:pPr>
      <w:ins w:author="GUSTAVO DE OLIVEIRA REGO MORAIS" w:date="2025-08-08T21:59:15.853Z" w:id="70073094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62Z" w:id="612799280">
              <w:rPr>
                <w:rFonts w:ascii="Times New Roman" w:hAnsi="Times New Roman" w:eastAsia="Times New Roman" w:cs="Times New Roman"/>
                <w:b w:val="1"/>
                <w:bCs w:val="1"/>
                <w:noProof w:val="0"/>
                <w:sz w:val="24"/>
                <w:szCs w:val="24"/>
                <w:lang w:val="pt-BR"/>
              </w:rPr>
            </w:rPrChange>
          </w:rPr>
          <w:t>8.1.2.11 Enumerações</w:t>
        </w:r>
      </w:ins>
    </w:p>
    <w:p w:rsidR="6595920C" w:rsidP="320543F7" w:rsidRDefault="6595920C" w14:paraId="3943D08E" w14:textId="32996EDC">
      <w:pPr>
        <w:bidi w:val="0"/>
        <w:spacing w:before="240" w:beforeAutospacing="off" w:after="240" w:afterAutospacing="off" w:line="360" w:lineRule="auto"/>
        <w:jc w:val="both"/>
        <w:rPr>
          <w:ins w:author="GUSTAVO DE OLIVEIRA REGO MORAIS" w:date="2025-08-08T21:59:15.853Z" w16du:dateUtc="2025-08-08T21:59:15.853Z" w:id="1373711784"/>
          <w:rFonts w:ascii="Times New Roman" w:hAnsi="Times New Roman" w:eastAsia="Times New Roman" w:cs="Times New Roman"/>
          <w:b w:val="1"/>
          <w:bCs w:val="1"/>
          <w:noProof w:val="0"/>
          <w:sz w:val="24"/>
          <w:szCs w:val="24"/>
          <w:lang w:val="pt-BR"/>
          <w:rPrChange w:author="GUSTAVO DE OLIVEIRA REGO MORAIS" w:date="2025-08-08T22:00:05.407Z" w:id="1246232821">
            <w:rPr>
              <w:ins w:author="GUSTAVO DE OLIVEIRA REGO MORAIS" w:date="2025-08-08T21:59:15.853Z" w16du:dateUtc="2025-08-08T21:59:15.853Z" w:id="997039649"/>
              <w:rFonts w:ascii="Consolas" w:hAnsi="Consolas" w:eastAsia="Consolas" w:cs="Consolas"/>
              <w:b w:val="1"/>
              <w:bCs w:val="1"/>
              <w:noProof w:val="0"/>
              <w:sz w:val="24"/>
              <w:szCs w:val="24"/>
              <w:lang w:val="pt-BR"/>
            </w:rPr>
          </w:rPrChange>
        </w:rPr>
        <w:pPrChange w:author="GUSTAVO DE OLIVEIRA REGO MORAIS" w:date="2025-08-08T22:00:28.807Z">
          <w:pPr>
            <w:bidi w:val="0"/>
          </w:pPr>
        </w:pPrChange>
      </w:pPr>
      <w:ins w:author="GUSTAVO DE OLIVEIRA REGO MORAIS" w:date="2025-08-08T21:59:15.853Z" w:id="1582902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62Z" w:id="729938623">
              <w:rPr>
                <w:rFonts w:ascii="Times New Roman" w:hAnsi="Times New Roman" w:eastAsia="Times New Roman" w:cs="Times New Roman"/>
                <w:b w:val="1"/>
                <w:bCs w:val="1"/>
                <w:noProof w:val="0"/>
                <w:sz w:val="24"/>
                <w:szCs w:val="24"/>
                <w:lang w:val="pt-BR"/>
              </w:rPr>
            </w:rPrChange>
          </w:rPr>
          <w:t xml:space="preserve">8.1.2.11.1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06Z" w:id="2218520">
              <w:rPr>
                <w:rFonts w:ascii="Consolas" w:hAnsi="Consolas" w:eastAsia="Consolas" w:cs="Consolas"/>
                <w:b w:val="1"/>
                <w:bCs w:val="1"/>
                <w:noProof w:val="0"/>
                <w:sz w:val="24"/>
                <w:szCs w:val="24"/>
                <w:lang w:val="pt-BR"/>
              </w:rPr>
            </w:rPrChange>
          </w:rPr>
          <w:t>TipoComponente</w:t>
        </w:r>
      </w:ins>
    </w:p>
    <w:p w:rsidR="6595920C" w:rsidP="320543F7" w:rsidRDefault="6595920C" w14:paraId="3DC7E853" w14:textId="7E992DEE">
      <w:pPr>
        <w:pStyle w:val="ListParagraph"/>
        <w:numPr>
          <w:ilvl w:val="0"/>
          <w:numId w:val="158"/>
        </w:numPr>
        <w:bidi w:val="0"/>
        <w:spacing w:before="240" w:beforeAutospacing="off" w:after="240" w:afterAutospacing="off" w:line="360" w:lineRule="auto"/>
        <w:jc w:val="both"/>
        <w:rPr>
          <w:ins w:author="GUSTAVO DE OLIVEIRA REGO MORAIS" w:date="2025-08-08T21:59:15.853Z" w16du:dateUtc="2025-08-08T21:59:15.853Z" w:id="2097858926"/>
          <w:rFonts w:ascii="Times New Roman" w:hAnsi="Times New Roman" w:eastAsia="Times New Roman" w:cs="Times New Roman"/>
          <w:noProof w:val="0"/>
          <w:sz w:val="24"/>
          <w:szCs w:val="24"/>
          <w:lang w:val="pt-BR"/>
          <w:rPrChange w:author="GUSTAVO DE OLIVEIRA REGO MORAIS" w:date="2025-08-08T22:00:05.428Z" w:id="1679173818">
            <w:rPr>
              <w:ins w:author="GUSTAVO DE OLIVEIRA REGO MORAIS" w:date="2025-08-08T21:59:15.853Z" w16du:dateUtc="2025-08-08T21:59:15.853Z" w:id="1530892367"/>
              <w:rFonts w:ascii="Consolas" w:hAnsi="Consolas" w:eastAsia="Consolas" w:cs="Consolas"/>
              <w:noProof w:val="0"/>
              <w:sz w:val="24"/>
              <w:szCs w:val="24"/>
              <w:lang w:val="pt-BR"/>
            </w:rPr>
          </w:rPrChange>
        </w:rPr>
        <w:pPrChange w:author="GUSTAVO DE OLIVEIRA REGO MORAIS" w:date="2025-08-08T22:00:28.808Z">
          <w:pPr>
            <w:bidi w:val="0"/>
          </w:pPr>
        </w:pPrChange>
      </w:pPr>
      <w:ins w:author="GUSTAVO DE OLIVEIRA REGO MORAIS" w:date="2025-08-08T21:59:15.853Z" w:id="995296907">
        <w:r w:rsidRPr="320543F7" w:rsidR="6595920C">
          <w:rPr>
            <w:rFonts w:ascii="Times New Roman" w:hAnsi="Times New Roman" w:eastAsia="Times New Roman" w:cs="Times New Roman"/>
            <w:noProof w:val="0"/>
            <w:sz w:val="24"/>
            <w:szCs w:val="24"/>
            <w:lang w:val="pt-BR"/>
            <w:rPrChange w:author="GUSTAVO DE OLIVEIRA REGO MORAIS" w:date="2025-08-08T22:00:09.764Z" w:id="143859548">
              <w:rPr>
                <w:rFonts w:ascii="Times New Roman" w:hAnsi="Times New Roman" w:eastAsia="Times New Roman" w:cs="Times New Roman"/>
                <w:noProof w:val="0"/>
                <w:sz w:val="24"/>
                <w:szCs w:val="24"/>
                <w:lang w:val="pt-BR"/>
              </w:rPr>
            </w:rPrChange>
          </w:rPr>
          <w:t xml:space="preserve">Valores: </w:t>
        </w:r>
        <w:r w:rsidRPr="320543F7" w:rsidR="6595920C">
          <w:rPr>
            <w:rFonts w:ascii="Times New Roman" w:hAnsi="Times New Roman" w:eastAsia="Times New Roman" w:cs="Times New Roman"/>
            <w:noProof w:val="0"/>
            <w:sz w:val="24"/>
            <w:szCs w:val="24"/>
            <w:lang w:val="pt-BR"/>
            <w:rPrChange w:author="GUSTAVO DE OLIVEIRA REGO MORAIS" w:date="2025-08-08T22:00:05.41Z" w:id="1891465200">
              <w:rPr>
                <w:rFonts w:ascii="Consolas" w:hAnsi="Consolas" w:eastAsia="Consolas" w:cs="Consolas"/>
                <w:noProof w:val="0"/>
                <w:sz w:val="24"/>
                <w:szCs w:val="24"/>
                <w:lang w:val="pt-BR"/>
              </w:rPr>
            </w:rPrChange>
          </w:rPr>
          <w:t>CPU</w:t>
        </w:r>
        <w:r w:rsidRPr="320543F7" w:rsidR="6595920C">
          <w:rPr>
            <w:rFonts w:ascii="Times New Roman" w:hAnsi="Times New Roman" w:eastAsia="Times New Roman" w:cs="Times New Roman"/>
            <w:noProof w:val="0"/>
            <w:sz w:val="24"/>
            <w:szCs w:val="24"/>
            <w:lang w:val="pt-BR"/>
            <w:rPrChange w:author="GUSTAVO DE OLIVEIRA REGO MORAIS" w:date="2025-08-08T22:00:05.41Z" w:id="169637407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1Z" w:id="118213343">
              <w:rPr>
                <w:rFonts w:ascii="Consolas" w:hAnsi="Consolas" w:eastAsia="Consolas" w:cs="Consolas"/>
                <w:noProof w:val="0"/>
                <w:sz w:val="24"/>
                <w:szCs w:val="24"/>
                <w:lang w:val="pt-BR"/>
              </w:rPr>
            </w:rPrChange>
          </w:rPr>
          <w:t>GPU</w:t>
        </w:r>
        <w:r w:rsidRPr="320543F7" w:rsidR="6595920C">
          <w:rPr>
            <w:rFonts w:ascii="Times New Roman" w:hAnsi="Times New Roman" w:eastAsia="Times New Roman" w:cs="Times New Roman"/>
            <w:noProof w:val="0"/>
            <w:sz w:val="24"/>
            <w:szCs w:val="24"/>
            <w:lang w:val="pt-BR"/>
            <w:rPrChange w:author="GUSTAVO DE OLIVEIRA REGO MORAIS" w:date="2025-08-08T22:00:05.412Z" w:id="2051032148">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2Z" w:id="1502776481">
              <w:rPr>
                <w:rFonts w:ascii="Consolas" w:hAnsi="Consolas" w:eastAsia="Consolas" w:cs="Consolas"/>
                <w:noProof w:val="0"/>
                <w:sz w:val="24"/>
                <w:szCs w:val="24"/>
                <w:lang w:val="pt-BR"/>
              </w:rPr>
            </w:rPrChange>
          </w:rPr>
          <w:t>RAM</w:t>
        </w:r>
        <w:r w:rsidRPr="320543F7" w:rsidR="6595920C">
          <w:rPr>
            <w:rFonts w:ascii="Times New Roman" w:hAnsi="Times New Roman" w:eastAsia="Times New Roman" w:cs="Times New Roman"/>
            <w:noProof w:val="0"/>
            <w:sz w:val="24"/>
            <w:szCs w:val="24"/>
            <w:lang w:val="pt-BR"/>
            <w:rPrChange w:author="GUSTAVO DE OLIVEIRA REGO MORAIS" w:date="2025-08-08T22:00:05.413Z" w:id="73803887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4Z" w:id="261182225">
              <w:rPr>
                <w:rFonts w:ascii="Consolas" w:hAnsi="Consolas" w:eastAsia="Consolas" w:cs="Consolas"/>
                <w:noProof w:val="0"/>
                <w:sz w:val="24"/>
                <w:szCs w:val="24"/>
                <w:lang w:val="pt-BR"/>
              </w:rPr>
            </w:rPrChange>
          </w:rPr>
          <w:t>SSD</w:t>
        </w:r>
        <w:r w:rsidRPr="320543F7" w:rsidR="6595920C">
          <w:rPr>
            <w:rFonts w:ascii="Times New Roman" w:hAnsi="Times New Roman" w:eastAsia="Times New Roman" w:cs="Times New Roman"/>
            <w:noProof w:val="0"/>
            <w:sz w:val="24"/>
            <w:szCs w:val="24"/>
            <w:lang w:val="pt-BR"/>
            <w:rPrChange w:author="GUSTAVO DE OLIVEIRA REGO MORAIS" w:date="2025-08-08T22:00:05.415Z" w:id="1219763442">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6Z" w:id="664414831">
              <w:rPr>
                <w:rFonts w:ascii="Consolas" w:hAnsi="Consolas" w:eastAsia="Consolas" w:cs="Consolas"/>
                <w:noProof w:val="0"/>
                <w:sz w:val="24"/>
                <w:szCs w:val="24"/>
                <w:lang w:val="pt-BR"/>
              </w:rPr>
            </w:rPrChange>
          </w:rPr>
          <w:t>HD</w:t>
        </w:r>
        <w:r w:rsidRPr="320543F7" w:rsidR="6595920C">
          <w:rPr>
            <w:rFonts w:ascii="Times New Roman" w:hAnsi="Times New Roman" w:eastAsia="Times New Roman" w:cs="Times New Roman"/>
            <w:noProof w:val="0"/>
            <w:sz w:val="24"/>
            <w:szCs w:val="24"/>
            <w:lang w:val="pt-BR"/>
            <w:rPrChange w:author="GUSTAVO DE OLIVEIRA REGO MORAIS" w:date="2025-08-08T22:00:05.417Z" w:id="84797300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19Z" w:id="1174334971">
              <w:rPr>
                <w:rFonts w:ascii="Consolas" w:hAnsi="Consolas" w:eastAsia="Consolas" w:cs="Consolas"/>
                <w:noProof w:val="0"/>
                <w:sz w:val="24"/>
                <w:szCs w:val="24"/>
                <w:lang w:val="pt-BR"/>
              </w:rPr>
            </w:rPrChange>
          </w:rPr>
          <w:t>PSU</w:t>
        </w:r>
        <w:r w:rsidRPr="320543F7" w:rsidR="6595920C">
          <w:rPr>
            <w:rFonts w:ascii="Times New Roman" w:hAnsi="Times New Roman" w:eastAsia="Times New Roman" w:cs="Times New Roman"/>
            <w:noProof w:val="0"/>
            <w:sz w:val="24"/>
            <w:szCs w:val="24"/>
            <w:lang w:val="pt-BR"/>
            <w:rPrChange w:author="GUSTAVO DE OLIVEIRA REGO MORAIS" w:date="2025-08-08T22:00:05.42Z" w:id="64060211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1Z" w:id="2037764035">
              <w:rPr>
                <w:rFonts w:ascii="Consolas" w:hAnsi="Consolas" w:eastAsia="Consolas" w:cs="Consolas"/>
                <w:noProof w:val="0"/>
                <w:sz w:val="24"/>
                <w:szCs w:val="24"/>
                <w:lang w:val="pt-BR"/>
              </w:rPr>
            </w:rPrChange>
          </w:rPr>
          <w:t>PLACA_MAE</w:t>
        </w:r>
        <w:r w:rsidRPr="320543F7" w:rsidR="6595920C">
          <w:rPr>
            <w:rFonts w:ascii="Times New Roman" w:hAnsi="Times New Roman" w:eastAsia="Times New Roman" w:cs="Times New Roman"/>
            <w:noProof w:val="0"/>
            <w:sz w:val="24"/>
            <w:szCs w:val="24"/>
            <w:lang w:val="pt-BR"/>
            <w:rPrChange w:author="GUSTAVO DE OLIVEIRA REGO MORAIS" w:date="2025-08-08T22:00:05.423Z" w:id="957610766">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4Z" w:id="1522988466">
              <w:rPr>
                <w:rFonts w:ascii="Consolas" w:hAnsi="Consolas" w:eastAsia="Consolas" w:cs="Consolas"/>
                <w:noProof w:val="0"/>
                <w:sz w:val="24"/>
                <w:szCs w:val="24"/>
                <w:lang w:val="pt-BR"/>
              </w:rPr>
            </w:rPrChange>
          </w:rPr>
          <w:t>GABINETE</w:t>
        </w:r>
        <w:r w:rsidRPr="320543F7" w:rsidR="6595920C">
          <w:rPr>
            <w:rFonts w:ascii="Times New Roman" w:hAnsi="Times New Roman" w:eastAsia="Times New Roman" w:cs="Times New Roman"/>
            <w:noProof w:val="0"/>
            <w:sz w:val="24"/>
            <w:szCs w:val="24"/>
            <w:lang w:val="pt-BR"/>
            <w:rPrChange w:author="GUSTAVO DE OLIVEIRA REGO MORAIS" w:date="2025-08-08T22:00:05.426Z" w:id="8622937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27Z" w:id="1049824535">
              <w:rPr>
                <w:rFonts w:ascii="Consolas" w:hAnsi="Consolas" w:eastAsia="Consolas" w:cs="Consolas"/>
                <w:noProof w:val="0"/>
                <w:sz w:val="24"/>
                <w:szCs w:val="24"/>
                <w:lang w:val="pt-BR"/>
              </w:rPr>
            </w:rPrChange>
          </w:rPr>
          <w:t>COOLER</w:t>
        </w:r>
      </w:ins>
    </w:p>
    <w:p w:rsidR="6595920C" w:rsidP="320543F7" w:rsidRDefault="6595920C" w14:paraId="3BC1748D" w14:textId="1E7D2E63">
      <w:pPr>
        <w:pStyle w:val="ListParagraph"/>
        <w:numPr>
          <w:ilvl w:val="0"/>
          <w:numId w:val="158"/>
        </w:numPr>
        <w:bidi w:val="0"/>
        <w:spacing w:before="240" w:beforeAutospacing="off" w:after="240" w:afterAutospacing="off" w:line="360" w:lineRule="auto"/>
        <w:jc w:val="both"/>
        <w:rPr>
          <w:ins w:author="GUSTAVO DE OLIVEIRA REGO MORAIS" w:date="2025-08-08T21:59:15.853Z" w16du:dateUtc="2025-08-08T21:59:15.853Z" w:id="1572473432"/>
          <w:rFonts w:ascii="Times New Roman" w:hAnsi="Times New Roman" w:eastAsia="Times New Roman" w:cs="Times New Roman"/>
          <w:noProof w:val="0"/>
          <w:sz w:val="24"/>
          <w:szCs w:val="24"/>
          <w:lang w:val="pt-BR"/>
          <w:rPrChange w:author="GUSTAVO DE OLIVEIRA REGO MORAIS" w:date="2025-08-08T22:00:05.429Z" w:id="1510344605">
            <w:rPr>
              <w:ins w:author="GUSTAVO DE OLIVEIRA REGO MORAIS" w:date="2025-08-08T21:59:15.853Z" w16du:dateUtc="2025-08-08T21:59:15.853Z" w:id="1163658052"/>
              <w:rFonts w:ascii="Times New Roman" w:hAnsi="Times New Roman" w:eastAsia="Times New Roman" w:cs="Times New Roman"/>
              <w:noProof w:val="0"/>
              <w:sz w:val="24"/>
              <w:szCs w:val="24"/>
              <w:lang w:val="pt-BR"/>
            </w:rPr>
          </w:rPrChange>
        </w:rPr>
        <w:pPrChange w:author="GUSTAVO DE OLIVEIRA REGO MORAIS" w:date="2025-08-08T22:00:28.808Z">
          <w:pPr>
            <w:bidi w:val="0"/>
          </w:pPr>
        </w:pPrChange>
      </w:pPr>
      <w:ins w:author="GUSTAVO DE OLIVEIRA REGO MORAIS" w:date="2025-08-08T21:59:15.853Z" w:id="981845726">
        <w:r w:rsidRPr="320543F7" w:rsidR="6595920C">
          <w:rPr>
            <w:rFonts w:ascii="Times New Roman" w:hAnsi="Times New Roman" w:eastAsia="Times New Roman" w:cs="Times New Roman"/>
            <w:noProof w:val="0"/>
            <w:sz w:val="24"/>
            <w:szCs w:val="24"/>
            <w:lang w:val="pt-BR"/>
            <w:rPrChange w:author="GUSTAVO DE OLIVEIRA REGO MORAIS" w:date="2025-08-08T22:00:09.789Z" w:id="648485620">
              <w:rPr>
                <w:rFonts w:ascii="Times New Roman" w:hAnsi="Times New Roman" w:eastAsia="Times New Roman" w:cs="Times New Roman"/>
                <w:noProof w:val="0"/>
                <w:sz w:val="24"/>
                <w:szCs w:val="24"/>
                <w:lang w:val="pt-BR"/>
              </w:rPr>
            </w:rPrChange>
          </w:rPr>
          <w:t>Descrição: Classifica o tipo funcional do componente.</w:t>
        </w:r>
      </w:ins>
    </w:p>
    <w:p w:rsidR="6595920C" w:rsidP="320543F7" w:rsidRDefault="6595920C" w14:paraId="12791C13" w14:textId="0720E16C">
      <w:pPr>
        <w:bidi w:val="0"/>
        <w:spacing w:before="240" w:beforeAutospacing="off" w:after="240" w:afterAutospacing="off" w:line="360" w:lineRule="auto"/>
        <w:jc w:val="both"/>
        <w:rPr>
          <w:ins w:author="GUSTAVO DE OLIVEIRA REGO MORAIS" w:date="2025-08-08T21:59:15.853Z" w16du:dateUtc="2025-08-08T21:59:15.853Z" w:id="1488446168"/>
          <w:rFonts w:ascii="Times New Roman" w:hAnsi="Times New Roman" w:eastAsia="Times New Roman" w:cs="Times New Roman"/>
          <w:b w:val="1"/>
          <w:bCs w:val="1"/>
          <w:noProof w:val="0"/>
          <w:sz w:val="24"/>
          <w:szCs w:val="24"/>
          <w:lang w:val="pt-BR"/>
          <w:rPrChange w:author="GUSTAVO DE OLIVEIRA REGO MORAIS" w:date="2025-08-08T22:00:05.431Z" w:id="1127570014">
            <w:rPr>
              <w:ins w:author="GUSTAVO DE OLIVEIRA REGO MORAIS" w:date="2025-08-08T21:59:15.853Z" w16du:dateUtc="2025-08-08T21:59:15.853Z" w:id="2096650574"/>
              <w:rFonts w:ascii="Consolas" w:hAnsi="Consolas" w:eastAsia="Consolas" w:cs="Consolas"/>
              <w:b w:val="1"/>
              <w:bCs w:val="1"/>
              <w:noProof w:val="0"/>
              <w:sz w:val="24"/>
              <w:szCs w:val="24"/>
              <w:lang w:val="pt-BR"/>
            </w:rPr>
          </w:rPrChange>
        </w:rPr>
        <w:pPrChange w:author="GUSTAVO DE OLIVEIRA REGO MORAIS" w:date="2025-08-08T22:00:28.808Z">
          <w:pPr>
            <w:numPr>
              <w:ilvl w:val="0"/>
              <w:numId w:val="158"/>
            </w:numPr>
            <w:bidi w:val="0"/>
          </w:pPr>
        </w:pPrChange>
      </w:pPr>
      <w:ins w:author="GUSTAVO DE OLIVEIRA REGO MORAIS" w:date="2025-08-08T21:59:15.853Z" w:id="4203620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79Z" w:id="1118468058">
              <w:rPr>
                <w:rFonts w:ascii="Times New Roman" w:hAnsi="Times New Roman" w:eastAsia="Times New Roman" w:cs="Times New Roman"/>
                <w:b w:val="1"/>
                <w:bCs w:val="1"/>
                <w:noProof w:val="0"/>
                <w:sz w:val="24"/>
                <w:szCs w:val="24"/>
                <w:lang w:val="pt-BR"/>
              </w:rPr>
            </w:rPrChange>
          </w:rPr>
          <w:t xml:space="preserve">8.1.2.11.2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3Z" w:id="1964430245">
              <w:rPr>
                <w:rFonts w:ascii="Consolas" w:hAnsi="Consolas" w:eastAsia="Consolas" w:cs="Consolas"/>
                <w:b w:val="1"/>
                <w:bCs w:val="1"/>
                <w:noProof w:val="0"/>
                <w:sz w:val="24"/>
                <w:szCs w:val="24"/>
                <w:lang w:val="pt-BR"/>
              </w:rPr>
            </w:rPrChange>
          </w:rPr>
          <w:t>PerfilPC</w:t>
        </w:r>
      </w:ins>
    </w:p>
    <w:p w:rsidR="6595920C" w:rsidP="320543F7" w:rsidRDefault="6595920C" w14:paraId="17BCC08C" w14:textId="26F77E48">
      <w:pPr>
        <w:pStyle w:val="ListParagraph"/>
        <w:numPr>
          <w:ilvl w:val="0"/>
          <w:numId w:val="159"/>
        </w:numPr>
        <w:bidi w:val="0"/>
        <w:spacing w:before="240" w:beforeAutospacing="off" w:after="240" w:afterAutospacing="off" w:line="360" w:lineRule="auto"/>
        <w:jc w:val="both"/>
        <w:rPr>
          <w:ins w:author="GUSTAVO DE OLIVEIRA REGO MORAIS" w:date="2025-08-08T21:59:15.853Z" w16du:dateUtc="2025-08-08T21:59:15.853Z" w:id="282868924"/>
          <w:rFonts w:ascii="Times New Roman" w:hAnsi="Times New Roman" w:eastAsia="Times New Roman" w:cs="Times New Roman"/>
          <w:noProof w:val="0"/>
          <w:sz w:val="24"/>
          <w:szCs w:val="24"/>
          <w:lang w:val="pt-BR"/>
          <w:rPrChange w:author="GUSTAVO DE OLIVEIRA REGO MORAIS" w:date="2025-08-08T22:00:05.439Z" w:id="1246029061">
            <w:rPr>
              <w:ins w:author="GUSTAVO DE OLIVEIRA REGO MORAIS" w:date="2025-08-08T21:59:15.853Z" w16du:dateUtc="2025-08-08T21:59:15.853Z" w:id="565096272"/>
              <w:rFonts w:ascii="Consolas" w:hAnsi="Consolas" w:eastAsia="Consolas" w:cs="Consolas"/>
              <w:noProof w:val="0"/>
              <w:sz w:val="24"/>
              <w:szCs w:val="24"/>
              <w:lang w:val="pt-BR"/>
            </w:rPr>
          </w:rPrChange>
        </w:rPr>
        <w:pPrChange w:author="GUSTAVO DE OLIVEIRA REGO MORAIS" w:date="2025-08-08T22:00:28.808Z">
          <w:pPr>
            <w:bidi w:val="0"/>
          </w:pPr>
        </w:pPrChange>
      </w:pPr>
      <w:ins w:author="GUSTAVO DE OLIVEIRA REGO MORAIS" w:date="2025-08-08T21:59:15.853Z" w:id="1841479082">
        <w:r w:rsidRPr="320543F7" w:rsidR="6595920C">
          <w:rPr>
            <w:rFonts w:ascii="Times New Roman" w:hAnsi="Times New Roman" w:eastAsia="Times New Roman" w:cs="Times New Roman"/>
            <w:noProof w:val="0"/>
            <w:sz w:val="24"/>
            <w:szCs w:val="24"/>
            <w:lang w:val="pt-BR"/>
            <w:rPrChange w:author="GUSTAVO DE OLIVEIRA REGO MORAIS" w:date="2025-08-08T22:00:09.791Z" w:id="210740589">
              <w:rPr>
                <w:rFonts w:ascii="Times New Roman" w:hAnsi="Times New Roman" w:eastAsia="Times New Roman" w:cs="Times New Roman"/>
                <w:noProof w:val="0"/>
                <w:sz w:val="24"/>
                <w:szCs w:val="24"/>
                <w:lang w:val="pt-BR"/>
              </w:rPr>
            </w:rPrChange>
          </w:rPr>
          <w:t xml:space="preserve">Valores: </w:t>
        </w:r>
        <w:r w:rsidRPr="320543F7" w:rsidR="6595920C">
          <w:rPr>
            <w:rFonts w:ascii="Times New Roman" w:hAnsi="Times New Roman" w:eastAsia="Times New Roman" w:cs="Times New Roman"/>
            <w:noProof w:val="0"/>
            <w:sz w:val="24"/>
            <w:szCs w:val="24"/>
            <w:lang w:val="pt-BR"/>
            <w:rPrChange w:author="GUSTAVO DE OLIVEIRA REGO MORAIS" w:date="2025-08-08T22:00:05.432Z" w:id="894138176">
              <w:rPr>
                <w:rFonts w:ascii="Consolas" w:hAnsi="Consolas" w:eastAsia="Consolas" w:cs="Consolas"/>
                <w:noProof w:val="0"/>
                <w:sz w:val="24"/>
                <w:szCs w:val="24"/>
                <w:lang w:val="pt-BR"/>
              </w:rPr>
            </w:rPrChange>
          </w:rPr>
          <w:t>GAMER</w:t>
        </w:r>
        <w:r w:rsidRPr="320543F7" w:rsidR="6595920C">
          <w:rPr>
            <w:rFonts w:ascii="Times New Roman" w:hAnsi="Times New Roman" w:eastAsia="Times New Roman" w:cs="Times New Roman"/>
            <w:noProof w:val="0"/>
            <w:sz w:val="24"/>
            <w:szCs w:val="24"/>
            <w:lang w:val="pt-BR"/>
            <w:rPrChange w:author="GUSTAVO DE OLIVEIRA REGO MORAIS" w:date="2025-08-08T22:00:05.432Z" w:id="19846481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3Z" w:id="500545140">
              <w:rPr>
                <w:rFonts w:ascii="Consolas" w:hAnsi="Consolas" w:eastAsia="Consolas" w:cs="Consolas"/>
                <w:noProof w:val="0"/>
                <w:sz w:val="24"/>
                <w:szCs w:val="24"/>
                <w:lang w:val="pt-BR"/>
              </w:rPr>
            </w:rPrChange>
          </w:rPr>
          <w:t>ESCRITORIO</w:t>
        </w:r>
        <w:r w:rsidRPr="320543F7" w:rsidR="6595920C">
          <w:rPr>
            <w:rFonts w:ascii="Times New Roman" w:hAnsi="Times New Roman" w:eastAsia="Times New Roman" w:cs="Times New Roman"/>
            <w:noProof w:val="0"/>
            <w:sz w:val="24"/>
            <w:szCs w:val="24"/>
            <w:lang w:val="pt-BR"/>
            <w:rPrChange w:author="GUSTAVO DE OLIVEIRA REGO MORAIS" w:date="2025-08-08T22:00:05.433Z" w:id="1190912372">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4Z" w:id="1025681206">
              <w:rPr>
                <w:rFonts w:ascii="Consolas" w:hAnsi="Consolas" w:eastAsia="Consolas" w:cs="Consolas"/>
                <w:noProof w:val="0"/>
                <w:sz w:val="24"/>
                <w:szCs w:val="24"/>
                <w:lang w:val="pt-BR"/>
              </w:rPr>
            </w:rPrChange>
          </w:rPr>
          <w:t>EDITOR_VIDEO</w:t>
        </w:r>
        <w:r w:rsidRPr="320543F7" w:rsidR="6595920C">
          <w:rPr>
            <w:rFonts w:ascii="Times New Roman" w:hAnsi="Times New Roman" w:eastAsia="Times New Roman" w:cs="Times New Roman"/>
            <w:noProof w:val="0"/>
            <w:sz w:val="24"/>
            <w:szCs w:val="24"/>
            <w:lang w:val="pt-BR"/>
            <w:rPrChange w:author="GUSTAVO DE OLIVEIRA REGO MORAIS" w:date="2025-08-08T22:00:05.435Z" w:id="149959878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6Z" w:id="1897171866">
              <w:rPr>
                <w:rFonts w:ascii="Consolas" w:hAnsi="Consolas" w:eastAsia="Consolas" w:cs="Consolas"/>
                <w:noProof w:val="0"/>
                <w:sz w:val="24"/>
                <w:szCs w:val="24"/>
                <w:lang w:val="pt-BR"/>
              </w:rPr>
            </w:rPrChange>
          </w:rPr>
          <w:t>PESQUISADOR</w:t>
        </w:r>
        <w:r w:rsidRPr="320543F7" w:rsidR="6595920C">
          <w:rPr>
            <w:rFonts w:ascii="Times New Roman" w:hAnsi="Times New Roman" w:eastAsia="Times New Roman" w:cs="Times New Roman"/>
            <w:noProof w:val="0"/>
            <w:sz w:val="24"/>
            <w:szCs w:val="24"/>
            <w:lang w:val="pt-BR"/>
            <w:rPrChange w:author="GUSTAVO DE OLIVEIRA REGO MORAIS" w:date="2025-08-08T22:00:05.437Z" w:id="13844093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38Z" w:id="1410368115">
              <w:rPr>
                <w:rFonts w:ascii="Consolas" w:hAnsi="Consolas" w:eastAsia="Consolas" w:cs="Consolas"/>
                <w:noProof w:val="0"/>
                <w:sz w:val="24"/>
                <w:szCs w:val="24"/>
                <w:lang w:val="pt-BR"/>
              </w:rPr>
            </w:rPrChange>
          </w:rPr>
          <w:t>STREAMER</w:t>
        </w:r>
      </w:ins>
    </w:p>
    <w:p w:rsidR="6595920C" w:rsidP="320543F7" w:rsidRDefault="6595920C" w14:paraId="08D4B679" w14:textId="268B5DD4">
      <w:pPr>
        <w:pStyle w:val="ListParagraph"/>
        <w:numPr>
          <w:ilvl w:val="0"/>
          <w:numId w:val="159"/>
        </w:numPr>
        <w:bidi w:val="0"/>
        <w:spacing w:before="240" w:beforeAutospacing="off" w:after="240" w:afterAutospacing="off" w:line="360" w:lineRule="auto"/>
        <w:jc w:val="both"/>
        <w:rPr>
          <w:ins w:author="GUSTAVO DE OLIVEIRA REGO MORAIS" w:date="2025-08-08T21:59:15.853Z" w16du:dateUtc="2025-08-08T21:59:15.853Z" w:id="1241967598"/>
          <w:rFonts w:ascii="Times New Roman" w:hAnsi="Times New Roman" w:eastAsia="Times New Roman" w:cs="Times New Roman"/>
          <w:noProof w:val="0"/>
          <w:sz w:val="24"/>
          <w:szCs w:val="24"/>
          <w:lang w:val="pt-BR"/>
          <w:rPrChange w:author="GUSTAVO DE OLIVEIRA REGO MORAIS" w:date="2025-08-08T22:00:05.44Z" w:id="601499241">
            <w:rPr>
              <w:ins w:author="GUSTAVO DE OLIVEIRA REGO MORAIS" w:date="2025-08-08T21:59:15.853Z" w16du:dateUtc="2025-08-08T21:59:15.853Z" w:id="840687449"/>
              <w:rFonts w:ascii="Times New Roman" w:hAnsi="Times New Roman" w:eastAsia="Times New Roman" w:cs="Times New Roman"/>
              <w:noProof w:val="0"/>
              <w:sz w:val="24"/>
              <w:szCs w:val="24"/>
              <w:lang w:val="pt-BR"/>
            </w:rPr>
          </w:rPrChange>
        </w:rPr>
        <w:pPrChange w:author="GUSTAVO DE OLIVEIRA REGO MORAIS" w:date="2025-08-08T22:00:28.808Z">
          <w:pPr>
            <w:bidi w:val="0"/>
          </w:pPr>
        </w:pPrChange>
      </w:pPr>
      <w:ins w:author="GUSTAVO DE OLIVEIRA REGO MORAIS" w:date="2025-08-08T21:59:15.853Z" w:id="1819342805">
        <w:r w:rsidRPr="320543F7" w:rsidR="6595920C">
          <w:rPr>
            <w:rFonts w:ascii="Times New Roman" w:hAnsi="Times New Roman" w:eastAsia="Times New Roman" w:cs="Times New Roman"/>
            <w:noProof w:val="0"/>
            <w:sz w:val="24"/>
            <w:szCs w:val="24"/>
            <w:lang w:val="pt-BR"/>
            <w:rPrChange w:author="GUSTAVO DE OLIVEIRA REGO MORAIS" w:date="2025-08-08T22:00:09.8Z" w:id="2108959966">
              <w:rPr>
                <w:rFonts w:ascii="Times New Roman" w:hAnsi="Times New Roman" w:eastAsia="Times New Roman" w:cs="Times New Roman"/>
                <w:noProof w:val="0"/>
                <w:sz w:val="24"/>
                <w:szCs w:val="24"/>
                <w:lang w:val="pt-BR"/>
              </w:rPr>
            </w:rPrChange>
          </w:rPr>
          <w:t>Descrição: Perfil de uso que orienta prioridades (ex.: desempenho gráfico para GAMER).</w:t>
        </w:r>
      </w:ins>
    </w:p>
    <w:p w:rsidR="320543F7" w:rsidP="320543F7" w:rsidRDefault="320543F7" w14:paraId="5892A661" w14:textId="00F89CFE">
      <w:pPr>
        <w:bidi w:val="0"/>
        <w:spacing w:line="360" w:lineRule="auto"/>
        <w:jc w:val="both"/>
        <w:rPr>
          <w:ins w:author="GUSTAVO DE OLIVEIRA REGO MORAIS" w:date="2025-08-08T21:59:15.853Z" w16du:dateUtc="2025-08-08T21:59:15.853Z" w:id="952533839"/>
          <w:rFonts w:ascii="Times New Roman" w:hAnsi="Times New Roman" w:eastAsia="Times New Roman" w:cs="Times New Roman"/>
          <w:sz w:val="24"/>
          <w:szCs w:val="24"/>
          <w:rPrChange w:author="GUSTAVO DE OLIVEIRA REGO MORAIS" w:date="2025-08-08T22:00:09.801Z" w:id="829088811">
            <w:rPr>
              <w:ins w:author="GUSTAVO DE OLIVEIRA REGO MORAIS" w:date="2025-08-08T21:59:15.853Z" w16du:dateUtc="2025-08-08T21:59:15.853Z" w:id="1484057576"/>
            </w:rPr>
          </w:rPrChange>
        </w:rPr>
        <w:pPrChange w:author="GUSTAVO DE OLIVEIRA REGO MORAIS" w:date="2025-08-08T22:00:28.808Z">
          <w:pPr>
            <w:numPr>
              <w:ilvl w:val="0"/>
              <w:numId w:val="159"/>
            </w:numPr>
            <w:bidi w:val="0"/>
          </w:pPr>
        </w:pPrChange>
      </w:pPr>
    </w:p>
    <w:p w:rsidR="6595920C" w:rsidP="320543F7" w:rsidRDefault="6595920C" w14:paraId="34B836FC" w14:textId="3240DA05">
      <w:pPr>
        <w:pStyle w:val="Heading3"/>
        <w:bidi w:val="0"/>
        <w:spacing w:before="281" w:beforeAutospacing="off" w:after="281" w:afterAutospacing="off" w:line="360" w:lineRule="auto"/>
        <w:jc w:val="both"/>
        <w:rPr>
          <w:ins w:author="GUSTAVO DE OLIVEIRA REGO MORAIS" w:date="2025-08-08T21:59:15.853Z" w16du:dateUtc="2025-08-08T21:59:15.853Z" w:id="445714106"/>
          <w:rFonts w:ascii="Times New Roman" w:hAnsi="Times New Roman" w:eastAsia="Times New Roman" w:cs="Times New Roman"/>
          <w:b w:val="1"/>
          <w:bCs w:val="1"/>
          <w:noProof w:val="0"/>
          <w:sz w:val="24"/>
          <w:szCs w:val="24"/>
          <w:lang w:val="pt-BR"/>
          <w:rPrChange w:author="GUSTAVO DE OLIVEIRA REGO MORAIS" w:date="2025-08-08T22:00:09.801Z" w:id="408357970">
            <w:rPr>
              <w:ins w:author="GUSTAVO DE OLIVEIRA REGO MORAIS" w:date="2025-08-08T21:59:15.853Z" w16du:dateUtc="2025-08-08T21:59:15.853Z" w:id="568114019"/>
              <w:rFonts w:ascii="Times New Roman" w:hAnsi="Times New Roman" w:eastAsia="Times New Roman" w:cs="Times New Roman"/>
              <w:b w:val="1"/>
              <w:bCs w:val="1"/>
              <w:noProof w:val="0"/>
              <w:sz w:val="28"/>
              <w:szCs w:val="28"/>
              <w:lang w:val="pt-BR"/>
            </w:rPr>
          </w:rPrChange>
        </w:rPr>
        <w:pPrChange w:author="GUSTAVO DE OLIVEIRA REGO MORAIS" w:date="2025-08-08T22:00:28.808Z">
          <w:pPr>
            <w:bidi w:val="0"/>
          </w:pPr>
        </w:pPrChange>
      </w:pPr>
      <w:ins w:author="GUSTAVO DE OLIVEIRA REGO MORAIS" w:date="2025-08-08T21:59:15.853Z" w:id="29853441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1Z" w:id="877812225">
              <w:rPr>
                <w:rFonts w:ascii="Times New Roman" w:hAnsi="Times New Roman" w:eastAsia="Times New Roman" w:cs="Times New Roman"/>
                <w:b w:val="1"/>
                <w:bCs w:val="1"/>
                <w:noProof w:val="0"/>
                <w:sz w:val="28"/>
                <w:szCs w:val="28"/>
                <w:lang w:val="pt-BR"/>
              </w:rPr>
            </w:rPrChange>
          </w:rPr>
          <w:t>8.1.3 Descrição dos Relacionamentos</w:t>
        </w:r>
      </w:ins>
    </w:p>
    <w:p w:rsidR="6595920C" w:rsidP="320543F7" w:rsidRDefault="6595920C" w14:paraId="1FAC6632" w14:textId="49969370">
      <w:pPr>
        <w:pStyle w:val="Heading4"/>
        <w:bidi w:val="0"/>
        <w:spacing w:before="319" w:beforeAutospacing="off" w:after="319" w:afterAutospacing="off" w:line="360" w:lineRule="auto"/>
        <w:jc w:val="both"/>
        <w:rPr>
          <w:ins w:author="GUSTAVO DE OLIVEIRA REGO MORAIS" w:date="2025-08-08T21:59:15.853Z" w16du:dateUtc="2025-08-08T21:59:15.853Z" w:id="1397550932"/>
          <w:rFonts w:ascii="Times New Roman" w:hAnsi="Times New Roman" w:eastAsia="Times New Roman" w:cs="Times New Roman"/>
          <w:b w:val="1"/>
          <w:bCs w:val="1"/>
          <w:noProof w:val="0"/>
          <w:sz w:val="24"/>
          <w:szCs w:val="24"/>
          <w:lang w:val="pt-BR"/>
          <w:rPrChange w:author="GUSTAVO DE OLIVEIRA REGO MORAIS" w:date="2025-08-08T22:00:05.444Z" w:id="881312219">
            <w:rPr>
              <w:ins w:author="GUSTAVO DE OLIVEIRA REGO MORAIS" w:date="2025-08-08T21:59:15.853Z" w16du:dateUtc="2025-08-08T21:59:15.853Z" w:id="2071158656"/>
              <w:rFonts w:ascii="Consolas" w:hAnsi="Consolas" w:eastAsia="Consolas" w:cs="Consolas"/>
              <w:b w:val="1"/>
              <w:bCs w:val="1"/>
              <w:noProof w:val="0"/>
              <w:sz w:val="24"/>
              <w:szCs w:val="24"/>
              <w:lang w:val="pt-BR"/>
            </w:rPr>
          </w:rPrChange>
        </w:rPr>
        <w:pPrChange w:author="GUSTAVO DE OLIVEIRA REGO MORAIS" w:date="2025-08-08T22:00:28.809Z">
          <w:pPr>
            <w:bidi w:val="0"/>
          </w:pPr>
        </w:pPrChange>
      </w:pPr>
      <w:ins w:author="GUSTAVO DE OLIVEIRA REGO MORAIS" w:date="2025-08-08T21:59:15.853Z" w:id="201078002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2Z" w:id="673650288">
              <w:rPr>
                <w:rFonts w:ascii="Times New Roman" w:hAnsi="Times New Roman" w:eastAsia="Times New Roman" w:cs="Times New Roman"/>
                <w:b w:val="1"/>
                <w:bCs w:val="1"/>
                <w:noProof w:val="0"/>
                <w:sz w:val="24"/>
                <w:szCs w:val="24"/>
                <w:lang w:val="pt-BR"/>
              </w:rPr>
            </w:rPrChange>
          </w:rPr>
          <w:t xml:space="preserve">8.1.3.1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42Z" w:id="2016123912">
              <w:rPr>
                <w:rFonts w:ascii="Consolas" w:hAnsi="Consolas" w:eastAsia="Consolas" w:cs="Consolas"/>
                <w:b w:val="1"/>
                <w:bCs w:val="1"/>
                <w:noProof w:val="0"/>
                <w:sz w:val="24"/>
                <w:szCs w:val="24"/>
                <w:lang w:val="pt-BR"/>
              </w:rPr>
            </w:rPrChange>
          </w:rPr>
          <w:t>SeçãoRecomendação</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43Z" w:id="1737027585">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43Z" w:id="1946048047">
              <w:rPr>
                <w:rFonts w:ascii="Consolas" w:hAnsi="Consolas" w:eastAsia="Consolas" w:cs="Consolas"/>
                <w:b w:val="1"/>
                <w:bCs w:val="1"/>
                <w:noProof w:val="0"/>
                <w:sz w:val="24"/>
                <w:szCs w:val="24"/>
                <w:lang w:val="pt-BR"/>
              </w:rPr>
            </w:rPrChange>
          </w:rPr>
          <w:t>Build</w:t>
        </w:r>
      </w:ins>
    </w:p>
    <w:p w:rsidR="6595920C" w:rsidP="320543F7" w:rsidRDefault="6595920C" w14:paraId="01E71800" w14:textId="634E9381">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297062191"/>
          <w:rFonts w:ascii="Times New Roman" w:hAnsi="Times New Roman" w:eastAsia="Times New Roman" w:cs="Times New Roman"/>
          <w:noProof w:val="0"/>
          <w:sz w:val="24"/>
          <w:szCs w:val="24"/>
          <w:lang w:val="pt-BR"/>
          <w:rPrChange w:author="GUSTAVO DE OLIVEIRA REGO MORAIS" w:date="2025-08-08T22:00:05.446Z" w:id="1433427412">
            <w:rPr>
              <w:ins w:author="GUSTAVO DE OLIVEIRA REGO MORAIS" w:date="2025-08-08T21:59:15.854Z" w16du:dateUtc="2025-08-08T21:59:15.854Z" w:id="767639753"/>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5457402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4Z" w:id="1427040026">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45Z" w:id="1534095683">
              <w:rPr>
                <w:rFonts w:ascii="Times New Roman" w:hAnsi="Times New Roman" w:eastAsia="Times New Roman" w:cs="Times New Roman"/>
                <w:noProof w:val="0"/>
                <w:sz w:val="24"/>
                <w:szCs w:val="24"/>
                <w:lang w:val="pt-BR"/>
              </w:rPr>
            </w:rPrChange>
          </w:rPr>
          <w:t xml:space="preserve"> Composição/Associação</w:t>
        </w:r>
      </w:ins>
    </w:p>
    <w:p w:rsidR="6595920C" w:rsidP="320543F7" w:rsidRDefault="6595920C" w14:paraId="05F68F0D" w14:textId="5ACB3082">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2093707155"/>
          <w:rFonts w:ascii="Times New Roman" w:hAnsi="Times New Roman" w:eastAsia="Times New Roman" w:cs="Times New Roman"/>
          <w:noProof w:val="0"/>
          <w:sz w:val="24"/>
          <w:szCs w:val="24"/>
          <w:lang w:val="pt-BR"/>
          <w:rPrChange w:author="GUSTAVO DE OLIVEIRA REGO MORAIS" w:date="2025-08-08T22:00:05.449Z" w:id="758029911">
            <w:rPr>
              <w:ins w:author="GUSTAVO DE OLIVEIRA REGO MORAIS" w:date="2025-08-08T21:59:15.854Z" w16du:dateUtc="2025-08-08T21:59:15.854Z" w:id="1365265287"/>
              <w:rFonts w:ascii="Consolas" w:hAnsi="Consolas" w:eastAsia="Consolas" w:cs="Consolas"/>
              <w:noProof w:val="0"/>
              <w:sz w:val="24"/>
              <w:szCs w:val="24"/>
              <w:lang w:val="pt-BR"/>
            </w:rPr>
          </w:rPrChange>
        </w:rPr>
        <w:pPrChange w:author="GUSTAVO DE OLIVEIRA REGO MORAIS" w:date="2025-08-08T22:00:28.809Z">
          <w:pPr>
            <w:bidi w:val="0"/>
          </w:pPr>
        </w:pPrChange>
      </w:pPr>
      <w:ins w:author="GUSTAVO DE OLIVEIRA REGO MORAIS" w:date="2025-08-08T21:59:15.854Z" w:id="98362698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5Z" w:id="126448568">
              <w:rPr>
                <w:rFonts w:ascii="Times New Roman" w:hAnsi="Times New Roman" w:eastAsia="Times New Roman" w:cs="Times New Roman"/>
                <w:b w:val="1"/>
                <w:bCs w:val="1"/>
                <w:noProof w:val="0"/>
                <w:sz w:val="24"/>
                <w:szCs w:val="24"/>
                <w:lang w:val="pt-BR"/>
              </w:rPr>
            </w:rPrChange>
          </w:rPr>
          <w:t>Classes:</w:t>
        </w:r>
        <w:r w:rsidRPr="320543F7" w:rsidR="6595920C">
          <w:rPr>
            <w:rFonts w:ascii="Times New Roman" w:hAnsi="Times New Roman" w:eastAsia="Times New Roman" w:cs="Times New Roman"/>
            <w:noProof w:val="0"/>
            <w:sz w:val="24"/>
            <w:szCs w:val="24"/>
            <w:lang w:val="pt-BR"/>
            <w:rPrChange w:author="GUSTAVO DE OLIVEIRA REGO MORAIS" w:date="2025-08-08T22:00:05.446Z" w:id="47756840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47Z" w:id="63893982">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48Z" w:id="1864581675">
              <w:rPr>
                <w:rFonts w:ascii="Times New Roman" w:hAnsi="Times New Roman" w:eastAsia="Times New Roman" w:cs="Times New Roman"/>
                <w:noProof w:val="0"/>
                <w:sz w:val="24"/>
                <w:szCs w:val="24"/>
                <w:lang w:val="pt-BR"/>
              </w:rPr>
            </w:rPrChange>
          </w:rPr>
          <w:t xml:space="preserve"> ↔ </w:t>
        </w:r>
        <w:r w:rsidRPr="320543F7" w:rsidR="6595920C">
          <w:rPr>
            <w:rFonts w:ascii="Times New Roman" w:hAnsi="Times New Roman" w:eastAsia="Times New Roman" w:cs="Times New Roman"/>
            <w:noProof w:val="0"/>
            <w:sz w:val="24"/>
            <w:szCs w:val="24"/>
            <w:lang w:val="pt-BR"/>
            <w:rPrChange w:author="GUSTAVO DE OLIVEIRA REGO MORAIS" w:date="2025-08-08T22:00:05.449Z" w:id="345027687">
              <w:rPr>
                <w:rFonts w:ascii="Consolas" w:hAnsi="Consolas" w:eastAsia="Consolas" w:cs="Consolas"/>
                <w:noProof w:val="0"/>
                <w:sz w:val="24"/>
                <w:szCs w:val="24"/>
                <w:lang w:val="pt-BR"/>
              </w:rPr>
            </w:rPrChange>
          </w:rPr>
          <w:t>Build</w:t>
        </w:r>
      </w:ins>
    </w:p>
    <w:p w:rsidR="6595920C" w:rsidP="320543F7" w:rsidRDefault="6595920C" w14:paraId="539F8103" w14:textId="63994A08">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157786564"/>
          <w:rFonts w:ascii="Times New Roman" w:hAnsi="Times New Roman" w:eastAsia="Times New Roman" w:cs="Times New Roman"/>
          <w:noProof w:val="0"/>
          <w:sz w:val="24"/>
          <w:szCs w:val="24"/>
          <w:lang w:val="pt-BR"/>
          <w:rPrChange w:author="GUSTAVO DE OLIVEIRA REGO MORAIS" w:date="2025-08-08T22:00:05.452Z" w:id="1949780666">
            <w:rPr>
              <w:ins w:author="GUSTAVO DE OLIVEIRA REGO MORAIS" w:date="2025-08-08T21:59:15.854Z" w16du:dateUtc="2025-08-08T21:59:15.854Z" w:id="441290517"/>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9484119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7Z" w:id="735736494">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5Z" w:id="27702940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51Z" w:id="1838614237">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51Z" w:id="2061710337">
              <w:rPr>
                <w:rFonts w:ascii="Times New Roman" w:hAnsi="Times New Roman" w:eastAsia="Times New Roman" w:cs="Times New Roman"/>
                <w:noProof w:val="0"/>
                <w:sz w:val="24"/>
                <w:szCs w:val="24"/>
                <w:lang w:val="pt-BR"/>
              </w:rPr>
            </w:rPrChange>
          </w:rPr>
          <w:t xml:space="preserve"> agrupa builds geradas.</w:t>
        </w:r>
      </w:ins>
    </w:p>
    <w:p w:rsidR="6595920C" w:rsidP="320543F7" w:rsidRDefault="6595920C" w14:paraId="1ACCB290" w14:textId="72A05191">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393467124"/>
          <w:rFonts w:ascii="Times New Roman" w:hAnsi="Times New Roman" w:eastAsia="Times New Roman" w:cs="Times New Roman"/>
          <w:noProof w:val="0"/>
          <w:sz w:val="24"/>
          <w:szCs w:val="24"/>
          <w:lang w:val="pt-BR"/>
          <w:rPrChange w:author="GUSTAVO DE OLIVEIRA REGO MORAIS" w:date="2025-08-08T22:00:05.456Z" w:id="1805387237">
            <w:rPr>
              <w:ins w:author="GUSTAVO DE OLIVEIRA REGO MORAIS" w:date="2025-08-08T21:59:15.854Z" w16du:dateUtc="2025-08-08T21:59:15.854Z" w:id="1460828644"/>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129823281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09Z" w:id="536343684">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53Z" w:id="8652597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54Z" w:id="790197873">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54Z" w:id="621358569">
              <w:rPr>
                <w:rFonts w:ascii="Times New Roman" w:hAnsi="Times New Roman" w:eastAsia="Times New Roman" w:cs="Times New Roman"/>
                <w:noProof w:val="0"/>
                <w:sz w:val="24"/>
                <w:szCs w:val="24"/>
                <w:lang w:val="pt-BR"/>
              </w:rPr>
            </w:rPrChange>
          </w:rPr>
          <w:t xml:space="preserve"> 0..* → </w:t>
        </w:r>
        <w:r w:rsidRPr="320543F7" w:rsidR="6595920C">
          <w:rPr>
            <w:rFonts w:ascii="Times New Roman" w:hAnsi="Times New Roman" w:eastAsia="Times New Roman" w:cs="Times New Roman"/>
            <w:noProof w:val="0"/>
            <w:sz w:val="24"/>
            <w:szCs w:val="24"/>
            <w:lang w:val="pt-BR"/>
            <w:rPrChange w:author="GUSTAVO DE OLIVEIRA REGO MORAIS" w:date="2025-08-08T22:00:05.455Z" w:id="19123045">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56Z" w:id="19060044">
              <w:rPr>
                <w:rFonts w:ascii="Times New Roman" w:hAnsi="Times New Roman" w:eastAsia="Times New Roman" w:cs="Times New Roman"/>
                <w:noProof w:val="0"/>
                <w:sz w:val="24"/>
                <w:szCs w:val="24"/>
                <w:lang w:val="pt-BR"/>
              </w:rPr>
            </w:rPrChange>
          </w:rPr>
          <w:t xml:space="preserve"> (um para muitos).</w:t>
        </w:r>
      </w:ins>
    </w:p>
    <w:p w:rsidR="6595920C" w:rsidP="320543F7" w:rsidRDefault="6595920C" w14:paraId="360D4CF8" w14:textId="4BC47FCD">
      <w:pPr>
        <w:pStyle w:val="ListParagraph"/>
        <w:numPr>
          <w:ilvl w:val="0"/>
          <w:numId w:val="160"/>
        </w:numPr>
        <w:bidi w:val="0"/>
        <w:spacing w:before="240" w:beforeAutospacing="off" w:after="240" w:afterAutospacing="off" w:line="360" w:lineRule="auto"/>
        <w:jc w:val="both"/>
        <w:rPr>
          <w:ins w:author="GUSTAVO DE OLIVEIRA REGO MORAIS" w:date="2025-08-08T21:59:15.854Z" w16du:dateUtc="2025-08-08T21:59:15.854Z" w:id="1497189220"/>
          <w:rFonts w:ascii="Times New Roman" w:hAnsi="Times New Roman" w:eastAsia="Times New Roman" w:cs="Times New Roman"/>
          <w:noProof w:val="0"/>
          <w:sz w:val="24"/>
          <w:szCs w:val="24"/>
          <w:lang w:val="pt-BR"/>
          <w:rPrChange w:author="GUSTAVO DE OLIVEIRA REGO MORAIS" w:date="2025-08-08T22:00:05.458Z" w:id="1885699463">
            <w:rPr>
              <w:ins w:author="GUSTAVO DE OLIVEIRA REGO MORAIS" w:date="2025-08-08T21:59:15.854Z" w16du:dateUtc="2025-08-08T21:59:15.854Z" w:id="1151438521"/>
              <w:rFonts w:ascii="Times New Roman" w:hAnsi="Times New Roman" w:eastAsia="Times New Roman" w:cs="Times New Roman"/>
              <w:noProof w:val="0"/>
              <w:sz w:val="24"/>
              <w:szCs w:val="24"/>
              <w:lang w:val="pt-BR"/>
            </w:rPr>
          </w:rPrChange>
        </w:rPr>
        <w:pPrChange w:author="GUSTAVO DE OLIVEIRA REGO MORAIS" w:date="2025-08-08T22:00:28.809Z">
          <w:pPr>
            <w:bidi w:val="0"/>
          </w:pPr>
        </w:pPrChange>
      </w:pPr>
      <w:ins w:author="GUSTAVO DE OLIVEIRA REGO MORAIS" w:date="2025-08-08T21:59:15.854Z" w:id="28103506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3Z" w:id="184143376">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57Z" w:id="885621209">
              <w:rPr>
                <w:rFonts w:ascii="Times New Roman" w:hAnsi="Times New Roman" w:eastAsia="Times New Roman" w:cs="Times New Roman"/>
                <w:noProof w:val="0"/>
                <w:sz w:val="24"/>
                <w:szCs w:val="24"/>
                <w:lang w:val="pt-BR"/>
              </w:rPr>
            </w:rPrChange>
          </w:rPr>
          <w:t xml:space="preserve"> Bidirecional.</w:t>
        </w:r>
      </w:ins>
    </w:p>
    <w:p w:rsidR="6595920C" w:rsidP="320543F7" w:rsidRDefault="6595920C" w14:paraId="2665B94C" w14:textId="6F6CE5A9">
      <w:pPr>
        <w:pStyle w:val="Heading4"/>
        <w:bidi w:val="0"/>
        <w:spacing w:before="319" w:beforeAutospacing="off" w:after="319" w:afterAutospacing="off" w:line="360" w:lineRule="auto"/>
        <w:jc w:val="both"/>
        <w:rPr>
          <w:ins w:author="GUSTAVO DE OLIVEIRA REGO MORAIS" w:date="2025-08-08T21:59:15.854Z" w16du:dateUtc="2025-08-08T21:59:15.854Z" w:id="1543728614"/>
          <w:rFonts w:ascii="Times New Roman" w:hAnsi="Times New Roman" w:eastAsia="Times New Roman" w:cs="Times New Roman"/>
          <w:b w:val="1"/>
          <w:bCs w:val="1"/>
          <w:noProof w:val="0"/>
          <w:sz w:val="24"/>
          <w:szCs w:val="24"/>
          <w:lang w:val="pt-BR"/>
          <w:rPrChange w:author="GUSTAVO DE OLIVEIRA REGO MORAIS" w:date="2025-08-08T22:00:05.461Z" w:id="56834055">
            <w:rPr>
              <w:ins w:author="GUSTAVO DE OLIVEIRA REGO MORAIS" w:date="2025-08-08T21:59:15.854Z" w16du:dateUtc="2025-08-08T21:59:15.854Z" w:id="1843594092"/>
              <w:rFonts w:ascii="Consolas" w:hAnsi="Consolas" w:eastAsia="Consolas" w:cs="Consolas"/>
              <w:b w:val="1"/>
              <w:bCs w:val="1"/>
              <w:noProof w:val="0"/>
              <w:sz w:val="24"/>
              <w:szCs w:val="24"/>
              <w:lang w:val="pt-BR"/>
            </w:rPr>
          </w:rPrChange>
        </w:rPr>
        <w:pPrChange w:author="GUSTAVO DE OLIVEIRA REGO MORAIS" w:date="2025-08-08T22:00:28.81Z">
          <w:pPr>
            <w:numPr>
              <w:ilvl w:val="0"/>
              <w:numId w:val="160"/>
            </w:numPr>
            <w:bidi w:val="0"/>
          </w:pPr>
        </w:pPrChange>
      </w:pPr>
      <w:ins w:author="GUSTAVO DE OLIVEIRA REGO MORAIS" w:date="2025-08-08T21:59:15.854Z" w:id="13495661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4Z" w:id="1886565185">
              <w:rPr>
                <w:rFonts w:ascii="Times New Roman" w:hAnsi="Times New Roman" w:eastAsia="Times New Roman" w:cs="Times New Roman"/>
                <w:b w:val="1"/>
                <w:bCs w:val="1"/>
                <w:noProof w:val="0"/>
                <w:sz w:val="24"/>
                <w:szCs w:val="24"/>
                <w:lang w:val="pt-BR"/>
              </w:rPr>
            </w:rPrChange>
          </w:rPr>
          <w:t xml:space="preserve">8.1.3.2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59Z" w:id="1226648811">
              <w:rPr>
                <w:rFonts w:ascii="Consolas" w:hAnsi="Consolas" w:eastAsia="Consolas" w:cs="Consolas"/>
                <w:b w:val="1"/>
                <w:bCs w:val="1"/>
                <w:noProof w:val="0"/>
                <w:sz w:val="24"/>
                <w:szCs w:val="24"/>
                <w:lang w:val="pt-BR"/>
              </w:rPr>
            </w:rPrChange>
          </w:rPr>
          <w:t>SeçãoRecomendação</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6Z" w:id="2083006450">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6Z" w:id="1198623434">
              <w:rPr>
                <w:rFonts w:ascii="Consolas" w:hAnsi="Consolas" w:eastAsia="Consolas" w:cs="Consolas"/>
                <w:b w:val="1"/>
                <w:bCs w:val="1"/>
                <w:noProof w:val="0"/>
                <w:sz w:val="24"/>
                <w:szCs w:val="24"/>
                <w:lang w:val="pt-BR"/>
              </w:rPr>
            </w:rPrChange>
          </w:rPr>
          <w:t>PreferenciaUsuario</w:t>
        </w:r>
      </w:ins>
    </w:p>
    <w:p w:rsidR="6595920C" w:rsidP="320543F7" w:rsidRDefault="6595920C" w14:paraId="10DD49C9" w14:textId="5429E2A0">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829259961"/>
          <w:rFonts w:ascii="Times New Roman" w:hAnsi="Times New Roman" w:eastAsia="Times New Roman" w:cs="Times New Roman"/>
          <w:noProof w:val="0"/>
          <w:sz w:val="24"/>
          <w:szCs w:val="24"/>
          <w:lang w:val="pt-BR"/>
          <w:rPrChange w:author="GUSTAVO DE OLIVEIRA REGO MORAIS" w:date="2025-08-08T22:00:05.463Z" w:id="2071124626">
            <w:rPr>
              <w:ins w:author="GUSTAVO DE OLIVEIRA REGO MORAIS" w:date="2025-08-08T21:59:15.854Z" w16du:dateUtc="2025-08-08T21:59:15.854Z" w:id="1312580332"/>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56881661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6Z" w:id="1328387086">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62Z" w:id="620347849">
              <w:rPr>
                <w:rFonts w:ascii="Times New Roman" w:hAnsi="Times New Roman" w:eastAsia="Times New Roman" w:cs="Times New Roman"/>
                <w:noProof w:val="0"/>
                <w:sz w:val="24"/>
                <w:szCs w:val="24"/>
                <w:lang w:val="pt-BR"/>
              </w:rPr>
            </w:rPrChange>
          </w:rPr>
          <w:t xml:space="preserve"> Associação</w:t>
        </w:r>
      </w:ins>
    </w:p>
    <w:p w:rsidR="6595920C" w:rsidP="320543F7" w:rsidRDefault="6595920C" w14:paraId="6FD3B98C" w14:textId="22FBFAEA">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496829405"/>
          <w:rFonts w:ascii="Times New Roman" w:hAnsi="Times New Roman" w:eastAsia="Times New Roman" w:cs="Times New Roman"/>
          <w:noProof w:val="0"/>
          <w:sz w:val="24"/>
          <w:szCs w:val="24"/>
          <w:lang w:val="pt-BR"/>
          <w:rPrChange w:author="GUSTAVO DE OLIVEIRA REGO MORAIS" w:date="2025-08-08T22:00:05.467Z" w:id="1749761954">
            <w:rPr>
              <w:ins w:author="GUSTAVO DE OLIVEIRA REGO MORAIS" w:date="2025-08-08T21:59:15.854Z" w16du:dateUtc="2025-08-08T21:59:15.854Z" w:id="2111532989"/>
              <w:rFonts w:ascii="Consolas" w:hAnsi="Consolas" w:eastAsia="Consolas" w:cs="Consolas"/>
              <w:noProof w:val="0"/>
              <w:sz w:val="24"/>
              <w:szCs w:val="24"/>
              <w:lang w:val="pt-BR"/>
            </w:rPr>
          </w:rPrChange>
        </w:rPr>
        <w:pPrChange w:author="GUSTAVO DE OLIVEIRA REGO MORAIS" w:date="2025-08-08T22:00:28.81Z">
          <w:pPr>
            <w:bidi w:val="0"/>
          </w:pPr>
        </w:pPrChange>
      </w:pPr>
      <w:ins w:author="GUSTAVO DE OLIVEIRA REGO MORAIS" w:date="2025-08-08T21:59:15.854Z" w:id="181392981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17Z" w:id="317163481">
              <w:rPr>
                <w:rFonts w:ascii="Times New Roman" w:hAnsi="Times New Roman" w:eastAsia="Times New Roman" w:cs="Times New Roman"/>
                <w:b w:val="1"/>
                <w:bCs w:val="1"/>
                <w:noProof w:val="0"/>
                <w:sz w:val="24"/>
                <w:szCs w:val="24"/>
                <w:lang w:val="pt-BR"/>
              </w:rPr>
            </w:rPrChange>
          </w:rPr>
          <w:t>Classes:</w:t>
        </w:r>
        <w:r w:rsidRPr="320543F7" w:rsidR="6595920C">
          <w:rPr>
            <w:rFonts w:ascii="Times New Roman" w:hAnsi="Times New Roman" w:eastAsia="Times New Roman" w:cs="Times New Roman"/>
            <w:noProof w:val="0"/>
            <w:sz w:val="24"/>
            <w:szCs w:val="24"/>
            <w:lang w:val="pt-BR"/>
            <w:rPrChange w:author="GUSTAVO DE OLIVEIRA REGO MORAIS" w:date="2025-08-08T22:00:05.464Z" w:id="113827031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65Z" w:id="1184382694">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466Z" w:id="111650562">
              <w:rPr>
                <w:rFonts w:ascii="Times New Roman" w:hAnsi="Times New Roman" w:eastAsia="Times New Roman" w:cs="Times New Roman"/>
                <w:noProof w:val="0"/>
                <w:sz w:val="24"/>
                <w:szCs w:val="24"/>
                <w:lang w:val="pt-BR"/>
              </w:rPr>
            </w:rPrChange>
          </w:rPr>
          <w:t xml:space="preserve"> ↔ </w:t>
        </w:r>
        <w:r w:rsidRPr="320543F7" w:rsidR="6595920C">
          <w:rPr>
            <w:rFonts w:ascii="Times New Roman" w:hAnsi="Times New Roman" w:eastAsia="Times New Roman" w:cs="Times New Roman"/>
            <w:noProof w:val="0"/>
            <w:sz w:val="24"/>
            <w:szCs w:val="24"/>
            <w:lang w:val="pt-BR"/>
            <w:rPrChange w:author="GUSTAVO DE OLIVEIRA REGO MORAIS" w:date="2025-08-08T22:00:05.466Z" w:id="971594839">
              <w:rPr>
                <w:rFonts w:ascii="Consolas" w:hAnsi="Consolas" w:eastAsia="Consolas" w:cs="Consolas"/>
                <w:noProof w:val="0"/>
                <w:sz w:val="24"/>
                <w:szCs w:val="24"/>
                <w:lang w:val="pt-BR"/>
              </w:rPr>
            </w:rPrChange>
          </w:rPr>
          <w:t>PreferenciaUsuario</w:t>
        </w:r>
      </w:ins>
    </w:p>
    <w:p w:rsidR="6595920C" w:rsidP="320543F7" w:rsidRDefault="6595920C" w14:paraId="01A0BC95" w14:textId="690F34EA">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751886870"/>
          <w:rFonts w:ascii="Times New Roman" w:hAnsi="Times New Roman" w:eastAsia="Times New Roman" w:cs="Times New Roman"/>
          <w:noProof w:val="0"/>
          <w:sz w:val="24"/>
          <w:szCs w:val="24"/>
          <w:lang w:val="pt-BR"/>
          <w:rPrChange w:author="GUSTAVO DE OLIVEIRA REGO MORAIS" w:date="2025-08-08T22:00:05.469Z" w:id="1912179314">
            <w:rPr>
              <w:ins w:author="GUSTAVO DE OLIVEIRA REGO MORAIS" w:date="2025-08-08T21:59:15.854Z" w16du:dateUtc="2025-08-08T21:59:15.854Z" w:id="2017679416"/>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43910145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Z" w:id="1120685819">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68Z" w:id="1927887137">
              <w:rPr>
                <w:rFonts w:ascii="Times New Roman" w:hAnsi="Times New Roman" w:eastAsia="Times New Roman" w:cs="Times New Roman"/>
                <w:noProof w:val="0"/>
                <w:sz w:val="24"/>
                <w:szCs w:val="24"/>
                <w:lang w:val="pt-BR"/>
              </w:rPr>
            </w:rPrChange>
          </w:rPr>
          <w:t xml:space="preserve"> Preferências definem parâmetros para geração da seção.</w:t>
        </w:r>
      </w:ins>
    </w:p>
    <w:p w:rsidR="6595920C" w:rsidP="320543F7" w:rsidRDefault="6595920C" w14:paraId="3333CCEF" w14:textId="3F0FF9D3">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1231493046"/>
          <w:rFonts w:ascii="Times New Roman" w:hAnsi="Times New Roman" w:eastAsia="Times New Roman" w:cs="Times New Roman"/>
          <w:noProof w:val="0"/>
          <w:sz w:val="24"/>
          <w:szCs w:val="24"/>
          <w:lang w:val="pt-BR"/>
          <w:rPrChange w:author="GUSTAVO DE OLIVEIRA REGO MORAIS" w:date="2025-08-08T22:00:05.47Z" w:id="2075277830">
            <w:rPr>
              <w:ins w:author="GUSTAVO DE OLIVEIRA REGO MORAIS" w:date="2025-08-08T21:59:15.854Z" w16du:dateUtc="2025-08-08T21:59:15.854Z" w:id="126827833"/>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561531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Z" w:id="1076949831">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7Z" w:id="570828557">
              <w:rPr>
                <w:rFonts w:ascii="Times New Roman" w:hAnsi="Times New Roman" w:eastAsia="Times New Roman" w:cs="Times New Roman"/>
                <w:noProof w:val="0"/>
                <w:sz w:val="24"/>
                <w:szCs w:val="24"/>
                <w:lang w:val="pt-BR"/>
              </w:rPr>
            </w:rPrChange>
          </w:rPr>
          <w:t xml:space="preserve"> 1 → 1.</w:t>
        </w:r>
      </w:ins>
    </w:p>
    <w:p w:rsidR="6595920C" w:rsidP="320543F7" w:rsidRDefault="6595920C" w14:paraId="5B379A75" w14:textId="04C37B19">
      <w:pPr>
        <w:pStyle w:val="ListParagraph"/>
        <w:numPr>
          <w:ilvl w:val="0"/>
          <w:numId w:val="161"/>
        </w:numPr>
        <w:bidi w:val="0"/>
        <w:spacing w:before="240" w:beforeAutospacing="off" w:after="240" w:afterAutospacing="off" w:line="360" w:lineRule="auto"/>
        <w:jc w:val="both"/>
        <w:rPr>
          <w:ins w:author="GUSTAVO DE OLIVEIRA REGO MORAIS" w:date="2025-08-08T21:59:15.854Z" w16du:dateUtc="2025-08-08T21:59:15.854Z" w:id="879792627"/>
          <w:rFonts w:ascii="Times New Roman" w:hAnsi="Times New Roman" w:eastAsia="Times New Roman" w:cs="Times New Roman"/>
          <w:noProof w:val="0"/>
          <w:sz w:val="24"/>
          <w:szCs w:val="24"/>
          <w:lang w:val="pt-BR"/>
          <w:rPrChange w:author="GUSTAVO DE OLIVEIRA REGO MORAIS" w:date="2025-08-08T22:00:05.472Z" w:id="1085030808">
            <w:rPr>
              <w:ins w:author="GUSTAVO DE OLIVEIRA REGO MORAIS" w:date="2025-08-08T21:59:15.854Z" w16du:dateUtc="2025-08-08T21:59:15.854Z" w:id="806105781"/>
              <w:rFonts w:ascii="Times New Roman" w:hAnsi="Times New Roman" w:eastAsia="Times New Roman" w:cs="Times New Roman"/>
              <w:noProof w:val="0"/>
              <w:sz w:val="24"/>
              <w:szCs w:val="24"/>
              <w:lang w:val="pt-BR"/>
            </w:rPr>
          </w:rPrChange>
        </w:rPr>
        <w:pPrChange w:author="GUSTAVO DE OLIVEIRA REGO MORAIS" w:date="2025-08-08T22:00:28.81Z">
          <w:pPr>
            <w:bidi w:val="0"/>
          </w:pPr>
        </w:pPrChange>
      </w:pPr>
      <w:ins w:author="GUSTAVO DE OLIVEIRA REGO MORAIS" w:date="2025-08-08T21:59:15.854Z" w:id="67586840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1Z" w:id="1114724579">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71Z" w:id="1448189560">
              <w:rPr>
                <w:rFonts w:ascii="Times New Roman" w:hAnsi="Times New Roman" w:eastAsia="Times New Roman" w:cs="Times New Roman"/>
                <w:noProof w:val="0"/>
                <w:sz w:val="24"/>
                <w:szCs w:val="24"/>
                <w:lang w:val="pt-BR"/>
              </w:rPr>
            </w:rPrChange>
          </w:rPr>
          <w:t xml:space="preserve"> Unidirecional (Seção usa Preferência).</w:t>
        </w:r>
      </w:ins>
    </w:p>
    <w:p w:rsidR="6595920C" w:rsidP="320543F7" w:rsidRDefault="6595920C" w14:paraId="710935EA" w14:textId="4DAFFB79">
      <w:pPr>
        <w:pStyle w:val="Heading4"/>
        <w:bidi w:val="0"/>
        <w:spacing w:before="319" w:beforeAutospacing="off" w:after="319" w:afterAutospacing="off" w:line="360" w:lineRule="auto"/>
        <w:jc w:val="both"/>
        <w:rPr>
          <w:ins w:author="GUSTAVO DE OLIVEIRA REGO MORAIS" w:date="2025-08-08T21:59:15.854Z" w16du:dateUtc="2025-08-08T21:59:15.854Z" w:id="1273855859"/>
          <w:rFonts w:ascii="Times New Roman" w:hAnsi="Times New Roman" w:eastAsia="Times New Roman" w:cs="Times New Roman"/>
          <w:b w:val="1"/>
          <w:bCs w:val="1"/>
          <w:noProof w:val="0"/>
          <w:sz w:val="24"/>
          <w:szCs w:val="24"/>
          <w:lang w:val="pt-BR"/>
          <w:rPrChange w:author="GUSTAVO DE OLIVEIRA REGO MORAIS" w:date="2025-08-08T22:00:05.475Z" w:id="411189066">
            <w:rPr>
              <w:ins w:author="GUSTAVO DE OLIVEIRA REGO MORAIS" w:date="2025-08-08T21:59:15.854Z" w16du:dateUtc="2025-08-08T21:59:15.854Z" w:id="394347401"/>
              <w:rFonts w:ascii="Consolas" w:hAnsi="Consolas" w:eastAsia="Consolas" w:cs="Consolas"/>
              <w:b w:val="1"/>
              <w:bCs w:val="1"/>
              <w:noProof w:val="0"/>
              <w:sz w:val="24"/>
              <w:szCs w:val="24"/>
              <w:lang w:val="pt-BR"/>
            </w:rPr>
          </w:rPrChange>
        </w:rPr>
        <w:pPrChange w:author="GUSTAVO DE OLIVEIRA REGO MORAIS" w:date="2025-08-08T22:00:28.811Z">
          <w:pPr>
            <w:numPr>
              <w:ilvl w:val="0"/>
              <w:numId w:val="161"/>
            </w:numPr>
            <w:bidi w:val="0"/>
          </w:pPr>
        </w:pPrChange>
      </w:pPr>
      <w:ins w:author="GUSTAVO DE OLIVEIRA REGO MORAIS" w:date="2025-08-08T21:59:15.854Z" w:id="208019880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2Z" w:id="730291749">
              <w:rPr>
                <w:rFonts w:ascii="Times New Roman" w:hAnsi="Times New Roman" w:eastAsia="Times New Roman" w:cs="Times New Roman"/>
                <w:b w:val="1"/>
                <w:bCs w:val="1"/>
                <w:noProof w:val="0"/>
                <w:sz w:val="24"/>
                <w:szCs w:val="24"/>
                <w:lang w:val="pt-BR"/>
              </w:rPr>
            </w:rPrChange>
          </w:rPr>
          <w:t xml:space="preserve">8.1.3.3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73Z" w:id="697771351">
              <w:rPr>
                <w:rFonts w:ascii="Consolas" w:hAnsi="Consolas" w:eastAsia="Consolas" w:cs="Consolas"/>
                <w:b w:val="1"/>
                <w:bCs w:val="1"/>
                <w:noProof w:val="0"/>
                <w:sz w:val="24"/>
                <w:szCs w:val="24"/>
                <w:lang w:val="pt-BR"/>
              </w:rPr>
            </w:rPrChange>
          </w:rPr>
          <w:t>IARecomendação</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74Z" w:id="5440120">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75Z" w:id="836321724">
              <w:rPr>
                <w:rFonts w:ascii="Consolas" w:hAnsi="Consolas" w:eastAsia="Consolas" w:cs="Consolas"/>
                <w:b w:val="1"/>
                <w:bCs w:val="1"/>
                <w:noProof w:val="0"/>
                <w:sz w:val="24"/>
                <w:szCs w:val="24"/>
                <w:lang w:val="pt-BR"/>
              </w:rPr>
            </w:rPrChange>
          </w:rPr>
          <w:t>Build</w:t>
        </w:r>
      </w:ins>
    </w:p>
    <w:p w:rsidR="6595920C" w:rsidP="320543F7" w:rsidRDefault="6595920C" w14:paraId="3B6C95C2" w14:textId="133893E1">
      <w:pPr>
        <w:pStyle w:val="ListParagraph"/>
        <w:numPr>
          <w:ilvl w:val="0"/>
          <w:numId w:val="162"/>
        </w:numPr>
        <w:bidi w:val="0"/>
        <w:spacing w:before="240" w:beforeAutospacing="off" w:after="240" w:afterAutospacing="off" w:line="360" w:lineRule="auto"/>
        <w:jc w:val="both"/>
        <w:rPr>
          <w:ins w:author="GUSTAVO DE OLIVEIRA REGO MORAIS" w:date="2025-08-08T21:59:15.854Z" w16du:dateUtc="2025-08-08T21:59:15.854Z" w:id="507731503"/>
          <w:rFonts w:ascii="Times New Roman" w:hAnsi="Times New Roman" w:eastAsia="Times New Roman" w:cs="Times New Roman"/>
          <w:noProof w:val="0"/>
          <w:sz w:val="24"/>
          <w:szCs w:val="24"/>
          <w:lang w:val="pt-BR"/>
          <w:rPrChange w:author="GUSTAVO DE OLIVEIRA REGO MORAIS" w:date="2025-08-08T22:00:05.477Z" w:id="650393291">
            <w:rPr>
              <w:ins w:author="GUSTAVO DE OLIVEIRA REGO MORAIS" w:date="2025-08-08T21:59:15.854Z" w16du:dateUtc="2025-08-08T21:59:15.854Z" w:id="1725701726"/>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4Z" w:id="161750132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4Z" w:id="877029573">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77Z" w:id="1531808592">
              <w:rPr>
                <w:rFonts w:ascii="Times New Roman" w:hAnsi="Times New Roman" w:eastAsia="Times New Roman" w:cs="Times New Roman"/>
                <w:noProof w:val="0"/>
                <w:sz w:val="24"/>
                <w:szCs w:val="24"/>
                <w:lang w:val="pt-BR"/>
              </w:rPr>
            </w:rPrChange>
          </w:rPr>
          <w:t xml:space="preserve"> Dependência/Uso</w:t>
        </w:r>
      </w:ins>
    </w:p>
    <w:p w:rsidR="6595920C" w:rsidP="320543F7" w:rsidRDefault="6595920C" w14:paraId="4D9F612C" w14:textId="33A979B4">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767402904"/>
          <w:rFonts w:ascii="Times New Roman" w:hAnsi="Times New Roman" w:eastAsia="Times New Roman" w:cs="Times New Roman"/>
          <w:noProof w:val="0"/>
          <w:sz w:val="24"/>
          <w:szCs w:val="24"/>
          <w:lang w:val="pt-BR"/>
          <w:rPrChange w:author="GUSTAVO DE OLIVEIRA REGO MORAIS" w:date="2025-08-08T22:00:05.48Z" w:id="37546517">
            <w:rPr>
              <w:ins w:author="GUSTAVO DE OLIVEIRA REGO MORAIS" w:date="2025-08-08T21:59:15.855Z" w16du:dateUtc="2025-08-08T21:59:15.855Z" w:id="1909638936"/>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117121890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5Z" w:id="706116026">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78Z" w:id="1352223828">
              <w:rPr>
                <w:rFonts w:ascii="Times New Roman" w:hAnsi="Times New Roman" w:eastAsia="Times New Roman" w:cs="Times New Roman"/>
                <w:noProof w:val="0"/>
                <w:sz w:val="24"/>
                <w:szCs w:val="24"/>
                <w:lang w:val="pt-BR"/>
              </w:rPr>
            </w:rPrChange>
          </w:rPr>
          <w:t xml:space="preserve"> IA gera e modifica objetos </w:t>
        </w:r>
        <w:r w:rsidRPr="320543F7" w:rsidR="6595920C">
          <w:rPr>
            <w:rFonts w:ascii="Times New Roman" w:hAnsi="Times New Roman" w:eastAsia="Times New Roman" w:cs="Times New Roman"/>
            <w:noProof w:val="0"/>
            <w:sz w:val="24"/>
            <w:szCs w:val="24"/>
            <w:lang w:val="pt-BR"/>
            <w:rPrChange w:author="GUSTAVO DE OLIVEIRA REGO MORAIS" w:date="2025-08-08T22:00:05.479Z" w:id="1385591336">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79Z" w:id="796144474">
              <w:rPr>
                <w:rFonts w:ascii="Times New Roman" w:hAnsi="Times New Roman" w:eastAsia="Times New Roman" w:cs="Times New Roman"/>
                <w:noProof w:val="0"/>
                <w:sz w:val="24"/>
                <w:szCs w:val="24"/>
                <w:lang w:val="pt-BR"/>
              </w:rPr>
            </w:rPrChange>
          </w:rPr>
          <w:t>.</w:t>
        </w:r>
      </w:ins>
    </w:p>
    <w:p w:rsidR="6595920C" w:rsidP="320543F7" w:rsidRDefault="6595920C" w14:paraId="1DA9E534" w14:textId="59ED1899">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239688901"/>
          <w:rFonts w:ascii="Times New Roman" w:hAnsi="Times New Roman" w:eastAsia="Times New Roman" w:cs="Times New Roman"/>
          <w:noProof w:val="0"/>
          <w:sz w:val="24"/>
          <w:szCs w:val="24"/>
          <w:lang w:val="pt-BR"/>
          <w:rPrChange w:author="GUSTAVO DE OLIVEIRA REGO MORAIS" w:date="2025-08-08T22:00:05.481Z" w:id="1535119467">
            <w:rPr>
              <w:ins w:author="GUSTAVO DE OLIVEIRA REGO MORAIS" w:date="2025-08-08T21:59:15.855Z" w16du:dateUtc="2025-08-08T21:59:15.855Z" w:id="1620083489"/>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118642726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7Z" w:id="1899061832">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81Z" w:id="993581225">
              <w:rPr>
                <w:rFonts w:ascii="Times New Roman" w:hAnsi="Times New Roman" w:eastAsia="Times New Roman" w:cs="Times New Roman"/>
                <w:noProof w:val="0"/>
                <w:sz w:val="24"/>
                <w:szCs w:val="24"/>
                <w:lang w:val="pt-BR"/>
              </w:rPr>
            </w:rPrChange>
          </w:rPr>
          <w:t xml:space="preserve"> N/A.</w:t>
        </w:r>
      </w:ins>
    </w:p>
    <w:p w:rsidR="6595920C" w:rsidP="320543F7" w:rsidRDefault="6595920C" w14:paraId="417EE66F" w14:textId="4ED64F20">
      <w:pPr>
        <w:pStyle w:val="ListParagraph"/>
        <w:numPr>
          <w:ilvl w:val="0"/>
          <w:numId w:val="162"/>
        </w:numPr>
        <w:bidi w:val="0"/>
        <w:spacing w:before="240" w:beforeAutospacing="off" w:after="240" w:afterAutospacing="off" w:line="360" w:lineRule="auto"/>
        <w:jc w:val="both"/>
        <w:rPr>
          <w:ins w:author="GUSTAVO DE OLIVEIRA REGO MORAIS" w:date="2025-08-08T21:59:15.855Z" w16du:dateUtc="2025-08-08T21:59:15.855Z" w:id="1028706698"/>
          <w:rFonts w:ascii="Times New Roman" w:hAnsi="Times New Roman" w:eastAsia="Times New Roman" w:cs="Times New Roman"/>
          <w:noProof w:val="0"/>
          <w:sz w:val="24"/>
          <w:szCs w:val="24"/>
          <w:lang w:val="pt-BR"/>
          <w:rPrChange w:author="GUSTAVO DE OLIVEIRA REGO MORAIS" w:date="2025-08-08T22:00:05.483Z" w:id="103666878">
            <w:rPr>
              <w:ins w:author="GUSTAVO DE OLIVEIRA REGO MORAIS" w:date="2025-08-08T21:59:15.855Z" w16du:dateUtc="2025-08-08T21:59:15.855Z" w:id="451222112"/>
              <w:rFonts w:ascii="Times New Roman" w:hAnsi="Times New Roman" w:eastAsia="Times New Roman" w:cs="Times New Roman"/>
              <w:noProof w:val="0"/>
              <w:sz w:val="24"/>
              <w:szCs w:val="24"/>
              <w:lang w:val="pt-BR"/>
            </w:rPr>
          </w:rPrChange>
        </w:rPr>
        <w:pPrChange w:author="GUSTAVO DE OLIVEIRA REGO MORAIS" w:date="2025-08-08T22:00:28.811Z">
          <w:pPr>
            <w:bidi w:val="0"/>
          </w:pPr>
        </w:pPrChange>
      </w:pPr>
      <w:ins w:author="GUSTAVO DE OLIVEIRA REGO MORAIS" w:date="2025-08-08T21:59:15.855Z" w:id="214737966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8Z" w:id="157679572">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82Z" w:id="1000422887">
              <w:rPr>
                <w:rFonts w:ascii="Times New Roman" w:hAnsi="Times New Roman" w:eastAsia="Times New Roman" w:cs="Times New Roman"/>
                <w:noProof w:val="0"/>
                <w:sz w:val="24"/>
                <w:szCs w:val="24"/>
                <w:lang w:val="pt-BR"/>
              </w:rPr>
            </w:rPrChange>
          </w:rPr>
          <w:t xml:space="preserve"> Unidirecional (IA → Build).</w:t>
        </w:r>
      </w:ins>
    </w:p>
    <w:p w:rsidR="6595920C" w:rsidP="320543F7" w:rsidRDefault="6595920C" w14:paraId="5F515825" w14:textId="663E9BAC">
      <w:pPr>
        <w:pStyle w:val="Heading4"/>
        <w:bidi w:val="0"/>
        <w:spacing w:before="319" w:beforeAutospacing="off" w:after="319" w:afterAutospacing="off" w:line="360" w:lineRule="auto"/>
        <w:jc w:val="both"/>
        <w:rPr>
          <w:ins w:author="GUSTAVO DE OLIVEIRA REGO MORAIS" w:date="2025-08-08T21:59:15.855Z" w16du:dateUtc="2025-08-08T21:59:15.855Z" w:id="1178820568"/>
          <w:rFonts w:ascii="Times New Roman" w:hAnsi="Times New Roman" w:eastAsia="Times New Roman" w:cs="Times New Roman"/>
          <w:b w:val="1"/>
          <w:bCs w:val="1"/>
          <w:noProof w:val="0"/>
          <w:sz w:val="24"/>
          <w:szCs w:val="24"/>
          <w:lang w:val="pt-BR"/>
          <w:rPrChange w:author="GUSTAVO DE OLIVEIRA REGO MORAIS" w:date="2025-08-08T22:00:05.486Z" w:id="512817782">
            <w:rPr>
              <w:ins w:author="GUSTAVO DE OLIVEIRA REGO MORAIS" w:date="2025-08-08T21:59:15.855Z" w16du:dateUtc="2025-08-08T21:59:15.855Z" w:id="1707111401"/>
              <w:rFonts w:ascii="Consolas" w:hAnsi="Consolas" w:eastAsia="Consolas" w:cs="Consolas"/>
              <w:b w:val="1"/>
              <w:bCs w:val="1"/>
              <w:noProof w:val="0"/>
              <w:sz w:val="24"/>
              <w:szCs w:val="24"/>
              <w:lang w:val="pt-BR"/>
            </w:rPr>
          </w:rPrChange>
        </w:rPr>
        <w:pPrChange w:author="GUSTAVO DE OLIVEIRA REGO MORAIS" w:date="2025-08-08T22:00:28.811Z">
          <w:pPr>
            <w:numPr>
              <w:ilvl w:val="0"/>
              <w:numId w:val="162"/>
            </w:numPr>
            <w:bidi w:val="0"/>
          </w:pPr>
        </w:pPrChange>
      </w:pPr>
      <w:ins w:author="GUSTAVO DE OLIVEIRA REGO MORAIS" w:date="2025-08-08T21:59:15.855Z" w:id="112738852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29Z" w:id="1179801620">
              <w:rPr>
                <w:rFonts w:ascii="Times New Roman" w:hAnsi="Times New Roman" w:eastAsia="Times New Roman" w:cs="Times New Roman"/>
                <w:b w:val="1"/>
                <w:bCs w:val="1"/>
                <w:noProof w:val="0"/>
                <w:sz w:val="24"/>
                <w:szCs w:val="24"/>
                <w:lang w:val="pt-BR"/>
              </w:rPr>
            </w:rPrChange>
          </w:rPr>
          <w:t xml:space="preserve">8.1.3.4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84Z" w:id="558800170">
              <w:rPr>
                <w:rFonts w:ascii="Consolas" w:hAnsi="Consolas" w:eastAsia="Consolas" w:cs="Consolas"/>
                <w:b w:val="1"/>
                <w:bCs w:val="1"/>
                <w:noProof w:val="0"/>
                <w:sz w:val="24"/>
                <w:szCs w:val="24"/>
                <w:lang w:val="pt-BR"/>
              </w:rPr>
            </w:rPrChange>
          </w:rPr>
          <w:t>Build</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84Z" w:id="1323954196">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85Z" w:id="1384997733">
              <w:rPr>
                <w:rFonts w:ascii="Consolas" w:hAnsi="Consolas" w:eastAsia="Consolas" w:cs="Consolas"/>
                <w:b w:val="1"/>
                <w:bCs w:val="1"/>
                <w:noProof w:val="0"/>
                <w:sz w:val="24"/>
                <w:szCs w:val="24"/>
                <w:lang w:val="pt-BR"/>
              </w:rPr>
            </w:rPrChange>
          </w:rPr>
          <w:t>Componente</w:t>
        </w:r>
      </w:ins>
    </w:p>
    <w:p w:rsidR="6595920C" w:rsidP="320543F7" w:rsidRDefault="6595920C" w14:paraId="5A205EAA" w14:textId="54C401DE">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076071923"/>
          <w:rFonts w:ascii="Times New Roman" w:hAnsi="Times New Roman" w:eastAsia="Times New Roman" w:cs="Times New Roman"/>
          <w:noProof w:val="0"/>
          <w:sz w:val="24"/>
          <w:szCs w:val="24"/>
          <w:lang w:val="pt-BR"/>
          <w:rPrChange w:author="GUSTAVO DE OLIVEIRA REGO MORAIS" w:date="2025-08-08T22:00:05.487Z" w:id="323751247">
            <w:rPr>
              <w:ins w:author="GUSTAVO DE OLIVEIRA REGO MORAIS" w:date="2025-08-08T21:59:15.855Z" w16du:dateUtc="2025-08-08T21:59:15.855Z" w:id="870869136"/>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182853022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1Z" w:id="1534287120">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487Z" w:id="1452880720">
              <w:rPr>
                <w:rFonts w:ascii="Times New Roman" w:hAnsi="Times New Roman" w:eastAsia="Times New Roman" w:cs="Times New Roman"/>
                <w:noProof w:val="0"/>
                <w:sz w:val="24"/>
                <w:szCs w:val="24"/>
                <w:lang w:val="pt-BR"/>
              </w:rPr>
            </w:rPrChange>
          </w:rPr>
          <w:t xml:space="preserve"> Composição</w:t>
        </w:r>
      </w:ins>
    </w:p>
    <w:p w:rsidR="6595920C" w:rsidP="320543F7" w:rsidRDefault="6595920C" w14:paraId="29B19594" w14:textId="24E5C308">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647480198"/>
          <w:rFonts w:ascii="Times New Roman" w:hAnsi="Times New Roman" w:eastAsia="Times New Roman" w:cs="Times New Roman"/>
          <w:noProof w:val="0"/>
          <w:sz w:val="24"/>
          <w:szCs w:val="24"/>
          <w:lang w:val="pt-BR"/>
          <w:rPrChange w:author="GUSTAVO DE OLIVEIRA REGO MORAIS" w:date="2025-08-08T22:00:05.492Z" w:id="1382449161">
            <w:rPr>
              <w:ins w:author="GUSTAVO DE OLIVEIRA REGO MORAIS" w:date="2025-08-08T21:59:15.855Z" w16du:dateUtc="2025-08-08T21:59:15.855Z" w:id="1598145206"/>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57282843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2Z" w:id="2002031828">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488Z" w:id="170102466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89Z" w:id="333351472">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9Z" w:id="1587339278">
              <w:rPr>
                <w:rFonts w:ascii="Times New Roman" w:hAnsi="Times New Roman" w:eastAsia="Times New Roman" w:cs="Times New Roman"/>
                <w:noProof w:val="0"/>
                <w:sz w:val="24"/>
                <w:szCs w:val="24"/>
                <w:lang w:val="pt-BR"/>
              </w:rPr>
            </w:rPrChange>
          </w:rPr>
          <w:t xml:space="preserve"> agrega </w:t>
        </w:r>
        <w:r w:rsidRPr="320543F7" w:rsidR="6595920C">
          <w:rPr>
            <w:rFonts w:ascii="Times New Roman" w:hAnsi="Times New Roman" w:eastAsia="Times New Roman" w:cs="Times New Roman"/>
            <w:noProof w:val="0"/>
            <w:sz w:val="24"/>
            <w:szCs w:val="24"/>
            <w:lang w:val="pt-BR"/>
            <w:rPrChange w:author="GUSTAVO DE OLIVEIRA REGO MORAIS" w:date="2025-08-08T22:00:05.49Z" w:id="1226623350">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491Z" w:id="348253982">
              <w:rPr>
                <w:rFonts w:ascii="Times New Roman" w:hAnsi="Times New Roman" w:eastAsia="Times New Roman" w:cs="Times New Roman"/>
                <w:noProof w:val="0"/>
                <w:sz w:val="24"/>
                <w:szCs w:val="24"/>
                <w:lang w:val="pt-BR"/>
              </w:rPr>
            </w:rPrChange>
          </w:rPr>
          <w:t>.</w:t>
        </w:r>
      </w:ins>
    </w:p>
    <w:p w:rsidR="6595920C" w:rsidP="320543F7" w:rsidRDefault="6595920C" w14:paraId="0671D331" w14:textId="60273E60">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515638242"/>
          <w:rFonts w:ascii="Times New Roman" w:hAnsi="Times New Roman" w:eastAsia="Times New Roman" w:cs="Times New Roman"/>
          <w:noProof w:val="0"/>
          <w:sz w:val="24"/>
          <w:szCs w:val="24"/>
          <w:lang w:val="pt-BR"/>
          <w:rPrChange w:author="GUSTAVO DE OLIVEIRA REGO MORAIS" w:date="2025-08-08T22:00:05.496Z" w:id="1047092073">
            <w:rPr>
              <w:ins w:author="GUSTAVO DE OLIVEIRA REGO MORAIS" w:date="2025-08-08T21:59:15.855Z" w16du:dateUtc="2025-08-08T21:59:15.855Z" w:id="1496514952"/>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143657579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6Z" w:id="169196878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493Z" w:id="34867214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493Z" w:id="819492350">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494Z" w:id="1276977314">
              <w:rPr>
                <w:rFonts w:ascii="Times New Roman" w:hAnsi="Times New Roman" w:eastAsia="Times New Roman" w:cs="Times New Roman"/>
                <w:noProof w:val="0"/>
                <w:sz w:val="24"/>
                <w:szCs w:val="24"/>
                <w:lang w:val="pt-BR"/>
              </w:rPr>
            </w:rPrChange>
          </w:rPr>
          <w:t xml:space="preserve"> 1 → </w:t>
        </w:r>
        <w:r w:rsidRPr="320543F7" w:rsidR="6595920C">
          <w:rPr>
            <w:rFonts w:ascii="Times New Roman" w:hAnsi="Times New Roman" w:eastAsia="Times New Roman" w:cs="Times New Roman"/>
            <w:noProof w:val="0"/>
            <w:sz w:val="24"/>
            <w:szCs w:val="24"/>
            <w:lang w:val="pt-BR"/>
            <w:rPrChange w:author="GUSTAVO DE OLIVEIRA REGO MORAIS" w:date="2025-08-08T22:00:05.495Z" w:id="45957475">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495Z" w:id="908979456">
              <w:rPr>
                <w:rFonts w:ascii="Times New Roman" w:hAnsi="Times New Roman" w:eastAsia="Times New Roman" w:cs="Times New Roman"/>
                <w:noProof w:val="0"/>
                <w:sz w:val="24"/>
                <w:szCs w:val="24"/>
                <w:lang w:val="pt-BR"/>
              </w:rPr>
            </w:rPrChange>
          </w:rPr>
          <w:t xml:space="preserve"> 1..* .</w:t>
        </w:r>
      </w:ins>
    </w:p>
    <w:p w:rsidR="6595920C" w:rsidP="320543F7" w:rsidRDefault="6595920C" w14:paraId="57CAF28D" w14:textId="7A57A412">
      <w:pPr>
        <w:pStyle w:val="ListParagraph"/>
        <w:numPr>
          <w:ilvl w:val="0"/>
          <w:numId w:val="163"/>
        </w:numPr>
        <w:bidi w:val="0"/>
        <w:spacing w:before="240" w:beforeAutospacing="off" w:after="240" w:afterAutospacing="off" w:line="360" w:lineRule="auto"/>
        <w:jc w:val="both"/>
        <w:rPr>
          <w:ins w:author="GUSTAVO DE OLIVEIRA REGO MORAIS" w:date="2025-08-08T21:59:15.855Z" w16du:dateUtc="2025-08-08T21:59:15.855Z" w:id="1675770686"/>
          <w:rFonts w:ascii="Times New Roman" w:hAnsi="Times New Roman" w:eastAsia="Times New Roman" w:cs="Times New Roman"/>
          <w:noProof w:val="0"/>
          <w:sz w:val="24"/>
          <w:szCs w:val="24"/>
          <w:lang w:val="pt-BR"/>
          <w:rPrChange w:author="GUSTAVO DE OLIVEIRA REGO MORAIS" w:date="2025-08-08T22:00:05.498Z" w:id="2137229241">
            <w:rPr>
              <w:ins w:author="GUSTAVO DE OLIVEIRA REGO MORAIS" w:date="2025-08-08T21:59:15.855Z" w16du:dateUtc="2025-08-08T21:59:15.855Z" w:id="199719417"/>
              <w:rFonts w:ascii="Times New Roman" w:hAnsi="Times New Roman" w:eastAsia="Times New Roman" w:cs="Times New Roman"/>
              <w:noProof w:val="0"/>
              <w:sz w:val="24"/>
              <w:szCs w:val="24"/>
              <w:lang w:val="pt-BR"/>
            </w:rPr>
          </w:rPrChange>
        </w:rPr>
        <w:pPrChange w:author="GUSTAVO DE OLIVEIRA REGO MORAIS" w:date="2025-08-08T22:00:28.812Z">
          <w:pPr>
            <w:bidi w:val="0"/>
          </w:pPr>
        </w:pPrChange>
      </w:pPr>
      <w:ins w:author="GUSTAVO DE OLIVEIRA REGO MORAIS" w:date="2025-08-08T21:59:15.855Z" w:id="9230006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39Z" w:id="1062255031">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497Z" w:id="1287261327">
              <w:rPr>
                <w:rFonts w:ascii="Times New Roman" w:hAnsi="Times New Roman" w:eastAsia="Times New Roman" w:cs="Times New Roman"/>
                <w:noProof w:val="0"/>
                <w:sz w:val="24"/>
                <w:szCs w:val="24"/>
                <w:lang w:val="pt-BR"/>
              </w:rPr>
            </w:rPrChange>
          </w:rPr>
          <w:t xml:space="preserve"> Bidirecional.</w:t>
        </w:r>
      </w:ins>
    </w:p>
    <w:p w:rsidR="6595920C" w:rsidP="320543F7" w:rsidRDefault="6595920C" w14:paraId="7346D1EE" w14:textId="7DC7F6DF">
      <w:pPr>
        <w:pStyle w:val="Heading4"/>
        <w:bidi w:val="0"/>
        <w:spacing w:before="319" w:beforeAutospacing="off" w:after="319" w:afterAutospacing="off" w:line="360" w:lineRule="auto"/>
        <w:jc w:val="both"/>
        <w:rPr>
          <w:ins w:author="GUSTAVO DE OLIVEIRA REGO MORAIS" w:date="2025-08-08T21:59:15.855Z" w16du:dateUtc="2025-08-08T21:59:15.855Z" w:id="1580751981"/>
          <w:rFonts w:ascii="Times New Roman" w:hAnsi="Times New Roman" w:eastAsia="Times New Roman" w:cs="Times New Roman"/>
          <w:b w:val="1"/>
          <w:bCs w:val="1"/>
          <w:noProof w:val="0"/>
          <w:sz w:val="24"/>
          <w:szCs w:val="24"/>
          <w:lang w:val="pt-BR"/>
          <w:rPrChange w:author="GUSTAVO DE OLIVEIRA REGO MORAIS" w:date="2025-08-08T22:00:05.501Z" w:id="1469471916">
            <w:rPr>
              <w:ins w:author="GUSTAVO DE OLIVEIRA REGO MORAIS" w:date="2025-08-08T21:59:15.855Z" w16du:dateUtc="2025-08-08T21:59:15.855Z" w:id="936177440"/>
              <w:rFonts w:ascii="Consolas" w:hAnsi="Consolas" w:eastAsia="Consolas" w:cs="Consolas"/>
              <w:b w:val="1"/>
              <w:bCs w:val="1"/>
              <w:noProof w:val="0"/>
              <w:sz w:val="24"/>
              <w:szCs w:val="24"/>
              <w:lang w:val="pt-BR"/>
            </w:rPr>
          </w:rPrChange>
        </w:rPr>
        <w:pPrChange w:author="GUSTAVO DE OLIVEIRA REGO MORAIS" w:date="2025-08-08T22:00:28.812Z">
          <w:pPr>
            <w:numPr>
              <w:ilvl w:val="0"/>
              <w:numId w:val="163"/>
            </w:numPr>
            <w:bidi w:val="0"/>
          </w:pPr>
        </w:pPrChange>
      </w:pPr>
      <w:ins w:author="GUSTAVO DE OLIVEIRA REGO MORAIS" w:date="2025-08-08T21:59:15.855Z" w:id="45673239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Z" w:id="863420218">
              <w:rPr>
                <w:rFonts w:ascii="Times New Roman" w:hAnsi="Times New Roman" w:eastAsia="Times New Roman" w:cs="Times New Roman"/>
                <w:b w:val="1"/>
                <w:bCs w:val="1"/>
                <w:noProof w:val="0"/>
                <w:sz w:val="24"/>
                <w:szCs w:val="24"/>
                <w:lang w:val="pt-BR"/>
              </w:rPr>
            </w:rPrChange>
          </w:rPr>
          <w:t xml:space="preserve">8.1.3.5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99Z" w:id="1562670806">
              <w:rPr>
                <w:rFonts w:ascii="Consolas" w:hAnsi="Consolas" w:eastAsia="Consolas" w:cs="Consolas"/>
                <w:b w:val="1"/>
                <w:bCs w:val="1"/>
                <w:noProof w:val="0"/>
                <w:sz w:val="24"/>
                <w:szCs w:val="24"/>
                <w:lang w:val="pt-BR"/>
              </w:rPr>
            </w:rPrChange>
          </w:rPr>
          <w:t>Build</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499Z" w:id="1078722048">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Z" w:id="1043793451">
              <w:rPr>
                <w:rFonts w:ascii="Consolas" w:hAnsi="Consolas" w:eastAsia="Consolas" w:cs="Consolas"/>
                <w:b w:val="1"/>
                <w:bCs w:val="1"/>
                <w:noProof w:val="0"/>
                <w:sz w:val="24"/>
                <w:szCs w:val="24"/>
                <w:lang w:val="pt-BR"/>
              </w:rPr>
            </w:rPrChange>
          </w:rPr>
          <w:t>Ambiente</w:t>
        </w:r>
      </w:ins>
    </w:p>
    <w:p w:rsidR="6595920C" w:rsidP="320543F7" w:rsidRDefault="6595920C" w14:paraId="58247E29" w14:textId="4970A6F5">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754783356"/>
          <w:rFonts w:ascii="Times New Roman" w:hAnsi="Times New Roman" w:eastAsia="Times New Roman" w:cs="Times New Roman"/>
          <w:noProof w:val="0"/>
          <w:sz w:val="24"/>
          <w:szCs w:val="24"/>
          <w:lang w:val="pt-BR"/>
          <w:rPrChange w:author="GUSTAVO DE OLIVEIRA REGO MORAIS" w:date="2025-08-08T22:00:05.502Z" w:id="817778886">
            <w:rPr>
              <w:ins w:author="GUSTAVO DE OLIVEIRA REGO MORAIS" w:date="2025-08-08T21:59:15.855Z" w16du:dateUtc="2025-08-08T21:59:15.855Z" w:id="10027342"/>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53070626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2Z" w:id="1920400369">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02Z" w:id="463064526">
              <w:rPr>
                <w:rFonts w:ascii="Times New Roman" w:hAnsi="Times New Roman" w:eastAsia="Times New Roman" w:cs="Times New Roman"/>
                <w:noProof w:val="0"/>
                <w:sz w:val="24"/>
                <w:szCs w:val="24"/>
                <w:lang w:val="pt-BR"/>
              </w:rPr>
            </w:rPrChange>
          </w:rPr>
          <w:t xml:space="preserve"> Associação (Ajustado para)</w:t>
        </w:r>
      </w:ins>
    </w:p>
    <w:p w:rsidR="6595920C" w:rsidP="320543F7" w:rsidRDefault="6595920C" w14:paraId="1131EF0A" w14:textId="5D1E032F">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590572370"/>
          <w:rFonts w:ascii="Times New Roman" w:hAnsi="Times New Roman" w:eastAsia="Times New Roman" w:cs="Times New Roman"/>
          <w:noProof w:val="0"/>
          <w:sz w:val="24"/>
          <w:szCs w:val="24"/>
          <w:lang w:val="pt-BR"/>
          <w:rPrChange w:author="GUSTAVO DE OLIVEIRA REGO MORAIS" w:date="2025-08-08T22:00:05.505Z" w:id="1898019796">
            <w:rPr>
              <w:ins w:author="GUSTAVO DE OLIVEIRA REGO MORAIS" w:date="2025-08-08T21:59:15.855Z" w16du:dateUtc="2025-08-08T21:59:15.855Z" w:id="1193841455"/>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71068502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3Z" w:id="676936367">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03Z" w:id="179165324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04Z" w:id="505226128">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04Z" w:id="1388838806">
              <w:rPr>
                <w:rFonts w:ascii="Times New Roman" w:hAnsi="Times New Roman" w:eastAsia="Times New Roman" w:cs="Times New Roman"/>
                <w:noProof w:val="0"/>
                <w:sz w:val="24"/>
                <w:szCs w:val="24"/>
                <w:lang w:val="pt-BR"/>
              </w:rPr>
            </w:rPrChange>
          </w:rPr>
          <w:t xml:space="preserve"> influencia recomendações e validações térmicas.</w:t>
        </w:r>
      </w:ins>
    </w:p>
    <w:p w:rsidR="6595920C" w:rsidP="320543F7" w:rsidRDefault="6595920C" w14:paraId="2C53681F" w14:textId="244CAD7A">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972551716"/>
          <w:rFonts w:ascii="Times New Roman" w:hAnsi="Times New Roman" w:eastAsia="Times New Roman" w:cs="Times New Roman"/>
          <w:noProof w:val="0"/>
          <w:sz w:val="24"/>
          <w:szCs w:val="24"/>
          <w:lang w:val="pt-BR"/>
          <w:rPrChange w:author="GUSTAVO DE OLIVEIRA REGO MORAIS" w:date="2025-08-08T22:00:05.509Z" w:id="1792221695">
            <w:rPr>
              <w:ins w:author="GUSTAVO DE OLIVEIRA REGO MORAIS" w:date="2025-08-08T21:59:15.855Z" w16du:dateUtc="2025-08-08T21:59:15.855Z" w:id="1832229270"/>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1129456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5Z" w:id="87439048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506Z" w:id="182174543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07Z" w:id="1509738380">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07Z" w:id="1133446385">
              <w:rPr>
                <w:rFonts w:ascii="Times New Roman" w:hAnsi="Times New Roman" w:eastAsia="Times New Roman" w:cs="Times New Roman"/>
                <w:noProof w:val="0"/>
                <w:sz w:val="24"/>
                <w:szCs w:val="24"/>
                <w:lang w:val="pt-BR"/>
              </w:rPr>
            </w:rPrChange>
          </w:rPr>
          <w:t xml:space="preserve"> 0..* → </w:t>
        </w:r>
        <w:r w:rsidRPr="320543F7" w:rsidR="6595920C">
          <w:rPr>
            <w:rFonts w:ascii="Times New Roman" w:hAnsi="Times New Roman" w:eastAsia="Times New Roman" w:cs="Times New Roman"/>
            <w:noProof w:val="0"/>
            <w:sz w:val="24"/>
            <w:szCs w:val="24"/>
            <w:lang w:val="pt-BR"/>
            <w:rPrChange w:author="GUSTAVO DE OLIVEIRA REGO MORAIS" w:date="2025-08-08T22:00:05.508Z" w:id="1455406075">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09Z" w:id="2119404854">
              <w:rPr>
                <w:rFonts w:ascii="Times New Roman" w:hAnsi="Times New Roman" w:eastAsia="Times New Roman" w:cs="Times New Roman"/>
                <w:noProof w:val="0"/>
                <w:sz w:val="24"/>
                <w:szCs w:val="24"/>
                <w:lang w:val="pt-BR"/>
              </w:rPr>
            </w:rPrChange>
          </w:rPr>
          <w:t xml:space="preserve"> 1 (referência).</w:t>
        </w:r>
      </w:ins>
    </w:p>
    <w:p w:rsidR="6595920C" w:rsidP="320543F7" w:rsidRDefault="6595920C" w14:paraId="2DB0F111" w14:textId="2B4C3AF3">
      <w:pPr>
        <w:pStyle w:val="ListParagraph"/>
        <w:numPr>
          <w:ilvl w:val="0"/>
          <w:numId w:val="164"/>
        </w:numPr>
        <w:bidi w:val="0"/>
        <w:spacing w:before="240" w:beforeAutospacing="off" w:after="240" w:afterAutospacing="off" w:line="360" w:lineRule="auto"/>
        <w:jc w:val="both"/>
        <w:rPr>
          <w:ins w:author="GUSTAVO DE OLIVEIRA REGO MORAIS" w:date="2025-08-08T21:59:15.855Z" w16du:dateUtc="2025-08-08T21:59:15.855Z" w:id="129811677"/>
          <w:rFonts w:ascii="Times New Roman" w:hAnsi="Times New Roman" w:eastAsia="Times New Roman" w:cs="Times New Roman"/>
          <w:noProof w:val="0"/>
          <w:sz w:val="24"/>
          <w:szCs w:val="24"/>
          <w:lang w:val="pt-BR"/>
          <w:rPrChange w:author="GUSTAVO DE OLIVEIRA REGO MORAIS" w:date="2025-08-08T22:00:05.511Z" w:id="1514529492">
            <w:rPr>
              <w:ins w:author="GUSTAVO DE OLIVEIRA REGO MORAIS" w:date="2025-08-08T21:59:15.855Z" w16du:dateUtc="2025-08-08T21:59:15.855Z" w:id="1950552503"/>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5Z" w:id="65131213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49Z" w:id="1123567370">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1Z" w:id="81838412">
              <w:rPr>
                <w:rFonts w:ascii="Times New Roman" w:hAnsi="Times New Roman" w:eastAsia="Times New Roman" w:cs="Times New Roman"/>
                <w:noProof w:val="0"/>
                <w:sz w:val="24"/>
                <w:szCs w:val="24"/>
                <w:lang w:val="pt-BR"/>
              </w:rPr>
            </w:rPrChange>
          </w:rPr>
          <w:t xml:space="preserve"> Unidirecional.</w:t>
        </w:r>
      </w:ins>
    </w:p>
    <w:p w:rsidR="6595920C" w:rsidP="320543F7" w:rsidRDefault="6595920C" w14:paraId="63F95D21" w14:textId="46CB7885">
      <w:pPr>
        <w:pStyle w:val="Heading4"/>
        <w:bidi w:val="0"/>
        <w:spacing w:before="319" w:beforeAutospacing="off" w:after="319" w:afterAutospacing="off" w:line="360" w:lineRule="auto"/>
        <w:jc w:val="both"/>
        <w:rPr>
          <w:ins w:author="GUSTAVO DE OLIVEIRA REGO MORAIS" w:date="2025-08-08T21:59:15.855Z" w16du:dateUtc="2025-08-08T21:59:15.855Z" w:id="1489726958"/>
          <w:rFonts w:ascii="Times New Roman" w:hAnsi="Times New Roman" w:eastAsia="Times New Roman" w:cs="Times New Roman"/>
          <w:b w:val="1"/>
          <w:bCs w:val="1"/>
          <w:noProof w:val="0"/>
          <w:sz w:val="24"/>
          <w:szCs w:val="24"/>
          <w:lang w:val="pt-BR"/>
          <w:rPrChange w:author="GUSTAVO DE OLIVEIRA REGO MORAIS" w:date="2025-08-08T22:00:05.514Z" w:id="1998422410">
            <w:rPr>
              <w:ins w:author="GUSTAVO DE OLIVEIRA REGO MORAIS" w:date="2025-08-08T21:59:15.855Z" w16du:dateUtc="2025-08-08T21:59:15.855Z" w:id="1509608529"/>
              <w:rFonts w:ascii="Consolas" w:hAnsi="Consolas" w:eastAsia="Consolas" w:cs="Consolas"/>
              <w:b w:val="1"/>
              <w:bCs w:val="1"/>
              <w:noProof w:val="0"/>
              <w:sz w:val="24"/>
              <w:szCs w:val="24"/>
              <w:lang w:val="pt-BR"/>
            </w:rPr>
          </w:rPrChange>
        </w:rPr>
        <w:pPrChange w:author="GUSTAVO DE OLIVEIRA REGO MORAIS" w:date="2025-08-08T22:00:28.813Z">
          <w:pPr>
            <w:numPr>
              <w:ilvl w:val="0"/>
              <w:numId w:val="164"/>
            </w:numPr>
            <w:bidi w:val="0"/>
          </w:pPr>
        </w:pPrChange>
      </w:pPr>
      <w:ins w:author="GUSTAVO DE OLIVEIRA REGO MORAIS" w:date="2025-08-08T21:59:15.855Z" w:id="183572277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Z" w:id="1638402054">
              <w:rPr>
                <w:rFonts w:ascii="Times New Roman" w:hAnsi="Times New Roman" w:eastAsia="Times New Roman" w:cs="Times New Roman"/>
                <w:b w:val="1"/>
                <w:bCs w:val="1"/>
                <w:noProof w:val="0"/>
                <w:sz w:val="24"/>
                <w:szCs w:val="24"/>
                <w:lang w:val="pt-BR"/>
              </w:rPr>
            </w:rPrChange>
          </w:rPr>
          <w:t xml:space="preserve">8.1.3.6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12Z" w:id="824917863">
              <w:rPr>
                <w:rFonts w:ascii="Consolas" w:hAnsi="Consolas" w:eastAsia="Consolas" w:cs="Consolas"/>
                <w:b w:val="1"/>
                <w:bCs w:val="1"/>
                <w:noProof w:val="0"/>
                <w:sz w:val="24"/>
                <w:szCs w:val="24"/>
                <w:lang w:val="pt-BR"/>
              </w:rPr>
            </w:rPrChange>
          </w:rPr>
          <w:t>User</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12Z" w:id="1143526955">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13Z" w:id="1448051307">
              <w:rPr>
                <w:rFonts w:ascii="Consolas" w:hAnsi="Consolas" w:eastAsia="Consolas" w:cs="Consolas"/>
                <w:b w:val="1"/>
                <w:bCs w:val="1"/>
                <w:noProof w:val="0"/>
                <w:sz w:val="24"/>
                <w:szCs w:val="24"/>
                <w:lang w:val="pt-BR"/>
              </w:rPr>
            </w:rPrChange>
          </w:rPr>
          <w:t>Sistema</w:t>
        </w:r>
      </w:ins>
    </w:p>
    <w:p w:rsidR="6595920C" w:rsidP="320543F7" w:rsidRDefault="6595920C" w14:paraId="3CB01AAF" w14:textId="568B967F">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402910929"/>
          <w:rFonts w:ascii="Times New Roman" w:hAnsi="Times New Roman" w:eastAsia="Times New Roman" w:cs="Times New Roman"/>
          <w:noProof w:val="0"/>
          <w:sz w:val="24"/>
          <w:szCs w:val="24"/>
          <w:lang w:val="pt-BR"/>
          <w:rPrChange w:author="GUSTAVO DE OLIVEIRA REGO MORAIS" w:date="2025-08-08T22:00:05.515Z" w:id="1464435573">
            <w:rPr>
              <w:ins w:author="GUSTAVO DE OLIVEIRA REGO MORAIS" w:date="2025-08-08T21:59:15.856Z" w16du:dateUtc="2025-08-08T21:59:15.856Z" w:id="214117237"/>
              <w:rFonts w:ascii="Times New Roman" w:hAnsi="Times New Roman" w:eastAsia="Times New Roman" w:cs="Times New Roman"/>
              <w:noProof w:val="0"/>
              <w:sz w:val="24"/>
              <w:szCs w:val="24"/>
              <w:lang w:val="pt-BR"/>
            </w:rPr>
          </w:rPrChange>
        </w:rPr>
        <w:pPrChange w:author="GUSTAVO DE OLIVEIRA REGO MORAIS" w:date="2025-08-08T22:00:28.813Z">
          <w:pPr>
            <w:bidi w:val="0"/>
          </w:pPr>
        </w:pPrChange>
      </w:pPr>
      <w:ins w:author="GUSTAVO DE OLIVEIRA REGO MORAIS" w:date="2025-08-08T21:59:15.856Z" w:id="107456237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2Z" w:id="882785258">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15Z" w:id="434210261">
              <w:rPr>
                <w:rFonts w:ascii="Times New Roman" w:hAnsi="Times New Roman" w:eastAsia="Times New Roman" w:cs="Times New Roman"/>
                <w:noProof w:val="0"/>
                <w:sz w:val="24"/>
                <w:szCs w:val="24"/>
                <w:lang w:val="pt-BR"/>
              </w:rPr>
            </w:rPrChange>
          </w:rPr>
          <w:t xml:space="preserve"> Associação/Uso</w:t>
        </w:r>
      </w:ins>
    </w:p>
    <w:p w:rsidR="6595920C" w:rsidP="320543F7" w:rsidRDefault="6595920C" w14:paraId="2200A2F0" w14:textId="51072E5F">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1457841293"/>
          <w:rFonts w:ascii="Times New Roman" w:hAnsi="Times New Roman" w:eastAsia="Times New Roman" w:cs="Times New Roman"/>
          <w:noProof w:val="0"/>
          <w:sz w:val="24"/>
          <w:szCs w:val="24"/>
          <w:lang w:val="pt-BR"/>
          <w:rPrChange w:author="GUSTAVO DE OLIVEIRA REGO MORAIS" w:date="2025-08-08T22:00:05.517Z" w:id="1262802128">
            <w:rPr>
              <w:ins w:author="GUSTAVO DE OLIVEIRA REGO MORAIS" w:date="2025-08-08T21:59:15.856Z" w16du:dateUtc="2025-08-08T21:59:15.856Z" w:id="1876237129"/>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35718209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3Z" w:id="2063146070">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16Z" w:id="1485592031">
              <w:rPr>
                <w:rFonts w:ascii="Times New Roman" w:hAnsi="Times New Roman" w:eastAsia="Times New Roman" w:cs="Times New Roman"/>
                <w:noProof w:val="0"/>
                <w:sz w:val="24"/>
                <w:szCs w:val="24"/>
                <w:lang w:val="pt-BR"/>
              </w:rPr>
            </w:rPrChange>
          </w:rPr>
          <w:t xml:space="preserve"> Usuário invoca operações do sistema (login, solicita recomendações).</w:t>
        </w:r>
      </w:ins>
    </w:p>
    <w:p w:rsidR="6595920C" w:rsidP="320543F7" w:rsidRDefault="6595920C" w14:paraId="42908CD6" w14:textId="42A7CFD2">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1625036026"/>
          <w:rFonts w:ascii="Times New Roman" w:hAnsi="Times New Roman" w:eastAsia="Times New Roman" w:cs="Times New Roman"/>
          <w:noProof w:val="0"/>
          <w:sz w:val="24"/>
          <w:szCs w:val="24"/>
          <w:lang w:val="pt-BR"/>
          <w:rPrChange w:author="GUSTAVO DE OLIVEIRA REGO MORAIS" w:date="2025-08-08T22:00:05.518Z" w:id="926793810">
            <w:rPr>
              <w:ins w:author="GUSTAVO DE OLIVEIRA REGO MORAIS" w:date="2025-08-08T21:59:15.856Z" w16du:dateUtc="2025-08-08T21:59:15.856Z" w:id="790227897"/>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72254091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3Z" w:id="1719241870">
              <w:rPr>
                <w:rFonts w:ascii="Times New Roman" w:hAnsi="Times New Roman" w:eastAsia="Times New Roman" w:cs="Times New Roman"/>
                <w:b w:val="1"/>
                <w:bCs w:val="1"/>
                <w:noProof w:val="0"/>
                <w:sz w:val="24"/>
                <w:szCs w:val="24"/>
                <w:lang w:val="pt-BR"/>
              </w:rPr>
            </w:rPrChange>
          </w:rPr>
          <w:t>Multiplicidade:</w:t>
        </w:r>
        <w:r w:rsidRPr="320543F7" w:rsidR="6595920C">
          <w:rPr>
            <w:rFonts w:ascii="Times New Roman" w:hAnsi="Times New Roman" w:eastAsia="Times New Roman" w:cs="Times New Roman"/>
            <w:noProof w:val="0"/>
            <w:sz w:val="24"/>
            <w:szCs w:val="24"/>
            <w:lang w:val="pt-BR"/>
            <w:rPrChange w:author="GUSTAVO DE OLIVEIRA REGO MORAIS" w:date="2025-08-08T22:00:05.518Z" w:id="675495854">
              <w:rPr>
                <w:rFonts w:ascii="Times New Roman" w:hAnsi="Times New Roman" w:eastAsia="Times New Roman" w:cs="Times New Roman"/>
                <w:noProof w:val="0"/>
                <w:sz w:val="24"/>
                <w:szCs w:val="24"/>
                <w:lang w:val="pt-BR"/>
              </w:rPr>
            </w:rPrChange>
          </w:rPr>
          <w:t xml:space="preserve"> 1 → 1.</w:t>
        </w:r>
      </w:ins>
    </w:p>
    <w:p w:rsidR="6595920C" w:rsidP="320543F7" w:rsidRDefault="6595920C" w14:paraId="22BA63C7" w14:textId="1A143441">
      <w:pPr>
        <w:pStyle w:val="ListParagraph"/>
        <w:numPr>
          <w:ilvl w:val="0"/>
          <w:numId w:val="165"/>
        </w:numPr>
        <w:bidi w:val="0"/>
        <w:spacing w:before="240" w:beforeAutospacing="off" w:after="240" w:afterAutospacing="off" w:line="360" w:lineRule="auto"/>
        <w:jc w:val="both"/>
        <w:rPr>
          <w:ins w:author="GUSTAVO DE OLIVEIRA REGO MORAIS" w:date="2025-08-08T21:59:15.856Z" w16du:dateUtc="2025-08-08T21:59:15.856Z" w:id="987963950"/>
          <w:rFonts w:ascii="Times New Roman" w:hAnsi="Times New Roman" w:eastAsia="Times New Roman" w:cs="Times New Roman"/>
          <w:noProof w:val="0"/>
          <w:sz w:val="24"/>
          <w:szCs w:val="24"/>
          <w:lang w:val="pt-BR"/>
          <w:rPrChange w:author="GUSTAVO DE OLIVEIRA REGO MORAIS" w:date="2025-08-08T22:00:05.52Z" w:id="447713807">
            <w:rPr>
              <w:ins w:author="GUSTAVO DE OLIVEIRA REGO MORAIS" w:date="2025-08-08T21:59:15.856Z" w16du:dateUtc="2025-08-08T21:59:15.856Z" w:id="898735460"/>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91342120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4Z" w:id="57820077">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19Z" w:id="556191621">
              <w:rPr>
                <w:rFonts w:ascii="Times New Roman" w:hAnsi="Times New Roman" w:eastAsia="Times New Roman" w:cs="Times New Roman"/>
                <w:noProof w:val="0"/>
                <w:sz w:val="24"/>
                <w:szCs w:val="24"/>
                <w:lang w:val="pt-BR"/>
              </w:rPr>
            </w:rPrChange>
          </w:rPr>
          <w:t xml:space="preserve"> Unidirecional.</w:t>
        </w:r>
      </w:ins>
    </w:p>
    <w:p w:rsidR="6595920C" w:rsidP="320543F7" w:rsidRDefault="6595920C" w14:paraId="69D9A457" w14:textId="6CDB8F25">
      <w:pPr>
        <w:pStyle w:val="Heading4"/>
        <w:bidi w:val="0"/>
        <w:spacing w:before="319" w:beforeAutospacing="off" w:after="319" w:afterAutospacing="off" w:line="360" w:lineRule="auto"/>
        <w:jc w:val="both"/>
        <w:rPr>
          <w:ins w:author="GUSTAVO DE OLIVEIRA REGO MORAIS" w:date="2025-08-08T21:59:15.856Z" w16du:dateUtc="2025-08-08T21:59:15.856Z" w:id="302582281"/>
          <w:rFonts w:ascii="Times New Roman" w:hAnsi="Times New Roman" w:eastAsia="Times New Roman" w:cs="Times New Roman"/>
          <w:b w:val="1"/>
          <w:bCs w:val="1"/>
          <w:noProof w:val="0"/>
          <w:sz w:val="24"/>
          <w:szCs w:val="24"/>
          <w:lang w:val="pt-BR"/>
          <w:rPrChange w:author="GUSTAVO DE OLIVEIRA REGO MORAIS" w:date="2025-08-08T22:00:05.523Z" w:id="410704036">
            <w:rPr>
              <w:ins w:author="GUSTAVO DE OLIVEIRA REGO MORAIS" w:date="2025-08-08T21:59:15.856Z" w16du:dateUtc="2025-08-08T21:59:15.856Z" w:id="295890896"/>
              <w:rFonts w:ascii="Consolas" w:hAnsi="Consolas" w:eastAsia="Consolas" w:cs="Consolas"/>
              <w:b w:val="1"/>
              <w:bCs w:val="1"/>
              <w:noProof w:val="0"/>
              <w:sz w:val="24"/>
              <w:szCs w:val="24"/>
              <w:lang w:val="pt-BR"/>
            </w:rPr>
          </w:rPrChange>
        </w:rPr>
        <w:pPrChange w:author="GUSTAVO DE OLIVEIRA REGO MORAIS" w:date="2025-08-08T22:00:28.814Z">
          <w:pPr>
            <w:numPr>
              <w:ilvl w:val="0"/>
              <w:numId w:val="165"/>
            </w:numPr>
            <w:bidi w:val="0"/>
          </w:pPr>
        </w:pPrChange>
      </w:pPr>
      <w:ins w:author="GUSTAVO DE OLIVEIRA REGO MORAIS" w:date="2025-08-08T21:59:15.856Z" w:id="6756115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5Z" w:id="827960899">
              <w:rPr>
                <w:rFonts w:ascii="Times New Roman" w:hAnsi="Times New Roman" w:eastAsia="Times New Roman" w:cs="Times New Roman"/>
                <w:b w:val="1"/>
                <w:bCs w:val="1"/>
                <w:noProof w:val="0"/>
                <w:sz w:val="24"/>
                <w:szCs w:val="24"/>
                <w:lang w:val="pt-BR"/>
              </w:rPr>
            </w:rPrChange>
          </w:rPr>
          <w:t xml:space="preserve">8.1.3.7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21Z" w:id="1103481960">
              <w:rPr>
                <w:rFonts w:ascii="Consolas" w:hAnsi="Consolas" w:eastAsia="Consolas" w:cs="Consolas"/>
                <w:b w:val="1"/>
                <w:bCs w:val="1"/>
                <w:noProof w:val="0"/>
                <w:sz w:val="24"/>
                <w:szCs w:val="24"/>
                <w:lang w:val="pt-BR"/>
              </w:rPr>
            </w:rPrChange>
          </w:rPr>
          <w:t>Sistema</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21Z" w:id="860639562">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22Z" w:id="1994745289">
              <w:rPr>
                <w:rFonts w:ascii="Consolas" w:hAnsi="Consolas" w:eastAsia="Consolas" w:cs="Consolas"/>
                <w:b w:val="1"/>
                <w:bCs w:val="1"/>
                <w:noProof w:val="0"/>
                <w:sz w:val="24"/>
                <w:szCs w:val="24"/>
                <w:lang w:val="pt-BR"/>
              </w:rPr>
            </w:rPrChange>
          </w:rPr>
          <w:t>ValidaçãoTérmica</w:t>
        </w:r>
      </w:ins>
    </w:p>
    <w:p w:rsidR="6595920C" w:rsidP="320543F7" w:rsidRDefault="6595920C" w14:paraId="5569DA51" w14:textId="7064BE08">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1500377637"/>
          <w:rFonts w:ascii="Times New Roman" w:hAnsi="Times New Roman" w:eastAsia="Times New Roman" w:cs="Times New Roman"/>
          <w:noProof w:val="0"/>
          <w:sz w:val="24"/>
          <w:szCs w:val="24"/>
          <w:lang w:val="pt-BR"/>
          <w:rPrChange w:author="GUSTAVO DE OLIVEIRA REGO MORAIS" w:date="2025-08-08T22:00:05.524Z" w:id="423267210">
            <w:rPr>
              <w:ins w:author="GUSTAVO DE OLIVEIRA REGO MORAIS" w:date="2025-08-08T21:59:15.856Z" w16du:dateUtc="2025-08-08T21:59:15.856Z" w:id="1454080792"/>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91754203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7Z" w:id="1032811108">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24Z" w:id="1146909663">
              <w:rPr>
                <w:rFonts w:ascii="Times New Roman" w:hAnsi="Times New Roman" w:eastAsia="Times New Roman" w:cs="Times New Roman"/>
                <w:noProof w:val="0"/>
                <w:sz w:val="24"/>
                <w:szCs w:val="24"/>
                <w:lang w:val="pt-BR"/>
              </w:rPr>
            </w:rPrChange>
          </w:rPr>
          <w:t xml:space="preserve"> Dependência/Uso</w:t>
        </w:r>
      </w:ins>
    </w:p>
    <w:p w:rsidR="6595920C" w:rsidP="320543F7" w:rsidRDefault="6595920C" w14:paraId="5B70A018" w14:textId="10489516">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94650838"/>
          <w:rFonts w:ascii="Times New Roman" w:hAnsi="Times New Roman" w:eastAsia="Times New Roman" w:cs="Times New Roman"/>
          <w:noProof w:val="0"/>
          <w:sz w:val="24"/>
          <w:szCs w:val="24"/>
          <w:lang w:val="pt-BR"/>
          <w:rPrChange w:author="GUSTAVO DE OLIVEIRA REGO MORAIS" w:date="2025-08-08T22:00:05.527Z" w:id="52380724">
            <w:rPr>
              <w:ins w:author="GUSTAVO DE OLIVEIRA REGO MORAIS" w:date="2025-08-08T21:59:15.856Z" w16du:dateUtc="2025-08-08T21:59:15.856Z" w:id="536705016"/>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69626339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58Z" w:id="8587185">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25Z" w:id="855649571">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26Z" w:id="1419990708">
              <w:rPr>
                <w:rFonts w:ascii="Consolas" w:hAnsi="Consolas" w:eastAsia="Consolas" w:cs="Consolas"/>
                <w:noProof w:val="0"/>
                <w:sz w:val="24"/>
                <w:szCs w:val="24"/>
                <w:lang w:val="pt-BR"/>
              </w:rPr>
            </w:rPrChange>
          </w:rPr>
          <w:t>Sistema</w:t>
        </w:r>
        <w:r w:rsidRPr="320543F7" w:rsidR="6595920C">
          <w:rPr>
            <w:rFonts w:ascii="Times New Roman" w:hAnsi="Times New Roman" w:eastAsia="Times New Roman" w:cs="Times New Roman"/>
            <w:noProof w:val="0"/>
            <w:sz w:val="24"/>
            <w:szCs w:val="24"/>
            <w:lang w:val="pt-BR"/>
            <w:rPrChange w:author="GUSTAVO DE OLIVEIRA REGO MORAIS" w:date="2025-08-08T22:00:05.527Z" w:id="249626171">
              <w:rPr>
                <w:rFonts w:ascii="Times New Roman" w:hAnsi="Times New Roman" w:eastAsia="Times New Roman" w:cs="Times New Roman"/>
                <w:noProof w:val="0"/>
                <w:sz w:val="24"/>
                <w:szCs w:val="24"/>
                <w:lang w:val="pt-BR"/>
              </w:rPr>
            </w:rPrChange>
          </w:rPr>
          <w:t xml:space="preserve"> delega cálculos térmicos.</w:t>
        </w:r>
      </w:ins>
    </w:p>
    <w:p w:rsidR="6595920C" w:rsidP="320543F7" w:rsidRDefault="6595920C" w14:paraId="19747E7D" w14:textId="19F34108">
      <w:pPr>
        <w:pStyle w:val="ListParagraph"/>
        <w:numPr>
          <w:ilvl w:val="0"/>
          <w:numId w:val="166"/>
        </w:numPr>
        <w:bidi w:val="0"/>
        <w:spacing w:before="240" w:beforeAutospacing="off" w:after="240" w:afterAutospacing="off" w:line="360" w:lineRule="auto"/>
        <w:jc w:val="both"/>
        <w:rPr>
          <w:ins w:author="GUSTAVO DE OLIVEIRA REGO MORAIS" w:date="2025-08-08T21:59:15.856Z" w16du:dateUtc="2025-08-08T21:59:15.856Z" w:id="1389840961"/>
          <w:rFonts w:ascii="Times New Roman" w:hAnsi="Times New Roman" w:eastAsia="Times New Roman" w:cs="Times New Roman"/>
          <w:noProof w:val="0"/>
          <w:sz w:val="24"/>
          <w:szCs w:val="24"/>
          <w:lang w:val="pt-BR"/>
          <w:rPrChange w:author="GUSTAVO DE OLIVEIRA REGO MORAIS" w:date="2025-08-08T22:00:05.529Z" w:id="869669719">
            <w:rPr>
              <w:ins w:author="GUSTAVO DE OLIVEIRA REGO MORAIS" w:date="2025-08-08T21:59:15.856Z" w16du:dateUtc="2025-08-08T21:59:15.856Z" w:id="925938939"/>
              <w:rFonts w:ascii="Times New Roman" w:hAnsi="Times New Roman" w:eastAsia="Times New Roman" w:cs="Times New Roman"/>
              <w:noProof w:val="0"/>
              <w:sz w:val="24"/>
              <w:szCs w:val="24"/>
              <w:lang w:val="pt-BR"/>
            </w:rPr>
          </w:rPrChange>
        </w:rPr>
        <w:pPrChange w:author="GUSTAVO DE OLIVEIRA REGO MORAIS" w:date="2025-08-08T22:00:28.814Z">
          <w:pPr>
            <w:bidi w:val="0"/>
          </w:pPr>
        </w:pPrChange>
      </w:pPr>
      <w:ins w:author="GUSTAVO DE OLIVEIRA REGO MORAIS" w:date="2025-08-08T21:59:15.856Z" w:id="117581996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Z" w:id="1190895564">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28Z" w:id="1673367558">
              <w:rPr>
                <w:rFonts w:ascii="Times New Roman" w:hAnsi="Times New Roman" w:eastAsia="Times New Roman" w:cs="Times New Roman"/>
                <w:noProof w:val="0"/>
                <w:sz w:val="24"/>
                <w:szCs w:val="24"/>
                <w:lang w:val="pt-BR"/>
              </w:rPr>
            </w:rPrChange>
          </w:rPr>
          <w:t xml:space="preserve"> Unidirecional.</w:t>
        </w:r>
      </w:ins>
    </w:p>
    <w:p w:rsidR="6595920C" w:rsidP="320543F7" w:rsidRDefault="6595920C" w14:paraId="0AEF667E" w14:textId="3FF19045">
      <w:pPr>
        <w:pStyle w:val="Heading4"/>
        <w:bidi w:val="0"/>
        <w:spacing w:before="319" w:beforeAutospacing="off" w:after="319" w:afterAutospacing="off" w:line="360" w:lineRule="auto"/>
        <w:jc w:val="both"/>
        <w:rPr>
          <w:ins w:author="GUSTAVO DE OLIVEIRA REGO MORAIS" w:date="2025-08-08T21:59:15.856Z" w16du:dateUtc="2025-08-08T21:59:15.856Z" w:id="1540571687"/>
          <w:rFonts w:ascii="Times New Roman" w:hAnsi="Times New Roman" w:eastAsia="Times New Roman" w:cs="Times New Roman"/>
          <w:b w:val="1"/>
          <w:bCs w:val="1"/>
          <w:noProof w:val="0"/>
          <w:sz w:val="24"/>
          <w:szCs w:val="24"/>
          <w:lang w:val="pt-BR"/>
          <w:rPrChange w:author="GUSTAVO DE OLIVEIRA REGO MORAIS" w:date="2025-08-08T22:00:05.532Z" w:id="1452131772">
            <w:rPr>
              <w:ins w:author="GUSTAVO DE OLIVEIRA REGO MORAIS" w:date="2025-08-08T21:59:15.856Z" w16du:dateUtc="2025-08-08T21:59:15.856Z" w:id="1827545079"/>
              <w:rFonts w:ascii="Consolas" w:hAnsi="Consolas" w:eastAsia="Consolas" w:cs="Consolas"/>
              <w:b w:val="1"/>
              <w:bCs w:val="1"/>
              <w:noProof w:val="0"/>
              <w:sz w:val="24"/>
              <w:szCs w:val="24"/>
              <w:lang w:val="pt-BR"/>
            </w:rPr>
          </w:rPrChange>
        </w:rPr>
        <w:pPrChange w:author="GUSTAVO DE OLIVEIRA REGO MORAIS" w:date="2025-08-08T22:00:28.815Z">
          <w:pPr>
            <w:numPr>
              <w:ilvl w:val="0"/>
              <w:numId w:val="166"/>
            </w:numPr>
            <w:bidi w:val="0"/>
          </w:pPr>
        </w:pPrChange>
      </w:pPr>
      <w:ins w:author="GUSTAVO DE OLIVEIRA REGO MORAIS" w:date="2025-08-08T21:59:15.856Z" w:id="1322089660">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1Z" w:id="590222071">
              <w:rPr>
                <w:rFonts w:ascii="Times New Roman" w:hAnsi="Times New Roman" w:eastAsia="Times New Roman" w:cs="Times New Roman"/>
                <w:b w:val="1"/>
                <w:bCs w:val="1"/>
                <w:noProof w:val="0"/>
                <w:sz w:val="24"/>
                <w:szCs w:val="24"/>
                <w:lang w:val="pt-BR"/>
              </w:rPr>
            </w:rPrChange>
          </w:rPr>
          <w:t xml:space="preserve">8.1.3.8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3Z" w:id="1020526272">
              <w:rPr>
                <w:rFonts w:ascii="Consolas" w:hAnsi="Consolas" w:eastAsia="Consolas" w:cs="Consolas"/>
                <w:b w:val="1"/>
                <w:bCs w:val="1"/>
                <w:noProof w:val="0"/>
                <w:sz w:val="24"/>
                <w:szCs w:val="24"/>
                <w:lang w:val="pt-BR"/>
              </w:rPr>
            </w:rPrChange>
          </w:rPr>
          <w:t>ChatBot</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3Z" w:id="1582098625">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31Z" w:id="792380844">
              <w:rPr>
                <w:rFonts w:ascii="Consolas" w:hAnsi="Consolas" w:eastAsia="Consolas" w:cs="Consolas"/>
                <w:b w:val="1"/>
                <w:bCs w:val="1"/>
                <w:noProof w:val="0"/>
                <w:sz w:val="24"/>
                <w:szCs w:val="24"/>
                <w:lang w:val="pt-BR"/>
              </w:rPr>
            </w:rPrChange>
          </w:rPr>
          <w:t>Sistema</w:t>
        </w:r>
      </w:ins>
    </w:p>
    <w:p w:rsidR="6595920C" w:rsidP="320543F7" w:rsidRDefault="6595920C" w14:paraId="0F0B2170" w14:textId="689BFCA9">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797810330"/>
          <w:rFonts w:ascii="Times New Roman" w:hAnsi="Times New Roman" w:eastAsia="Times New Roman" w:cs="Times New Roman"/>
          <w:noProof w:val="0"/>
          <w:sz w:val="24"/>
          <w:szCs w:val="24"/>
          <w:lang w:val="pt-BR"/>
          <w:rPrChange w:author="GUSTAVO DE OLIVEIRA REGO MORAIS" w:date="2025-08-08T22:00:05.535Z" w:id="356592071">
            <w:rPr>
              <w:ins w:author="GUSTAVO DE OLIVEIRA REGO MORAIS" w:date="2025-08-08T21:59:15.856Z" w16du:dateUtc="2025-08-08T21:59:15.856Z" w:id="1396898020"/>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9624714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3Z" w:id="458540741">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33Z" w:id="503485964">
              <w:rPr>
                <w:rFonts w:ascii="Times New Roman" w:hAnsi="Times New Roman" w:eastAsia="Times New Roman" w:cs="Times New Roman"/>
                <w:noProof w:val="0"/>
                <w:sz w:val="24"/>
                <w:szCs w:val="24"/>
                <w:lang w:val="pt-BR"/>
              </w:rPr>
            </w:rPrChange>
          </w:rPr>
          <w:t xml:space="preserve"> Integração</w:t>
        </w:r>
      </w:ins>
    </w:p>
    <w:p w:rsidR="6595920C" w:rsidP="320543F7" w:rsidRDefault="6595920C" w14:paraId="05C46273" w14:textId="5646B245">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994381610"/>
          <w:rFonts w:ascii="Times New Roman" w:hAnsi="Times New Roman" w:eastAsia="Times New Roman" w:cs="Times New Roman"/>
          <w:noProof w:val="0"/>
          <w:sz w:val="24"/>
          <w:szCs w:val="24"/>
          <w:lang w:val="pt-BR"/>
          <w:rPrChange w:author="GUSTAVO DE OLIVEIRA REGO MORAIS" w:date="2025-08-08T22:00:05.537Z" w:id="2000582198">
            <w:rPr>
              <w:ins w:author="GUSTAVO DE OLIVEIRA REGO MORAIS" w:date="2025-08-08T21:59:15.856Z" w16du:dateUtc="2025-08-08T21:59:15.856Z" w:id="1301933527"/>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20758236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4Z" w:id="1845054762">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36Z" w:id="75811971">
              <w:rPr>
                <w:rFonts w:ascii="Times New Roman" w:hAnsi="Times New Roman" w:eastAsia="Times New Roman" w:cs="Times New Roman"/>
                <w:noProof w:val="0"/>
                <w:sz w:val="24"/>
                <w:szCs w:val="24"/>
                <w:lang w:val="pt-BR"/>
              </w:rPr>
            </w:rPrChange>
          </w:rPr>
          <w:t xml:space="preserve"> ChatBot coleta e envia dados para o Sistema.</w:t>
        </w:r>
      </w:ins>
    </w:p>
    <w:p w:rsidR="6595920C" w:rsidP="320543F7" w:rsidRDefault="6595920C" w14:paraId="352F4F7B" w14:textId="20C1D979">
      <w:pPr>
        <w:pStyle w:val="ListParagraph"/>
        <w:numPr>
          <w:ilvl w:val="0"/>
          <w:numId w:val="167"/>
        </w:numPr>
        <w:bidi w:val="0"/>
        <w:spacing w:before="240" w:beforeAutospacing="off" w:after="240" w:afterAutospacing="off" w:line="360" w:lineRule="auto"/>
        <w:jc w:val="both"/>
        <w:rPr>
          <w:ins w:author="GUSTAVO DE OLIVEIRA REGO MORAIS" w:date="2025-08-08T21:59:15.856Z" w16du:dateUtc="2025-08-08T21:59:15.856Z" w:id="1254921157"/>
          <w:rFonts w:ascii="Times New Roman" w:hAnsi="Times New Roman" w:eastAsia="Times New Roman" w:cs="Times New Roman"/>
          <w:noProof w:val="0"/>
          <w:sz w:val="24"/>
          <w:szCs w:val="24"/>
          <w:lang w:val="pt-BR"/>
          <w:rPrChange w:author="GUSTAVO DE OLIVEIRA REGO MORAIS" w:date="2025-08-08T22:00:05.538Z" w:id="1221288687">
            <w:rPr>
              <w:ins w:author="GUSTAVO DE OLIVEIRA REGO MORAIS" w:date="2025-08-08T21:59:15.856Z" w16du:dateUtc="2025-08-08T21:59:15.856Z" w:id="1431481898"/>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200403655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5Z" w:id="1967457098">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38Z" w:id="55769942">
              <w:rPr>
                <w:rFonts w:ascii="Times New Roman" w:hAnsi="Times New Roman" w:eastAsia="Times New Roman" w:cs="Times New Roman"/>
                <w:noProof w:val="0"/>
                <w:sz w:val="24"/>
                <w:szCs w:val="24"/>
                <w:lang w:val="pt-BR"/>
              </w:rPr>
            </w:rPrChange>
          </w:rPr>
          <w:t xml:space="preserve"> ChatBot → Sistema.</w:t>
        </w:r>
      </w:ins>
    </w:p>
    <w:p w:rsidR="6595920C" w:rsidP="320543F7" w:rsidRDefault="6595920C" w14:paraId="7470C69A" w14:textId="5D6A1838">
      <w:pPr>
        <w:pStyle w:val="Heading4"/>
        <w:bidi w:val="0"/>
        <w:spacing w:before="319" w:beforeAutospacing="off" w:after="319" w:afterAutospacing="off" w:line="360" w:lineRule="auto"/>
        <w:jc w:val="both"/>
        <w:rPr>
          <w:ins w:author="GUSTAVO DE OLIVEIRA REGO MORAIS" w:date="2025-08-08T21:59:15.856Z" w16du:dateUtc="2025-08-08T21:59:15.856Z" w:id="461599202"/>
          <w:rFonts w:ascii="Times New Roman" w:hAnsi="Times New Roman" w:eastAsia="Times New Roman" w:cs="Times New Roman"/>
          <w:b w:val="1"/>
          <w:bCs w:val="1"/>
          <w:noProof w:val="0"/>
          <w:sz w:val="24"/>
          <w:szCs w:val="24"/>
          <w:lang w:val="pt-BR"/>
          <w:rPrChange w:author="GUSTAVO DE OLIVEIRA REGO MORAIS" w:date="2025-08-08T22:00:05.543Z" w:id="1828016848">
            <w:rPr>
              <w:ins w:author="GUSTAVO DE OLIVEIRA REGO MORAIS" w:date="2025-08-08T21:59:15.856Z" w16du:dateUtc="2025-08-08T21:59:15.856Z" w:id="993418007"/>
              <w:rFonts w:ascii="Consolas" w:hAnsi="Consolas" w:eastAsia="Consolas" w:cs="Consolas"/>
              <w:b w:val="1"/>
              <w:bCs w:val="1"/>
              <w:noProof w:val="0"/>
              <w:sz w:val="24"/>
              <w:szCs w:val="24"/>
              <w:lang w:val="pt-BR"/>
            </w:rPr>
          </w:rPrChange>
        </w:rPr>
        <w:pPrChange w:author="GUSTAVO DE OLIVEIRA REGO MORAIS" w:date="2025-08-08T22:00:28.815Z">
          <w:pPr>
            <w:numPr>
              <w:ilvl w:val="0"/>
              <w:numId w:val="167"/>
            </w:numPr>
            <w:bidi w:val="0"/>
          </w:pPr>
        </w:pPrChange>
      </w:pPr>
      <w:ins w:author="GUSTAVO DE OLIVEIRA REGO MORAIS" w:date="2025-08-08T21:59:15.856Z" w:id="33857643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6Z" w:id="1834005932">
              <w:rPr>
                <w:rFonts w:ascii="Times New Roman" w:hAnsi="Times New Roman" w:eastAsia="Times New Roman" w:cs="Times New Roman"/>
                <w:b w:val="1"/>
                <w:bCs w:val="1"/>
                <w:noProof w:val="0"/>
                <w:sz w:val="24"/>
                <w:szCs w:val="24"/>
                <w:lang w:val="pt-BR"/>
              </w:rPr>
            </w:rPrChange>
          </w:rPr>
          <w:t xml:space="preserve">8.1.3.9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4Z" w:id="412683371">
              <w:rPr>
                <w:rFonts w:ascii="Consolas" w:hAnsi="Consolas" w:eastAsia="Consolas" w:cs="Consolas"/>
                <w:b w:val="1"/>
                <w:bCs w:val="1"/>
                <w:noProof w:val="0"/>
                <w:sz w:val="24"/>
                <w:szCs w:val="24"/>
                <w:lang w:val="pt-BR"/>
              </w:rPr>
            </w:rPrChange>
          </w:rPr>
          <w:t>ValidaçãoTérmica</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4Z" w:id="1099580964">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41Z" w:id="548934889">
              <w:rPr>
                <w:rFonts w:ascii="Consolas" w:hAnsi="Consolas" w:eastAsia="Consolas" w:cs="Consolas"/>
                <w:b w:val="1"/>
                <w:bCs w:val="1"/>
                <w:noProof w:val="0"/>
                <w:sz w:val="24"/>
                <w:szCs w:val="24"/>
                <w:lang w:val="pt-BR"/>
              </w:rPr>
            </w:rPrChange>
          </w:rPr>
          <w:t>Build</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41Z" w:id="2144979542">
              <w:rPr>
                <w:rFonts w:ascii="Times New Roman" w:hAnsi="Times New Roman" w:eastAsia="Times New Roman" w:cs="Times New Roman"/>
                <w:b w:val="1"/>
                <w:bCs w:val="1"/>
                <w:noProof w:val="0"/>
                <w:sz w:val="24"/>
                <w:szCs w:val="24"/>
                <w:lang w:val="pt-BR"/>
              </w:rPr>
            </w:rPrChange>
          </w:rPr>
          <w:t xml:space="preserve"> / </w:t>
        </w:r>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5.542Z" w:id="865496025">
              <w:rPr>
                <w:rFonts w:ascii="Consolas" w:hAnsi="Consolas" w:eastAsia="Consolas" w:cs="Consolas"/>
                <w:b w:val="1"/>
                <w:bCs w:val="1"/>
                <w:noProof w:val="0"/>
                <w:sz w:val="24"/>
                <w:szCs w:val="24"/>
                <w:lang w:val="pt-BR"/>
              </w:rPr>
            </w:rPrChange>
          </w:rPr>
          <w:t>Ambiente</w:t>
        </w:r>
      </w:ins>
    </w:p>
    <w:p w:rsidR="6595920C" w:rsidP="320543F7" w:rsidRDefault="6595920C" w14:paraId="45D66BE6" w14:textId="0A262370">
      <w:pPr>
        <w:pStyle w:val="ListParagraph"/>
        <w:numPr>
          <w:ilvl w:val="0"/>
          <w:numId w:val="168"/>
        </w:numPr>
        <w:bidi w:val="0"/>
        <w:spacing w:before="240" w:beforeAutospacing="off" w:after="240" w:afterAutospacing="off" w:line="360" w:lineRule="auto"/>
        <w:jc w:val="both"/>
        <w:rPr>
          <w:ins w:author="GUSTAVO DE OLIVEIRA REGO MORAIS" w:date="2025-08-08T21:59:15.856Z" w16du:dateUtc="2025-08-08T21:59:15.856Z" w:id="298256339"/>
          <w:rFonts w:ascii="Times New Roman" w:hAnsi="Times New Roman" w:eastAsia="Times New Roman" w:cs="Times New Roman"/>
          <w:noProof w:val="0"/>
          <w:sz w:val="24"/>
          <w:szCs w:val="24"/>
          <w:lang w:val="pt-BR"/>
          <w:rPrChange w:author="GUSTAVO DE OLIVEIRA REGO MORAIS" w:date="2025-08-08T22:00:05.544Z" w:id="1902805008">
            <w:rPr>
              <w:ins w:author="GUSTAVO DE OLIVEIRA REGO MORAIS" w:date="2025-08-08T21:59:15.856Z" w16du:dateUtc="2025-08-08T21:59:15.856Z" w:id="1593320174"/>
              <w:rFonts w:ascii="Times New Roman" w:hAnsi="Times New Roman" w:eastAsia="Times New Roman" w:cs="Times New Roman"/>
              <w:noProof w:val="0"/>
              <w:sz w:val="24"/>
              <w:szCs w:val="24"/>
              <w:lang w:val="pt-BR"/>
            </w:rPr>
          </w:rPrChange>
        </w:rPr>
        <w:pPrChange w:author="GUSTAVO DE OLIVEIRA REGO MORAIS" w:date="2025-08-08T22:00:28.815Z">
          <w:pPr>
            <w:bidi w:val="0"/>
          </w:pPr>
        </w:pPrChange>
      </w:pPr>
      <w:ins w:author="GUSTAVO DE OLIVEIRA REGO MORAIS" w:date="2025-08-08T21:59:15.856Z" w:id="88710238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69Z" w:id="1349539770">
              <w:rPr>
                <w:rFonts w:ascii="Times New Roman" w:hAnsi="Times New Roman" w:eastAsia="Times New Roman" w:cs="Times New Roman"/>
                <w:b w:val="1"/>
                <w:bCs w:val="1"/>
                <w:noProof w:val="0"/>
                <w:sz w:val="24"/>
                <w:szCs w:val="24"/>
                <w:lang w:val="pt-BR"/>
              </w:rPr>
            </w:rPrChange>
          </w:rPr>
          <w:t>Tipo:</w:t>
        </w:r>
        <w:r w:rsidRPr="320543F7" w:rsidR="6595920C">
          <w:rPr>
            <w:rFonts w:ascii="Times New Roman" w:hAnsi="Times New Roman" w:eastAsia="Times New Roman" w:cs="Times New Roman"/>
            <w:noProof w:val="0"/>
            <w:sz w:val="24"/>
            <w:szCs w:val="24"/>
            <w:lang w:val="pt-BR"/>
            <w:rPrChange w:author="GUSTAVO DE OLIVEIRA REGO MORAIS" w:date="2025-08-08T22:00:05.544Z" w:id="1965181502">
              <w:rPr>
                <w:rFonts w:ascii="Times New Roman" w:hAnsi="Times New Roman" w:eastAsia="Times New Roman" w:cs="Times New Roman"/>
                <w:noProof w:val="0"/>
                <w:sz w:val="24"/>
                <w:szCs w:val="24"/>
                <w:lang w:val="pt-BR"/>
              </w:rPr>
            </w:rPrChange>
          </w:rPr>
          <w:t xml:space="preserve"> Associação/Dependência</w:t>
        </w:r>
      </w:ins>
    </w:p>
    <w:p w:rsidR="6595920C" w:rsidP="320543F7" w:rsidRDefault="6595920C" w14:paraId="7B5E16F4" w14:textId="64940979">
      <w:pPr>
        <w:pStyle w:val="ListParagraph"/>
        <w:numPr>
          <w:ilvl w:val="0"/>
          <w:numId w:val="168"/>
        </w:numPr>
        <w:bidi w:val="0"/>
        <w:spacing w:before="240" w:beforeAutospacing="off" w:after="240" w:afterAutospacing="off" w:line="360" w:lineRule="auto"/>
        <w:jc w:val="both"/>
        <w:rPr>
          <w:ins w:author="GUSTAVO DE OLIVEIRA REGO MORAIS" w:date="2025-08-08T21:59:15.857Z" w16du:dateUtc="2025-08-08T21:59:15.857Z" w:id="245602346"/>
          <w:rFonts w:ascii="Times New Roman" w:hAnsi="Times New Roman" w:eastAsia="Times New Roman" w:cs="Times New Roman"/>
          <w:noProof w:val="0"/>
          <w:sz w:val="24"/>
          <w:szCs w:val="24"/>
          <w:lang w:val="pt-BR"/>
          <w:rPrChange w:author="GUSTAVO DE OLIVEIRA REGO MORAIS" w:date="2025-08-08T22:00:05.549Z" w:id="2024109548">
            <w:rPr>
              <w:ins w:author="GUSTAVO DE OLIVEIRA REGO MORAIS" w:date="2025-08-08T21:59:15.857Z" w16du:dateUtc="2025-08-08T21:59:15.857Z" w:id="1406504504"/>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65850998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Z" w:id="1358436202">
              <w:rPr>
                <w:rFonts w:ascii="Times New Roman" w:hAnsi="Times New Roman" w:eastAsia="Times New Roman" w:cs="Times New Roman"/>
                <w:b w:val="1"/>
                <w:bCs w:val="1"/>
                <w:noProof w:val="0"/>
                <w:sz w:val="24"/>
                <w:szCs w:val="24"/>
                <w:lang w:val="pt-BR"/>
              </w:rPr>
            </w:rPrChange>
          </w:rPr>
          <w:t>Papel:</w:t>
        </w:r>
        <w:r w:rsidRPr="320543F7" w:rsidR="6595920C">
          <w:rPr>
            <w:rFonts w:ascii="Times New Roman" w:hAnsi="Times New Roman" w:eastAsia="Times New Roman" w:cs="Times New Roman"/>
            <w:noProof w:val="0"/>
            <w:sz w:val="24"/>
            <w:szCs w:val="24"/>
            <w:lang w:val="pt-BR"/>
            <w:rPrChange w:author="GUSTAVO DE OLIVEIRA REGO MORAIS" w:date="2025-08-08T22:00:05.545Z" w:id="665271506">
              <w:rPr>
                <w:rFonts w:ascii="Times New Roman" w:hAnsi="Times New Roman" w:eastAsia="Times New Roman" w:cs="Times New Roman"/>
                <w:noProof w:val="0"/>
                <w:sz w:val="24"/>
                <w:szCs w:val="24"/>
                <w:lang w:val="pt-BR"/>
              </w:rPr>
            </w:rPrChange>
          </w:rPr>
          <w:t xml:space="preserve"> Avalia </w:t>
        </w:r>
        <w:r w:rsidRPr="320543F7" w:rsidR="6595920C">
          <w:rPr>
            <w:rFonts w:ascii="Times New Roman" w:hAnsi="Times New Roman" w:eastAsia="Times New Roman" w:cs="Times New Roman"/>
            <w:noProof w:val="0"/>
            <w:sz w:val="24"/>
            <w:szCs w:val="24"/>
            <w:lang w:val="pt-BR"/>
            <w:rPrChange w:author="GUSTAVO DE OLIVEIRA REGO MORAIS" w:date="2025-08-08T22:00:05.546Z" w:id="1124096537">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47Z" w:id="346537009">
              <w:rPr>
                <w:rFonts w:ascii="Times New Roman" w:hAnsi="Times New Roman" w:eastAsia="Times New Roman" w:cs="Times New Roman"/>
                <w:noProof w:val="0"/>
                <w:sz w:val="24"/>
                <w:szCs w:val="24"/>
                <w:lang w:val="pt-BR"/>
              </w:rPr>
            </w:rPrChange>
          </w:rPr>
          <w:t xml:space="preserve"> considerando </w:t>
        </w:r>
        <w:r w:rsidRPr="320543F7" w:rsidR="6595920C">
          <w:rPr>
            <w:rFonts w:ascii="Times New Roman" w:hAnsi="Times New Roman" w:eastAsia="Times New Roman" w:cs="Times New Roman"/>
            <w:noProof w:val="0"/>
            <w:sz w:val="24"/>
            <w:szCs w:val="24"/>
            <w:lang w:val="pt-BR"/>
            <w:rPrChange w:author="GUSTAVO DE OLIVEIRA REGO MORAIS" w:date="2025-08-08T22:00:05.547Z" w:id="888601396">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48Z" w:id="1940047353">
              <w:rPr>
                <w:rFonts w:ascii="Times New Roman" w:hAnsi="Times New Roman" w:eastAsia="Times New Roman" w:cs="Times New Roman"/>
                <w:noProof w:val="0"/>
                <w:sz w:val="24"/>
                <w:szCs w:val="24"/>
                <w:lang w:val="pt-BR"/>
              </w:rPr>
            </w:rPrChange>
          </w:rPr>
          <w:t>.</w:t>
        </w:r>
      </w:ins>
    </w:p>
    <w:p w:rsidR="6595920C" w:rsidP="320543F7" w:rsidRDefault="6595920C" w14:paraId="251C55E4" w14:textId="205A3E40">
      <w:pPr>
        <w:pStyle w:val="ListParagraph"/>
        <w:numPr>
          <w:ilvl w:val="0"/>
          <w:numId w:val="168"/>
        </w:numPr>
        <w:bidi w:val="0"/>
        <w:spacing w:before="240" w:beforeAutospacing="off" w:after="240" w:afterAutospacing="off" w:line="360" w:lineRule="auto"/>
        <w:jc w:val="both"/>
        <w:rPr>
          <w:ins w:author="GUSTAVO DE OLIVEIRA REGO MORAIS" w:date="2025-08-08T21:59:15.857Z" w16du:dateUtc="2025-08-08T21:59:15.857Z" w:id="1791932241"/>
          <w:rFonts w:ascii="Times New Roman" w:hAnsi="Times New Roman" w:eastAsia="Times New Roman" w:cs="Times New Roman"/>
          <w:noProof w:val="0"/>
          <w:sz w:val="24"/>
          <w:szCs w:val="24"/>
          <w:lang w:val="pt-BR"/>
          <w:rPrChange w:author="GUSTAVO DE OLIVEIRA REGO MORAIS" w:date="2025-08-08T22:00:05.55Z" w:id="141209883">
            <w:rPr>
              <w:ins w:author="GUSTAVO DE OLIVEIRA REGO MORAIS" w:date="2025-08-08T21:59:15.857Z" w16du:dateUtc="2025-08-08T21:59:15.857Z" w:id="1839751082"/>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68159271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4Z" w:id="159054234">
              <w:rPr>
                <w:rFonts w:ascii="Times New Roman" w:hAnsi="Times New Roman" w:eastAsia="Times New Roman" w:cs="Times New Roman"/>
                <w:b w:val="1"/>
                <w:bCs w:val="1"/>
                <w:noProof w:val="0"/>
                <w:sz w:val="24"/>
                <w:szCs w:val="24"/>
                <w:lang w:val="pt-BR"/>
              </w:rPr>
            </w:rPrChange>
          </w:rPr>
          <w:t>Navegabilidade:</w:t>
        </w:r>
        <w:r w:rsidRPr="320543F7" w:rsidR="6595920C">
          <w:rPr>
            <w:rFonts w:ascii="Times New Roman" w:hAnsi="Times New Roman" w:eastAsia="Times New Roman" w:cs="Times New Roman"/>
            <w:noProof w:val="0"/>
            <w:sz w:val="24"/>
            <w:szCs w:val="24"/>
            <w:lang w:val="pt-BR"/>
            <w:rPrChange w:author="GUSTAVO DE OLIVEIRA REGO MORAIS" w:date="2025-08-08T22:00:05.55Z" w:id="1954273039">
              <w:rPr>
                <w:rFonts w:ascii="Times New Roman" w:hAnsi="Times New Roman" w:eastAsia="Times New Roman" w:cs="Times New Roman"/>
                <w:noProof w:val="0"/>
                <w:sz w:val="24"/>
                <w:szCs w:val="24"/>
                <w:lang w:val="pt-BR"/>
              </w:rPr>
            </w:rPrChange>
          </w:rPr>
          <w:t xml:space="preserve"> Unidirecional (ValidaçãoTérmica lê Build e Ambiente).</w:t>
        </w:r>
      </w:ins>
    </w:p>
    <w:p w:rsidR="320543F7" w:rsidP="320543F7" w:rsidRDefault="320543F7" w14:paraId="3D98F056" w14:textId="4F9D0AA5">
      <w:pPr>
        <w:bidi w:val="0"/>
        <w:spacing w:line="360" w:lineRule="auto"/>
        <w:jc w:val="both"/>
        <w:rPr>
          <w:ins w:author="GUSTAVO DE OLIVEIRA REGO MORAIS" w:date="2025-08-08T21:59:15.857Z" w16du:dateUtc="2025-08-08T21:59:15.857Z" w:id="831538754"/>
          <w:rFonts w:ascii="Times New Roman" w:hAnsi="Times New Roman" w:eastAsia="Times New Roman" w:cs="Times New Roman"/>
          <w:sz w:val="24"/>
          <w:szCs w:val="24"/>
          <w:rPrChange w:author="GUSTAVO DE OLIVEIRA REGO MORAIS" w:date="2025-08-08T22:00:09.875Z" w:id="1129803486">
            <w:rPr>
              <w:ins w:author="GUSTAVO DE OLIVEIRA REGO MORAIS" w:date="2025-08-08T21:59:15.857Z" w16du:dateUtc="2025-08-08T21:59:15.857Z" w:id="1738454173"/>
            </w:rPr>
          </w:rPrChange>
        </w:rPr>
        <w:pPrChange w:author="GUSTAVO DE OLIVEIRA REGO MORAIS" w:date="2025-08-08T22:00:28.816Z">
          <w:pPr>
            <w:numPr>
              <w:ilvl w:val="0"/>
              <w:numId w:val="168"/>
            </w:numPr>
            <w:bidi w:val="0"/>
          </w:pPr>
        </w:pPrChange>
      </w:pPr>
    </w:p>
    <w:p w:rsidR="6595920C" w:rsidP="320543F7" w:rsidRDefault="6595920C" w14:paraId="040DBD1A" w14:textId="3356439C">
      <w:pPr>
        <w:pStyle w:val="Heading3"/>
        <w:bidi w:val="0"/>
        <w:spacing w:before="281" w:beforeAutospacing="off" w:after="281" w:afterAutospacing="off" w:line="360" w:lineRule="auto"/>
        <w:jc w:val="both"/>
        <w:rPr>
          <w:ins w:author="GUSTAVO DE OLIVEIRA REGO MORAIS" w:date="2025-08-08T21:59:15.857Z" w16du:dateUtc="2025-08-08T21:59:15.857Z" w:id="1615311545"/>
          <w:rFonts w:ascii="Times New Roman" w:hAnsi="Times New Roman" w:eastAsia="Times New Roman" w:cs="Times New Roman"/>
          <w:b w:val="1"/>
          <w:bCs w:val="1"/>
          <w:noProof w:val="0"/>
          <w:sz w:val="24"/>
          <w:szCs w:val="24"/>
          <w:lang w:val="pt-BR"/>
          <w:rPrChange w:author="GUSTAVO DE OLIVEIRA REGO MORAIS" w:date="2025-08-08T22:00:09.875Z" w:id="1624780005">
            <w:rPr>
              <w:ins w:author="GUSTAVO DE OLIVEIRA REGO MORAIS" w:date="2025-08-08T21:59:15.857Z" w16du:dateUtc="2025-08-08T21:59:15.857Z" w:id="621758182"/>
              <w:rFonts w:ascii="Times New Roman" w:hAnsi="Times New Roman" w:eastAsia="Times New Roman" w:cs="Times New Roman"/>
              <w:b w:val="1"/>
              <w:bCs w:val="1"/>
              <w:noProof w:val="0"/>
              <w:sz w:val="28"/>
              <w:szCs w:val="28"/>
              <w:lang w:val="pt-BR"/>
            </w:rPr>
          </w:rPrChange>
        </w:rPr>
        <w:pPrChange w:author="GUSTAVO DE OLIVEIRA REGO MORAIS" w:date="2025-08-08T22:00:28.816Z">
          <w:pPr>
            <w:bidi w:val="0"/>
          </w:pPr>
        </w:pPrChange>
      </w:pPr>
      <w:ins w:author="GUSTAVO DE OLIVEIRA REGO MORAIS" w:date="2025-08-08T21:59:15.857Z" w:id="240793036">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5Z" w:id="960114165">
              <w:rPr>
                <w:rFonts w:ascii="Times New Roman" w:hAnsi="Times New Roman" w:eastAsia="Times New Roman" w:cs="Times New Roman"/>
                <w:b w:val="1"/>
                <w:bCs w:val="1"/>
                <w:noProof w:val="0"/>
                <w:sz w:val="28"/>
                <w:szCs w:val="28"/>
                <w:lang w:val="pt-BR"/>
              </w:rPr>
            </w:rPrChange>
          </w:rPr>
          <w:t>8.1.4 Regras de Negócio e Restrições</w:t>
        </w:r>
      </w:ins>
    </w:p>
    <w:p w:rsidR="6595920C" w:rsidP="320543F7" w:rsidRDefault="6595920C" w14:paraId="0B9AE9B6" w14:textId="3637DD42">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129803375"/>
          <w:rFonts w:ascii="Times New Roman" w:hAnsi="Times New Roman" w:eastAsia="Times New Roman" w:cs="Times New Roman"/>
          <w:noProof w:val="0"/>
          <w:sz w:val="24"/>
          <w:szCs w:val="24"/>
          <w:lang w:val="pt-BR"/>
          <w:rPrChange w:author="GUSTAVO DE OLIVEIRA REGO MORAIS" w:date="2025-08-08T22:00:05.562Z" w:id="1834553845">
            <w:rPr>
              <w:ins w:author="GUSTAVO DE OLIVEIRA REGO MORAIS" w:date="2025-08-08T21:59:15.857Z" w16du:dateUtc="2025-08-08T21:59:15.857Z" w:id="1326930405"/>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78616736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77Z" w:id="1914875385">
              <w:rPr>
                <w:rFonts w:ascii="Times New Roman" w:hAnsi="Times New Roman" w:eastAsia="Times New Roman" w:cs="Times New Roman"/>
                <w:b w:val="1"/>
                <w:bCs w:val="1"/>
                <w:noProof w:val="0"/>
                <w:sz w:val="24"/>
                <w:szCs w:val="24"/>
                <w:lang w:val="pt-BR"/>
              </w:rPr>
            </w:rPrChange>
          </w:rPr>
          <w:t>IDs únicos:</w:t>
        </w:r>
        <w:r w:rsidRPr="320543F7" w:rsidR="6595920C">
          <w:rPr>
            <w:rFonts w:ascii="Times New Roman" w:hAnsi="Times New Roman" w:eastAsia="Times New Roman" w:cs="Times New Roman"/>
            <w:noProof w:val="0"/>
            <w:sz w:val="24"/>
            <w:szCs w:val="24"/>
            <w:lang w:val="pt-BR"/>
            <w:rPrChange w:author="GUSTAVO DE OLIVEIRA REGO MORAIS" w:date="2025-08-08T22:00:05.553Z" w:id="42429922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3Z" w:id="2133616856">
              <w:rPr>
                <w:rFonts w:ascii="Consolas" w:hAnsi="Consolas" w:eastAsia="Consolas" w:cs="Consolas"/>
                <w:noProof w:val="0"/>
                <w:sz w:val="24"/>
                <w:szCs w:val="24"/>
                <w:lang w:val="pt-BR"/>
              </w:rPr>
            </w:rPrChange>
          </w:rPr>
          <w:t>id</w:t>
        </w:r>
        <w:r w:rsidRPr="320543F7" w:rsidR="6595920C">
          <w:rPr>
            <w:rFonts w:ascii="Times New Roman" w:hAnsi="Times New Roman" w:eastAsia="Times New Roman" w:cs="Times New Roman"/>
            <w:noProof w:val="0"/>
            <w:sz w:val="24"/>
            <w:szCs w:val="24"/>
            <w:lang w:val="pt-BR"/>
            <w:rPrChange w:author="GUSTAVO DE OLIVEIRA REGO MORAIS" w:date="2025-08-08T22:00:05.554Z" w:id="1147265963">
              <w:rPr>
                <w:rFonts w:ascii="Times New Roman" w:hAnsi="Times New Roman" w:eastAsia="Times New Roman" w:cs="Times New Roman"/>
                <w:noProof w:val="0"/>
                <w:sz w:val="24"/>
                <w:szCs w:val="24"/>
                <w:lang w:val="pt-BR"/>
              </w:rPr>
            </w:rPrChange>
          </w:rPr>
          <w:t xml:space="preserve"> de </w:t>
        </w:r>
        <w:r w:rsidRPr="320543F7" w:rsidR="6595920C">
          <w:rPr>
            <w:rFonts w:ascii="Times New Roman" w:hAnsi="Times New Roman" w:eastAsia="Times New Roman" w:cs="Times New Roman"/>
            <w:noProof w:val="0"/>
            <w:sz w:val="24"/>
            <w:szCs w:val="24"/>
            <w:lang w:val="pt-BR"/>
            <w:rPrChange w:author="GUSTAVO DE OLIVEIRA REGO MORAIS" w:date="2025-08-08T22:00:05.555Z" w:id="1191202403">
              <w:rPr>
                <w:rFonts w:ascii="Consolas" w:hAnsi="Consolas" w:eastAsia="Consolas" w:cs="Consolas"/>
                <w:noProof w:val="0"/>
                <w:sz w:val="24"/>
                <w:szCs w:val="24"/>
                <w:lang w:val="pt-BR"/>
              </w:rPr>
            </w:rPrChange>
          </w:rPr>
          <w:t>User</w:t>
        </w:r>
        <w:r w:rsidRPr="320543F7" w:rsidR="6595920C">
          <w:rPr>
            <w:rFonts w:ascii="Times New Roman" w:hAnsi="Times New Roman" w:eastAsia="Times New Roman" w:cs="Times New Roman"/>
            <w:noProof w:val="0"/>
            <w:sz w:val="24"/>
            <w:szCs w:val="24"/>
            <w:lang w:val="pt-BR"/>
            <w:rPrChange w:author="GUSTAVO DE OLIVEIRA REGO MORAIS" w:date="2025-08-08T22:00:05.556Z" w:id="1664148256">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6Z" w:id="1659118791">
              <w:rPr>
                <w:rFonts w:ascii="Consolas" w:hAnsi="Consolas" w:eastAsia="Consolas" w:cs="Consolas"/>
                <w:noProof w:val="0"/>
                <w:sz w:val="24"/>
                <w:szCs w:val="24"/>
                <w:lang w:val="pt-BR"/>
              </w:rPr>
            </w:rPrChange>
          </w:rPr>
          <w:t>Build</w:t>
        </w:r>
        <w:r w:rsidRPr="320543F7" w:rsidR="6595920C">
          <w:rPr>
            <w:rFonts w:ascii="Times New Roman" w:hAnsi="Times New Roman" w:eastAsia="Times New Roman" w:cs="Times New Roman"/>
            <w:noProof w:val="0"/>
            <w:sz w:val="24"/>
            <w:szCs w:val="24"/>
            <w:lang w:val="pt-BR"/>
            <w:rPrChange w:author="GUSTAVO DE OLIVEIRA REGO MORAIS" w:date="2025-08-08T22:00:05.557Z" w:id="48343834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58Z" w:id="420782172">
              <w:rPr>
                <w:rFonts w:ascii="Consolas" w:hAnsi="Consolas" w:eastAsia="Consolas" w:cs="Consolas"/>
                <w:noProof w:val="0"/>
                <w:sz w:val="24"/>
                <w:szCs w:val="24"/>
                <w:lang w:val="pt-BR"/>
              </w:rPr>
            </w:rPrChange>
          </w:rPr>
          <w:t>Componente</w:t>
        </w:r>
        <w:r w:rsidRPr="320543F7" w:rsidR="6595920C">
          <w:rPr>
            <w:rFonts w:ascii="Times New Roman" w:hAnsi="Times New Roman" w:eastAsia="Times New Roman" w:cs="Times New Roman"/>
            <w:noProof w:val="0"/>
            <w:sz w:val="24"/>
            <w:szCs w:val="24"/>
            <w:lang w:val="pt-BR"/>
            <w:rPrChange w:author="GUSTAVO DE OLIVEIRA REGO MORAIS" w:date="2025-08-08T22:00:05.559Z" w:id="1304269216">
              <w:rPr>
                <w:rFonts w:ascii="Times New Roman" w:hAnsi="Times New Roman" w:eastAsia="Times New Roman" w:cs="Times New Roman"/>
                <w:noProof w:val="0"/>
                <w:sz w:val="24"/>
                <w:szCs w:val="24"/>
                <w:lang w:val="pt-BR"/>
              </w:rPr>
            </w:rPrChange>
          </w:rPr>
          <w:t xml:space="preserve"> e </w:t>
        </w:r>
        <w:r w:rsidRPr="320543F7" w:rsidR="6595920C">
          <w:rPr>
            <w:rFonts w:ascii="Times New Roman" w:hAnsi="Times New Roman" w:eastAsia="Times New Roman" w:cs="Times New Roman"/>
            <w:noProof w:val="0"/>
            <w:sz w:val="24"/>
            <w:szCs w:val="24"/>
            <w:lang w:val="pt-BR"/>
            <w:rPrChange w:author="GUSTAVO DE OLIVEIRA REGO MORAIS" w:date="2025-08-08T22:00:05.56Z" w:id="1247922760">
              <w:rPr>
                <w:rFonts w:ascii="Consolas" w:hAnsi="Consolas" w:eastAsia="Consolas" w:cs="Consolas"/>
                <w:noProof w:val="0"/>
                <w:sz w:val="24"/>
                <w:szCs w:val="24"/>
                <w:lang w:val="pt-BR"/>
              </w:rPr>
            </w:rPrChange>
          </w:rPr>
          <w:t>SeçãoRecomendação</w:t>
        </w:r>
        <w:r w:rsidRPr="320543F7" w:rsidR="6595920C">
          <w:rPr>
            <w:rFonts w:ascii="Times New Roman" w:hAnsi="Times New Roman" w:eastAsia="Times New Roman" w:cs="Times New Roman"/>
            <w:noProof w:val="0"/>
            <w:sz w:val="24"/>
            <w:szCs w:val="24"/>
            <w:lang w:val="pt-BR"/>
            <w:rPrChange w:author="GUSTAVO DE OLIVEIRA REGO MORAIS" w:date="2025-08-08T22:00:05.562Z" w:id="1938440793">
              <w:rPr>
                <w:rFonts w:ascii="Times New Roman" w:hAnsi="Times New Roman" w:eastAsia="Times New Roman" w:cs="Times New Roman"/>
                <w:noProof w:val="0"/>
                <w:sz w:val="24"/>
                <w:szCs w:val="24"/>
                <w:lang w:val="pt-BR"/>
              </w:rPr>
            </w:rPrChange>
          </w:rPr>
          <w:t xml:space="preserve"> devem ser únicos e não nulos.</w:t>
        </w:r>
      </w:ins>
    </w:p>
    <w:p w:rsidR="6595920C" w:rsidP="320543F7" w:rsidRDefault="6595920C" w14:paraId="53EAA4D9" w14:textId="7BD8A5C0">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2014374608"/>
          <w:rFonts w:ascii="Times New Roman" w:hAnsi="Times New Roman" w:eastAsia="Times New Roman" w:cs="Times New Roman"/>
          <w:noProof w:val="0"/>
          <w:sz w:val="24"/>
          <w:szCs w:val="24"/>
          <w:lang w:val="pt-BR"/>
          <w:rPrChange w:author="GUSTAVO DE OLIVEIRA REGO MORAIS" w:date="2025-08-08T22:00:05.568Z" w:id="1892013522">
            <w:rPr>
              <w:ins w:author="GUSTAVO DE OLIVEIRA REGO MORAIS" w:date="2025-08-08T21:59:15.857Z" w16du:dateUtc="2025-08-08T21:59:15.857Z" w:id="1353644899"/>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616556772">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88Z" w:id="695508682">
              <w:rPr>
                <w:rFonts w:ascii="Times New Roman" w:hAnsi="Times New Roman" w:eastAsia="Times New Roman" w:cs="Times New Roman"/>
                <w:b w:val="1"/>
                <w:bCs w:val="1"/>
                <w:noProof w:val="0"/>
                <w:sz w:val="24"/>
                <w:szCs w:val="24"/>
                <w:lang w:val="pt-BR"/>
              </w:rPr>
            </w:rPrChange>
          </w:rPr>
          <w:t>Orçamento:</w:t>
        </w:r>
        <w:r w:rsidRPr="320543F7" w:rsidR="6595920C">
          <w:rPr>
            <w:rFonts w:ascii="Times New Roman" w:hAnsi="Times New Roman" w:eastAsia="Times New Roman" w:cs="Times New Roman"/>
            <w:noProof w:val="0"/>
            <w:sz w:val="24"/>
            <w:szCs w:val="24"/>
            <w:lang w:val="pt-BR"/>
            <w:rPrChange w:author="GUSTAVO DE OLIVEIRA REGO MORAIS" w:date="2025-08-08T22:00:05.563Z" w:id="65973157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64Z" w:id="261950061">
              <w:rPr>
                <w:rFonts w:ascii="Consolas" w:hAnsi="Consolas" w:eastAsia="Consolas" w:cs="Consolas"/>
                <w:noProof w:val="0"/>
                <w:sz w:val="24"/>
                <w:szCs w:val="24"/>
                <w:lang w:val="pt-BR"/>
              </w:rPr>
            </w:rPrChange>
          </w:rPr>
          <w:t>IARecomendação.sugerirBuild</w:t>
        </w:r>
        <w:r w:rsidRPr="320543F7" w:rsidR="6595920C">
          <w:rPr>
            <w:rFonts w:ascii="Times New Roman" w:hAnsi="Times New Roman" w:eastAsia="Times New Roman" w:cs="Times New Roman"/>
            <w:noProof w:val="0"/>
            <w:sz w:val="24"/>
            <w:szCs w:val="24"/>
            <w:lang w:val="pt-BR"/>
            <w:rPrChange w:author="GUSTAVO DE OLIVEIRA REGO MORAIS" w:date="2025-08-08T22:00:05.564Z" w:id="2071832490">
              <w:rPr>
                <w:rFonts w:ascii="Times New Roman" w:hAnsi="Times New Roman" w:eastAsia="Times New Roman" w:cs="Times New Roman"/>
                <w:noProof w:val="0"/>
                <w:sz w:val="24"/>
                <w:szCs w:val="24"/>
                <w:lang w:val="pt-BR"/>
              </w:rPr>
            </w:rPrChange>
          </w:rPr>
          <w:t xml:space="preserve"> não deve exceder o </w:t>
        </w:r>
        <w:r w:rsidRPr="320543F7" w:rsidR="6595920C">
          <w:rPr>
            <w:rFonts w:ascii="Times New Roman" w:hAnsi="Times New Roman" w:eastAsia="Times New Roman" w:cs="Times New Roman"/>
            <w:noProof w:val="0"/>
            <w:sz w:val="24"/>
            <w:szCs w:val="24"/>
            <w:lang w:val="pt-BR"/>
            <w:rPrChange w:author="GUSTAVO DE OLIVEIRA REGO MORAIS" w:date="2025-08-08T22:00:05.565Z" w:id="613181906">
              <w:rPr>
                <w:rFonts w:ascii="Consolas" w:hAnsi="Consolas" w:eastAsia="Consolas" w:cs="Consolas"/>
                <w:noProof w:val="0"/>
                <w:sz w:val="24"/>
                <w:szCs w:val="24"/>
                <w:lang w:val="pt-BR"/>
              </w:rPr>
            </w:rPrChange>
          </w:rPr>
          <w:t>orcamento</w:t>
        </w:r>
        <w:r w:rsidRPr="320543F7" w:rsidR="6595920C">
          <w:rPr>
            <w:rFonts w:ascii="Times New Roman" w:hAnsi="Times New Roman" w:eastAsia="Times New Roman" w:cs="Times New Roman"/>
            <w:noProof w:val="0"/>
            <w:sz w:val="24"/>
            <w:szCs w:val="24"/>
            <w:lang w:val="pt-BR"/>
            <w:rPrChange w:author="GUSTAVO DE OLIVEIRA REGO MORAIS" w:date="2025-08-08T22:00:05.566Z" w:id="232947913">
              <w:rPr>
                <w:rFonts w:ascii="Times New Roman" w:hAnsi="Times New Roman" w:eastAsia="Times New Roman" w:cs="Times New Roman"/>
                <w:noProof w:val="0"/>
                <w:sz w:val="24"/>
                <w:szCs w:val="24"/>
                <w:lang w:val="pt-BR"/>
              </w:rPr>
            </w:rPrChange>
          </w:rPr>
          <w:t xml:space="preserve"> informado; se impossível, retornar alternativa ou sinalizar necessidade de upgrade (</w:t>
        </w:r>
        <w:r w:rsidRPr="320543F7" w:rsidR="6595920C">
          <w:rPr>
            <w:rFonts w:ascii="Times New Roman" w:hAnsi="Times New Roman" w:eastAsia="Times New Roman" w:cs="Times New Roman"/>
            <w:noProof w:val="0"/>
            <w:sz w:val="24"/>
            <w:szCs w:val="24"/>
            <w:lang w:val="pt-BR"/>
            <w:rPrChange w:author="GUSTAVO DE OLIVEIRA REGO MORAIS" w:date="2025-08-08T22:00:05.566Z" w:id="1661511891">
              <w:rPr>
                <w:rFonts w:ascii="Consolas" w:hAnsi="Consolas" w:eastAsia="Consolas" w:cs="Consolas"/>
                <w:noProof w:val="0"/>
                <w:sz w:val="24"/>
                <w:szCs w:val="24"/>
                <w:lang w:val="pt-BR"/>
              </w:rPr>
            </w:rPrChange>
          </w:rPr>
          <w:t>sugerirUpgradeOrcamento</w:t>
        </w:r>
        <w:r w:rsidRPr="320543F7" w:rsidR="6595920C">
          <w:rPr>
            <w:rFonts w:ascii="Times New Roman" w:hAnsi="Times New Roman" w:eastAsia="Times New Roman" w:cs="Times New Roman"/>
            <w:noProof w:val="0"/>
            <w:sz w:val="24"/>
            <w:szCs w:val="24"/>
            <w:lang w:val="pt-BR"/>
            <w:rPrChange w:author="GUSTAVO DE OLIVEIRA REGO MORAIS" w:date="2025-08-08T22:00:05.567Z" w:id="2011380443">
              <w:rPr>
                <w:rFonts w:ascii="Times New Roman" w:hAnsi="Times New Roman" w:eastAsia="Times New Roman" w:cs="Times New Roman"/>
                <w:noProof w:val="0"/>
                <w:sz w:val="24"/>
                <w:szCs w:val="24"/>
                <w:lang w:val="pt-BR"/>
              </w:rPr>
            </w:rPrChange>
          </w:rPr>
          <w:t>).</w:t>
        </w:r>
      </w:ins>
    </w:p>
    <w:p w:rsidR="6595920C" w:rsidP="320543F7" w:rsidRDefault="6595920C" w14:paraId="53AE607B" w14:textId="146980E8">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418203453"/>
          <w:rFonts w:ascii="Times New Roman" w:hAnsi="Times New Roman" w:eastAsia="Times New Roman" w:cs="Times New Roman"/>
          <w:noProof w:val="0"/>
          <w:sz w:val="24"/>
          <w:szCs w:val="24"/>
          <w:lang w:val="pt-BR"/>
          <w:rPrChange w:author="GUSTAVO DE OLIVEIRA REGO MORAIS" w:date="2025-08-08T22:00:05.571Z" w:id="1555500162">
            <w:rPr>
              <w:ins w:author="GUSTAVO DE OLIVEIRA REGO MORAIS" w:date="2025-08-08T21:59:15.857Z" w16du:dateUtc="2025-08-08T21:59:15.857Z" w:id="494740954"/>
              <w:rFonts w:ascii="Times New Roman" w:hAnsi="Times New Roman" w:eastAsia="Times New Roman" w:cs="Times New Roman"/>
              <w:noProof w:val="0"/>
              <w:sz w:val="24"/>
              <w:szCs w:val="24"/>
              <w:lang w:val="pt-BR"/>
            </w:rPr>
          </w:rPrChange>
        </w:rPr>
        <w:pPrChange w:author="GUSTAVO DE OLIVEIRA REGO MORAIS" w:date="2025-08-08T22:00:28.816Z">
          <w:pPr>
            <w:bidi w:val="0"/>
          </w:pPr>
        </w:pPrChange>
      </w:pPr>
      <w:ins w:author="GUSTAVO DE OLIVEIRA REGO MORAIS" w:date="2025-08-08T21:59:15.857Z" w:id="1704261915">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94Z" w:id="1310083373">
              <w:rPr>
                <w:rFonts w:ascii="Times New Roman" w:hAnsi="Times New Roman" w:eastAsia="Times New Roman" w:cs="Times New Roman"/>
                <w:b w:val="1"/>
                <w:bCs w:val="1"/>
                <w:noProof w:val="0"/>
                <w:sz w:val="24"/>
                <w:szCs w:val="24"/>
                <w:lang w:val="pt-BR"/>
              </w:rPr>
            </w:rPrChange>
          </w:rPr>
          <w:t>Compatibilidade obrigatória:</w:t>
        </w:r>
        <w:r w:rsidRPr="320543F7" w:rsidR="6595920C">
          <w:rPr>
            <w:rFonts w:ascii="Times New Roman" w:hAnsi="Times New Roman" w:eastAsia="Times New Roman" w:cs="Times New Roman"/>
            <w:noProof w:val="0"/>
            <w:sz w:val="24"/>
            <w:szCs w:val="24"/>
            <w:lang w:val="pt-BR"/>
            <w:rPrChange w:author="GUSTAVO DE OLIVEIRA REGO MORAIS" w:date="2025-08-08T22:00:05.569Z" w:id="763784000">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Z" w:id="132216061">
              <w:rPr>
                <w:rFonts w:ascii="Consolas" w:hAnsi="Consolas" w:eastAsia="Consolas" w:cs="Consolas"/>
                <w:noProof w:val="0"/>
                <w:sz w:val="24"/>
                <w:szCs w:val="24"/>
                <w:lang w:val="pt-BR"/>
              </w:rPr>
            </w:rPrChange>
          </w:rPr>
          <w:t>Build.validaCompatibilidade()</w:t>
        </w:r>
        <w:r w:rsidRPr="320543F7" w:rsidR="6595920C">
          <w:rPr>
            <w:rFonts w:ascii="Times New Roman" w:hAnsi="Times New Roman" w:eastAsia="Times New Roman" w:cs="Times New Roman"/>
            <w:noProof w:val="0"/>
            <w:sz w:val="24"/>
            <w:szCs w:val="24"/>
            <w:lang w:val="pt-BR"/>
            <w:rPrChange w:author="GUSTAVO DE OLIVEIRA REGO MORAIS" w:date="2025-08-08T22:00:05.57Z" w:id="1530577362">
              <w:rPr>
                <w:rFonts w:ascii="Times New Roman" w:hAnsi="Times New Roman" w:eastAsia="Times New Roman" w:cs="Times New Roman"/>
                <w:noProof w:val="0"/>
                <w:sz w:val="24"/>
                <w:szCs w:val="24"/>
                <w:lang w:val="pt-BR"/>
              </w:rPr>
            </w:rPrChange>
          </w:rPr>
          <w:t xml:space="preserve"> deve verificar soquete CPU/placa-mãe, tipo/freq. de memória, potência da PSU com margem (ex.: 25%), dimensões físicas e conectores.</w:t>
        </w:r>
      </w:ins>
    </w:p>
    <w:p w:rsidR="6595920C" w:rsidP="320543F7" w:rsidRDefault="6595920C" w14:paraId="4DE43FE9" w14:textId="679DAA49">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892246112"/>
          <w:rFonts w:ascii="Times New Roman" w:hAnsi="Times New Roman" w:eastAsia="Times New Roman" w:cs="Times New Roman"/>
          <w:noProof w:val="0"/>
          <w:sz w:val="24"/>
          <w:szCs w:val="24"/>
          <w:lang w:val="pt-BR"/>
          <w:rPrChange w:author="GUSTAVO DE OLIVEIRA REGO MORAIS" w:date="2025-08-08T22:00:05.575Z" w:id="1486244621">
            <w:rPr>
              <w:ins w:author="GUSTAVO DE OLIVEIRA REGO MORAIS" w:date="2025-08-08T21:59:15.857Z" w16du:dateUtc="2025-08-08T21:59:15.857Z" w:id="2088373249"/>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9532810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897Z" w:id="1294044444">
              <w:rPr>
                <w:rFonts w:ascii="Times New Roman" w:hAnsi="Times New Roman" w:eastAsia="Times New Roman" w:cs="Times New Roman"/>
                <w:b w:val="1"/>
                <w:bCs w:val="1"/>
                <w:noProof w:val="0"/>
                <w:sz w:val="24"/>
                <w:szCs w:val="24"/>
                <w:lang w:val="pt-BR"/>
              </w:rPr>
            </w:rPrChange>
          </w:rPr>
          <w:t>Cálculo térmico:</w:t>
        </w:r>
        <w:r w:rsidRPr="320543F7" w:rsidR="6595920C">
          <w:rPr>
            <w:rFonts w:ascii="Times New Roman" w:hAnsi="Times New Roman" w:eastAsia="Times New Roman" w:cs="Times New Roman"/>
            <w:noProof w:val="0"/>
            <w:sz w:val="24"/>
            <w:szCs w:val="24"/>
            <w:lang w:val="pt-BR"/>
            <w:rPrChange w:author="GUSTAVO DE OLIVEIRA REGO MORAIS" w:date="2025-08-08T22:00:05.572Z" w:id="573458579">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2Z" w:id="287973600">
              <w:rPr>
                <w:rFonts w:ascii="Consolas" w:hAnsi="Consolas" w:eastAsia="Consolas" w:cs="Consolas"/>
                <w:noProof w:val="0"/>
                <w:sz w:val="24"/>
                <w:szCs w:val="24"/>
                <w:lang w:val="pt-BR"/>
              </w:rPr>
            </w:rPrChange>
          </w:rPr>
          <w:t>Build.calculaTDP()</w:t>
        </w:r>
        <w:r w:rsidRPr="320543F7" w:rsidR="6595920C">
          <w:rPr>
            <w:rFonts w:ascii="Times New Roman" w:hAnsi="Times New Roman" w:eastAsia="Times New Roman" w:cs="Times New Roman"/>
            <w:noProof w:val="0"/>
            <w:sz w:val="24"/>
            <w:szCs w:val="24"/>
            <w:lang w:val="pt-BR"/>
            <w:rPrChange w:author="GUSTAVO DE OLIVEIRA REGO MORAIS" w:date="2025-08-08T22:00:05.573Z" w:id="747570247">
              <w:rPr>
                <w:rFonts w:ascii="Times New Roman" w:hAnsi="Times New Roman" w:eastAsia="Times New Roman" w:cs="Times New Roman"/>
                <w:noProof w:val="0"/>
                <w:sz w:val="24"/>
                <w:szCs w:val="24"/>
                <w:lang w:val="pt-BR"/>
              </w:rPr>
            </w:rPrChange>
          </w:rPr>
          <w:t xml:space="preserve"> soma TDPs críticos; </w:t>
        </w:r>
        <w:r w:rsidRPr="320543F7" w:rsidR="6595920C">
          <w:rPr>
            <w:rFonts w:ascii="Times New Roman" w:hAnsi="Times New Roman" w:eastAsia="Times New Roman" w:cs="Times New Roman"/>
            <w:noProof w:val="0"/>
            <w:sz w:val="24"/>
            <w:szCs w:val="24"/>
            <w:lang w:val="pt-BR"/>
            <w:rPrChange w:author="GUSTAVO DE OLIVEIRA REGO MORAIS" w:date="2025-08-08T22:00:05.574Z" w:id="1664752887">
              <w:rPr>
                <w:rFonts w:ascii="Consolas" w:hAnsi="Consolas" w:eastAsia="Consolas" w:cs="Consolas"/>
                <w:noProof w:val="0"/>
                <w:sz w:val="24"/>
                <w:szCs w:val="24"/>
                <w:lang w:val="pt-BR"/>
              </w:rPr>
            </w:rPrChange>
          </w:rPr>
          <w:t>ValidaçãoTérmica</w:t>
        </w:r>
        <w:r w:rsidRPr="320543F7" w:rsidR="6595920C">
          <w:rPr>
            <w:rFonts w:ascii="Times New Roman" w:hAnsi="Times New Roman" w:eastAsia="Times New Roman" w:cs="Times New Roman"/>
            <w:noProof w:val="0"/>
            <w:sz w:val="24"/>
            <w:szCs w:val="24"/>
            <w:lang w:val="pt-BR"/>
            <w:rPrChange w:author="GUSTAVO DE OLIVEIRA REGO MORAIS" w:date="2025-08-08T22:00:05.574Z" w:id="2095940011">
              <w:rPr>
                <w:rFonts w:ascii="Times New Roman" w:hAnsi="Times New Roman" w:eastAsia="Times New Roman" w:cs="Times New Roman"/>
                <w:noProof w:val="0"/>
                <w:sz w:val="24"/>
                <w:szCs w:val="24"/>
                <w:lang w:val="pt-BR"/>
              </w:rPr>
            </w:rPrChange>
          </w:rPr>
          <w:t xml:space="preserve"> ajusta por temperatura ambiente e presença/ausência de climatização; recomendações devem considerar risco de poeira.</w:t>
        </w:r>
      </w:ins>
    </w:p>
    <w:p w:rsidR="6595920C" w:rsidP="320543F7" w:rsidRDefault="6595920C" w14:paraId="57213F5B" w14:textId="0B982500">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64444503"/>
          <w:rFonts w:ascii="Times New Roman" w:hAnsi="Times New Roman" w:eastAsia="Times New Roman" w:cs="Times New Roman"/>
          <w:noProof w:val="0"/>
          <w:sz w:val="24"/>
          <w:szCs w:val="24"/>
          <w:lang w:val="pt-BR"/>
          <w:rPrChange w:author="GUSTAVO DE OLIVEIRA REGO MORAIS" w:date="2025-08-08T22:00:05.578Z" w:id="648518481">
            <w:rPr>
              <w:ins w:author="GUSTAVO DE OLIVEIRA REGO MORAIS" w:date="2025-08-08T21:59:15.857Z" w16du:dateUtc="2025-08-08T21:59:15.857Z" w:id="1202398234"/>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18006824">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Z" w:id="877680670">
              <w:rPr>
                <w:rFonts w:ascii="Times New Roman" w:hAnsi="Times New Roman" w:eastAsia="Times New Roman" w:cs="Times New Roman"/>
                <w:b w:val="1"/>
                <w:bCs w:val="1"/>
                <w:noProof w:val="0"/>
                <w:sz w:val="24"/>
                <w:szCs w:val="24"/>
                <w:lang w:val="pt-BR"/>
              </w:rPr>
            </w:rPrChange>
          </w:rPr>
          <w:t>Validação de gabinete:</w:t>
        </w:r>
        <w:r w:rsidRPr="320543F7" w:rsidR="6595920C">
          <w:rPr>
            <w:rFonts w:ascii="Times New Roman" w:hAnsi="Times New Roman" w:eastAsia="Times New Roman" w:cs="Times New Roman"/>
            <w:noProof w:val="0"/>
            <w:sz w:val="24"/>
            <w:szCs w:val="24"/>
            <w:lang w:val="pt-BR"/>
            <w:rPrChange w:author="GUSTAVO DE OLIVEIRA REGO MORAIS" w:date="2025-08-08T22:00:05.576Z" w:id="683440783">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6Z" w:id="441430699">
              <w:rPr>
                <w:rFonts w:ascii="Consolas" w:hAnsi="Consolas" w:eastAsia="Consolas" w:cs="Consolas"/>
                <w:noProof w:val="0"/>
                <w:sz w:val="24"/>
                <w:szCs w:val="24"/>
                <w:lang w:val="pt-BR"/>
              </w:rPr>
            </w:rPrChange>
          </w:rPr>
          <w:t>Sistema.validaGabinete(build)</w:t>
        </w:r>
        <w:r w:rsidRPr="320543F7" w:rsidR="6595920C">
          <w:rPr>
            <w:rFonts w:ascii="Times New Roman" w:hAnsi="Times New Roman" w:eastAsia="Times New Roman" w:cs="Times New Roman"/>
            <w:noProof w:val="0"/>
            <w:sz w:val="24"/>
            <w:szCs w:val="24"/>
            <w:lang w:val="pt-BR"/>
            <w:rPrChange w:author="GUSTAVO DE OLIVEIRA REGO MORAIS" w:date="2025-08-08T22:00:05.577Z" w:id="1769348034">
              <w:rPr>
                <w:rFonts w:ascii="Times New Roman" w:hAnsi="Times New Roman" w:eastAsia="Times New Roman" w:cs="Times New Roman"/>
                <w:noProof w:val="0"/>
                <w:sz w:val="24"/>
                <w:szCs w:val="24"/>
                <w:lang w:val="pt-BR"/>
              </w:rPr>
            </w:rPrChange>
          </w:rPr>
          <w:t xml:space="preserve"> verifica espaço e suporte para a refrigeração sugerida.</w:t>
        </w:r>
      </w:ins>
    </w:p>
    <w:p w:rsidR="6595920C" w:rsidP="320543F7" w:rsidRDefault="6595920C" w14:paraId="193EF601" w14:textId="6668CDA5">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368709546"/>
          <w:rFonts w:ascii="Times New Roman" w:hAnsi="Times New Roman" w:eastAsia="Times New Roman" w:cs="Times New Roman"/>
          <w:noProof w:val="0"/>
          <w:sz w:val="24"/>
          <w:szCs w:val="24"/>
          <w:lang w:val="pt-BR"/>
          <w:rPrChange w:author="GUSTAVO DE OLIVEIRA REGO MORAIS" w:date="2025-08-08T22:00:05.582Z" w:id="1018258941">
            <w:rPr>
              <w:ins w:author="GUSTAVO DE OLIVEIRA REGO MORAIS" w:date="2025-08-08T21:59:15.857Z" w16du:dateUtc="2025-08-08T21:59:15.857Z" w:id="926181226"/>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36575977">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2Z" w:id="1630994223">
              <w:rPr>
                <w:rFonts w:ascii="Times New Roman" w:hAnsi="Times New Roman" w:eastAsia="Times New Roman" w:cs="Times New Roman"/>
                <w:b w:val="1"/>
                <w:bCs w:val="1"/>
                <w:noProof w:val="0"/>
                <w:sz w:val="24"/>
                <w:szCs w:val="24"/>
                <w:lang w:val="pt-BR"/>
              </w:rPr>
            </w:rPrChange>
          </w:rPr>
          <w:t>Armazenamento seguro:</w:t>
        </w:r>
        <w:r w:rsidRPr="320543F7" w:rsidR="6595920C">
          <w:rPr>
            <w:rFonts w:ascii="Times New Roman" w:hAnsi="Times New Roman" w:eastAsia="Times New Roman" w:cs="Times New Roman"/>
            <w:noProof w:val="0"/>
            <w:sz w:val="24"/>
            <w:szCs w:val="24"/>
            <w:lang w:val="pt-BR"/>
            <w:rPrChange w:author="GUSTAVO DE OLIVEIRA REGO MORAIS" w:date="2025-08-08T22:00:05.579Z" w:id="1367995967">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79Z" w:id="1227067104">
              <w:rPr>
                <w:rFonts w:ascii="Consolas" w:hAnsi="Consolas" w:eastAsia="Consolas" w:cs="Consolas"/>
                <w:noProof w:val="0"/>
                <w:sz w:val="24"/>
                <w:szCs w:val="24"/>
                <w:lang w:val="pt-BR"/>
              </w:rPr>
            </w:rPrChange>
          </w:rPr>
          <w:t>User.senha</w:t>
        </w:r>
        <w:r w:rsidRPr="320543F7" w:rsidR="6595920C">
          <w:rPr>
            <w:rFonts w:ascii="Times New Roman" w:hAnsi="Times New Roman" w:eastAsia="Times New Roman" w:cs="Times New Roman"/>
            <w:noProof w:val="0"/>
            <w:sz w:val="24"/>
            <w:szCs w:val="24"/>
            <w:lang w:val="pt-BR"/>
            <w:rPrChange w:author="GUSTAVO DE OLIVEIRA REGO MORAIS" w:date="2025-08-08T22:00:05.58Z" w:id="1208811278">
              <w:rPr>
                <w:rFonts w:ascii="Times New Roman" w:hAnsi="Times New Roman" w:eastAsia="Times New Roman" w:cs="Times New Roman"/>
                <w:noProof w:val="0"/>
                <w:sz w:val="24"/>
                <w:szCs w:val="24"/>
                <w:lang w:val="pt-BR"/>
              </w:rPr>
            </w:rPrChange>
          </w:rPr>
          <w:t xml:space="preserve"> deve ser armazenada como hash; autenticação deve suportar credenciais e OAuth (</w:t>
        </w:r>
        <w:r w:rsidRPr="320543F7" w:rsidR="6595920C">
          <w:rPr>
            <w:rFonts w:ascii="Times New Roman" w:hAnsi="Times New Roman" w:eastAsia="Times New Roman" w:cs="Times New Roman"/>
            <w:noProof w:val="0"/>
            <w:sz w:val="24"/>
            <w:szCs w:val="24"/>
            <w:lang w:val="pt-BR"/>
            <w:rPrChange w:author="GUSTAVO DE OLIVEIRA REGO MORAIS" w:date="2025-08-08T22:00:05.58Z" w:id="935229480">
              <w:rPr>
                <w:rFonts w:ascii="Consolas" w:hAnsi="Consolas" w:eastAsia="Consolas" w:cs="Consolas"/>
                <w:noProof w:val="0"/>
                <w:sz w:val="24"/>
                <w:szCs w:val="24"/>
                <w:lang w:val="pt-BR"/>
              </w:rPr>
            </w:rPrChange>
          </w:rPr>
          <w:t>loginGoogle</w:t>
        </w:r>
        <w:r w:rsidRPr="320543F7" w:rsidR="6595920C">
          <w:rPr>
            <w:rFonts w:ascii="Times New Roman" w:hAnsi="Times New Roman" w:eastAsia="Times New Roman" w:cs="Times New Roman"/>
            <w:noProof w:val="0"/>
            <w:sz w:val="24"/>
            <w:szCs w:val="24"/>
            <w:lang w:val="pt-BR"/>
            <w:rPrChange w:author="GUSTAVO DE OLIVEIRA REGO MORAIS" w:date="2025-08-08T22:00:05.581Z" w:id="636830156">
              <w:rPr>
                <w:rFonts w:ascii="Times New Roman" w:hAnsi="Times New Roman" w:eastAsia="Times New Roman" w:cs="Times New Roman"/>
                <w:noProof w:val="0"/>
                <w:sz w:val="24"/>
                <w:szCs w:val="24"/>
                <w:lang w:val="pt-BR"/>
              </w:rPr>
            </w:rPrChange>
          </w:rPr>
          <w:t>).</w:t>
        </w:r>
      </w:ins>
    </w:p>
    <w:p w:rsidR="6595920C" w:rsidP="320543F7" w:rsidRDefault="6595920C" w14:paraId="30C05B7E" w14:textId="4BFE7FDE">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1443026732"/>
          <w:rFonts w:ascii="Times New Roman" w:hAnsi="Times New Roman" w:eastAsia="Times New Roman" w:cs="Times New Roman"/>
          <w:noProof w:val="0"/>
          <w:sz w:val="24"/>
          <w:szCs w:val="24"/>
          <w:lang w:val="pt-BR"/>
          <w:rPrChange w:author="GUSTAVO DE OLIVEIRA REGO MORAIS" w:date="2025-08-08T22:00:05.584Z" w:id="1433659521">
            <w:rPr>
              <w:ins w:author="GUSTAVO DE OLIVEIRA REGO MORAIS" w:date="2025-08-08T21:59:15.857Z" w16du:dateUtc="2025-08-08T21:59:15.857Z" w:id="1406465996"/>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2122031231">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6Z" w:id="791299178">
              <w:rPr>
                <w:rFonts w:ascii="Times New Roman" w:hAnsi="Times New Roman" w:eastAsia="Times New Roman" w:cs="Times New Roman"/>
                <w:b w:val="1"/>
                <w:bCs w:val="1"/>
                <w:noProof w:val="0"/>
                <w:sz w:val="24"/>
                <w:szCs w:val="24"/>
                <w:lang w:val="pt-BR"/>
              </w:rPr>
            </w:rPrChange>
          </w:rPr>
          <w:t>Consentimento de marketing:</w:t>
        </w:r>
        <w:r w:rsidRPr="320543F7" w:rsidR="6595920C">
          <w:rPr>
            <w:rFonts w:ascii="Times New Roman" w:hAnsi="Times New Roman" w:eastAsia="Times New Roman" w:cs="Times New Roman"/>
            <w:noProof w:val="0"/>
            <w:sz w:val="24"/>
            <w:szCs w:val="24"/>
            <w:lang w:val="pt-BR"/>
            <w:rPrChange w:author="GUSTAVO DE OLIVEIRA REGO MORAIS" w:date="2025-08-08T22:00:05.583Z" w:id="1525814744">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83Z" w:id="673852611">
              <w:rPr>
                <w:rFonts w:ascii="Consolas" w:hAnsi="Consolas" w:eastAsia="Consolas" w:cs="Consolas"/>
                <w:noProof w:val="0"/>
                <w:sz w:val="24"/>
                <w:szCs w:val="24"/>
                <w:lang w:val="pt-BR"/>
              </w:rPr>
            </w:rPrChange>
          </w:rPr>
          <w:t>User.recebeOfertas</w:t>
        </w:r>
        <w:r w:rsidRPr="320543F7" w:rsidR="6595920C">
          <w:rPr>
            <w:rFonts w:ascii="Times New Roman" w:hAnsi="Times New Roman" w:eastAsia="Times New Roman" w:cs="Times New Roman"/>
            <w:noProof w:val="0"/>
            <w:sz w:val="24"/>
            <w:szCs w:val="24"/>
            <w:lang w:val="pt-BR"/>
            <w:rPrChange w:author="GUSTAVO DE OLIVEIRA REGO MORAIS" w:date="2025-08-08T22:00:05.584Z" w:id="1911397838">
              <w:rPr>
                <w:rFonts w:ascii="Times New Roman" w:hAnsi="Times New Roman" w:eastAsia="Times New Roman" w:cs="Times New Roman"/>
                <w:noProof w:val="0"/>
                <w:sz w:val="24"/>
                <w:szCs w:val="24"/>
                <w:lang w:val="pt-BR"/>
              </w:rPr>
            </w:rPrChange>
          </w:rPr>
          <w:t xml:space="preserve"> controla comunicações (respeito a opt-in).</w:t>
        </w:r>
      </w:ins>
    </w:p>
    <w:p w:rsidR="6595920C" w:rsidP="320543F7" w:rsidRDefault="6595920C" w14:paraId="5A76EE90" w14:textId="093DE31D">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2057564984"/>
          <w:rFonts w:ascii="Times New Roman" w:hAnsi="Times New Roman" w:eastAsia="Times New Roman" w:cs="Times New Roman"/>
          <w:noProof w:val="0"/>
          <w:sz w:val="24"/>
          <w:szCs w:val="24"/>
          <w:lang w:val="pt-BR"/>
          <w:rPrChange w:author="GUSTAVO DE OLIVEIRA REGO MORAIS" w:date="2025-08-08T22:00:05.589Z" w:id="1523390691">
            <w:rPr>
              <w:ins w:author="GUSTAVO DE OLIVEIRA REGO MORAIS" w:date="2025-08-08T21:59:15.857Z" w16du:dateUtc="2025-08-08T21:59:15.857Z" w:id="1171557541"/>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844646173">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08Z" w:id="1561406686">
              <w:rPr>
                <w:rFonts w:ascii="Times New Roman" w:hAnsi="Times New Roman" w:eastAsia="Times New Roman" w:cs="Times New Roman"/>
                <w:b w:val="1"/>
                <w:bCs w:val="1"/>
                <w:noProof w:val="0"/>
                <w:sz w:val="24"/>
                <w:szCs w:val="24"/>
                <w:lang w:val="pt-BR"/>
              </w:rPr>
            </w:rPrChange>
          </w:rPr>
          <w:t>ChatBot:</w:t>
        </w:r>
        <w:r w:rsidRPr="320543F7" w:rsidR="6595920C">
          <w:rPr>
            <w:rFonts w:ascii="Times New Roman" w:hAnsi="Times New Roman" w:eastAsia="Times New Roman" w:cs="Times New Roman"/>
            <w:noProof w:val="0"/>
            <w:sz w:val="24"/>
            <w:szCs w:val="24"/>
            <w:lang w:val="pt-BR"/>
            <w:rPrChange w:author="GUSTAVO DE OLIVEIRA REGO MORAIS" w:date="2025-08-08T22:00:05.585Z" w:id="1139194472">
              <w:rPr>
                <w:rFonts w:ascii="Times New Roman" w:hAnsi="Times New Roman" w:eastAsia="Times New Roman" w:cs="Times New Roman"/>
                <w:noProof w:val="0"/>
                <w:sz w:val="24"/>
                <w:szCs w:val="24"/>
                <w:lang w:val="pt-BR"/>
              </w:rPr>
            </w:rPrChange>
          </w:rPr>
          <w:t xml:space="preserve"> Deve validar entradas do usuário (ex.: numericidade do orçamento) antes de converter para </w:t>
        </w:r>
        <w:r w:rsidRPr="320543F7" w:rsidR="6595920C">
          <w:rPr>
            <w:rFonts w:ascii="Times New Roman" w:hAnsi="Times New Roman" w:eastAsia="Times New Roman" w:cs="Times New Roman"/>
            <w:noProof w:val="0"/>
            <w:sz w:val="24"/>
            <w:szCs w:val="24"/>
            <w:lang w:val="pt-BR"/>
            <w:rPrChange w:author="GUSTAVO DE OLIVEIRA REGO MORAIS" w:date="2025-08-08T22:00:05.586Z" w:id="683166819">
              <w:rPr>
                <w:rFonts w:ascii="Consolas" w:hAnsi="Consolas" w:eastAsia="Consolas" w:cs="Consolas"/>
                <w:noProof w:val="0"/>
                <w:sz w:val="24"/>
                <w:szCs w:val="24"/>
                <w:lang w:val="pt-BR"/>
              </w:rPr>
            </w:rPrChange>
          </w:rPr>
          <w:t>PreferenciaUsuario</w:t>
        </w:r>
        <w:r w:rsidRPr="320543F7" w:rsidR="6595920C">
          <w:rPr>
            <w:rFonts w:ascii="Times New Roman" w:hAnsi="Times New Roman" w:eastAsia="Times New Roman" w:cs="Times New Roman"/>
            <w:noProof w:val="0"/>
            <w:sz w:val="24"/>
            <w:szCs w:val="24"/>
            <w:lang w:val="pt-BR"/>
            <w:rPrChange w:author="GUSTAVO DE OLIVEIRA REGO MORAIS" w:date="2025-08-08T22:00:05.587Z" w:id="1825897825">
              <w:rPr>
                <w:rFonts w:ascii="Times New Roman" w:hAnsi="Times New Roman" w:eastAsia="Times New Roman" w:cs="Times New Roman"/>
                <w:noProof w:val="0"/>
                <w:sz w:val="24"/>
                <w:szCs w:val="24"/>
                <w:lang w:val="pt-BR"/>
              </w:rPr>
            </w:rPrChange>
          </w:rPr>
          <w:t>/</w:t>
        </w:r>
        <w:r w:rsidRPr="320543F7" w:rsidR="6595920C">
          <w:rPr>
            <w:rFonts w:ascii="Times New Roman" w:hAnsi="Times New Roman" w:eastAsia="Times New Roman" w:cs="Times New Roman"/>
            <w:noProof w:val="0"/>
            <w:sz w:val="24"/>
            <w:szCs w:val="24"/>
            <w:lang w:val="pt-BR"/>
            <w:rPrChange w:author="GUSTAVO DE OLIVEIRA REGO MORAIS" w:date="2025-08-08T22:00:05.587Z" w:id="549774469">
              <w:rPr>
                <w:rFonts w:ascii="Consolas" w:hAnsi="Consolas" w:eastAsia="Consolas" w:cs="Consolas"/>
                <w:noProof w:val="0"/>
                <w:sz w:val="24"/>
                <w:szCs w:val="24"/>
                <w:lang w:val="pt-BR"/>
              </w:rPr>
            </w:rPrChange>
          </w:rPr>
          <w:t>Ambiente</w:t>
        </w:r>
        <w:r w:rsidRPr="320543F7" w:rsidR="6595920C">
          <w:rPr>
            <w:rFonts w:ascii="Times New Roman" w:hAnsi="Times New Roman" w:eastAsia="Times New Roman" w:cs="Times New Roman"/>
            <w:noProof w:val="0"/>
            <w:sz w:val="24"/>
            <w:szCs w:val="24"/>
            <w:lang w:val="pt-BR"/>
            <w:rPrChange w:author="GUSTAVO DE OLIVEIRA REGO MORAIS" w:date="2025-08-08T22:00:05.588Z" w:id="1932855002">
              <w:rPr>
                <w:rFonts w:ascii="Times New Roman" w:hAnsi="Times New Roman" w:eastAsia="Times New Roman" w:cs="Times New Roman"/>
                <w:noProof w:val="0"/>
                <w:sz w:val="24"/>
                <w:szCs w:val="24"/>
                <w:lang w:val="pt-BR"/>
              </w:rPr>
            </w:rPrChange>
          </w:rPr>
          <w:t>.</w:t>
        </w:r>
      </w:ins>
    </w:p>
    <w:p w:rsidR="6595920C" w:rsidP="320543F7" w:rsidRDefault="6595920C" w14:paraId="44BEBBD2" w14:textId="46720FE2">
      <w:pPr>
        <w:pStyle w:val="ListParagraph"/>
        <w:numPr>
          <w:ilvl w:val="0"/>
          <w:numId w:val="169"/>
        </w:numPr>
        <w:bidi w:val="0"/>
        <w:spacing w:before="240" w:beforeAutospacing="off" w:after="240" w:afterAutospacing="off" w:line="360" w:lineRule="auto"/>
        <w:jc w:val="both"/>
        <w:rPr>
          <w:ins w:author="GUSTAVO DE OLIVEIRA REGO MORAIS" w:date="2025-08-08T21:59:15.857Z" w16du:dateUtc="2025-08-08T21:59:15.857Z" w:id="92250233"/>
          <w:rFonts w:ascii="Times New Roman" w:hAnsi="Times New Roman" w:eastAsia="Times New Roman" w:cs="Times New Roman"/>
          <w:noProof w:val="0"/>
          <w:sz w:val="24"/>
          <w:szCs w:val="24"/>
          <w:lang w:val="pt-BR"/>
          <w:rPrChange w:author="GUSTAVO DE OLIVEIRA REGO MORAIS" w:date="2025-08-08T22:00:05.594Z" w:id="869956153">
            <w:rPr>
              <w:ins w:author="GUSTAVO DE OLIVEIRA REGO MORAIS" w:date="2025-08-08T21:59:15.857Z" w16du:dateUtc="2025-08-08T21:59:15.857Z" w:id="69340110"/>
              <w:rFonts w:ascii="Times New Roman" w:hAnsi="Times New Roman" w:eastAsia="Times New Roman" w:cs="Times New Roman"/>
              <w:noProof w:val="0"/>
              <w:sz w:val="24"/>
              <w:szCs w:val="24"/>
              <w:lang w:val="pt-BR"/>
            </w:rPr>
          </w:rPrChange>
        </w:rPr>
        <w:pPrChange w:author="GUSTAVO DE OLIVEIRA REGO MORAIS" w:date="2025-08-08T22:00:28.817Z">
          <w:pPr>
            <w:bidi w:val="0"/>
          </w:pPr>
        </w:pPrChange>
      </w:pPr>
      <w:ins w:author="GUSTAVO DE OLIVEIRA REGO MORAIS" w:date="2025-08-08T21:59:15.857Z" w:id="1309157739">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12Z" w:id="1315114280">
              <w:rPr>
                <w:rFonts w:ascii="Times New Roman" w:hAnsi="Times New Roman" w:eastAsia="Times New Roman" w:cs="Times New Roman"/>
                <w:b w:val="1"/>
                <w:bCs w:val="1"/>
                <w:noProof w:val="0"/>
                <w:sz w:val="24"/>
                <w:szCs w:val="24"/>
                <w:lang w:val="pt-BR"/>
              </w:rPr>
            </w:rPrChange>
          </w:rPr>
          <w:t>Exportação:</w:t>
        </w:r>
        <w:r w:rsidRPr="320543F7" w:rsidR="6595920C">
          <w:rPr>
            <w:rFonts w:ascii="Times New Roman" w:hAnsi="Times New Roman" w:eastAsia="Times New Roman" w:cs="Times New Roman"/>
            <w:noProof w:val="0"/>
            <w:sz w:val="24"/>
            <w:szCs w:val="24"/>
            <w:lang w:val="pt-BR"/>
            <w:rPrChange w:author="GUSTAVO DE OLIVEIRA REGO MORAIS" w:date="2025-08-08T22:00:05.59Z" w:id="47720545">
              <w:rPr>
                <w:rFonts w:ascii="Times New Roman" w:hAnsi="Times New Roman" w:eastAsia="Times New Roman" w:cs="Times New Roman"/>
                <w:noProof w:val="0"/>
                <w:sz w:val="24"/>
                <w:szCs w:val="24"/>
                <w:lang w:val="pt-BR"/>
              </w:rPr>
            </w:rPrChange>
          </w:rPr>
          <w:t xml:space="preserve"> </w:t>
        </w:r>
        <w:r w:rsidRPr="320543F7" w:rsidR="6595920C">
          <w:rPr>
            <w:rFonts w:ascii="Times New Roman" w:hAnsi="Times New Roman" w:eastAsia="Times New Roman" w:cs="Times New Roman"/>
            <w:noProof w:val="0"/>
            <w:sz w:val="24"/>
            <w:szCs w:val="24"/>
            <w:lang w:val="pt-BR"/>
            <w:rPrChange w:author="GUSTAVO DE OLIVEIRA REGO MORAIS" w:date="2025-08-08T22:00:05.59Z" w:id="495793702">
              <w:rPr>
                <w:rFonts w:ascii="Consolas" w:hAnsi="Consolas" w:eastAsia="Consolas" w:cs="Consolas"/>
                <w:noProof w:val="0"/>
                <w:sz w:val="24"/>
                <w:szCs w:val="24"/>
                <w:lang w:val="pt-BR"/>
              </w:rPr>
            </w:rPrChange>
          </w:rPr>
          <w:t>Build.exportar(formato)</w:t>
        </w:r>
        <w:r w:rsidRPr="320543F7" w:rsidR="6595920C">
          <w:rPr>
            <w:rFonts w:ascii="Times New Roman" w:hAnsi="Times New Roman" w:eastAsia="Times New Roman" w:cs="Times New Roman"/>
            <w:noProof w:val="0"/>
            <w:sz w:val="24"/>
            <w:szCs w:val="24"/>
            <w:lang w:val="pt-BR"/>
            <w:rPrChange w:author="GUSTAVO DE OLIVEIRA REGO MORAIS" w:date="2025-08-08T22:00:05.591Z" w:id="448045302">
              <w:rPr>
                <w:rFonts w:ascii="Times New Roman" w:hAnsi="Times New Roman" w:eastAsia="Times New Roman" w:cs="Times New Roman"/>
                <w:noProof w:val="0"/>
                <w:sz w:val="24"/>
                <w:szCs w:val="24"/>
                <w:lang w:val="pt-BR"/>
              </w:rPr>
            </w:rPrChange>
          </w:rPr>
          <w:t xml:space="preserve"> ao menos </w:t>
        </w:r>
        <w:r w:rsidRPr="320543F7" w:rsidR="6595920C">
          <w:rPr>
            <w:rFonts w:ascii="Times New Roman" w:hAnsi="Times New Roman" w:eastAsia="Times New Roman" w:cs="Times New Roman"/>
            <w:noProof w:val="0"/>
            <w:sz w:val="24"/>
            <w:szCs w:val="24"/>
            <w:lang w:val="pt-BR"/>
            <w:rPrChange w:author="GUSTAVO DE OLIVEIRA REGO MORAIS" w:date="2025-08-08T22:00:05.591Z" w:id="824960474">
              <w:rPr>
                <w:rFonts w:ascii="Consolas" w:hAnsi="Consolas" w:eastAsia="Consolas" w:cs="Consolas"/>
                <w:noProof w:val="0"/>
                <w:sz w:val="24"/>
                <w:szCs w:val="24"/>
                <w:lang w:val="pt-BR"/>
              </w:rPr>
            </w:rPrChange>
          </w:rPr>
          <w:t>JSON</w:t>
        </w:r>
        <w:r w:rsidRPr="320543F7" w:rsidR="6595920C">
          <w:rPr>
            <w:rFonts w:ascii="Times New Roman" w:hAnsi="Times New Roman" w:eastAsia="Times New Roman" w:cs="Times New Roman"/>
            <w:noProof w:val="0"/>
            <w:sz w:val="24"/>
            <w:szCs w:val="24"/>
            <w:lang w:val="pt-BR"/>
            <w:rPrChange w:author="GUSTAVO DE OLIVEIRA REGO MORAIS" w:date="2025-08-08T22:00:05.592Z" w:id="37911864">
              <w:rPr>
                <w:rFonts w:ascii="Times New Roman" w:hAnsi="Times New Roman" w:eastAsia="Times New Roman" w:cs="Times New Roman"/>
                <w:noProof w:val="0"/>
                <w:sz w:val="24"/>
                <w:szCs w:val="24"/>
                <w:lang w:val="pt-BR"/>
              </w:rPr>
            </w:rPrChange>
          </w:rPr>
          <w:t xml:space="preserve"> e </w:t>
        </w:r>
        <w:r w:rsidRPr="320543F7" w:rsidR="6595920C">
          <w:rPr>
            <w:rFonts w:ascii="Times New Roman" w:hAnsi="Times New Roman" w:eastAsia="Times New Roman" w:cs="Times New Roman"/>
            <w:noProof w:val="0"/>
            <w:sz w:val="24"/>
            <w:szCs w:val="24"/>
            <w:lang w:val="pt-BR"/>
            <w:rPrChange w:author="GUSTAVO DE OLIVEIRA REGO MORAIS" w:date="2025-08-08T22:00:05.593Z" w:id="1687446665">
              <w:rPr>
                <w:rFonts w:ascii="Consolas" w:hAnsi="Consolas" w:eastAsia="Consolas" w:cs="Consolas"/>
                <w:noProof w:val="0"/>
                <w:sz w:val="24"/>
                <w:szCs w:val="24"/>
                <w:lang w:val="pt-BR"/>
              </w:rPr>
            </w:rPrChange>
          </w:rPr>
          <w:t>CSV</w:t>
        </w:r>
        <w:r w:rsidRPr="320543F7" w:rsidR="6595920C">
          <w:rPr>
            <w:rFonts w:ascii="Times New Roman" w:hAnsi="Times New Roman" w:eastAsia="Times New Roman" w:cs="Times New Roman"/>
            <w:noProof w:val="0"/>
            <w:sz w:val="24"/>
            <w:szCs w:val="24"/>
            <w:lang w:val="pt-BR"/>
            <w:rPrChange w:author="GUSTAVO DE OLIVEIRA REGO MORAIS" w:date="2025-08-08T22:00:05.594Z" w:id="413225419">
              <w:rPr>
                <w:rFonts w:ascii="Times New Roman" w:hAnsi="Times New Roman" w:eastAsia="Times New Roman" w:cs="Times New Roman"/>
                <w:noProof w:val="0"/>
                <w:sz w:val="24"/>
                <w:szCs w:val="24"/>
                <w:lang w:val="pt-BR"/>
              </w:rPr>
            </w:rPrChange>
          </w:rPr>
          <w:t>; PDF opcional.</w:t>
        </w:r>
      </w:ins>
    </w:p>
    <w:p w:rsidR="6595920C" w:rsidP="320543F7" w:rsidRDefault="6595920C" w14:paraId="15711ECE" w14:textId="3811C772">
      <w:pPr>
        <w:pStyle w:val="ListParagraph"/>
        <w:numPr>
          <w:ilvl w:val="0"/>
          <w:numId w:val="169"/>
        </w:numPr>
        <w:bidi w:val="0"/>
        <w:spacing w:before="240" w:beforeAutospacing="off" w:after="240" w:afterAutospacing="off" w:line="360" w:lineRule="auto"/>
        <w:jc w:val="both"/>
        <w:rPr>
          <w:ins w:author="GUSTAVO DE OLIVEIRA REGO MORAIS" w:date="2025-08-08T21:59:15.858Z" w16du:dateUtc="2025-08-08T21:59:15.858Z" w:id="1488683554"/>
          <w:rFonts w:ascii="Times New Roman" w:hAnsi="Times New Roman" w:eastAsia="Times New Roman" w:cs="Times New Roman"/>
          <w:noProof w:val="0"/>
          <w:sz w:val="24"/>
          <w:szCs w:val="24"/>
          <w:lang w:val="pt-BR"/>
          <w:rPrChange w:author="GUSTAVO DE OLIVEIRA REGO MORAIS" w:date="2025-08-08T22:00:05.597Z" w:id="1850054650">
            <w:rPr>
              <w:ins w:author="GUSTAVO DE OLIVEIRA REGO MORAIS" w:date="2025-08-08T21:59:15.858Z" w16du:dateUtc="2025-08-08T21:59:15.858Z" w:id="2072144887"/>
              <w:rFonts w:ascii="Times New Roman" w:hAnsi="Times New Roman" w:eastAsia="Times New Roman" w:cs="Times New Roman"/>
              <w:noProof w:val="0"/>
              <w:sz w:val="24"/>
              <w:szCs w:val="24"/>
              <w:lang w:val="pt-BR"/>
            </w:rPr>
          </w:rPrChange>
        </w:rPr>
        <w:pPrChange w:author="GUSTAVO DE OLIVEIRA REGO MORAIS" w:date="2025-08-08T22:00:28.818Z">
          <w:pPr>
            <w:bidi w:val="0"/>
          </w:pPr>
        </w:pPrChange>
      </w:pPr>
      <w:ins w:author="GUSTAVO DE OLIVEIRA REGO MORAIS" w:date="2025-08-08T21:59:15.858Z" w:id="1082002548">
        <w:r w:rsidRPr="320543F7" w:rsidR="6595920C">
          <w:rPr>
            <w:rFonts w:ascii="Times New Roman" w:hAnsi="Times New Roman" w:eastAsia="Times New Roman" w:cs="Times New Roman"/>
            <w:b w:val="1"/>
            <w:bCs w:val="1"/>
            <w:noProof w:val="0"/>
            <w:sz w:val="24"/>
            <w:szCs w:val="24"/>
            <w:lang w:val="pt-BR"/>
            <w:rPrChange w:author="GUSTAVO DE OLIVEIRA REGO MORAIS" w:date="2025-08-08T22:00:09.918Z" w:id="862771388">
              <w:rPr>
                <w:rFonts w:ascii="Times New Roman" w:hAnsi="Times New Roman" w:eastAsia="Times New Roman" w:cs="Times New Roman"/>
                <w:b w:val="1"/>
                <w:bCs w:val="1"/>
                <w:noProof w:val="0"/>
                <w:sz w:val="24"/>
                <w:szCs w:val="24"/>
                <w:lang w:val="pt-BR"/>
              </w:rPr>
            </w:rPrChange>
          </w:rPr>
          <w:t>Margens de segurança:</w:t>
        </w:r>
        <w:r w:rsidRPr="320543F7" w:rsidR="6595920C">
          <w:rPr>
            <w:rFonts w:ascii="Times New Roman" w:hAnsi="Times New Roman" w:eastAsia="Times New Roman" w:cs="Times New Roman"/>
            <w:noProof w:val="0"/>
            <w:sz w:val="24"/>
            <w:szCs w:val="24"/>
            <w:lang w:val="pt-BR"/>
            <w:rPrChange w:author="GUSTAVO DE OLIVEIRA REGO MORAIS" w:date="2025-08-08T22:00:05.596Z" w:id="1434841465">
              <w:rPr>
                <w:rFonts w:ascii="Times New Roman" w:hAnsi="Times New Roman" w:eastAsia="Times New Roman" w:cs="Times New Roman"/>
                <w:noProof w:val="0"/>
                <w:sz w:val="24"/>
                <w:szCs w:val="24"/>
                <w:lang w:val="pt-BR"/>
              </w:rPr>
            </w:rPrChange>
          </w:rPr>
          <w:t xml:space="preserve"> Ao calcular requisitos de PSU/refrigeração, aplicar margem (ex.: PSU recomendada = </w:t>
        </w:r>
        <w:r w:rsidRPr="320543F7" w:rsidR="6595920C">
          <w:rPr>
            <w:rFonts w:ascii="Times New Roman" w:hAnsi="Times New Roman" w:eastAsia="Times New Roman" w:cs="Times New Roman"/>
            <w:noProof w:val="0"/>
            <w:sz w:val="24"/>
            <w:szCs w:val="24"/>
            <w:lang w:val="pt-BR"/>
            <w:rPrChange w:author="GUSTAVO DE OLIVEIRA REGO MORAIS" w:date="2025-08-08T22:00:05.596Z" w:id="1265153900">
              <w:rPr>
                <w:rFonts w:ascii="Consolas" w:hAnsi="Consolas" w:eastAsia="Consolas" w:cs="Consolas"/>
                <w:noProof w:val="0"/>
                <w:sz w:val="24"/>
                <w:szCs w:val="24"/>
                <w:lang w:val="pt-BR"/>
              </w:rPr>
            </w:rPrChange>
          </w:rPr>
          <w:t>somatório_TDP * 1.25</w:t>
        </w:r>
        <w:r w:rsidRPr="320543F7" w:rsidR="6595920C">
          <w:rPr>
            <w:rFonts w:ascii="Times New Roman" w:hAnsi="Times New Roman" w:eastAsia="Times New Roman" w:cs="Times New Roman"/>
            <w:noProof w:val="0"/>
            <w:sz w:val="24"/>
            <w:szCs w:val="24"/>
            <w:lang w:val="pt-BR"/>
            <w:rPrChange w:author="GUSTAVO DE OLIVEIRA REGO MORAIS" w:date="2025-08-08T22:00:05.597Z" w:id="1872057968">
              <w:rPr>
                <w:rFonts w:ascii="Times New Roman" w:hAnsi="Times New Roman" w:eastAsia="Times New Roman" w:cs="Times New Roman"/>
                <w:noProof w:val="0"/>
                <w:sz w:val="24"/>
                <w:szCs w:val="24"/>
                <w:lang w:val="pt-BR"/>
              </w:rPr>
            </w:rPrChange>
          </w:rPr>
          <w:t>).</w:t>
        </w:r>
      </w:ins>
    </w:p>
    <w:p w:rsidR="320543F7" w:rsidP="320543F7" w:rsidRDefault="320543F7" w14:paraId="738E896D" w14:textId="01501436">
      <w:pPr>
        <w:bidi w:val="0"/>
        <w:jc w:val="both"/>
        <w:rPr>
          <w:ins w:author="GUSTAVO DE OLIVEIRA REGO MORAIS" w:date="2025-08-08T21:28:29.129Z" w16du:dateUtc="2025-08-08T21:28:29.129Z" w:id="388479490"/>
          <w:rFonts w:ascii="Times New Roman" w:hAnsi="Times New Roman" w:eastAsia="Times New Roman" w:cs="Times New Roman"/>
        </w:rPr>
      </w:pPr>
    </w:p>
    <w:p w:rsidR="320543F7" w:rsidP="320543F7" w:rsidRDefault="320543F7" w14:paraId="5EC770EC" w14:textId="7821C288">
      <w:pPr>
        <w:pStyle w:val="Heading3"/>
        <w:numPr>
          <w:ilvl w:val="0"/>
          <w:numId w:val="133"/>
        </w:numPr>
        <w:bidi w:val="0"/>
        <w:spacing w:before="281" w:beforeAutospacing="off" w:after="281" w:afterAutospacing="off" w:line="360" w:lineRule="auto"/>
        <w:jc w:val="both"/>
        <w:rPr>
          <w:del w:author="GUSTAVO DE OLIVEIRA REGO MORAIS" w:date="2025-08-08T21:40:22.662Z" w16du:dateUtc="2025-08-08T21:40:22.662Z" w:id="533924408"/>
          <w:rFonts w:ascii="Times New Roman" w:hAnsi="Times New Roman" w:eastAsia="Times New Roman" w:cs="Times New Roman"/>
          <w:b w:val="1"/>
          <w:bCs w:val="1"/>
          <w:i w:val="0"/>
          <w:iCs w:val="0"/>
          <w:noProof w:val="0"/>
          <w:sz w:val="24"/>
          <w:szCs w:val="24"/>
          <w:lang w:val="pt-BR"/>
        </w:rPr>
        <w:pPrChange w:author="GUSTAVO DE OLIVEIRA REGO MORAIS" w:date="2025-08-08T21:40:22.837Z">
          <w:pPr>
            <w:bidi w:val="0"/>
          </w:pPr>
        </w:pPrChange>
      </w:pPr>
    </w:p>
    <w:p w:rsidR="7E933464" w:rsidP="320543F7" w:rsidRDefault="7E933464" w14:paraId="36E10054" w14:textId="5A23BFFF">
      <w:pPr>
        <w:pStyle w:val="Heading1"/>
        <w:spacing w:line="360" w:lineRule="auto"/>
        <w:rPr>
          <w:rFonts w:ascii="Times New Roman" w:hAnsi="Times New Roman" w:eastAsia="Times New Roman" w:cs="Times New Roman"/>
          <w:b w:val="1"/>
          <w:bCs w:val="1"/>
          <w:sz w:val="24"/>
          <w:szCs w:val="24"/>
        </w:rPr>
      </w:pPr>
      <w:bookmarkStart w:name="_Toc1353415486" w:id="735880834"/>
      <w:r w:rsidRPr="320543F7" w:rsidR="6265BE77">
        <w:rPr>
          <w:rFonts w:ascii="Times New Roman" w:hAnsi="Times New Roman" w:eastAsia="Times New Roman" w:cs="Times New Roman"/>
          <w:b w:val="1"/>
          <w:bCs w:val="1"/>
          <w:sz w:val="24"/>
          <w:szCs w:val="24"/>
        </w:rPr>
        <w:t>9</w:t>
      </w:r>
      <w:r w:rsidRPr="320543F7" w:rsidR="1C8DCD83">
        <w:rPr>
          <w:rFonts w:ascii="Times New Roman" w:hAnsi="Times New Roman" w:eastAsia="Times New Roman" w:cs="Times New Roman"/>
          <w:b w:val="1"/>
          <w:bCs w:val="1"/>
          <w:sz w:val="24"/>
          <w:szCs w:val="24"/>
        </w:rPr>
        <w:t>.</w:t>
      </w:r>
      <w:r w:rsidRPr="320543F7" w:rsidR="6265BE77">
        <w:rPr>
          <w:rFonts w:ascii="Times New Roman" w:hAnsi="Times New Roman" w:eastAsia="Times New Roman" w:cs="Times New Roman"/>
          <w:b w:val="1"/>
          <w:bCs w:val="1"/>
          <w:sz w:val="24"/>
          <w:szCs w:val="24"/>
        </w:rPr>
        <w:t xml:space="preserve"> TECNOLOGIAS</w:t>
      </w:r>
      <w:bookmarkEnd w:id="735880834"/>
    </w:p>
    <w:p w:rsidR="4462C84A" w:rsidP="1AF509E4" w:rsidRDefault="4462C84A" w14:paraId="2594F479" w14:textId="665877AB">
      <w:pPr>
        <w:pStyle w:val="Normal"/>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w:t>
      </w:r>
      <w:r w:rsidRPr="1AF509E4" w:rsidR="4462C84A">
        <w:rPr>
          <w:rFonts w:ascii="Times New Roman" w:hAnsi="Times New Roman" w:eastAsia="Times New Roman" w:cs="Times New Roman"/>
          <w:b w:val="0"/>
          <w:bCs w:val="0"/>
          <w:noProof w:val="0"/>
          <w:sz w:val="24"/>
          <w:szCs w:val="24"/>
          <w:lang w:val="pt-BR"/>
        </w:rPr>
        <w:t xml:space="preserve"> O projeto Montador de PC Online será desenvolvido com base em tecnologias modernas e compatíveis com aplicações web interativas e escaláveis. A arquitetura da solução está sendo planejada para proporcionar uma experiência fluida ao usuário, com forte integração a serviços externos e facilidade de manutenção por parte da equipe técnica.</w:t>
      </w:r>
    </w:p>
    <w:p w:rsidR="4462C84A" w:rsidP="1AF509E4" w:rsidRDefault="4462C84A" w14:paraId="3AF9B31E" w14:textId="1F1D5AA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Na camada de </w:t>
      </w:r>
      <w:r w:rsidRPr="1AF509E4" w:rsidR="4462C84A">
        <w:rPr>
          <w:rFonts w:ascii="Times New Roman" w:hAnsi="Times New Roman" w:eastAsia="Times New Roman" w:cs="Times New Roman"/>
          <w:b w:val="0"/>
          <w:bCs w:val="0"/>
          <w:noProof w:val="0"/>
          <w:sz w:val="24"/>
          <w:szCs w:val="24"/>
          <w:lang w:val="pt-BR"/>
        </w:rPr>
        <w:t>frontend</w:t>
      </w:r>
      <w:r w:rsidRPr="1AF509E4" w:rsidR="4462C84A">
        <w:rPr>
          <w:rFonts w:ascii="Times New Roman" w:hAnsi="Times New Roman" w:eastAsia="Times New Roman" w:cs="Times New Roman"/>
          <w:b w:val="0"/>
          <w:bCs w:val="0"/>
          <w:noProof w:val="0"/>
          <w:sz w:val="24"/>
          <w:szCs w:val="24"/>
          <w:lang w:val="pt-BR"/>
        </w:rPr>
        <w:t xml:space="preserve">, será utilizado HTML estruturado em conjunto com </w:t>
      </w:r>
      <w:r w:rsidRPr="1AF509E4" w:rsidR="4462C84A">
        <w:rPr>
          <w:rFonts w:ascii="Times New Roman" w:hAnsi="Times New Roman" w:eastAsia="Times New Roman" w:cs="Times New Roman"/>
          <w:b w:val="0"/>
          <w:bCs w:val="0"/>
          <w:noProof w:val="0"/>
          <w:sz w:val="24"/>
          <w:szCs w:val="24"/>
          <w:lang w:val="pt-BR"/>
        </w:rPr>
        <w:t>TypeScript</w:t>
      </w:r>
      <w:r w:rsidRPr="1AF509E4" w:rsidR="4462C84A">
        <w:rPr>
          <w:rFonts w:ascii="Times New Roman" w:hAnsi="Times New Roman" w:eastAsia="Times New Roman" w:cs="Times New Roman"/>
          <w:b w:val="0"/>
          <w:bCs w:val="0"/>
          <w:noProof w:val="0"/>
          <w:sz w:val="24"/>
          <w:szCs w:val="24"/>
          <w:lang w:val="pt-BR"/>
        </w:rPr>
        <w:t>, proporcionando maior robustez, segurança em tempo de desenvolvimento e melhor controle sobre os tipos de dados manipulados na aplicação. A interface será construída com foco em responsividade e usabilidade, seguindo um modelo de fluxo guiado (</w:t>
      </w:r>
      <w:r w:rsidRPr="1AF509E4" w:rsidR="4462C84A">
        <w:rPr>
          <w:rFonts w:ascii="Times New Roman" w:hAnsi="Times New Roman" w:eastAsia="Times New Roman" w:cs="Times New Roman"/>
          <w:b w:val="0"/>
          <w:bCs w:val="0"/>
          <w:noProof w:val="0"/>
          <w:sz w:val="24"/>
          <w:szCs w:val="24"/>
          <w:lang w:val="pt-BR"/>
        </w:rPr>
        <w:t>wizard</w:t>
      </w:r>
      <w:r w:rsidRPr="1AF509E4" w:rsidR="4462C84A">
        <w:rPr>
          <w:rFonts w:ascii="Times New Roman" w:hAnsi="Times New Roman" w:eastAsia="Times New Roman" w:cs="Times New Roman"/>
          <w:b w:val="0"/>
          <w:bCs w:val="0"/>
          <w:noProof w:val="0"/>
          <w:sz w:val="24"/>
          <w:szCs w:val="24"/>
          <w:lang w:val="pt-BR"/>
        </w:rPr>
        <w:t>) para facilitar a interação com o sistema.</w:t>
      </w:r>
    </w:p>
    <w:p w:rsidR="4462C84A" w:rsidP="1AF509E4" w:rsidRDefault="4462C84A" w14:paraId="3DCC3B52" w14:textId="18799177">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No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será mantida a utilização de Node.js com Express.js para a construção de APIs REST que darão suporte à lógica de negócio, manipulação de dados e integração com serviços externos. A persistência dos dados será feita com o banco </w:t>
      </w:r>
      <w:r w:rsidRPr="1AF509E4" w:rsidR="4462C84A">
        <w:rPr>
          <w:rFonts w:ascii="Times New Roman" w:hAnsi="Times New Roman" w:eastAsia="Times New Roman" w:cs="Times New Roman"/>
          <w:b w:val="0"/>
          <w:bCs w:val="0"/>
          <w:noProof w:val="0"/>
          <w:sz w:val="24"/>
          <w:szCs w:val="24"/>
          <w:lang w:val="pt-BR"/>
        </w:rPr>
        <w:t>MongoDB</w:t>
      </w:r>
      <w:r w:rsidRPr="1AF509E4" w:rsidR="4462C84A">
        <w:rPr>
          <w:rFonts w:ascii="Times New Roman" w:hAnsi="Times New Roman" w:eastAsia="Times New Roman" w:cs="Times New Roman"/>
          <w:b w:val="0"/>
          <w:bCs w:val="0"/>
          <w:noProof w:val="0"/>
          <w:sz w:val="24"/>
          <w:szCs w:val="24"/>
          <w:lang w:val="pt-BR"/>
        </w:rPr>
        <w:t>, adequado para armazenar informações flexíveis como builds personalizadas, perfis de usuário e preferências específicas.</w:t>
      </w:r>
    </w:p>
    <w:p w:rsidR="4462C84A" w:rsidP="1AF509E4" w:rsidRDefault="4462C84A" w14:paraId="680020B7" w14:textId="24C3443A">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Para a funcionalidade de recomendação automatizada de peças, o sistema utilizará a API de inteligência artificial da Gemini (Google) por meio do Gemini Studio, que permitirá interpretar os requisitos informados pelo usuário (como orçamento, perfil de uso e ambiente físico) e retornar sugestões de configuração otimizadas. Essa abordagem evita a necessidade de desenvolver IA própria, reduz a complexidade do </w:t>
      </w:r>
      <w:r w:rsidRPr="1AF509E4" w:rsidR="4462C84A">
        <w:rPr>
          <w:rFonts w:ascii="Times New Roman" w:hAnsi="Times New Roman" w:eastAsia="Times New Roman" w:cs="Times New Roman"/>
          <w:b w:val="0"/>
          <w:bCs w:val="0"/>
          <w:noProof w:val="0"/>
          <w:sz w:val="24"/>
          <w:szCs w:val="24"/>
          <w:lang w:val="pt-BR"/>
        </w:rPr>
        <w:t>backend</w:t>
      </w:r>
      <w:r w:rsidRPr="1AF509E4" w:rsidR="4462C84A">
        <w:rPr>
          <w:rFonts w:ascii="Times New Roman" w:hAnsi="Times New Roman" w:eastAsia="Times New Roman" w:cs="Times New Roman"/>
          <w:b w:val="0"/>
          <w:bCs w:val="0"/>
          <w:noProof w:val="0"/>
          <w:sz w:val="24"/>
          <w:szCs w:val="24"/>
          <w:lang w:val="pt-BR"/>
        </w:rPr>
        <w:t xml:space="preserve"> e aproveita a capacidade cognitiva de uma IA de última geração.</w:t>
      </w:r>
    </w:p>
    <w:p w:rsidR="4462C84A" w:rsidP="1AF509E4" w:rsidRDefault="4462C84A" w14:paraId="645B03FC" w14:textId="205B8DCC">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A plataforma também fará uso de APIs externas de clima (como Open-Meteo ou </w:t>
      </w:r>
      <w:r w:rsidRPr="1AF509E4" w:rsidR="4462C84A">
        <w:rPr>
          <w:rFonts w:ascii="Times New Roman" w:hAnsi="Times New Roman" w:eastAsia="Times New Roman" w:cs="Times New Roman"/>
          <w:b w:val="0"/>
          <w:bCs w:val="0"/>
          <w:noProof w:val="0"/>
          <w:sz w:val="24"/>
          <w:szCs w:val="24"/>
          <w:lang w:val="pt-BR"/>
        </w:rPr>
        <w:t>Meteostat</w:t>
      </w:r>
      <w:r w:rsidRPr="1AF509E4" w:rsidR="4462C84A">
        <w:rPr>
          <w:rFonts w:ascii="Times New Roman" w:hAnsi="Times New Roman" w:eastAsia="Times New Roman" w:cs="Times New Roman"/>
          <w:b w:val="0"/>
          <w:bCs w:val="0"/>
          <w:noProof w:val="0"/>
          <w:sz w:val="24"/>
          <w:szCs w:val="24"/>
          <w:lang w:val="pt-BR"/>
        </w:rPr>
        <w:t xml:space="preserve">) e de geolocalização (como ipinfo.io ou </w:t>
      </w:r>
      <w:r w:rsidRPr="1AF509E4" w:rsidR="4462C84A">
        <w:rPr>
          <w:rFonts w:ascii="Times New Roman" w:hAnsi="Times New Roman" w:eastAsia="Times New Roman" w:cs="Times New Roman"/>
          <w:b w:val="0"/>
          <w:bCs w:val="0"/>
          <w:noProof w:val="0"/>
          <w:sz w:val="24"/>
          <w:szCs w:val="24"/>
          <w:lang w:val="pt-BR"/>
        </w:rPr>
        <w:t>MaxMind</w:t>
      </w:r>
      <w:r w:rsidRPr="1AF509E4" w:rsidR="4462C84A">
        <w:rPr>
          <w:rFonts w:ascii="Times New Roman" w:hAnsi="Times New Roman" w:eastAsia="Times New Roman" w:cs="Times New Roman"/>
          <w:b w:val="0"/>
          <w:bCs w:val="0"/>
          <w:noProof w:val="0"/>
          <w:sz w:val="24"/>
          <w:szCs w:val="24"/>
          <w:lang w:val="pt-BR"/>
        </w:rPr>
        <w:t>) para ajustar automaticamente as sugestões térmicas conforme a cidade e o ambiente do usuário, com total respeito à privacidade e à legislação de proteção de dados.</w:t>
      </w:r>
    </w:p>
    <w:p w:rsidR="4462C84A" w:rsidP="1AF509E4" w:rsidRDefault="4462C84A" w14:paraId="30914A73" w14:textId="6106E889">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Outros recursos técnicos incluirão login opcional com Google (</w:t>
      </w:r>
      <w:r w:rsidRPr="1AF509E4" w:rsidR="4462C84A">
        <w:rPr>
          <w:rFonts w:ascii="Times New Roman" w:hAnsi="Times New Roman" w:eastAsia="Times New Roman" w:cs="Times New Roman"/>
          <w:b w:val="0"/>
          <w:bCs w:val="0"/>
          <w:noProof w:val="0"/>
          <w:sz w:val="24"/>
          <w:szCs w:val="24"/>
          <w:lang w:val="pt-BR"/>
        </w:rPr>
        <w:t>OAuth</w:t>
      </w:r>
      <w:r w:rsidRPr="1AF509E4" w:rsidR="4462C84A">
        <w:rPr>
          <w:rFonts w:ascii="Times New Roman" w:hAnsi="Times New Roman" w:eastAsia="Times New Roman" w:cs="Times New Roman"/>
          <w:b w:val="0"/>
          <w:bCs w:val="0"/>
          <w:noProof w:val="0"/>
          <w:sz w:val="24"/>
          <w:szCs w:val="24"/>
          <w:lang w:val="pt-BR"/>
        </w:rPr>
        <w:t xml:space="preserve"> 2.0), exportação de builds em PDF e XLSX por meio de bibliotecas como </w:t>
      </w:r>
      <w:r w:rsidRPr="1AF509E4" w:rsidR="4462C84A">
        <w:rPr>
          <w:rFonts w:ascii="Consolas" w:hAnsi="Consolas" w:eastAsia="Consolas" w:cs="Consolas"/>
          <w:b w:val="0"/>
          <w:bCs w:val="0"/>
          <w:noProof w:val="0"/>
          <w:sz w:val="24"/>
          <w:szCs w:val="24"/>
          <w:lang w:val="pt-BR"/>
        </w:rPr>
        <w:t>jsPDF</w:t>
      </w:r>
      <w:r w:rsidRPr="1AF509E4" w:rsidR="4462C84A">
        <w:rPr>
          <w:rFonts w:ascii="Times New Roman" w:hAnsi="Times New Roman" w:eastAsia="Times New Roman" w:cs="Times New Roman"/>
          <w:b w:val="0"/>
          <w:bCs w:val="0"/>
          <w:noProof w:val="0"/>
          <w:sz w:val="24"/>
          <w:szCs w:val="24"/>
          <w:lang w:val="pt-BR"/>
        </w:rPr>
        <w:t xml:space="preserve"> e </w:t>
      </w:r>
      <w:r w:rsidRPr="1AF509E4" w:rsidR="4462C84A">
        <w:rPr>
          <w:rFonts w:ascii="Consolas" w:hAnsi="Consolas" w:eastAsia="Consolas" w:cs="Consolas"/>
          <w:b w:val="0"/>
          <w:bCs w:val="0"/>
          <w:noProof w:val="0"/>
          <w:sz w:val="24"/>
          <w:szCs w:val="24"/>
          <w:lang w:val="pt-BR"/>
        </w:rPr>
        <w:t>xlsx</w:t>
      </w:r>
      <w:r w:rsidRPr="1AF509E4" w:rsidR="4462C84A">
        <w:rPr>
          <w:rFonts w:ascii="Times New Roman" w:hAnsi="Times New Roman" w:eastAsia="Times New Roman" w:cs="Times New Roman"/>
          <w:b w:val="0"/>
          <w:bCs w:val="0"/>
          <w:noProof w:val="0"/>
          <w:sz w:val="24"/>
          <w:szCs w:val="24"/>
          <w:lang w:val="pt-BR"/>
        </w:rPr>
        <w:t xml:space="preserve">, e hospedagem da aplicação em plataformas como </w:t>
      </w:r>
      <w:r w:rsidRPr="1AF509E4" w:rsidR="4462C84A">
        <w:rPr>
          <w:rFonts w:ascii="Times New Roman" w:hAnsi="Times New Roman" w:eastAsia="Times New Roman" w:cs="Times New Roman"/>
          <w:b w:val="0"/>
          <w:bCs w:val="0"/>
          <w:noProof w:val="0"/>
          <w:sz w:val="24"/>
          <w:szCs w:val="24"/>
          <w:lang w:val="pt-BR"/>
        </w:rPr>
        <w:t>Vercel</w:t>
      </w:r>
      <w:r w:rsidRPr="1AF509E4" w:rsidR="4462C84A">
        <w:rPr>
          <w:rFonts w:ascii="Times New Roman" w:hAnsi="Times New Roman" w:eastAsia="Times New Roman" w:cs="Times New Roman"/>
          <w:b w:val="0"/>
          <w:bCs w:val="0"/>
          <w:noProof w:val="0"/>
          <w:sz w:val="24"/>
          <w:szCs w:val="24"/>
          <w:lang w:val="pt-BR"/>
        </w:rPr>
        <w:t xml:space="preserve"> ou Render, que oferecem integração contínua, fácil escalabilidade e alta disponibilidade.</w:t>
      </w:r>
    </w:p>
    <w:p w:rsidR="4462C84A" w:rsidP="1AF509E4" w:rsidRDefault="4462C84A" w14:paraId="3148A18D" w14:textId="62F5BC04">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 xml:space="preserve">Durante o processo de desenvolvimento, serão utilizadas ferramentas como </w:t>
      </w:r>
      <w:r w:rsidRPr="1AF509E4" w:rsidR="4462C84A">
        <w:rPr>
          <w:rFonts w:ascii="Times New Roman" w:hAnsi="Times New Roman" w:eastAsia="Times New Roman" w:cs="Times New Roman"/>
          <w:b w:val="0"/>
          <w:bCs w:val="0"/>
          <w:noProof w:val="0"/>
          <w:sz w:val="24"/>
          <w:szCs w:val="24"/>
          <w:lang w:val="pt-BR"/>
        </w:rPr>
        <w:t>Git</w:t>
      </w:r>
      <w:r w:rsidRPr="1AF509E4" w:rsidR="4462C84A">
        <w:rPr>
          <w:rFonts w:ascii="Times New Roman" w:hAnsi="Times New Roman" w:eastAsia="Times New Roman" w:cs="Times New Roman"/>
          <w:b w:val="0"/>
          <w:bCs w:val="0"/>
          <w:noProof w:val="0"/>
          <w:sz w:val="24"/>
          <w:szCs w:val="24"/>
          <w:lang w:val="pt-BR"/>
        </w:rPr>
        <w:t xml:space="preserve"> e GitHub para controle de versão, além de </w:t>
      </w:r>
      <w:r w:rsidRPr="1AF509E4" w:rsidR="4462C84A">
        <w:rPr>
          <w:rFonts w:ascii="Times New Roman" w:hAnsi="Times New Roman" w:eastAsia="Times New Roman" w:cs="Times New Roman"/>
          <w:b w:val="0"/>
          <w:bCs w:val="0"/>
          <w:noProof w:val="0"/>
          <w:sz w:val="24"/>
          <w:szCs w:val="24"/>
          <w:lang w:val="pt-BR"/>
        </w:rPr>
        <w:t>Trello</w:t>
      </w:r>
      <w:r w:rsidRPr="1AF509E4" w:rsidR="4462C84A">
        <w:rPr>
          <w:rFonts w:ascii="Times New Roman" w:hAnsi="Times New Roman" w:eastAsia="Times New Roman" w:cs="Times New Roman"/>
          <w:b w:val="0"/>
          <w:bCs w:val="0"/>
          <w:noProof w:val="0"/>
          <w:sz w:val="24"/>
          <w:szCs w:val="24"/>
          <w:lang w:val="pt-BR"/>
        </w:rPr>
        <w:t xml:space="preserve"> ou </w:t>
      </w:r>
      <w:r w:rsidRPr="1AF509E4" w:rsidR="4462C84A">
        <w:rPr>
          <w:rFonts w:ascii="Times New Roman" w:hAnsi="Times New Roman" w:eastAsia="Times New Roman" w:cs="Times New Roman"/>
          <w:b w:val="0"/>
          <w:bCs w:val="0"/>
          <w:noProof w:val="0"/>
          <w:sz w:val="24"/>
          <w:szCs w:val="24"/>
          <w:lang w:val="pt-BR"/>
        </w:rPr>
        <w:t>Notion</w:t>
      </w:r>
      <w:r w:rsidRPr="1AF509E4" w:rsidR="4462C84A">
        <w:rPr>
          <w:rFonts w:ascii="Times New Roman" w:hAnsi="Times New Roman" w:eastAsia="Times New Roman" w:cs="Times New Roman"/>
          <w:b w:val="0"/>
          <w:bCs w:val="0"/>
          <w:noProof w:val="0"/>
          <w:sz w:val="24"/>
          <w:szCs w:val="24"/>
          <w:lang w:val="pt-BR"/>
        </w:rPr>
        <w:t xml:space="preserve"> para organização das tarefas e acompanhamento das entregas. O monitoramento da aplicação em produção será realizado com </w:t>
      </w:r>
      <w:r w:rsidRPr="1AF509E4" w:rsidR="4462C84A">
        <w:rPr>
          <w:rFonts w:ascii="Times New Roman" w:hAnsi="Times New Roman" w:eastAsia="Times New Roman" w:cs="Times New Roman"/>
          <w:b w:val="0"/>
          <w:bCs w:val="0"/>
          <w:noProof w:val="0"/>
          <w:sz w:val="24"/>
          <w:szCs w:val="24"/>
          <w:lang w:val="pt-BR"/>
        </w:rPr>
        <w:t>Sentry</w:t>
      </w:r>
      <w:r w:rsidRPr="1AF509E4" w:rsidR="4462C84A">
        <w:rPr>
          <w:rFonts w:ascii="Times New Roman" w:hAnsi="Times New Roman" w:eastAsia="Times New Roman" w:cs="Times New Roman"/>
          <w:b w:val="0"/>
          <w:bCs w:val="0"/>
          <w:noProof w:val="0"/>
          <w:sz w:val="24"/>
          <w:szCs w:val="24"/>
          <w:lang w:val="pt-BR"/>
        </w:rPr>
        <w:t xml:space="preserve"> ou ferramentas equivalentes para detecção de falhas e análise de desempenho.</w:t>
      </w:r>
    </w:p>
    <w:p w:rsidR="4462C84A" w:rsidP="1AF509E4" w:rsidRDefault="4462C84A" w14:paraId="377C308B" w14:textId="11C393F2">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1AF509E4" w:rsidR="4462C84A">
        <w:rPr>
          <w:rFonts w:ascii="Times New Roman" w:hAnsi="Times New Roman" w:eastAsia="Times New Roman" w:cs="Times New Roman"/>
          <w:b w:val="0"/>
          <w:bCs w:val="0"/>
          <w:noProof w:val="0"/>
          <w:sz w:val="24"/>
          <w:szCs w:val="24"/>
          <w:lang w:val="pt-BR"/>
        </w:rPr>
        <w:t>Essa seleção tecnológica garante um desenvolvimento sólido, modular e aderente às melhores práticas atuais, além de permitir a evolução contínua do sistema com futuras integrações e funcionalidades mais avançadas.</w:t>
      </w:r>
    </w:p>
    <w:p w:rsidR="1AF509E4" w:rsidP="1AF509E4" w:rsidRDefault="1AF509E4" w14:paraId="78019BBC" w14:textId="7F4C6D38">
      <w:pPr>
        <w:spacing w:before="240" w:beforeAutospacing="off" w:after="240" w:afterAutospacing="off"/>
        <w:jc w:val="both"/>
        <w:rPr>
          <w:rFonts w:ascii="Times New Roman" w:hAnsi="Times New Roman" w:eastAsia="Times New Roman" w:cs="Times New Roman"/>
          <w:b w:val="0"/>
          <w:bCs w:val="0"/>
          <w:noProof w:val="0"/>
          <w:sz w:val="24"/>
          <w:szCs w:val="24"/>
          <w:lang w:val="pt-BR"/>
        </w:rPr>
      </w:pPr>
    </w:p>
    <w:p w:rsidR="7E933464" w:rsidP="320543F7" w:rsidRDefault="7E933464" w14:paraId="7A15D14E" w14:textId="3CCEF96D">
      <w:pPr>
        <w:pStyle w:val="Heading1"/>
        <w:spacing w:line="360" w:lineRule="auto"/>
        <w:rPr>
          <w:rFonts w:ascii="Times New Roman" w:hAnsi="Times New Roman" w:eastAsia="Times New Roman" w:cs="Times New Roman"/>
          <w:b w:val="1"/>
          <w:bCs w:val="1"/>
          <w:sz w:val="24"/>
          <w:szCs w:val="24"/>
        </w:rPr>
      </w:pPr>
      <w:bookmarkStart w:name="_Toc1548019278" w:id="254628338"/>
      <w:r w:rsidRPr="320543F7" w:rsidR="6265BE77">
        <w:rPr>
          <w:rFonts w:ascii="Times New Roman" w:hAnsi="Times New Roman" w:eastAsia="Times New Roman" w:cs="Times New Roman"/>
          <w:b w:val="1"/>
          <w:bCs w:val="1"/>
          <w:sz w:val="24"/>
          <w:szCs w:val="24"/>
        </w:rPr>
        <w:t>10</w:t>
      </w:r>
      <w:r w:rsidRPr="320543F7" w:rsidR="56736870">
        <w:rPr>
          <w:rFonts w:ascii="Times New Roman" w:hAnsi="Times New Roman" w:eastAsia="Times New Roman" w:cs="Times New Roman"/>
          <w:b w:val="1"/>
          <w:bCs w:val="1"/>
          <w:sz w:val="24"/>
          <w:szCs w:val="24"/>
        </w:rPr>
        <w:t>.</w:t>
      </w:r>
      <w:r w:rsidRPr="320543F7" w:rsidR="6265BE77">
        <w:rPr>
          <w:rFonts w:ascii="Times New Roman" w:hAnsi="Times New Roman" w:eastAsia="Times New Roman" w:cs="Times New Roman"/>
          <w:b w:val="1"/>
          <w:bCs w:val="1"/>
          <w:sz w:val="24"/>
          <w:szCs w:val="24"/>
        </w:rPr>
        <w:t xml:space="preserve"> ESCOPO DA PROTOTIPAÇÃO</w:t>
      </w:r>
      <w:bookmarkEnd w:id="254628338"/>
    </w:p>
    <w:p w:rsidR="5A262510" w:rsidP="4B48383A" w:rsidRDefault="5A262510" w14:paraId="44626142" w14:textId="1791F8DB">
      <w:pPr>
        <w:spacing w:before="240" w:beforeAutospacing="off" w:after="240" w:afterAutospacing="off" w:line="360" w:lineRule="auto"/>
        <w:ind w:firstLine="708"/>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 protótipo do sistema Montador de PC Online tem como objetivo validar as principais funcionalidades da plataforma em sua versão inicial (MVP – Produto Mínimo Viável), permitindo testes de usabilidade, compreensão do fluxo e avaliação da experiência do usuário antes da implementação completa do sistema.</w:t>
      </w:r>
    </w:p>
    <w:p w:rsidR="5A262510" w:rsidP="4B48383A" w:rsidRDefault="5A262510" w14:paraId="49856055" w14:textId="312E2479">
      <w:p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Esse protótipo será desenvolvido com foco nas funcionalidades essenciais, representando de forma fiel a interface, os fluxos de interação e os comportamentos esperados do sistema, ainda que sem a integração completa com bancos de dados, APIs externas ou funcionalidades finais.</w:t>
      </w:r>
    </w:p>
    <w:p w:rsidR="5A262510" w:rsidP="4B48383A" w:rsidRDefault="5A262510" w14:paraId="72359935" w14:textId="6FCF2FFF">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incluídas no protótipo:</w:t>
      </w:r>
    </w:p>
    <w:p w:rsidR="5A262510" w:rsidP="4B48383A" w:rsidRDefault="5A262510" w14:paraId="3A8FEFDF" w14:textId="1144435D">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Tela de início com opção de montar PC com ou sem login.</w:t>
      </w:r>
    </w:p>
    <w:p w:rsidR="5A262510" w:rsidP="4B48383A" w:rsidRDefault="5A262510" w14:paraId="535D480C" w14:textId="6A522F6E">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 de requisitos do usuário através de um assistente interativo (</w:t>
      </w:r>
      <w:r w:rsidRPr="4B48383A" w:rsidR="5A262510">
        <w:rPr>
          <w:rFonts w:ascii="Times New Roman" w:hAnsi="Times New Roman" w:eastAsia="Times New Roman" w:cs="Times New Roman"/>
          <w:b w:val="0"/>
          <w:bCs w:val="0"/>
          <w:noProof w:val="0"/>
          <w:sz w:val="24"/>
          <w:szCs w:val="24"/>
          <w:lang w:val="pt-BR"/>
        </w:rPr>
        <w:t>chatbot</w:t>
      </w:r>
      <w:r w:rsidRPr="4B48383A" w:rsidR="5A262510">
        <w:rPr>
          <w:rFonts w:ascii="Times New Roman" w:hAnsi="Times New Roman" w:eastAsia="Times New Roman" w:cs="Times New Roman"/>
          <w:b w:val="0"/>
          <w:bCs w:val="0"/>
          <w:noProof w:val="0"/>
          <w:sz w:val="24"/>
          <w:szCs w:val="24"/>
          <w:lang w:val="pt-BR"/>
        </w:rPr>
        <w:t xml:space="preserve"> simulado).</w:t>
      </w:r>
    </w:p>
    <w:p w:rsidR="5A262510" w:rsidP="4B48383A" w:rsidRDefault="5A262510" w14:paraId="2CDA075B" w14:textId="0C705522">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Entrada de orçamento e perfil de uso, com campos básicos.</w:t>
      </w:r>
    </w:p>
    <w:p w:rsidR="5A262510" w:rsidP="4B48383A" w:rsidRDefault="5A262510" w14:paraId="2A2F013F" w14:textId="0B0BAA6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Recebimento de uma configuração recomendada (gerada de forma simulada ou com chamada à API da Gemini).</w:t>
      </w:r>
    </w:p>
    <w:p w:rsidR="5A262510" w:rsidP="4B48383A" w:rsidRDefault="5A262510" w14:paraId="50C8D425" w14:textId="69183A7C">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Opção de montagem manual, permitindo substituir componentes sugeridos.</w:t>
      </w:r>
    </w:p>
    <w:p w:rsidR="5A262510" w:rsidP="4B48383A" w:rsidRDefault="5A262510" w14:paraId="635533E9" w14:textId="4EB5F5C1">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Verificação visual de compatibilidade entre as peças escolhidas.</w:t>
      </w:r>
    </w:p>
    <w:p w:rsidR="5A262510" w:rsidP="4B48383A" w:rsidRDefault="5A262510" w14:paraId="608BEFAF" w14:textId="563D4E40">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 xml:space="preserve">Tela de resumo </w:t>
      </w:r>
      <w:r w:rsidRPr="4B48383A" w:rsidR="5A262510">
        <w:rPr>
          <w:rFonts w:ascii="Times New Roman" w:hAnsi="Times New Roman" w:eastAsia="Times New Roman" w:cs="Times New Roman"/>
          <w:b w:val="0"/>
          <w:bCs w:val="0"/>
          <w:noProof w:val="0"/>
          <w:sz w:val="24"/>
          <w:szCs w:val="24"/>
          <w:lang w:val="pt-BR"/>
        </w:rPr>
        <w:t>da build</w:t>
      </w:r>
      <w:r w:rsidRPr="4B48383A" w:rsidR="5A262510">
        <w:rPr>
          <w:rFonts w:ascii="Times New Roman" w:hAnsi="Times New Roman" w:eastAsia="Times New Roman" w:cs="Times New Roman"/>
          <w:b w:val="0"/>
          <w:bCs w:val="0"/>
          <w:noProof w:val="0"/>
          <w:sz w:val="24"/>
          <w:szCs w:val="24"/>
          <w:lang w:val="pt-BR"/>
        </w:rPr>
        <w:t>, exibindo as peças escolhidas, preço estimado e links fictícios.</w:t>
      </w:r>
    </w:p>
    <w:p w:rsidR="5A262510" w:rsidP="4B48383A" w:rsidRDefault="5A262510" w14:paraId="1A2D0081" w14:textId="20E11743">
      <w:pPr>
        <w:pStyle w:val="ListParagraph"/>
        <w:numPr>
          <w:ilvl w:val="0"/>
          <w:numId w:val="52"/>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Função de exportação simulada, permitindo gerar uma visualização em PDF ou planilha.</w:t>
      </w:r>
    </w:p>
    <w:p w:rsidR="5A262510" w:rsidP="4B48383A" w:rsidRDefault="5A262510" w14:paraId="1BB33F94" w14:textId="72566AA2">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Funcionalidades fora do escopo do protótipo:</w:t>
      </w:r>
    </w:p>
    <w:p w:rsidR="5A262510" w:rsidP="4B48383A" w:rsidRDefault="5A262510" w14:paraId="211C0C17" w14:textId="76434DA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Integração real com bancos de dados (persistência de builds).</w:t>
      </w:r>
    </w:p>
    <w:p w:rsidR="5A262510" w:rsidP="4B48383A" w:rsidRDefault="5A262510" w14:paraId="4EFA80A3" w14:textId="6C47F28E">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Cadastro e login funcional de usuários.</w:t>
      </w:r>
    </w:p>
    <w:p w:rsidR="5A262510" w:rsidP="4B48383A" w:rsidRDefault="5A262510" w14:paraId="5996C0C8" w14:textId="50F4B0D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 xml:space="preserve">Comunicação real com lojas de varejo ou </w:t>
      </w:r>
      <w:r w:rsidRPr="4B48383A" w:rsidR="5A262510">
        <w:rPr>
          <w:rFonts w:ascii="Times New Roman" w:hAnsi="Times New Roman" w:eastAsia="Times New Roman" w:cs="Times New Roman"/>
          <w:noProof w:val="0"/>
          <w:sz w:val="24"/>
          <w:szCs w:val="24"/>
          <w:lang w:val="pt-BR"/>
        </w:rPr>
        <w:t>scraping</w:t>
      </w:r>
      <w:r w:rsidRPr="4B48383A" w:rsidR="5A262510">
        <w:rPr>
          <w:rFonts w:ascii="Times New Roman" w:hAnsi="Times New Roman" w:eastAsia="Times New Roman" w:cs="Times New Roman"/>
          <w:noProof w:val="0"/>
          <w:sz w:val="24"/>
          <w:szCs w:val="24"/>
          <w:lang w:val="pt-BR"/>
        </w:rPr>
        <w:t xml:space="preserve"> de preços.</w:t>
      </w:r>
    </w:p>
    <w:p w:rsidR="5A262510" w:rsidP="4B48383A" w:rsidRDefault="5A262510" w14:paraId="37AC4165" w14:textId="0407545A">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Acesso real à API da Gemini (poderá ser simulado com respostas pré-definidas).</w:t>
      </w:r>
    </w:p>
    <w:p w:rsidR="5A262510" w:rsidP="4B48383A" w:rsidRDefault="5A262510" w14:paraId="4A327F21" w14:textId="34828E06">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5AA62F7">
        <w:rPr>
          <w:rFonts w:ascii="Times New Roman" w:hAnsi="Times New Roman" w:eastAsia="Times New Roman" w:cs="Times New Roman"/>
          <w:noProof w:val="0"/>
          <w:sz w:val="24"/>
          <w:szCs w:val="24"/>
          <w:lang w:val="pt-BR"/>
        </w:rPr>
        <w:t>Ajustes de recomendação térmica com base em localização e temperatura real.</w:t>
      </w:r>
    </w:p>
    <w:p w:rsidR="4B768D65" w:rsidP="1AF509E4" w:rsidRDefault="4B768D65" w14:paraId="37EDBDEA" w14:textId="6BF10B54">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1AF509E4" w:rsidR="4B768D65">
        <w:rPr>
          <w:rFonts w:ascii="Times New Roman" w:hAnsi="Times New Roman" w:eastAsia="Times New Roman" w:cs="Times New Roman"/>
          <w:noProof w:val="0"/>
          <w:sz w:val="24"/>
          <w:szCs w:val="24"/>
          <w:lang w:val="pt-BR"/>
        </w:rPr>
        <w:t>Sistema avançado de recomendação térmica (substituído por versão simplificada no protótipo).</w:t>
      </w:r>
    </w:p>
    <w:p w:rsidR="5A262510" w:rsidP="4B48383A" w:rsidRDefault="5A262510" w14:paraId="5661E31D" w14:textId="4467D29B">
      <w:pPr>
        <w:pStyle w:val="ListParagraph"/>
        <w:numPr>
          <w:ilvl w:val="0"/>
          <w:numId w:val="53"/>
        </w:numPr>
        <w:spacing w:before="240" w:beforeAutospacing="off" w:after="240" w:afterAutospacing="off" w:line="360" w:lineRule="auto"/>
        <w:jc w:val="both"/>
        <w:rPr>
          <w:rFonts w:ascii="Times New Roman" w:hAnsi="Times New Roman" w:eastAsia="Times New Roman" w:cs="Times New Roman"/>
          <w:noProof w:val="0"/>
          <w:sz w:val="24"/>
          <w:szCs w:val="24"/>
          <w:lang w:val="pt-BR"/>
        </w:rPr>
      </w:pPr>
      <w:r w:rsidRPr="4B48383A" w:rsidR="5A262510">
        <w:rPr>
          <w:rFonts w:ascii="Times New Roman" w:hAnsi="Times New Roman" w:eastAsia="Times New Roman" w:cs="Times New Roman"/>
          <w:noProof w:val="0"/>
          <w:sz w:val="24"/>
          <w:szCs w:val="24"/>
          <w:lang w:val="pt-BR"/>
        </w:rPr>
        <w:t>Compartilhamento de builds ou painel administrativo.</w:t>
      </w:r>
    </w:p>
    <w:p w:rsidR="5A262510" w:rsidP="4B48383A" w:rsidRDefault="5A262510" w14:paraId="53EA0968" w14:textId="043586E0">
      <w:pPr>
        <w:pStyle w:val="Normal1"/>
        <w:spacing w:line="360" w:lineRule="auto"/>
        <w:jc w:val="both"/>
        <w:rPr>
          <w:rFonts w:ascii="Times New Roman" w:hAnsi="Times New Roman" w:eastAsia="Times New Roman" w:cs="Times New Roman"/>
          <w:b w:val="1"/>
          <w:bCs w:val="1"/>
          <w:noProof w:val="0"/>
          <w:sz w:val="28"/>
          <w:szCs w:val="28"/>
          <w:lang w:val="pt-BR"/>
        </w:rPr>
      </w:pPr>
      <w:r w:rsidRPr="4B48383A" w:rsidR="5A262510">
        <w:rPr>
          <w:rFonts w:ascii="Times New Roman" w:hAnsi="Times New Roman" w:eastAsia="Times New Roman" w:cs="Times New Roman"/>
          <w:b w:val="1"/>
          <w:bCs w:val="1"/>
          <w:noProof w:val="0"/>
          <w:lang w:val="pt-BR"/>
        </w:rPr>
        <w:t>Objetivos do protótipo:</w:t>
      </w:r>
    </w:p>
    <w:p w:rsidR="5A262510" w:rsidP="4B48383A" w:rsidRDefault="5A262510" w14:paraId="70BB10CB" w14:textId="611C47F8">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Validar a navegação e a estrutura das interfaces.</w:t>
      </w:r>
    </w:p>
    <w:p w:rsidR="5A262510" w:rsidP="4B48383A" w:rsidRDefault="5A262510" w14:paraId="73FA0BBA" w14:textId="404A87BA">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Coletar feedback do usuário quanto à clareza do fluxo e à apresentação das recomendações.</w:t>
      </w:r>
    </w:p>
    <w:p w:rsidR="5A262510" w:rsidP="4B48383A" w:rsidRDefault="5A262510" w14:paraId="2F3025C7" w14:textId="4D9EEABB">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0"/>
          <w:bCs w:val="0"/>
          <w:noProof w:val="0"/>
          <w:sz w:val="24"/>
          <w:szCs w:val="24"/>
          <w:lang w:val="pt-BR"/>
        </w:rPr>
      </w:pPr>
      <w:r w:rsidRPr="4B48383A" w:rsidR="5A262510">
        <w:rPr>
          <w:rFonts w:ascii="Times New Roman" w:hAnsi="Times New Roman" w:eastAsia="Times New Roman" w:cs="Times New Roman"/>
          <w:b w:val="0"/>
          <w:bCs w:val="0"/>
          <w:noProof w:val="0"/>
          <w:sz w:val="24"/>
          <w:szCs w:val="24"/>
          <w:lang w:val="pt-BR"/>
        </w:rPr>
        <w:t>Demonstrar o valor da solução proposta para possíveis stakeholders.</w:t>
      </w:r>
    </w:p>
    <w:p w:rsidR="5A262510" w:rsidP="320543F7" w:rsidRDefault="5A262510" w14:paraId="6877E42D" w14:textId="5C3320E0">
      <w:pPr>
        <w:pStyle w:val="ListParagraph"/>
        <w:numPr>
          <w:ilvl w:val="0"/>
          <w:numId w:val="54"/>
        </w:numPr>
        <w:spacing w:before="240" w:beforeAutospacing="off" w:after="240" w:afterAutospacing="off" w:line="360" w:lineRule="auto"/>
        <w:jc w:val="both"/>
        <w:rPr>
          <w:rFonts w:ascii="Times New Roman" w:hAnsi="Times New Roman" w:eastAsia="Times New Roman" w:cs="Times New Roman"/>
          <w:b w:val="1"/>
          <w:bCs w:val="1"/>
          <w:noProof w:val="0"/>
          <w:sz w:val="24"/>
          <w:szCs w:val="24"/>
          <w:lang w:val="pt-BR"/>
        </w:rPr>
      </w:pPr>
      <w:r w:rsidRPr="320543F7" w:rsidR="15447F7C">
        <w:rPr>
          <w:rFonts w:ascii="Times New Roman" w:hAnsi="Times New Roman" w:eastAsia="Times New Roman" w:cs="Times New Roman"/>
          <w:b w:val="0"/>
          <w:bCs w:val="0"/>
          <w:noProof w:val="0"/>
          <w:sz w:val="24"/>
          <w:szCs w:val="24"/>
          <w:lang w:val="pt-BR"/>
        </w:rPr>
        <w:t>Servir de base para a implementação iterativa da versão funcional do sistema.</w:t>
      </w:r>
    </w:p>
    <w:p w:rsidR="7E933464" w:rsidP="320543F7" w:rsidRDefault="7E933464" w14:paraId="01B1AEF0" w14:textId="1DCB3B62">
      <w:pPr>
        <w:pStyle w:val="Heading1"/>
        <w:rPr>
          <w:b w:val="1"/>
          <w:bCs w:val="1"/>
          <w:sz w:val="24"/>
          <w:szCs w:val="24"/>
        </w:rPr>
      </w:pPr>
      <w:bookmarkStart w:name="_Toc469727889" w:id="1904010187"/>
      <w:r w:rsidRPr="320543F7" w:rsidR="6265BE77">
        <w:rPr>
          <w:b w:val="1"/>
          <w:bCs w:val="1"/>
          <w:sz w:val="24"/>
          <w:szCs w:val="24"/>
        </w:rPr>
        <w:t>11</w:t>
      </w:r>
      <w:r w:rsidRPr="320543F7" w:rsidR="7BA28918">
        <w:rPr>
          <w:b w:val="1"/>
          <w:bCs w:val="1"/>
          <w:sz w:val="24"/>
          <w:szCs w:val="24"/>
        </w:rPr>
        <w:t>.</w:t>
      </w:r>
      <w:r w:rsidRPr="320543F7" w:rsidR="6265BE77">
        <w:rPr>
          <w:b w:val="1"/>
          <w:bCs w:val="1"/>
          <w:sz w:val="24"/>
          <w:szCs w:val="24"/>
        </w:rPr>
        <w:t xml:space="preserve"> CONCLUSÃO</w:t>
      </w:r>
      <w:bookmarkEnd w:id="1904010187"/>
    </w:p>
    <w:p w:rsidR="56F07C0D" w:rsidP="4B48383A" w:rsidRDefault="56F07C0D" w14:paraId="3F00FD42" w14:textId="1412D3F2">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4B48383A" w:rsidR="56F07C0D">
        <w:rPr>
          <w:rFonts w:ascii="Times New Roman" w:hAnsi="Times New Roman" w:eastAsia="Times New Roman" w:cs="Times New Roman"/>
          <w:noProof w:val="0"/>
          <w:sz w:val="24"/>
          <w:szCs w:val="24"/>
          <w:lang w:val="pt-BR"/>
        </w:rPr>
        <w:t xml:space="preserve">O projeto </w:t>
      </w:r>
      <w:r w:rsidRPr="4B48383A" w:rsidR="56F07C0D">
        <w:rPr>
          <w:rFonts w:ascii="Times New Roman" w:hAnsi="Times New Roman" w:eastAsia="Times New Roman" w:cs="Times New Roman"/>
          <w:b w:val="1"/>
          <w:bCs w:val="1"/>
          <w:noProof w:val="0"/>
          <w:sz w:val="24"/>
          <w:szCs w:val="24"/>
          <w:lang w:val="pt-BR"/>
        </w:rPr>
        <w:t>Montador de PC Online</w:t>
      </w:r>
      <w:r w:rsidRPr="4B48383A" w:rsidR="56F07C0D">
        <w:rPr>
          <w:rFonts w:ascii="Times New Roman" w:hAnsi="Times New Roman" w:eastAsia="Times New Roman" w:cs="Times New Roman"/>
          <w:noProof w:val="0"/>
          <w:sz w:val="24"/>
          <w:szCs w:val="24"/>
          <w:lang w:val="pt-BR"/>
        </w:rPr>
        <w:t xml:space="preserve"> propõe uma solução inovadora e acessível para um problema comum enfrentado por usuários e empresas: a montagem eficiente de computadores personalizados. Através da combinação de tecnologias modernas, integração com uma API de IA da Gemini e um fluxo de navegação guiado, a plataforma pretende oferecer uma experiência inteligente, prática e ajustada às necessidades reais do usuário.</w:t>
      </w:r>
    </w:p>
    <w:p w:rsidR="56F07C0D" w:rsidP="4B48383A" w:rsidRDefault="56F07C0D" w14:paraId="35B3F044" w14:textId="6528BDB1">
      <w:pPr>
        <w:spacing w:before="240" w:beforeAutospacing="off" w:after="240" w:afterAutospacing="off" w:line="360" w:lineRule="auto"/>
        <w:ind w:firstLine="708"/>
        <w:jc w:val="both"/>
        <w:rPr>
          <w:rFonts w:ascii="Times New Roman" w:hAnsi="Times New Roman" w:eastAsia="Times New Roman" w:cs="Times New Roman"/>
          <w:noProof w:val="0"/>
          <w:sz w:val="24"/>
          <w:szCs w:val="24"/>
          <w:lang w:val="pt-BR"/>
        </w:rPr>
      </w:pPr>
      <w:r w:rsidRPr="320543F7" w:rsidR="26A7DB9F">
        <w:rPr>
          <w:rFonts w:ascii="Times New Roman" w:hAnsi="Times New Roman" w:eastAsia="Times New Roman" w:cs="Times New Roman"/>
          <w:noProof w:val="0"/>
          <w:sz w:val="24"/>
          <w:szCs w:val="24"/>
          <w:lang w:val="pt-BR"/>
        </w:rPr>
        <w:t>Com a definição clara de escopo, requisitos e objetivos, a equipe está preparada para iniciar as etapas de prototipagem, validação e desenvolvimento iterativo do sistema. Este documento serve como base sólida para orientar o time técnico, alinhar expectativas com stakeholders e garantir que a solução proposta atenda aos critérios de qualidade, usabilidade e inovação esperados.</w:t>
      </w:r>
    </w:p>
    <w:p w:rsidR="320543F7" w:rsidP="320543F7" w:rsidRDefault="320543F7" w14:paraId="2A524D9D" w14:textId="1C469492">
      <w:pPr>
        <w:pStyle w:val="Normal"/>
      </w:pPr>
    </w:p>
    <w:p w:rsidR="320543F7" w:rsidRDefault="320543F7" w14:paraId="396436C9" w14:textId="23744C0B">
      <w:r>
        <w:br w:type="page"/>
      </w:r>
    </w:p>
    <w:p w:rsidR="7E933464" w:rsidP="320543F7" w:rsidRDefault="7E933464" w14:paraId="142E8B40" w14:textId="5BF8845A">
      <w:pPr>
        <w:pStyle w:val="Heading1"/>
        <w:rPr>
          <w:rFonts w:ascii="Times New Roman" w:hAnsi="Times New Roman" w:eastAsia="Times New Roman" w:cs="Times New Roman"/>
          <w:b w:val="1"/>
          <w:bCs w:val="1"/>
          <w:sz w:val="24"/>
          <w:szCs w:val="24"/>
        </w:rPr>
      </w:pPr>
      <w:bookmarkStart w:name="_Toc67925982" w:id="854373007"/>
      <w:r w:rsidRPr="320543F7" w:rsidR="6265BE77">
        <w:rPr>
          <w:b w:val="1"/>
          <w:bCs w:val="1"/>
          <w:sz w:val="24"/>
          <w:szCs w:val="24"/>
        </w:rPr>
        <w:t>12 REFERENCIAS</w:t>
      </w:r>
      <w:bookmarkEnd w:id="854373007"/>
    </w:p>
    <w:p w:rsidR="1AF509E4" w:rsidP="1AF509E4" w:rsidRDefault="1AF509E4" w14:paraId="08B15201" w14:textId="74B293B8">
      <w:pPr>
        <w:pStyle w:val="Normal"/>
      </w:pPr>
    </w:p>
    <w:p w:rsidR="7C468BC7" w:rsidP="1AF509E4" w:rsidRDefault="7C468BC7" w14:paraId="30CAA2DA" w14:textId="3489FA12">
      <w:pPr>
        <w:pStyle w:val="Normal"/>
      </w:pPr>
      <w:r w:rsidR="7C468BC7">
        <w:rPr/>
        <w:t xml:space="preserve">[1] PRESSMAN, R. S.; MAXIM, B. Engenharia de software: uma abordagem profissional. 8. ed. Porto Alegre: AMGH, 2016. </w:t>
      </w:r>
    </w:p>
    <w:p w:rsidR="7C468BC7" w:rsidP="1AF509E4" w:rsidRDefault="7C468BC7" w14:paraId="2B59206E" w14:textId="0C38E932">
      <w:pPr>
        <w:pStyle w:val="Normal"/>
      </w:pPr>
      <w:r w:rsidR="7C468BC7">
        <w:rPr/>
        <w:t xml:space="preserve"> </w:t>
      </w:r>
    </w:p>
    <w:p w:rsidR="7C468BC7" w:rsidP="1AF509E4" w:rsidRDefault="7C468BC7" w14:paraId="00F2B070" w14:textId="26FF0049">
      <w:pPr>
        <w:pStyle w:val="Normal"/>
      </w:pPr>
      <w:r w:rsidR="7C468BC7">
        <w:rPr/>
        <w:t xml:space="preserve">[2] JORNAL DA USP. A expansão do mercado de games brasileiro se deve a mudanças no modo tradicional do trabalho. São Paulo, 2023. Disponível em: </w:t>
      </w:r>
      <w:ins w:author="ARLISON GASPAR DE OLIVEIRA" w:date="2025-06-14T01:05:21.98Z" w:id="2135760361">
        <w:r>
          <w:fldChar w:fldCharType="begin"/>
        </w:r>
        <w:r>
          <w:instrText xml:space="preserve">HYPERLINK "https://jornal.usp.br/radio-usp/a-expansao-do-mercado-de-games-brasileiro-se-deve-a-mudancas-no-modo-tradicional-do-trabalho/" </w:instrText>
        </w:r>
        <w:r>
          <w:fldChar w:fldCharType="separate"/>
        </w:r>
        <w:r/>
      </w:ins>
      <w:ins w:author="ARLISON GASPAR DE OLIVEIRA" w:date="2025-06-14T01:05:21.95Z" w:id="1606028101">
        <w:r>
          <w:fldChar w:fldCharType="begin"/>
        </w:r>
        <w:r>
          <w:instrText xml:space="preserve">HYPERLINK "https://jornal.usp.br/radio-usp/a-expansao-do-mercado-de-games-brasileiro-se-deve-a-mudancas-no-modo-tradicional-do-trabalho/" </w:instrText>
        </w:r>
        <w:r>
          <w:fldChar w:fldCharType="separate"/>
        </w:r>
        <w:r/>
      </w:ins>
      <w:r w:rsidR="7C468BC7">
        <w:rPr/>
        <w:t>https://jornal.usp.br/radio-usp/a-expansao-do-mercado-de-games-brasileiro-se-deve-a-mudancas-no-modo-tradicional-do-trabalho/</w:t>
      </w:r>
      <w:ins w:author="ARLISON GASPAR DE OLIVEIRA" w:date="2025-06-14T01:05:21.95Z" w:id="1466795710">
        <w:r>
          <w:fldChar w:fldCharType="end"/>
        </w:r>
      </w:ins>
      <w:ins w:author="ARLISON GASPAR DE OLIVEIRA" w:date="2025-06-14T01:05:21.98Z" w:id="1720111463">
        <w:r>
          <w:fldChar w:fldCharType="end"/>
        </w:r>
      </w:ins>
      <w:r w:rsidR="7C468BC7">
        <w:rPr/>
        <w:t xml:space="preserve">. Acesso em: 02 jun. 2025. </w:t>
      </w:r>
    </w:p>
    <w:p w:rsidR="7C468BC7" w:rsidP="1AF509E4" w:rsidRDefault="7C468BC7" w14:paraId="45293A65" w14:textId="08DC0CDE">
      <w:pPr>
        <w:pStyle w:val="Normal"/>
      </w:pPr>
      <w:r w:rsidR="7C468BC7">
        <w:rPr/>
        <w:t xml:space="preserve"> </w:t>
      </w:r>
    </w:p>
    <w:p w:rsidR="7C468BC7" w:rsidP="1AF509E4" w:rsidRDefault="7C468BC7" w14:paraId="635FD5FA" w14:textId="091DCDA3">
      <w:pPr>
        <w:pStyle w:val="Normal"/>
      </w:pPr>
      <w:r w:rsidR="7C468BC7">
        <w:rPr/>
        <w:t>[</w:t>
      </w:r>
      <w:r w:rsidR="7C468BC7">
        <w:rPr/>
        <w:t>3]KINGSTON</w:t>
      </w:r>
      <w:r w:rsidR="7C468BC7">
        <w:rPr/>
        <w:t xml:space="preserve">. Os 10 principais erros que os iniciantes cometem ao montar um PC. 2023. Disponível em: </w:t>
      </w:r>
      <w:ins w:author="ARLISON GASPAR DE OLIVEIRA" w:date="2025-06-14T01:05:21.98Z" w:id="1604116960">
        <w:r>
          <w:fldChar w:fldCharType="begin"/>
        </w:r>
        <w:r>
          <w:instrText xml:space="preserve">HYPERLINK "https://www.kingston.com/br/blog/gaming/top-10-pc-build-mistakes-beginners-make" </w:instrText>
        </w:r>
        <w:r>
          <w:fldChar w:fldCharType="separate"/>
        </w:r>
        <w:r/>
      </w:ins>
      <w:ins w:author="ARLISON GASPAR DE OLIVEIRA" w:date="2025-06-14T01:05:21.954Z" w:id="321949687">
        <w:r>
          <w:fldChar w:fldCharType="begin"/>
        </w:r>
        <w:r>
          <w:instrText xml:space="preserve">HYPERLINK "https://www.kingston.com/br/blog/gaming/top-10-pc-build-mistakes-beginners-make" </w:instrText>
        </w:r>
        <w:r>
          <w:fldChar w:fldCharType="separate"/>
        </w:r>
        <w:r/>
      </w:ins>
      <w:r w:rsidR="7C468BC7">
        <w:rPr/>
        <w:t>https://www.kingston.com/br/blog/gaming/top-10-pc-build-mistakes-beginners-make</w:t>
      </w:r>
      <w:ins w:author="ARLISON GASPAR DE OLIVEIRA" w:date="2025-06-14T01:05:21.954Z" w:id="152808080">
        <w:r>
          <w:fldChar w:fldCharType="end"/>
        </w:r>
      </w:ins>
      <w:ins w:author="ARLISON GASPAR DE OLIVEIRA" w:date="2025-06-14T01:05:21.98Z" w:id="931834369">
        <w:r>
          <w:fldChar w:fldCharType="end"/>
        </w:r>
      </w:ins>
      <w:r w:rsidR="7C468BC7">
        <w:rPr/>
        <w:t xml:space="preserve">. Acesso em: 30 mai. 2025. </w:t>
      </w:r>
    </w:p>
    <w:p w:rsidR="7C468BC7" w:rsidP="1AF509E4" w:rsidRDefault="7C468BC7" w14:paraId="6D9644BF" w14:textId="130180AB">
      <w:pPr>
        <w:pStyle w:val="Normal"/>
      </w:pPr>
      <w:r w:rsidR="7C468BC7">
        <w:rPr/>
        <w:t xml:space="preserve"> </w:t>
      </w:r>
    </w:p>
    <w:p w:rsidR="7C468BC7" w:rsidP="1AF509E4" w:rsidRDefault="7C468BC7" w14:paraId="18E18ECF" w14:textId="7BB9B4D8">
      <w:pPr>
        <w:pStyle w:val="Normal"/>
      </w:pPr>
      <w:r w:rsidR="7C468BC7">
        <w:rPr/>
        <w:t xml:space="preserve">[4] SOMMERVILLE, I. Engenharia de Software. 9. ed. São Paulo: Pearson Addison Wesley, 2011. </w:t>
      </w:r>
    </w:p>
    <w:p w:rsidR="7C468BC7" w:rsidP="1AF509E4" w:rsidRDefault="7C468BC7" w14:paraId="14648D9F" w14:textId="46EC1004">
      <w:pPr>
        <w:pStyle w:val="Normal"/>
      </w:pPr>
      <w:r w:rsidR="7C468BC7">
        <w:rPr/>
        <w:t xml:space="preserve"> </w:t>
      </w:r>
    </w:p>
    <w:p w:rsidR="7C468BC7" w:rsidP="1AF509E4" w:rsidRDefault="7C468BC7" w14:paraId="08F3192C" w14:textId="4ACD0F68">
      <w:pPr>
        <w:pStyle w:val="Normal"/>
      </w:pPr>
      <w:r w:rsidR="7C468BC7">
        <w:rPr/>
        <w:t xml:space="preserve">[5] BOOCH, G.; RUMBAUGH, J.; JACOBSON, I. UML: guia do usuário. 2. ed. Rio de Janeiro: Campus, 2006. </w:t>
      </w:r>
    </w:p>
    <w:p w:rsidR="7C468BC7" w:rsidP="1AF509E4" w:rsidRDefault="7C468BC7" w14:paraId="00CBA556" w14:textId="39189313">
      <w:pPr>
        <w:pStyle w:val="Normal"/>
      </w:pPr>
      <w:r w:rsidR="7C468BC7">
        <w:rPr/>
        <w:t xml:space="preserve"> </w:t>
      </w:r>
    </w:p>
    <w:p w:rsidR="7C468BC7" w:rsidP="1AF509E4" w:rsidRDefault="7C468BC7" w14:paraId="000A9904" w14:textId="7DE66BFA">
      <w:pPr>
        <w:pStyle w:val="Normal"/>
      </w:pPr>
      <w:r w:rsidR="7C468BC7">
        <w:rPr/>
        <w:t xml:space="preserve">[6] GAMMA, E.; HELM, R.; JOHNSON, R.; VLISSIDES, J. Padrões de Projeto: Soluções Reutilizáveis de Software Orientado a Objetos. Porto Alegre: Bookman, 2000. </w:t>
      </w:r>
    </w:p>
    <w:p w:rsidR="7C468BC7" w:rsidP="1AF509E4" w:rsidRDefault="7C468BC7" w14:paraId="2F508546" w14:textId="075DFF1D">
      <w:pPr>
        <w:pStyle w:val="Normal"/>
      </w:pPr>
      <w:r w:rsidR="7C468BC7">
        <w:rPr/>
        <w:t xml:space="preserve"> </w:t>
      </w:r>
    </w:p>
    <w:p w:rsidR="7C468BC7" w:rsidP="1AF509E4" w:rsidRDefault="7C468BC7" w14:paraId="7B630202" w14:textId="0FC2CDEE">
      <w:pPr>
        <w:pStyle w:val="Normal"/>
      </w:pPr>
      <w:r w:rsidR="7C468BC7">
        <w:rPr/>
        <w:t xml:space="preserve">[7] </w:t>
      </w:r>
      <w:r w:rsidR="7C468BC7">
        <w:rPr/>
        <w:t>Object</w:t>
      </w:r>
      <w:r w:rsidR="7C468BC7">
        <w:rPr/>
        <w:t xml:space="preserve"> Management </w:t>
      </w:r>
      <w:r w:rsidR="7C468BC7">
        <w:rPr/>
        <w:t>Group</w:t>
      </w:r>
      <w:r w:rsidR="7C468BC7">
        <w:rPr/>
        <w:t xml:space="preserve"> (OMG). OMG </w:t>
      </w:r>
      <w:r w:rsidR="7C468BC7">
        <w:rPr/>
        <w:t>Unified</w:t>
      </w:r>
      <w:r w:rsidR="7C468BC7">
        <w:rPr/>
        <w:t xml:space="preserve"> </w:t>
      </w:r>
      <w:r w:rsidR="7C468BC7">
        <w:rPr/>
        <w:t>Modeling</w:t>
      </w:r>
      <w:r w:rsidR="7C468BC7">
        <w:rPr/>
        <w:t xml:space="preserve"> </w:t>
      </w:r>
      <w:r w:rsidR="7C468BC7">
        <w:rPr/>
        <w:t>Language</w:t>
      </w:r>
      <w:r w:rsidR="7C468BC7">
        <w:rPr/>
        <w:t xml:space="preserve"> (OMG UML), </w:t>
      </w:r>
      <w:r w:rsidR="7C468BC7">
        <w:rPr/>
        <w:t>Superstructure</w:t>
      </w:r>
      <w:r w:rsidR="7C468BC7">
        <w:rPr/>
        <w:t xml:space="preserve">, V2.5.1. Disponível em: </w:t>
      </w:r>
      <w:ins w:author="ARLISON GASPAR DE OLIVEIRA" w:date="2025-06-14T01:05:21.981Z" w:id="1188135285">
        <w:r>
          <w:fldChar w:fldCharType="begin"/>
        </w:r>
        <w:r>
          <w:instrText xml:space="preserve">HYPERLINK "https://www.omg.org/spec/UML/" </w:instrText>
        </w:r>
        <w:r>
          <w:fldChar w:fldCharType="separate"/>
        </w:r>
        <w:r/>
      </w:ins>
      <w:ins w:author="ARLISON GASPAR DE OLIVEIRA" w:date="2025-06-14T01:05:21.969Z" w:id="1455131222">
        <w:r>
          <w:fldChar w:fldCharType="begin"/>
        </w:r>
        <w:r>
          <w:instrText xml:space="preserve">HYPERLINK "https://www.omg.org/spec/UML/" </w:instrText>
        </w:r>
        <w:r>
          <w:fldChar w:fldCharType="separate"/>
        </w:r>
        <w:r/>
      </w:ins>
      <w:r w:rsidR="7C468BC7">
        <w:rPr/>
        <w:t>https://www.omg.org/spec/UML/</w:t>
      </w:r>
      <w:ins w:author="ARLISON GASPAR DE OLIVEIRA" w:date="2025-06-14T01:05:21.969Z" w:id="1855257943">
        <w:r>
          <w:fldChar w:fldCharType="end"/>
        </w:r>
      </w:ins>
      <w:ins w:author="ARLISON GASPAR DE OLIVEIRA" w:date="2025-06-14T01:05:21.981Z" w:id="1190295181">
        <w:r>
          <w:fldChar w:fldCharType="end"/>
        </w:r>
      </w:ins>
      <w:r w:rsidR="7C468BC7">
        <w:rPr/>
        <w:t xml:space="preserve">. Acesso em: 05 jun. 2025. </w:t>
      </w:r>
    </w:p>
    <w:p w:rsidR="7C468BC7" w:rsidP="1AF509E4" w:rsidRDefault="7C468BC7" w14:paraId="2E29A437" w14:textId="0E84E391">
      <w:pPr>
        <w:pStyle w:val="Normal"/>
      </w:pPr>
      <w:r w:rsidR="7C468BC7">
        <w:rPr/>
        <w:t xml:space="preserve"> </w:t>
      </w:r>
    </w:p>
    <w:p w:rsidR="7C468BC7" w:rsidP="1AF509E4" w:rsidRDefault="7C468BC7" w14:paraId="726C91A8" w14:textId="70D5B8A2">
      <w:pPr>
        <w:pStyle w:val="Normal"/>
      </w:pPr>
      <w:r w:rsidR="7C468BC7">
        <w:rPr/>
        <w:t xml:space="preserve">[8] ADRENALINE. Guia rápido de montagem de PC! 2021. Disponível em: </w:t>
      </w:r>
      <w:ins w:author="ARLISON GASPAR DE OLIVEIRA" w:date="2025-06-14T01:05:21.982Z" w:id="1704041080">
        <w:r>
          <w:fldChar w:fldCharType="begin"/>
        </w:r>
        <w:r>
          <w:instrText xml:space="preserve">HYPERLINK "https://www.adrenaline.com.br/hardware/guia-rapido-de-montagem-de-pc/" </w:instrText>
        </w:r>
        <w:r>
          <w:fldChar w:fldCharType="separate"/>
        </w:r>
        <w:r/>
      </w:ins>
      <w:ins w:author="ARLISON GASPAR DE OLIVEIRA" w:date="2025-06-14T01:05:21.973Z" w:id="719402185">
        <w:r>
          <w:fldChar w:fldCharType="begin"/>
        </w:r>
        <w:r>
          <w:instrText xml:space="preserve">HYPERLINK "https://www.adrenaline.com.br/hardware/guia-rapido-de-montagem-de-pc/" </w:instrText>
        </w:r>
        <w:r>
          <w:fldChar w:fldCharType="separate"/>
        </w:r>
        <w:r/>
      </w:ins>
      <w:r w:rsidR="7C468BC7">
        <w:rPr/>
        <w:t>https://www.adrenaline.com.br/hardware/guia-rapido-de-montagem-de-pc/</w:t>
      </w:r>
      <w:ins w:author="ARLISON GASPAR DE OLIVEIRA" w:date="2025-06-14T01:05:21.973Z" w:id="654019642">
        <w:r>
          <w:fldChar w:fldCharType="end"/>
        </w:r>
      </w:ins>
      <w:ins w:author="ARLISON GASPAR DE OLIVEIRA" w:date="2025-06-14T01:05:21.982Z" w:id="948777954">
        <w:r>
          <w:fldChar w:fldCharType="end"/>
        </w:r>
      </w:ins>
      <w:r w:rsidR="7C468BC7">
        <w:rPr/>
        <w:t xml:space="preserve">. Acesso em: 12 mai. 2025. </w:t>
      </w:r>
    </w:p>
    <w:p w:rsidR="7C468BC7" w:rsidP="1AF509E4" w:rsidRDefault="7C468BC7" w14:paraId="060D9158" w14:textId="07FE50CA">
      <w:pPr>
        <w:pStyle w:val="Normal"/>
      </w:pPr>
      <w:r w:rsidR="7C468BC7">
        <w:rPr/>
        <w:t xml:space="preserve"> </w:t>
      </w:r>
    </w:p>
    <w:p w:rsidR="7C468BC7" w:rsidP="1AF509E4" w:rsidRDefault="7C468BC7" w14:paraId="7F9B6050" w14:textId="49217DFD">
      <w:pPr>
        <w:pStyle w:val="Normal"/>
        <w:rPr>
          <w:ins w:author="GUSTAVO DE OLIVEIRA REGO MORAIS" w:date="2025-07-01T23:20:16.308Z" w16du:dateUtc="2025-07-01T23:20:16.308Z" w:id="1721105583"/>
        </w:rPr>
      </w:pPr>
      <w:r w:rsidR="7C468BC7">
        <w:rPr/>
        <w:t>[9] PICHAU ARENA. Como Montar um PC Gamer: Guia Completo para 2025. 2025. Disponível em: https://www.pichauarena.com.br/</w:t>
      </w:r>
      <w:r w:rsidR="7C468BC7">
        <w:rPr/>
        <w:t>pichau</w:t>
      </w:r>
      <w:r w:rsidR="7C468BC7">
        <w:rPr/>
        <w:t>-arena/como-montar-</w:t>
      </w:r>
      <w:r w:rsidR="7C468BC7">
        <w:rPr/>
        <w:t>pc</w:t>
      </w:r>
      <w:r w:rsidR="7C468BC7">
        <w:rPr/>
        <w:t>-gamer/. Acesso em: 12 mai. 2025.</w:t>
      </w:r>
    </w:p>
    <w:p w:rsidR="32419297" w:rsidRDefault="32419297" w14:paraId="45AB84E5" w14:textId="1AC103CE">
      <w:r>
        <w:br w:type="page"/>
      </w:r>
    </w:p>
    <w:p w:rsidR="372BCCBF" w:rsidP="32419297" w:rsidRDefault="372BCCBF" w14:paraId="337BEA43" w14:textId="012CFA23">
      <w:pPr>
        <w:jc w:val="both"/>
        <w:rPr>
          <w:ins w:author="GUSTAVO DE OLIVEIRA REGO MORAIS" w:date="2025-07-02T00:26:37.71Z" w16du:dateUtc="2025-07-02T00:26:37.71Z" w:id="1023791701"/>
        </w:rPr>
        <w:pPrChange w:author="GUSTAVO DE OLIVEIRA REGO MORAIS" w:date="2025-07-01T23:35:41.922Z">
          <w:pPr/>
        </w:pPrChange>
      </w:pPr>
      <w:ins w:author="GUSTAVO DE OLIVEIRA REGO MORAIS" w:date="2025-07-01T23:35:32.495Z" w:id="1634727971">
        <w:r w:rsidRPr="32419297" w:rsidR="372BCCBF">
          <w:rPr>
            <w:rFonts w:ascii="Aptos" w:hAnsi="Aptos" w:eastAsia="Aptos" w:cs="Aptos"/>
            <w:noProof w:val="0"/>
            <w:sz w:val="24"/>
            <w:szCs w:val="24"/>
            <w:lang w:val="pt-BR"/>
          </w:rPr>
          <w:t>Este projeto visa facilitar a montagem de PCs personalizados com o uso de IA.</w:t>
        </w:r>
        <w:r w:rsidRPr="32419297" w:rsidR="372BCCBF">
          <w:rPr>
            <w:rFonts w:ascii="Aptos" w:hAnsi="Aptos" w:eastAsia="Aptos" w:cs="Aptos"/>
            <w:noProof w:val="0"/>
            <w:sz w:val="24"/>
            <w:szCs w:val="24"/>
            <w:lang w:val="pt-BR"/>
          </w:rPr>
          <w:t xml:space="preserve"> O problema é a dificuldade dos usuários em escolher peças compatíveis e otimizadas.</w:t>
        </w:r>
        <w:r w:rsidRPr="32419297" w:rsidR="372BCCBF">
          <w:rPr>
            <w:rFonts w:ascii="Aptos" w:hAnsi="Aptos" w:eastAsia="Aptos" w:cs="Aptos"/>
            <w:noProof w:val="0"/>
            <w:sz w:val="24"/>
            <w:szCs w:val="24"/>
            <w:lang w:val="pt-BR"/>
          </w:rPr>
          <w:t xml:space="preserve"> A solução é um site com IA que coleta preferências e gera builds automaticamente.</w:t>
        </w:r>
        <w:r w:rsidRPr="32419297" w:rsidR="372BCCBF">
          <w:rPr>
            <w:rFonts w:ascii="Aptos" w:hAnsi="Aptos" w:eastAsia="Aptos" w:cs="Aptos"/>
            <w:noProof w:val="0"/>
            <w:sz w:val="24"/>
            <w:szCs w:val="24"/>
            <w:lang w:val="pt-BR"/>
          </w:rPr>
          <w:t xml:space="preserve"> Foi desenvolvido com </w:t>
        </w:r>
        <w:r w:rsidRPr="32419297" w:rsidR="372BCCBF">
          <w:rPr>
            <w:rFonts w:ascii="Aptos" w:hAnsi="Aptos" w:eastAsia="Aptos" w:cs="Aptos"/>
            <w:noProof w:val="0"/>
            <w:sz w:val="24"/>
            <w:szCs w:val="24"/>
            <w:lang w:val="pt-BR"/>
          </w:rPr>
          <w:t>TypeScript</w:t>
        </w:r>
        <w:r w:rsidRPr="32419297" w:rsidR="372BCCBF">
          <w:rPr>
            <w:rFonts w:ascii="Aptos" w:hAnsi="Aptos" w:eastAsia="Aptos" w:cs="Aptos"/>
            <w:noProof w:val="0"/>
            <w:sz w:val="24"/>
            <w:szCs w:val="24"/>
            <w:lang w:val="pt-BR"/>
          </w:rPr>
          <w:t>, Node.js e Gemini AI.</w:t>
        </w:r>
      </w:ins>
    </w:p>
    <w:p w:rsidR="32419297" w:rsidP="32419297" w:rsidRDefault="32419297" w14:paraId="7C87A078" w14:textId="7A2FE326">
      <w:pPr>
        <w:jc w:val="both"/>
        <w:rPr>
          <w:ins w:author="GUSTAVO DE OLIVEIRA REGO MORAIS" w:date="2025-07-01T23:36:11.776Z" w16du:dateUtc="2025-07-01T23:36:11.776Z" w:id="1049226549"/>
          <w:rFonts w:ascii="Aptos" w:hAnsi="Aptos" w:eastAsia="Aptos" w:cs="Aptos"/>
          <w:noProof w:val="0"/>
          <w:sz w:val="24"/>
          <w:szCs w:val="24"/>
          <w:lang w:val="pt-BR"/>
        </w:rPr>
      </w:pPr>
    </w:p>
    <w:p w:rsidR="3D3A4D95" w:rsidP="32419297" w:rsidRDefault="3D3A4D95" w14:paraId="445E52EB" w14:textId="136BF405">
      <w:pPr>
        <w:pStyle w:val="Normal"/>
        <w:jc w:val="both"/>
        <w:rPr>
          <w:ins w:author="GUSTAVO DE OLIVEIRA REGO MORAIS" w:date="2025-07-02T00:23:02.839Z" w16du:dateUtc="2025-07-02T00:23:02.839Z" w:id="867126592"/>
          <w:noProof w:val="0"/>
          <w:sz w:val="24"/>
          <w:szCs w:val="24"/>
          <w:lang w:val="pt-BR"/>
        </w:rPr>
      </w:pPr>
      <w:ins w:author="GUSTAVO DE OLIVEIRA REGO MORAIS" w:date="2025-07-02T00:22:49.577Z" w:id="1387238133">
        <w:r w:rsidRPr="32419297" w:rsidR="3D3A4D95">
          <w:rPr>
            <w:noProof w:val="0"/>
            <w:lang w:val="pt-BR"/>
          </w:rPr>
          <w:t xml:space="preserve">Para executar o projeto localmente, é necessário ter o Node.js instalado e uma chave de API do Gemini. O processo começa acessando a pasta raiz do projeto com o comando </w:t>
        </w:r>
        <w:r w:rsidRPr="32419297" w:rsidR="3D3A4D95">
          <w:rPr>
            <w:noProof w:val="0"/>
            <w:lang w:val="pt-BR"/>
          </w:rPr>
          <w:t>cd</w:t>
        </w:r>
        <w:r w:rsidRPr="32419297" w:rsidR="3D3A4D95">
          <w:rPr>
            <w:noProof w:val="0"/>
            <w:lang w:val="pt-BR"/>
          </w:rPr>
          <w:t xml:space="preserve"> </w:t>
        </w:r>
        <w:r w:rsidRPr="32419297" w:rsidR="3D3A4D95">
          <w:rPr>
            <w:noProof w:val="0"/>
            <w:lang w:val="pt-BR"/>
          </w:rPr>
          <w:t>codigo</w:t>
        </w:r>
        <w:r w:rsidRPr="32419297" w:rsidR="3D3A4D95">
          <w:rPr>
            <w:noProof w:val="0"/>
            <w:lang w:val="pt-BR"/>
          </w:rPr>
          <w:t xml:space="preserve">/MONTAGEM_DE_PC. Em seguida, é preciso instalar as dependências utilizando os seguintes comandos no terminal: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@types/react @types/react-dom,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vite</w:t>
        </w:r>
        <w:r w:rsidRPr="32419297" w:rsidR="3D3A4D95">
          <w:rPr>
            <w:noProof w:val="0"/>
            <w:lang w:val="pt-BR"/>
          </w:rPr>
          <w:t xml:space="preserve"> --</w:t>
        </w:r>
        <w:r w:rsidRPr="32419297" w:rsidR="3D3A4D95">
          <w:rPr>
            <w:noProof w:val="0"/>
            <w:lang w:val="pt-BR"/>
          </w:rPr>
          <w:t>save-dev</w:t>
        </w:r>
        <w:r w:rsidRPr="32419297" w:rsidR="3D3A4D95">
          <w:rPr>
            <w:noProof w:val="0"/>
            <w:lang w:val="pt-BR"/>
          </w:rPr>
          <w:t xml:space="preserve"> e </w:t>
        </w:r>
        <w:r w:rsidRPr="32419297" w:rsidR="3D3A4D95">
          <w:rPr>
            <w:noProof w:val="0"/>
            <w:lang w:val="pt-BR"/>
          </w:rPr>
          <w:t>npm</w:t>
        </w:r>
        <w:r w:rsidRPr="32419297" w:rsidR="3D3A4D95">
          <w:rPr>
            <w:noProof w:val="0"/>
            <w:lang w:val="pt-BR"/>
          </w:rPr>
          <w:t xml:space="preserve"> </w:t>
        </w:r>
        <w:r w:rsidRPr="32419297" w:rsidR="3D3A4D95">
          <w:rPr>
            <w:noProof w:val="0"/>
            <w:lang w:val="pt-BR"/>
          </w:rPr>
          <w:t>install</w:t>
        </w:r>
        <w:r w:rsidRPr="32419297" w:rsidR="3D3A4D95">
          <w:rPr>
            <w:noProof w:val="0"/>
            <w:lang w:val="pt-BR"/>
          </w:rPr>
          <w:t xml:space="preserve"> </w:t>
        </w:r>
        <w:r w:rsidRPr="32419297" w:rsidR="3D3A4D95">
          <w:rPr>
            <w:noProof w:val="0"/>
            <w:lang w:val="pt-BR"/>
          </w:rPr>
          <w:t>jspdf</w:t>
        </w:r>
        <w:r w:rsidRPr="32419297" w:rsidR="3D3A4D95">
          <w:rPr>
            <w:noProof w:val="0"/>
            <w:lang w:val="pt-BR"/>
          </w:rPr>
          <w:t>.</w:t>
        </w:r>
      </w:ins>
    </w:p>
    <w:p w:rsidR="3D3A4D95" w:rsidP="32419297" w:rsidRDefault="3D3A4D95" w14:paraId="24D62A05" w14:textId="3EFD36B3">
      <w:pPr>
        <w:pStyle w:val="Normal"/>
        <w:jc w:val="both"/>
        <w:rPr>
          <w:ins w:author="GUSTAVO DE OLIVEIRA REGO MORAIS" w:date="2025-07-02T00:22:49.577Z" w16du:dateUtc="2025-07-02T00:22:49.577Z" w:id="1846106814"/>
          <w:noProof w:val="0"/>
          <w:sz w:val="24"/>
          <w:szCs w:val="24"/>
          <w:lang w:val="pt-BR"/>
        </w:rPr>
      </w:pPr>
      <w:ins w:author="GUSTAVO DE OLIVEIRA REGO MORAIS" w:date="2025-07-02T00:22:49.577Z" w:id="239753642">
        <w:r w:rsidRPr="32419297" w:rsidR="3D3A4D95">
          <w:rPr>
            <w:noProof w:val="0"/>
            <w:lang w:val="pt-BR"/>
          </w:rPr>
          <w:t xml:space="preserve">Como etapa opcional, recomenda-se rodar </w:t>
        </w:r>
        <w:r w:rsidRPr="32419297" w:rsidR="3D3A4D95">
          <w:rPr>
            <w:noProof w:val="0"/>
            <w:lang w:val="pt-BR"/>
          </w:rPr>
          <w:t>npm</w:t>
        </w:r>
        <w:r w:rsidRPr="32419297" w:rsidR="3D3A4D95">
          <w:rPr>
            <w:noProof w:val="0"/>
            <w:lang w:val="pt-BR"/>
          </w:rPr>
          <w:t xml:space="preserve"> </w:t>
        </w:r>
        <w:r w:rsidRPr="32419297" w:rsidR="3D3A4D95">
          <w:rPr>
            <w:noProof w:val="0"/>
            <w:lang w:val="pt-BR"/>
          </w:rPr>
          <w:t>audit</w:t>
        </w:r>
        <w:r w:rsidRPr="32419297" w:rsidR="3D3A4D95">
          <w:rPr>
            <w:noProof w:val="0"/>
            <w:lang w:val="pt-BR"/>
          </w:rPr>
          <w:t xml:space="preserve"> </w:t>
        </w:r>
        <w:r w:rsidRPr="32419297" w:rsidR="3D3A4D95">
          <w:rPr>
            <w:noProof w:val="0"/>
            <w:lang w:val="pt-BR"/>
          </w:rPr>
          <w:t>fix</w:t>
        </w:r>
        <w:r w:rsidRPr="32419297" w:rsidR="3D3A4D95">
          <w:rPr>
            <w:noProof w:val="0"/>
            <w:lang w:val="pt-BR"/>
          </w:rPr>
          <w:t xml:space="preserve"> --force para corrigir automaticamente vulnerabilidades encontradas nas dependências.</w:t>
        </w:r>
      </w:ins>
    </w:p>
    <w:p w:rsidR="3D3A4D95" w:rsidP="32419297" w:rsidRDefault="3D3A4D95" w14:paraId="3144B0C4" w14:textId="6A9CF856">
      <w:pPr>
        <w:pStyle w:val="Normal"/>
        <w:spacing w:before="240" w:beforeAutospacing="off" w:after="240" w:afterAutospacing="off"/>
        <w:ind w:left="0"/>
        <w:rPr>
          <w:ins w:author="GUSTAVO DE OLIVEIRA REGO MORAIS" w:date="2025-07-02T00:23:10.071Z" w16du:dateUtc="2025-07-02T00:23:10.071Z" w:id="1845726470"/>
          <w:noProof w:val="0"/>
          <w:sz w:val="24"/>
          <w:szCs w:val="24"/>
          <w:lang w:val="pt-BR"/>
        </w:rPr>
        <w:pPrChange w:author="GUSTAVO DE OLIVEIRA REGO MORAIS" w:date="2025-07-02T00:23:06.543Z">
          <w:pPr/>
        </w:pPrChange>
      </w:pPr>
      <w:ins w:author="GUSTAVO DE OLIVEIRA REGO MORAIS" w:date="2025-07-02T00:22:49.577Z" w:id="141877384">
        <w:r w:rsidRPr="32419297" w:rsidR="3D3A4D95">
          <w:rPr>
            <w:noProof w:val="0"/>
            <w:lang w:val="pt-BR"/>
          </w:rPr>
          <w:t>Após isso, deve-se configurar a chave da API Gemini. Para isso, crie um arquivo chamado .</w:t>
        </w:r>
        <w:r w:rsidRPr="32419297" w:rsidR="3D3A4D95">
          <w:rPr>
            <w:noProof w:val="0"/>
            <w:lang w:val="pt-BR"/>
          </w:rPr>
          <w:t>env.local</w:t>
        </w:r>
        <w:r w:rsidRPr="32419297" w:rsidR="3D3A4D95">
          <w:rPr>
            <w:noProof w:val="0"/>
            <w:lang w:val="pt-BR"/>
          </w:rPr>
          <w:t xml:space="preserve"> na raiz do projeto e adicione a variável GEMINI_API_KEY com sua respectiva chave.</w:t>
        </w:r>
      </w:ins>
    </w:p>
    <w:p w:rsidR="3D3A4D95" w:rsidP="32419297" w:rsidRDefault="3D3A4D95" w14:paraId="37F8CB89" w14:textId="5DAB186A">
      <w:pPr>
        <w:pStyle w:val="Normal"/>
        <w:spacing w:before="240" w:beforeAutospacing="off" w:after="240" w:afterAutospacing="off"/>
        <w:ind w:left="0"/>
        <w:rPr>
          <w:ins w:author="GUSTAVO DE OLIVEIRA REGO MORAIS" w:date="2025-07-02T00:26:33.467Z" w16du:dateUtc="2025-07-02T00:26:33.467Z" w:id="1890561403"/>
          <w:noProof w:val="0"/>
          <w:sz w:val="24"/>
          <w:szCs w:val="24"/>
          <w:lang w:val="pt-BR"/>
        </w:rPr>
      </w:pPr>
      <w:ins w:author="GUSTAVO DE OLIVEIRA REGO MORAIS" w:date="2025-07-02T00:22:49.577Z" w:id="786634404">
        <w:r w:rsidRPr="32419297" w:rsidR="3D3A4D95">
          <w:rPr>
            <w:noProof w:val="0"/>
            <w:lang w:val="pt-BR"/>
          </w:rPr>
          <w:t xml:space="preserve">Com tudo pronto, basta iniciar o projeto localmente executando o comando </w:t>
        </w:r>
        <w:r w:rsidRPr="32419297" w:rsidR="3D3A4D95">
          <w:rPr>
            <w:noProof w:val="0"/>
            <w:lang w:val="pt-BR"/>
          </w:rPr>
          <w:t>npm</w:t>
        </w:r>
        <w:r w:rsidRPr="32419297" w:rsidR="3D3A4D95">
          <w:rPr>
            <w:noProof w:val="0"/>
            <w:lang w:val="pt-BR"/>
          </w:rPr>
          <w:t xml:space="preserve"> </w:t>
        </w:r>
        <w:r w:rsidRPr="32419297" w:rsidR="3D3A4D95">
          <w:rPr>
            <w:noProof w:val="0"/>
            <w:lang w:val="pt-BR"/>
          </w:rPr>
          <w:t>run</w:t>
        </w:r>
        <w:r w:rsidRPr="32419297" w:rsidR="3D3A4D95">
          <w:rPr>
            <w:noProof w:val="0"/>
            <w:lang w:val="pt-BR"/>
          </w:rPr>
          <w:t xml:space="preserve"> dev.</w:t>
        </w:r>
      </w:ins>
    </w:p>
    <w:p w:rsidR="32419297" w:rsidP="32419297" w:rsidRDefault="32419297" w14:paraId="617414F4" w14:textId="2C7BDCBA">
      <w:pPr>
        <w:pStyle w:val="Normal"/>
        <w:spacing w:before="240" w:beforeAutospacing="off" w:after="240" w:afterAutospacing="off"/>
        <w:ind w:left="0"/>
        <w:rPr>
          <w:ins w:author="GUSTAVO DE OLIVEIRA REGO MORAIS" w:date="2025-07-02T00:19:45.553Z" w16du:dateUtc="2025-07-02T00:19:45.553Z" w:id="823609222"/>
          <w:noProof w:val="0"/>
          <w:lang w:val="pt-BR"/>
        </w:rPr>
      </w:pPr>
    </w:p>
    <w:p w:rsidR="76D3895A" w:rsidP="32419297" w:rsidRDefault="76D3895A" w14:paraId="6F6F38FB" w14:textId="0832222C">
      <w:pPr>
        <w:spacing w:before="240" w:beforeAutospacing="off" w:after="240" w:afterAutospacing="off"/>
        <w:jc w:val="both"/>
        <w:rPr>
          <w:ins w:author="GUSTAVO DE OLIVEIRA REGO MORAIS" w:date="2025-07-02T00:25:07.433Z" w16du:dateUtc="2025-07-02T00:25:07.433Z" w:id="233276897"/>
          <w:rFonts w:ascii="Aptos" w:hAnsi="Aptos" w:eastAsia="Aptos" w:cs="Aptos"/>
          <w:noProof w:val="0"/>
          <w:sz w:val="24"/>
          <w:szCs w:val="24"/>
          <w:lang w:val="pt-BR"/>
        </w:rPr>
        <w:pPrChange w:author="GUSTAVO DE OLIVEIRA REGO MORAIS" w:date="2025-07-02T00:20:03.205Z">
          <w:pPr/>
        </w:pPrChange>
      </w:pPr>
      <w:ins w:author="GUSTAVO DE OLIVEIRA REGO MORAIS" w:date="2025-07-02T00:20:03.241Z" w:id="1695434899">
        <w:r w:rsidRPr="32419297" w:rsidR="76D3895A">
          <w:rPr>
            <w:rFonts w:ascii="Aptos" w:hAnsi="Aptos" w:eastAsia="Aptos" w:cs="Aptos"/>
            <w:b w:val="1"/>
            <w:bCs w:val="1"/>
            <w:noProof w:val="0"/>
            <w:sz w:val="24"/>
            <w:szCs w:val="24"/>
            <w:lang w:val="pt-BR"/>
          </w:rPr>
          <w:t>autor:</w:t>
        </w:r>
        <w:r w:rsidRPr="32419297" w:rsidR="76D3895A">
          <w:rPr>
            <w:rFonts w:ascii="Aptos" w:hAnsi="Aptos" w:eastAsia="Aptos" w:cs="Aptos"/>
            <w:noProof w:val="0"/>
            <w:sz w:val="24"/>
            <w:szCs w:val="24"/>
            <w:lang w:val="pt-BR"/>
          </w:rPr>
          <w:t xml:space="preserve"> </w:t>
        </w:r>
        <w:r w:rsidRPr="32419297" w:rsidR="76D3895A">
          <w:rPr>
            <w:rFonts w:ascii="Aptos" w:hAnsi="Aptos" w:eastAsia="Aptos" w:cs="Aptos"/>
            <w:noProof w:val="0"/>
            <w:sz w:val="24"/>
            <w:szCs w:val="24"/>
            <w:lang w:val="pt-BR"/>
          </w:rPr>
          <w:t>Arlison</w:t>
        </w:r>
        <w:r w:rsidRPr="32419297" w:rsidR="76D3895A">
          <w:rPr>
            <w:rFonts w:ascii="Aptos" w:hAnsi="Aptos" w:eastAsia="Aptos" w:cs="Aptos"/>
            <w:noProof w:val="0"/>
            <w:sz w:val="24"/>
            <w:szCs w:val="24"/>
            <w:lang w:val="pt-BR"/>
          </w:rPr>
          <w:t xml:space="preserve"> Gaspar de Oliveira, Ítalo Francisco Almeida de Oliveira, Gustavo de Oliveira Rego Morais, Joao Pedro Miranda Sousa, Cauã Gabriel Santos Barros </w:t>
        </w:r>
        <w:r w:rsidRPr="32419297" w:rsidR="76D3895A">
          <w:rPr>
            <w:rFonts w:ascii="Aptos" w:hAnsi="Aptos" w:eastAsia="Aptos" w:cs="Aptos"/>
            <w:b w:val="1"/>
            <w:bCs w:val="1"/>
            <w:noProof w:val="0"/>
            <w:sz w:val="24"/>
            <w:szCs w:val="24"/>
            <w:lang w:val="pt-BR"/>
          </w:rPr>
          <w:t>contato:</w:t>
        </w:r>
        <w:r w:rsidRPr="32419297" w:rsidR="76D3895A">
          <w:rPr>
            <w:rFonts w:ascii="Aptos" w:hAnsi="Aptos" w:eastAsia="Aptos" w:cs="Aptos"/>
            <w:noProof w:val="0"/>
            <w:sz w:val="24"/>
            <w:szCs w:val="24"/>
            <w:lang w:val="pt-BR"/>
          </w:rPr>
          <w:t xml:space="preserve"> </w:t>
        </w:r>
      </w:ins>
      <w:ins w:author="GUSTAVO DE OLIVEIRA REGO MORAIS" w:date="2025-07-02T00:20:03.24Z" w:id="1755634865">
        <w:r>
          <w:fldChar w:fldCharType="begin"/>
        </w:r>
        <w:r>
          <w:instrText xml:space="preserve">HYPERLINK "mailto:Arlison.go@discente.ufma.br" </w:instrText>
        </w:r>
        <w:r>
          <w:fldChar w:fldCharType="separate"/>
        </w:r>
      </w:ins>
      <w:ins w:author="GUSTAVO DE OLIVEIRA REGO MORAIS" w:date="2025-07-02T00:20:03.241Z" w:id="1032623654">
        <w:r w:rsidRPr="32419297" w:rsidR="76D3895A">
          <w:rPr>
            <w:rStyle w:val="Hyperlink"/>
            <w:rFonts w:ascii="Aptos" w:hAnsi="Aptos" w:eastAsia="Aptos" w:cs="Aptos"/>
            <w:noProof w:val="0"/>
            <w:sz w:val="24"/>
            <w:szCs w:val="24"/>
            <w:lang w:val="pt-BR"/>
          </w:rPr>
          <w:t>Arlison.go@discente.ufma.br</w:t>
        </w:r>
      </w:ins>
      <w:ins w:author="GUSTAVO DE OLIVEIRA REGO MORAIS" w:date="2025-07-02T00:20:03.24Z" w:id="1712639343">
        <w:r>
          <w:fldChar w:fldCharType="end"/>
        </w:r>
      </w:ins>
      <w:ins w:author="GUSTAVO DE OLIVEIRA REGO MORAIS" w:date="2025-07-02T00:20:03.241Z" w:id="779576893">
        <w:r w:rsidRPr="32419297" w:rsidR="76D3895A">
          <w:rPr>
            <w:rFonts w:ascii="Aptos" w:hAnsi="Aptos" w:eastAsia="Aptos" w:cs="Aptos"/>
            <w:noProof w:val="0"/>
            <w:sz w:val="24"/>
            <w:szCs w:val="24"/>
            <w:lang w:val="pt-BR"/>
          </w:rPr>
          <w:t xml:space="preserve"> </w:t>
        </w:r>
      </w:ins>
    </w:p>
    <w:p w:rsidR="76D3895A" w:rsidP="32419297" w:rsidRDefault="76D3895A" w14:paraId="740EAD51" w14:textId="2CE1172C">
      <w:pPr>
        <w:spacing w:before="240" w:beforeAutospacing="off" w:after="240" w:afterAutospacing="off"/>
        <w:jc w:val="both"/>
        <w:rPr>
          <w:ins w:author="GUSTAVO DE OLIVEIRA REGO MORAIS" w:date="2025-07-02T00:25:14.097Z" w16du:dateUtc="2025-07-02T00:25:14.097Z" w:id="2046990042"/>
          <w:rFonts w:ascii="Aptos" w:hAnsi="Aptos" w:eastAsia="Aptos" w:cs="Aptos"/>
          <w:noProof w:val="0"/>
          <w:sz w:val="24"/>
          <w:szCs w:val="24"/>
          <w:lang w:val="pt-BR"/>
        </w:rPr>
      </w:pPr>
      <w:ins w:author="GUSTAVO DE OLIVEIRA REGO MORAIS" w:date="2025-07-02T00:20:03.241Z" w:id="241202869">
        <w:r w:rsidRPr="320543F7" w:rsidR="2A59481A">
          <w:rPr>
            <w:rFonts w:ascii="Aptos" w:hAnsi="Aptos" w:eastAsia="Aptos" w:cs="Aptos"/>
            <w:b w:val="1"/>
            <w:bCs w:val="1"/>
            <w:noProof w:val="0"/>
            <w:sz w:val="24"/>
            <w:szCs w:val="24"/>
            <w:lang w:val="pt-BR"/>
          </w:rPr>
          <w:t>data última versão:</w:t>
        </w:r>
        <w:r w:rsidRPr="320543F7" w:rsidR="2A59481A">
          <w:rPr>
            <w:rFonts w:ascii="Aptos" w:hAnsi="Aptos" w:eastAsia="Aptos" w:cs="Aptos"/>
            <w:noProof w:val="0"/>
            <w:sz w:val="24"/>
            <w:szCs w:val="24"/>
            <w:lang w:val="pt-BR"/>
          </w:rPr>
          <w:t xml:space="preserve"> </w:t>
        </w:r>
      </w:ins>
      <w:r w:rsidRPr="320543F7" w:rsidR="46799B13">
        <w:rPr>
          <w:rFonts w:ascii="Aptos" w:hAnsi="Aptos" w:eastAsia="Aptos" w:cs="Aptos"/>
          <w:noProof w:val="0"/>
          <w:sz w:val="24"/>
          <w:szCs w:val="24"/>
          <w:lang w:val="pt-BR"/>
        </w:rPr>
        <w:t>18</w:t>
      </w:r>
      <w:ins w:author="GUSTAVO DE OLIVEIRA REGO MORAIS" w:date="2025-07-02T00:20:03.241Z" w:id="1328727750">
        <w:r w:rsidRPr="320543F7" w:rsidR="2A59481A">
          <w:rPr>
            <w:rFonts w:ascii="Aptos" w:hAnsi="Aptos" w:eastAsia="Aptos" w:cs="Aptos"/>
            <w:noProof w:val="0"/>
            <w:sz w:val="24"/>
            <w:szCs w:val="24"/>
            <w:lang w:val="pt-BR"/>
          </w:rPr>
          <w:t>/0</w:t>
        </w:r>
      </w:ins>
      <w:ins w:author="GUSTAVO DE OLIVEIRA REGO MORAIS" w:date="2025-07-02T00:24:51.657Z" w:id="1722722177">
        <w:r w:rsidRPr="320543F7" w:rsidR="47A276B7">
          <w:rPr>
            <w:rFonts w:ascii="Aptos" w:hAnsi="Aptos" w:eastAsia="Aptos" w:cs="Aptos"/>
            <w:noProof w:val="0"/>
            <w:sz w:val="24"/>
            <w:szCs w:val="24"/>
            <w:lang w:val="pt-BR"/>
          </w:rPr>
          <w:t>7</w:t>
        </w:r>
      </w:ins>
      <w:ins w:author="GUSTAVO DE OLIVEIRA REGO MORAIS" w:date="2025-07-02T00:20:03.241Z" w:id="991627097">
        <w:r w:rsidRPr="320543F7" w:rsidR="2A59481A">
          <w:rPr>
            <w:rFonts w:ascii="Aptos" w:hAnsi="Aptos" w:eastAsia="Aptos" w:cs="Aptos"/>
            <w:noProof w:val="0"/>
            <w:sz w:val="24"/>
            <w:szCs w:val="24"/>
            <w:lang w:val="pt-BR"/>
          </w:rPr>
          <w:t xml:space="preserve">/2025 </w:t>
        </w:r>
      </w:ins>
    </w:p>
    <w:p w:rsidR="76D3895A" w:rsidP="32419297" w:rsidRDefault="76D3895A" w14:paraId="14870D86" w14:textId="00F008BD">
      <w:pPr>
        <w:spacing w:before="240" w:beforeAutospacing="off" w:after="240" w:afterAutospacing="off"/>
        <w:jc w:val="both"/>
        <w:rPr>
          <w:ins w:author="GUSTAVO DE OLIVEIRA REGO MORAIS" w:date="2025-07-02T00:25:19.545Z" w16du:dateUtc="2025-07-02T00:25:19.545Z" w:id="744139013"/>
          <w:rFonts w:ascii="Aptos" w:hAnsi="Aptos" w:eastAsia="Aptos" w:cs="Aptos"/>
          <w:noProof w:val="0"/>
          <w:sz w:val="24"/>
          <w:szCs w:val="24"/>
          <w:lang w:val="pt-BR"/>
        </w:rPr>
      </w:pPr>
      <w:ins w:author="GUSTAVO DE OLIVEIRA REGO MORAIS" w:date="2025-07-02T00:20:03.241Z" w:id="752494884">
        <w:r w:rsidRPr="320543F7" w:rsidR="2A59481A">
          <w:rPr>
            <w:rFonts w:ascii="Aptos" w:hAnsi="Aptos" w:eastAsia="Aptos" w:cs="Aptos"/>
            <w:b w:val="1"/>
            <w:bCs w:val="1"/>
            <w:noProof w:val="0"/>
            <w:sz w:val="24"/>
            <w:szCs w:val="24"/>
            <w:lang w:val="pt-BR"/>
          </w:rPr>
          <w:t>versão:</w:t>
        </w:r>
        <w:r w:rsidRPr="320543F7" w:rsidR="2A59481A">
          <w:rPr>
            <w:rFonts w:ascii="Aptos" w:hAnsi="Aptos" w:eastAsia="Aptos" w:cs="Aptos"/>
            <w:noProof w:val="0"/>
            <w:sz w:val="24"/>
            <w:szCs w:val="24"/>
            <w:lang w:val="pt-BR"/>
          </w:rPr>
          <w:t xml:space="preserve"> </w:t>
        </w:r>
      </w:ins>
      <w:ins w:author="GUSTAVO DE OLIVEIRA REGO MORAIS" w:date="2025-07-02T00:25:16.758Z" w:id="542620881">
        <w:r w:rsidRPr="320543F7" w:rsidR="5C2663E0">
          <w:rPr>
            <w:rFonts w:ascii="Aptos" w:hAnsi="Aptos" w:eastAsia="Aptos" w:cs="Aptos"/>
            <w:noProof w:val="0"/>
            <w:sz w:val="24"/>
            <w:szCs w:val="24"/>
            <w:lang w:val="pt-BR"/>
          </w:rPr>
          <w:t>6</w:t>
        </w:r>
      </w:ins>
      <w:ins w:author="GUSTAVO DE OLIVEIRA REGO MORAIS" w:date="2025-07-02T00:20:03.241Z" w:id="434942965">
        <w:r w:rsidRPr="320543F7" w:rsidR="2A59481A">
          <w:rPr>
            <w:rFonts w:ascii="Aptos" w:hAnsi="Aptos" w:eastAsia="Aptos" w:cs="Aptos"/>
            <w:noProof w:val="0"/>
            <w:sz w:val="24"/>
            <w:szCs w:val="24"/>
            <w:lang w:val="pt-BR"/>
          </w:rPr>
          <w:t>.</w:t>
        </w:r>
      </w:ins>
      <w:r w:rsidRPr="320543F7" w:rsidR="6D33BEFC">
        <w:rPr>
          <w:rFonts w:ascii="Aptos" w:hAnsi="Aptos" w:eastAsia="Aptos" w:cs="Aptos"/>
          <w:noProof w:val="0"/>
          <w:sz w:val="24"/>
          <w:szCs w:val="24"/>
          <w:lang w:val="pt-BR"/>
        </w:rPr>
        <w:t>4</w:t>
      </w:r>
    </w:p>
    <w:p w:rsidR="76D3895A" w:rsidP="32419297" w:rsidRDefault="76D3895A" w14:paraId="68B94F6F" w14:textId="2B4ED358">
      <w:pPr>
        <w:spacing w:before="240" w:beforeAutospacing="off" w:after="240" w:afterAutospacing="off"/>
        <w:jc w:val="both"/>
        <w:rPr>
          <w:ins w:author="GUSTAVO DE OLIVEIRA REGO MORAIS" w:date="2025-07-02T00:25:10.496Z" w16du:dateUtc="2025-07-02T00:25:10.496Z" w:id="972119392"/>
          <w:rFonts w:ascii="Aptos" w:hAnsi="Aptos" w:eastAsia="Aptos" w:cs="Aptos"/>
          <w:noProof w:val="0"/>
          <w:sz w:val="24"/>
          <w:szCs w:val="24"/>
          <w:lang w:val="pt-BR"/>
        </w:rPr>
      </w:pPr>
      <w:ins w:author="GUSTAVO DE OLIVEIRA REGO MORAIS" w:date="2025-07-02T00:20:03.241Z" w:id="302286256">
        <w:r w:rsidRPr="32419297" w:rsidR="76D3895A">
          <w:rPr>
            <w:rFonts w:ascii="Aptos" w:hAnsi="Aptos" w:eastAsia="Aptos" w:cs="Aptos"/>
            <w:noProof w:val="0"/>
            <w:sz w:val="24"/>
            <w:szCs w:val="24"/>
            <w:lang w:val="pt-BR"/>
          </w:rPr>
          <w:t xml:space="preserve"> </w:t>
        </w:r>
        <w:r w:rsidRPr="32419297" w:rsidR="76D3895A">
          <w:rPr>
            <w:rFonts w:ascii="Aptos" w:hAnsi="Aptos" w:eastAsia="Aptos" w:cs="Aptos"/>
            <w:b w:val="1"/>
            <w:bCs w:val="1"/>
            <w:noProof w:val="0"/>
            <w:sz w:val="24"/>
            <w:szCs w:val="24"/>
            <w:lang w:val="pt-BR"/>
          </w:rPr>
          <w:t>outros repositórios:</w:t>
        </w:r>
        <w:r w:rsidRPr="32419297" w:rsidR="76D3895A">
          <w:rPr>
            <w:rFonts w:ascii="Aptos" w:hAnsi="Aptos" w:eastAsia="Aptos" w:cs="Aptos"/>
            <w:noProof w:val="0"/>
            <w:sz w:val="24"/>
            <w:szCs w:val="24"/>
            <w:lang w:val="pt-BR"/>
          </w:rPr>
          <w:t xml:space="preserve"> </w:t>
        </w:r>
      </w:ins>
      <w:ins w:author="GUSTAVO DE OLIVEIRA REGO MORAIS" w:date="2025-07-02T00:25:54.904Z" w:id="191435125">
        <w:r w:rsidRPr="32419297" w:rsidR="1784D8B5">
          <w:rPr>
            <w:rFonts w:ascii="Aptos" w:hAnsi="Aptos" w:eastAsia="Aptos" w:cs="Aptos"/>
            <w:noProof w:val="0"/>
            <w:sz w:val="24"/>
            <w:szCs w:val="24"/>
            <w:lang w:val="pt-BR"/>
          </w:rPr>
          <w:t>https://github.com/gustvo-olive</w:t>
        </w:r>
      </w:ins>
    </w:p>
    <w:p w:rsidR="76D3895A" w:rsidP="32419297" w:rsidRDefault="76D3895A" w14:paraId="398B2D16" w14:textId="22EFA314">
      <w:pPr>
        <w:spacing w:before="240" w:beforeAutospacing="off" w:after="240" w:afterAutospacing="off"/>
        <w:jc w:val="both"/>
        <w:rPr>
          <w:ins w:author="GUSTAVO DE OLIVEIRA REGO MORAIS" w:date="2025-07-02T00:20:03.241Z" w16du:dateUtc="2025-07-02T00:20:03.241Z" w:id="585217756"/>
          <w:rFonts w:ascii="Aptos" w:hAnsi="Aptos" w:eastAsia="Aptos" w:cs="Aptos"/>
          <w:noProof w:val="0"/>
          <w:sz w:val="24"/>
          <w:szCs w:val="24"/>
          <w:lang w:val="pt-BR"/>
        </w:rPr>
      </w:pPr>
      <w:ins w:author="GUSTAVO DE OLIVEIRA REGO MORAIS" w:date="2025-07-02T00:20:03.241Z" w:id="51720684">
        <w:r w:rsidRPr="32419297" w:rsidR="76D3895A">
          <w:rPr>
            <w:rFonts w:ascii="Aptos" w:hAnsi="Aptos" w:eastAsia="Aptos" w:cs="Aptos"/>
            <w:b w:val="1"/>
            <w:bCs w:val="1"/>
            <w:noProof w:val="0"/>
            <w:sz w:val="24"/>
            <w:szCs w:val="24"/>
            <w:lang w:val="pt-BR"/>
          </w:rPr>
          <w:t>Agradecimentos:</w:t>
        </w:r>
        <w:r w:rsidRPr="32419297" w:rsidR="76D3895A">
          <w:rPr>
            <w:rFonts w:ascii="Aptos" w:hAnsi="Aptos" w:eastAsia="Aptos" w:cs="Aptos"/>
            <w:noProof w:val="0"/>
            <w:sz w:val="24"/>
            <w:szCs w:val="24"/>
            <w:lang w:val="pt-BR"/>
          </w:rPr>
          <w:t xml:space="preserve"> Universidade Federal do Maranhão (UFMA), Professor Doutor Thales Levi Azevedo Valente, e colegas de curso.</w:t>
        </w:r>
      </w:ins>
    </w:p>
    <w:p w:rsidR="76D3895A" w:rsidP="32419297" w:rsidRDefault="76D3895A" w14:paraId="59B04D3E" w14:textId="72EFCD56">
      <w:pPr>
        <w:spacing w:before="240" w:beforeAutospacing="off" w:after="240" w:afterAutospacing="off"/>
        <w:jc w:val="both"/>
        <w:rPr>
          <w:ins w:author="GUSTAVO DE OLIVEIRA REGO MORAIS" w:date="2025-07-02T00:20:03.241Z" w16du:dateUtc="2025-07-02T00:20:03.241Z" w:id="691050582"/>
          <w:rFonts w:ascii="Aptos" w:hAnsi="Aptos" w:eastAsia="Aptos" w:cs="Aptos"/>
          <w:noProof w:val="0"/>
          <w:sz w:val="24"/>
          <w:szCs w:val="24"/>
          <w:lang w:val="pt-BR"/>
        </w:rPr>
        <w:pPrChange w:author="GUSTAVO DE OLIVEIRA REGO MORAIS" w:date="2025-07-02T00:20:03.222Z">
          <w:pPr/>
        </w:pPrChange>
      </w:pPr>
      <w:ins w:author="GUSTAVO DE OLIVEIRA REGO MORAIS" w:date="2025-07-02T00:20:03.241Z" w:id="361419433">
        <w:r w:rsidRPr="32419297" w:rsidR="76D3895A">
          <w:rPr>
            <w:rFonts w:ascii="Aptos" w:hAnsi="Aptos" w:eastAsia="Aptos" w:cs="Aptos"/>
            <w:noProof w:val="0"/>
            <w:sz w:val="24"/>
            <w:szCs w:val="24"/>
            <w:lang w:val="pt-BR"/>
          </w:rPr>
          <w:t>Copyright/License</w:t>
        </w:r>
      </w:ins>
    </w:p>
    <w:p w:rsidR="76D3895A" w:rsidP="32419297" w:rsidRDefault="76D3895A" w14:paraId="4CE32C3C" w14:textId="74C22E89">
      <w:pPr>
        <w:spacing w:before="240" w:beforeAutospacing="off" w:after="240" w:afterAutospacing="off"/>
        <w:jc w:val="both"/>
        <w:rPr>
          <w:ins w:author="GUSTAVO DE OLIVEIRA REGO MORAIS" w:date="2025-07-02T00:20:03.241Z" w16du:dateUtc="2025-07-02T00:20:03.241Z" w:id="872038046"/>
          <w:rFonts w:ascii="Aptos" w:hAnsi="Aptos" w:eastAsia="Aptos" w:cs="Aptos"/>
          <w:noProof w:val="0"/>
          <w:sz w:val="24"/>
          <w:szCs w:val="24"/>
          <w:lang w:val="pt-BR"/>
        </w:rPr>
        <w:pPrChange w:author="GUSTAVO DE OLIVEIRA REGO MORAIS" w:date="2025-07-02T00:20:03.224Z">
          <w:pPr/>
        </w:pPrChange>
      </w:pPr>
      <w:ins w:author="GUSTAVO DE OLIVEIRA REGO MORAIS" w:date="2025-07-02T00:20:03.241Z" w:id="1308439374">
        <w:r w:rsidRPr="32419297" w:rsidR="76D3895A">
          <w:rPr>
            <w:rFonts w:ascii="Aptos" w:hAnsi="Aptos" w:eastAsia="Aptos" w:cs="Aptos"/>
            <w:noProof w:val="0"/>
            <w:sz w:val="24"/>
            <w:szCs w:val="24"/>
            <w:lang w:val="pt-BR"/>
          </w:rPr>
          <w:t>Este material é resultado de um trabalho acadêmico para a disciplina PROJETO E DESENVOLVIMENTO DE SOFTWARE, sob a orientação do professor Dr. THALES LEVI AZEVEDO VALENTE, semestre letivo 2025.1,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ins>
    </w:p>
    <w:p w:rsidR="76D3895A" w:rsidP="32419297" w:rsidRDefault="76D3895A" w14:paraId="5193A528" w14:textId="1E45B885">
      <w:pPr>
        <w:spacing w:before="240" w:beforeAutospacing="off" w:after="240" w:afterAutospacing="off"/>
        <w:jc w:val="both"/>
        <w:rPr>
          <w:ins w:author="GUSTAVO DE OLIVEIRA REGO MORAIS" w:date="2025-07-02T00:20:03.241Z" w16du:dateUtc="2025-07-02T00:20:03.241Z" w:id="1561463307"/>
          <w:rFonts w:ascii="Aptos" w:hAnsi="Aptos" w:eastAsia="Aptos" w:cs="Aptos"/>
          <w:noProof w:val="0"/>
          <w:sz w:val="24"/>
          <w:szCs w:val="24"/>
          <w:lang w:val="pt-BR"/>
        </w:rPr>
        <w:pPrChange w:author="GUSTAVO DE OLIVEIRA REGO MORAIS" w:date="2025-07-02T00:20:03.227Z">
          <w:pPr/>
        </w:pPrChange>
      </w:pPr>
      <w:ins w:author="GUSTAVO DE OLIVEIRA REGO MORAIS" w:date="2025-07-02T00:20:03.241Z" w:id="812801674">
        <w:r w:rsidRPr="32419297" w:rsidR="76D3895A">
          <w:rPr>
            <w:rFonts w:ascii="Aptos" w:hAnsi="Aptos" w:eastAsia="Aptos" w:cs="Aptos"/>
            <w:noProof w:val="0"/>
            <w:sz w:val="24"/>
            <w:szCs w:val="24"/>
            <w:lang w:val="pt-BR"/>
          </w:rPr>
          <w:t>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ins>
    </w:p>
    <w:p w:rsidR="76D3895A" w:rsidP="32419297" w:rsidRDefault="76D3895A" w14:paraId="0C7392AC" w14:textId="1A12B960">
      <w:pPr>
        <w:spacing w:before="240" w:beforeAutospacing="off" w:after="240" w:afterAutospacing="off"/>
        <w:jc w:val="both"/>
        <w:rPr>
          <w:ins w:author="GUSTAVO DE OLIVEIRA REGO MORAIS" w:date="2025-07-02T00:20:03.242Z" w16du:dateUtc="2025-07-02T00:20:03.242Z" w:id="363300101"/>
          <w:rFonts w:ascii="Aptos" w:hAnsi="Aptos" w:eastAsia="Aptos" w:cs="Aptos"/>
          <w:noProof w:val="0"/>
          <w:sz w:val="24"/>
          <w:szCs w:val="24"/>
          <w:lang w:val="pt-BR"/>
        </w:rPr>
        <w:pPrChange w:author="GUSTAVO DE OLIVEIRA REGO MORAIS" w:date="2025-07-02T00:20:03.23Z">
          <w:pPr/>
        </w:pPrChange>
      </w:pPr>
      <w:ins w:author="GUSTAVO DE OLIVEIRA REGO MORAIS" w:date="2025-07-02T00:20:03.242Z" w:id="1338181631">
        <w:r w:rsidRPr="32419297" w:rsidR="76D3895A">
          <w:rPr>
            <w:rFonts w:ascii="Aptos" w:hAnsi="Aptos" w:eastAsia="Aptos" w:cs="Aptos"/>
            <w:noProof w:val="0"/>
            <w:sz w:val="24"/>
            <w:szCs w:val="24"/>
            <w:lang w:val="pt-BR"/>
          </w:rPr>
          <w:t>Este aviso de direitos autorais e este aviso de permissão devem ser incluídos em todas as cópias ou partes substanciais do Software.</w:t>
        </w:r>
      </w:ins>
    </w:p>
    <w:p w:rsidR="76D3895A" w:rsidP="32419297" w:rsidRDefault="76D3895A" w14:paraId="1FCA12C1" w14:textId="5538FC1D">
      <w:pPr>
        <w:spacing w:before="240" w:beforeAutospacing="off" w:after="240" w:afterAutospacing="off"/>
        <w:jc w:val="both"/>
        <w:rPr>
          <w:ins w:author="GUSTAVO DE OLIVEIRA REGO MORAIS" w:date="2025-07-02T00:20:03.242Z" w16du:dateUtc="2025-07-02T00:20:03.242Z" w:id="1161543914"/>
          <w:rFonts w:ascii="Aptos" w:hAnsi="Aptos" w:eastAsia="Aptos" w:cs="Aptos"/>
          <w:noProof w:val="0"/>
          <w:sz w:val="24"/>
          <w:szCs w:val="24"/>
          <w:lang w:val="pt-BR"/>
        </w:rPr>
        <w:pPrChange w:author="GUSTAVO DE OLIVEIRA REGO MORAIS" w:date="2025-07-02T00:20:03.233Z">
          <w:pPr/>
        </w:pPrChange>
      </w:pPr>
      <w:ins w:author="GUSTAVO DE OLIVEIRA REGO MORAIS" w:date="2025-07-02T00:20:03.242Z" w:id="2090792435">
        <w:r w:rsidRPr="32419297" w:rsidR="76D3895A">
          <w:rPr>
            <w:rFonts w:ascii="Aptos" w:hAnsi="Aptos" w:eastAsia="Aptos" w:cs="Aptos"/>
            <w:noProof w:val="0"/>
            <w:sz w:val="24"/>
            <w:szCs w:val="24"/>
            <w:lang w:val="pt-BR"/>
          </w:rPr>
          <w:t>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ins>
    </w:p>
    <w:p w:rsidR="76D3895A" w:rsidP="32419297" w:rsidRDefault="76D3895A" w14:paraId="2C1B103C" w14:textId="5A750C55">
      <w:pPr>
        <w:spacing w:before="240" w:beforeAutospacing="off" w:after="240" w:afterAutospacing="off"/>
        <w:jc w:val="both"/>
        <w:rPr>
          <w:ins w:author="GUSTAVO DE OLIVEIRA REGO MORAIS" w:date="2025-07-02T00:20:03.243Z" w16du:dateUtc="2025-07-02T00:20:03.243Z" w:id="1832855553"/>
          <w:rStyle w:val="Hyperlink"/>
          <w:rFonts w:ascii="Aptos" w:hAnsi="Aptos" w:eastAsia="Aptos" w:cs="Aptos"/>
          <w:noProof w:val="0"/>
          <w:sz w:val="24"/>
          <w:szCs w:val="24"/>
          <w:lang w:val="pt-BR"/>
        </w:rPr>
        <w:pPrChange w:author="GUSTAVO DE OLIVEIRA REGO MORAIS" w:date="2025-07-02T00:20:03.235Z">
          <w:pPr/>
        </w:pPrChange>
      </w:pPr>
      <w:ins w:author="GUSTAVO DE OLIVEIRA REGO MORAIS" w:date="2025-07-02T00:20:03.243Z" w:id="1628999957">
        <w:r w:rsidRPr="32419297" w:rsidR="76D3895A">
          <w:rPr>
            <w:rFonts w:ascii="Aptos" w:hAnsi="Aptos" w:eastAsia="Aptos" w:cs="Aptos"/>
            <w:noProof w:val="0"/>
            <w:sz w:val="24"/>
            <w:szCs w:val="24"/>
            <w:lang w:val="pt-BR"/>
          </w:rPr>
          <w:t xml:space="preserve">Para mais informações sobre a Licença MIT: </w:t>
        </w:r>
      </w:ins>
      <w:ins w:author="GUSTAVO DE OLIVEIRA REGO MORAIS" w:date="2025-07-02T00:20:03.242Z" w:id="740314263">
        <w:r>
          <w:fldChar w:fldCharType="begin"/>
        </w:r>
        <w:r>
          <w:instrText xml:space="preserve">HYPERLINK "https://opensource.org/licenses/MIT" </w:instrText>
        </w:r>
        <w:r>
          <w:fldChar w:fldCharType="separate"/>
        </w:r>
      </w:ins>
      <w:ins w:author="GUSTAVO DE OLIVEIRA REGO MORAIS" w:date="2025-07-02T00:20:03.243Z" w:id="1581091093">
        <w:r w:rsidRPr="32419297" w:rsidR="76D3895A">
          <w:rPr>
            <w:rStyle w:val="Hyperlink"/>
            <w:rFonts w:ascii="Aptos" w:hAnsi="Aptos" w:eastAsia="Aptos" w:cs="Aptos"/>
            <w:noProof w:val="0"/>
            <w:sz w:val="24"/>
            <w:szCs w:val="24"/>
            <w:lang w:val="pt-BR"/>
          </w:rPr>
          <w:t>https://opensource.org/licenses/MIT</w:t>
        </w:r>
      </w:ins>
      <w:ins w:author="GUSTAVO DE OLIVEIRA REGO MORAIS" w:date="2025-07-02T00:20:03.242Z" w:id="1881561680">
        <w:r>
          <w:fldChar w:fldCharType="end"/>
        </w:r>
      </w:ins>
    </w:p>
    <w:p w:rsidR="32419297" w:rsidP="32419297" w:rsidRDefault="32419297" w14:paraId="357605E1" w14:textId="47784963">
      <w:pPr>
        <w:pStyle w:val="Normal"/>
        <w:jc w:val="both"/>
        <w:rPr>
          <w:del w:author="GUSTAVO DE OLIVEIRA REGO MORAIS" w:date="2025-07-01T23:20:15.399Z" w16du:dateUtc="2025-07-01T23:20:15.399Z" w:id="638482001"/>
          <w:rFonts w:ascii="Aptos" w:hAnsi="Aptos" w:eastAsia="Aptos" w:cs="Aptos"/>
          <w:noProof w:val="0"/>
          <w:sz w:val="24"/>
          <w:szCs w:val="24"/>
          <w:lang w:val="pt-BR"/>
        </w:rPr>
      </w:pPr>
    </w:p>
    <w:p w:rsidR="3282A037" w:rsidP="3282A037" w:rsidRDefault="3282A037" w14:paraId="0A624487" w14:textId="5D9C9C21">
      <w:pPr>
        <w:pStyle w:val="Normal"/>
        <w:rPr>
          <w:del w:author="GUSTAVO DE OLIVEIRA REGO MORAIS" w:date="2025-07-01T23:20:15.159Z" w16du:dateUtc="2025-07-01T23:20:15.159Z" w:id="274220017"/>
        </w:rPr>
      </w:pPr>
    </w:p>
    <w:p w:rsidR="32419297" w:rsidP="32419297" w:rsidRDefault="32419297" w14:paraId="2567CDA4" w14:textId="3C0F0CAF">
      <w:pPr>
        <w:pStyle w:val="Normal"/>
      </w:pPr>
    </w:p>
    <w:p w:rsidR="3282A037" w:rsidP="3282A037" w:rsidRDefault="3282A037" w14:paraId="37976E51" w14:textId="615D05DC">
      <w:pPr>
        <w:pStyle w:val="Normal"/>
      </w:pPr>
    </w:p>
    <w:p w:rsidR="1AF509E4" w:rsidP="1AF509E4" w:rsidRDefault="1AF509E4" w14:paraId="44BA5773" w14:textId="5553B362">
      <w:pPr>
        <w:pStyle w:val="Normal"/>
        <w:shd w:val="clear" w:color="auto" w:fill="F5F5F5"/>
        <w:spacing w:before="171" w:beforeAutospacing="off" w:after="171" w:afterAutospacing="off" w:line="14" w:lineRule="auto"/>
        <w:jc w:val="left"/>
        <w:rPr>
          <w:rFonts w:ascii="Gill Sans MT" w:hAnsi="Gill Sans MT" w:eastAsia="Gill Sans MT" w:cs="Gill Sans MT"/>
          <w:b w:val="0"/>
          <w:bCs w:val="0"/>
          <w:i w:val="0"/>
          <w:iCs w:val="0"/>
          <w:caps w:val="0"/>
          <w:smallCaps w:val="0"/>
          <w:strike w:val="0"/>
          <w:dstrike w:val="0"/>
          <w:noProof w:val="0"/>
          <w:color w:val="FFFFFF" w:themeColor="background1" w:themeTint="FF" w:themeShade="FF"/>
          <w:sz w:val="30"/>
          <w:szCs w:val="30"/>
          <w:u w:val="none"/>
          <w:lang w:val="pt-BR"/>
        </w:rPr>
      </w:pPr>
    </w:p>
    <w:sectPr>
      <w:pgSz w:w="11906" w:h="16838" w:orient="portrait"/>
      <w:pgMar w:top="1440" w:right="1440" w:bottom="1440" w:left="1440" w:header="720" w:footer="720" w:gutter="0"/>
      <w:cols w:space="720"/>
      <w:docGrid w:linePitch="360"/>
      <w:headerReference w:type="default" r:id="Rc98d644dfcc74074"/>
      <w:footerReference w:type="default" r:id="R83ccf5900b4643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13958AD3">
      <w:trPr>
        <w:trHeight w:val="300"/>
      </w:trPr>
      <w:tc>
        <w:tcPr>
          <w:tcW w:w="3005" w:type="dxa"/>
          <w:tcMar/>
        </w:tcPr>
        <w:p w:rsidR="1AF509E4" w:rsidP="1AF509E4" w:rsidRDefault="1AF509E4" w14:paraId="0477423A" w14:textId="7C27E9D7">
          <w:pPr>
            <w:pStyle w:val="Header"/>
            <w:bidi w:val="0"/>
            <w:ind w:left="-115"/>
            <w:jc w:val="left"/>
          </w:pPr>
        </w:p>
      </w:tc>
      <w:tc>
        <w:tcPr>
          <w:tcW w:w="3005" w:type="dxa"/>
          <w:tcMar/>
        </w:tcPr>
        <w:p w:rsidR="1AF509E4" w:rsidP="1AF509E4" w:rsidRDefault="1AF509E4" w14:paraId="76CE46B3" w14:textId="0E344C04">
          <w:pPr>
            <w:pStyle w:val="Header"/>
            <w:bidi w:val="0"/>
            <w:jc w:val="center"/>
          </w:pPr>
        </w:p>
      </w:tc>
      <w:tc>
        <w:tcPr>
          <w:tcW w:w="3005" w:type="dxa"/>
          <w:tcMar/>
        </w:tcPr>
        <w:p w:rsidR="1AF509E4" w:rsidP="1AF509E4" w:rsidRDefault="1AF509E4" w14:paraId="00BB5336" w14:textId="3C310B52">
          <w:pPr>
            <w:pStyle w:val="Header"/>
            <w:bidi w:val="0"/>
            <w:ind w:right="-115"/>
            <w:jc w:val="right"/>
          </w:pPr>
        </w:p>
      </w:tc>
    </w:tr>
  </w:tbl>
  <w:p w:rsidR="1AF509E4" w:rsidP="1AF509E4" w:rsidRDefault="1AF509E4" w14:paraId="31F6AEBF" w14:textId="4B30BC51">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AF509E4" w:rsidTr="1AF509E4" w14:paraId="0B1F902C">
      <w:trPr>
        <w:trHeight w:val="300"/>
      </w:trPr>
      <w:tc>
        <w:tcPr>
          <w:tcW w:w="3005" w:type="dxa"/>
          <w:tcMar/>
        </w:tcPr>
        <w:p w:rsidR="1AF509E4" w:rsidP="1AF509E4" w:rsidRDefault="1AF509E4" w14:paraId="1DAD8E0B" w14:textId="0249192A">
          <w:pPr>
            <w:pStyle w:val="Header"/>
            <w:bidi w:val="0"/>
            <w:ind w:left="-115"/>
            <w:jc w:val="left"/>
          </w:pPr>
        </w:p>
      </w:tc>
      <w:tc>
        <w:tcPr>
          <w:tcW w:w="3005" w:type="dxa"/>
          <w:tcMar/>
        </w:tcPr>
        <w:p w:rsidR="1AF509E4" w:rsidP="1AF509E4" w:rsidRDefault="1AF509E4" w14:paraId="3A0DA39E" w14:textId="4EDAB307">
          <w:pPr>
            <w:pStyle w:val="Header"/>
            <w:bidi w:val="0"/>
            <w:jc w:val="center"/>
          </w:pPr>
        </w:p>
      </w:tc>
      <w:tc>
        <w:tcPr>
          <w:tcW w:w="3005" w:type="dxa"/>
          <w:tcMar/>
        </w:tcPr>
        <w:p w:rsidR="1AF509E4" w:rsidP="1AF509E4" w:rsidRDefault="1AF509E4" w14:paraId="60CC3B6A" w14:textId="203202B8">
          <w:pPr>
            <w:pStyle w:val="Header"/>
            <w:bidi w:val="0"/>
            <w:ind w:right="-115"/>
            <w:jc w:val="right"/>
          </w:pPr>
        </w:p>
      </w:tc>
    </w:tr>
  </w:tbl>
  <w:p w:rsidR="1AF509E4" w:rsidP="1AF509E4" w:rsidRDefault="1AF509E4" w14:paraId="6AF823F9" w14:textId="7104D75B">
    <w:pPr>
      <w:pStyle w:val="Header"/>
      <w:bidi w:val="0"/>
    </w:pPr>
  </w:p>
</w:hdr>
</file>

<file path=word/intelligence2.xml><?xml version="1.0" encoding="utf-8"?>
<int2:intelligence xmlns:int2="http://schemas.microsoft.com/office/intelligence/2020/intelligence">
  <int2:observations>
    <int2:textHash int2:hashCode="yhSooJpbKiU28b" int2:id="urV3JY1t">
      <int2:state int2:type="spell" int2:value="Rejected"/>
    </int2:textHash>
    <int2:textHash int2:hashCode="RzmeT56auxc+EX" int2:id="4jw6gXTk">
      <int2:state int2:type="spell"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169">
    <w:nsid w:val="4ee980c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8">
    <w:nsid w:val="368d4e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7">
    <w:nsid w:val="6855ff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6">
    <w:nsid w:val="549e95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5">
    <w:nsid w:val="6a04bf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4">
    <w:nsid w:val="6f7080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3">
    <w:nsid w:val="e8ae31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2">
    <w:nsid w:val="2bc370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1">
    <w:nsid w:val="79e0a8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0">
    <w:nsid w:val="433874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9">
    <w:nsid w:val="3b1093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8">
    <w:nsid w:val="38eba4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7">
    <w:nsid w:val="398631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6">
    <w:nsid w:val="6590e3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5">
    <w:nsid w:val="3a9382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4">
    <w:nsid w:val="6d0936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3">
    <w:nsid w:val="ab9b1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2">
    <w:nsid w:val="66ddc5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1">
    <w:nsid w:val="447e3e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0">
    <w:nsid w:val="4e3d09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9">
    <w:nsid w:val="130275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5c2197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7">
    <w:nsid w:val="368ee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6">
    <w:nsid w:val="3abff7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5">
    <w:nsid w:val="7c7abb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4">
    <w:nsid w:val="210f27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7c73b3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5795c6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3b0d4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2f5ade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9">
    <w:nsid w:val="4738a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4db2f9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3c032b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23786d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4f78c8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24b64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3">
    <w:nsid w:val="7ff4df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58cda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38aeb8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6bdd5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3e32db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1f4864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65df47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5d6876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45135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4861e3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65c783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508ad0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1">
    <w:nsid w:val="2f9c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77d34c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6f301d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109427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7b0821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4002a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2251fc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2245e65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cb282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7788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7780b4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470c2d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9">
    <w:nsid w:val="7c6b99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247707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656865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7c7cc6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5109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4">
    <w:nsid w:val="7c278b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30df2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6f167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4b4c38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4ad4e83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484c3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8">
    <w:nsid w:val="681b8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cbf6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10c13b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287443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2b2b4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3">
    <w:nsid w:val="f02ea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7c08aa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f33c2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1c31c6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9">
    <w:nsid w:val="49da1b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1c311d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1920f4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67ba5d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304ed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c1857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3">
    <w:nsid w:val="257801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78f479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1bc95e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a6b7d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d45a4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4911b2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b26f4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458e6f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2fd765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591a90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3bc397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372dc2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38916e9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5a796e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8d2a6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2e878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350495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6ea8a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Wingdings" w:hAnsi="Wingdings"/>
      </w:rPr>
    </w:lvl>
    <w:lvl xmlns:w="http://schemas.openxmlformats.org/wordprocessingml/2006/main" w:ilvl="4">
      <w:start w:val="1"/>
      <w:numFmt w:val="bullet"/>
      <w:lvlText w:val=""/>
      <w:lvlJc w:val="left"/>
      <w:pPr>
        <w:ind w:left="3600" w:hanging="360"/>
      </w:pPr>
      <w:rPr>
        <w:rFonts w:hint="default" w:ascii="Wingdings" w:hAnsi="Wingdings"/>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Wingdings" w:hAnsi="Wingdings"/>
      </w:rPr>
    </w:lvl>
    <w:lvl xmlns:w="http://schemas.openxmlformats.org/wordprocessingml/2006/main" w:ilvl="7">
      <w:start w:val="1"/>
      <w:numFmt w:val="bullet"/>
      <w:lvlText w:val=""/>
      <w:lvlJc w:val="left"/>
      <w:pPr>
        <w:ind w:left="5760" w:hanging="360"/>
      </w:pPr>
      <w:rPr>
        <w:rFonts w:hint="default" w:ascii="Wingdings" w:hAnsi="Wingdings"/>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5782f0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61a58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794c8e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52407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74a1b4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306e677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7f0a7fe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2d85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3f7ee0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42879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30a89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4c13b0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6971b5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4ff05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746c37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1eaed6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76f2c4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0723bcb"/>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e3774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2c1c9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7ba8e8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55f4d2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e6c1b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625d030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1">
    <w:nsid w:val="2895d8e9"/>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40">
    <w:nsid w:val="32fc21e3"/>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39">
    <w:nsid w:val="16cbd47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f133b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6c36df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49cfd7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aa37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b627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2c8bf4c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341619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38a632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c4833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a66ec8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41d487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56b02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96dcf9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2eafb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335cac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ac5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fe654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a4951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1b188a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4e0ddb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e278e8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77069b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72616d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43dd90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32041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32e61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33e4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63872e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6ac29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81a32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3fcc2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48daec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c8bbd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5226c4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e48ee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f94ba5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c4915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390689d"/>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num w:numId="169">
    <w:abstractNumId w:val="169"/>
  </w:num>
  <w:num w:numId="168">
    <w:abstractNumId w:val="168"/>
  </w:num>
  <w:num w:numId="167">
    <w:abstractNumId w:val="167"/>
  </w:num>
  <w:num w:numId="166">
    <w:abstractNumId w:val="166"/>
  </w:num>
  <w:num w:numId="165">
    <w:abstractNumId w:val="165"/>
  </w:num>
  <w:num w:numId="164">
    <w:abstractNumId w:val="164"/>
  </w:num>
  <w:num w:numId="163">
    <w:abstractNumId w:val="163"/>
  </w:num>
  <w:num w:numId="162">
    <w:abstractNumId w:val="162"/>
  </w:num>
  <w:num w:numId="161">
    <w:abstractNumId w:val="161"/>
  </w:num>
  <w:num w:numId="160">
    <w:abstractNumId w:val="160"/>
  </w:num>
  <w:num w:numId="159">
    <w:abstractNumId w:val="159"/>
  </w:num>
  <w:num w:numId="158">
    <w:abstractNumId w:val="158"/>
  </w:num>
  <w:num w:numId="157">
    <w:abstractNumId w:val="157"/>
  </w:num>
  <w:num w:numId="156">
    <w:abstractNumId w:val="156"/>
  </w:num>
  <w:num w:numId="155">
    <w:abstractNumId w:val="155"/>
  </w:num>
  <w:num w:numId="154">
    <w:abstractNumId w:val="154"/>
  </w:num>
  <w:num w:numId="153">
    <w:abstractNumId w:val="153"/>
  </w:num>
  <w:num w:numId="152">
    <w:abstractNumId w:val="152"/>
  </w:num>
  <w:num w:numId="151">
    <w:abstractNumId w:val="151"/>
  </w:num>
  <w:num w:numId="150">
    <w:abstractNumId w:val="150"/>
  </w:num>
  <w:num w:numId="149">
    <w:abstractNumId w:val="149"/>
  </w:num>
  <w:num w:numId="148">
    <w:abstractNumId w:val="148"/>
  </w:num>
  <w:num w:numId="147">
    <w:abstractNumId w:val="147"/>
  </w:num>
  <w:num w:numId="146">
    <w:abstractNumId w:val="146"/>
  </w:num>
  <w:num w:numId="145">
    <w:abstractNumId w:val="145"/>
  </w: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tru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E44DB87"/>
    <w:rsid w:val="008546C2"/>
    <w:rsid w:val="008BB6C2"/>
    <w:rsid w:val="00C6CC5A"/>
    <w:rsid w:val="00DF5822"/>
    <w:rsid w:val="00F21340"/>
    <w:rsid w:val="011E5C86"/>
    <w:rsid w:val="01367BD8"/>
    <w:rsid w:val="017750A6"/>
    <w:rsid w:val="01F747D5"/>
    <w:rsid w:val="0232EB70"/>
    <w:rsid w:val="0237E4EA"/>
    <w:rsid w:val="026C586B"/>
    <w:rsid w:val="0279AAD3"/>
    <w:rsid w:val="0287EB14"/>
    <w:rsid w:val="028F1DC3"/>
    <w:rsid w:val="02F8F1A8"/>
    <w:rsid w:val="031F1F5C"/>
    <w:rsid w:val="03229EAB"/>
    <w:rsid w:val="03356071"/>
    <w:rsid w:val="0367AA0D"/>
    <w:rsid w:val="0377F693"/>
    <w:rsid w:val="0380C49A"/>
    <w:rsid w:val="03D0E13C"/>
    <w:rsid w:val="03DC537D"/>
    <w:rsid w:val="03F07933"/>
    <w:rsid w:val="03F51D11"/>
    <w:rsid w:val="04021014"/>
    <w:rsid w:val="0418DF21"/>
    <w:rsid w:val="0419CDF0"/>
    <w:rsid w:val="046D298F"/>
    <w:rsid w:val="047A8481"/>
    <w:rsid w:val="0481C81C"/>
    <w:rsid w:val="04B4BE3B"/>
    <w:rsid w:val="0507C687"/>
    <w:rsid w:val="057E07A6"/>
    <w:rsid w:val="058C1A67"/>
    <w:rsid w:val="058DF9C0"/>
    <w:rsid w:val="05B34733"/>
    <w:rsid w:val="05EF7C96"/>
    <w:rsid w:val="05F070FA"/>
    <w:rsid w:val="05FD644E"/>
    <w:rsid w:val="063D5507"/>
    <w:rsid w:val="065E2892"/>
    <w:rsid w:val="0676D898"/>
    <w:rsid w:val="0725C96A"/>
    <w:rsid w:val="072EA027"/>
    <w:rsid w:val="07A2EC64"/>
    <w:rsid w:val="07BB058C"/>
    <w:rsid w:val="07DA2BE5"/>
    <w:rsid w:val="07DE211F"/>
    <w:rsid w:val="0824B923"/>
    <w:rsid w:val="0841CF76"/>
    <w:rsid w:val="0883BB3E"/>
    <w:rsid w:val="0889ADDF"/>
    <w:rsid w:val="088FB395"/>
    <w:rsid w:val="0891D608"/>
    <w:rsid w:val="08A34A8F"/>
    <w:rsid w:val="093CBA37"/>
    <w:rsid w:val="09438A6C"/>
    <w:rsid w:val="09678F87"/>
    <w:rsid w:val="099D6BB1"/>
    <w:rsid w:val="09B09777"/>
    <w:rsid w:val="09DF9DCA"/>
    <w:rsid w:val="0A1FF95F"/>
    <w:rsid w:val="0A2EC7AB"/>
    <w:rsid w:val="0A41ED6F"/>
    <w:rsid w:val="0A6913DC"/>
    <w:rsid w:val="0AC7EB92"/>
    <w:rsid w:val="0AD4A9B6"/>
    <w:rsid w:val="0AEB114E"/>
    <w:rsid w:val="0B28058A"/>
    <w:rsid w:val="0B2C42A7"/>
    <w:rsid w:val="0B38574C"/>
    <w:rsid w:val="0B486965"/>
    <w:rsid w:val="0B52D3BA"/>
    <w:rsid w:val="0B8B1990"/>
    <w:rsid w:val="0BAD9C65"/>
    <w:rsid w:val="0C0487C6"/>
    <w:rsid w:val="0C12F207"/>
    <w:rsid w:val="0C14C856"/>
    <w:rsid w:val="0C26C6F6"/>
    <w:rsid w:val="0C74CF10"/>
    <w:rsid w:val="0CA05B41"/>
    <w:rsid w:val="0CB0292C"/>
    <w:rsid w:val="0CC9CD51"/>
    <w:rsid w:val="0CCCC404"/>
    <w:rsid w:val="0CD4A0C5"/>
    <w:rsid w:val="0CF79AF8"/>
    <w:rsid w:val="0D02B77B"/>
    <w:rsid w:val="0D0F268D"/>
    <w:rsid w:val="0D0F60F7"/>
    <w:rsid w:val="0D2830CB"/>
    <w:rsid w:val="0D460300"/>
    <w:rsid w:val="0D8B019E"/>
    <w:rsid w:val="0E5C31C8"/>
    <w:rsid w:val="0E8049BD"/>
    <w:rsid w:val="0E86A61D"/>
    <w:rsid w:val="0EFDAC91"/>
    <w:rsid w:val="0F1217C9"/>
    <w:rsid w:val="0F127F69"/>
    <w:rsid w:val="0F2515F7"/>
    <w:rsid w:val="0F5EACEF"/>
    <w:rsid w:val="0F6FE6DF"/>
    <w:rsid w:val="101134BB"/>
    <w:rsid w:val="1047A59F"/>
    <w:rsid w:val="109AA3E6"/>
    <w:rsid w:val="10A70ABF"/>
    <w:rsid w:val="10C87C43"/>
    <w:rsid w:val="112FE1FA"/>
    <w:rsid w:val="116B177D"/>
    <w:rsid w:val="11F62015"/>
    <w:rsid w:val="123970B3"/>
    <w:rsid w:val="12402645"/>
    <w:rsid w:val="12BF7945"/>
    <w:rsid w:val="12CAF234"/>
    <w:rsid w:val="12CFBF0F"/>
    <w:rsid w:val="1313CD82"/>
    <w:rsid w:val="131FBF48"/>
    <w:rsid w:val="13B9064F"/>
    <w:rsid w:val="13E68C91"/>
    <w:rsid w:val="13FBEFD6"/>
    <w:rsid w:val="142FE79F"/>
    <w:rsid w:val="143C3152"/>
    <w:rsid w:val="144FED57"/>
    <w:rsid w:val="149C60D9"/>
    <w:rsid w:val="1500AB0E"/>
    <w:rsid w:val="152248E7"/>
    <w:rsid w:val="152F56F0"/>
    <w:rsid w:val="15447F7C"/>
    <w:rsid w:val="15D523F9"/>
    <w:rsid w:val="15D6A9F0"/>
    <w:rsid w:val="16073F95"/>
    <w:rsid w:val="1617E01B"/>
    <w:rsid w:val="1649A10D"/>
    <w:rsid w:val="16825F77"/>
    <w:rsid w:val="16A549D8"/>
    <w:rsid w:val="16B2413F"/>
    <w:rsid w:val="16FBE4E0"/>
    <w:rsid w:val="1703DFCE"/>
    <w:rsid w:val="1716E5D7"/>
    <w:rsid w:val="1730D2BB"/>
    <w:rsid w:val="1748BAD7"/>
    <w:rsid w:val="1784D8B5"/>
    <w:rsid w:val="178CE91B"/>
    <w:rsid w:val="1825CE6E"/>
    <w:rsid w:val="18D5BD21"/>
    <w:rsid w:val="18E511FE"/>
    <w:rsid w:val="19243EAD"/>
    <w:rsid w:val="19614AB7"/>
    <w:rsid w:val="1988C772"/>
    <w:rsid w:val="19E919AD"/>
    <w:rsid w:val="1A013100"/>
    <w:rsid w:val="1A2F5A79"/>
    <w:rsid w:val="1A605697"/>
    <w:rsid w:val="1A6C6D4F"/>
    <w:rsid w:val="1A7A3AC7"/>
    <w:rsid w:val="1ABBE137"/>
    <w:rsid w:val="1ABDA037"/>
    <w:rsid w:val="1AE40E09"/>
    <w:rsid w:val="1AF30C99"/>
    <w:rsid w:val="1AF509E4"/>
    <w:rsid w:val="1B2E985E"/>
    <w:rsid w:val="1B43F9FD"/>
    <w:rsid w:val="1B44815C"/>
    <w:rsid w:val="1B81979B"/>
    <w:rsid w:val="1BA2B771"/>
    <w:rsid w:val="1BBB9835"/>
    <w:rsid w:val="1BBFB3C4"/>
    <w:rsid w:val="1BC417C9"/>
    <w:rsid w:val="1C0739CF"/>
    <w:rsid w:val="1C0A15D6"/>
    <w:rsid w:val="1C174B2E"/>
    <w:rsid w:val="1C3965C1"/>
    <w:rsid w:val="1C510477"/>
    <w:rsid w:val="1C540A7A"/>
    <w:rsid w:val="1C8DCD83"/>
    <w:rsid w:val="1CA88F39"/>
    <w:rsid w:val="1CB08D68"/>
    <w:rsid w:val="1D09E4F8"/>
    <w:rsid w:val="1D14408A"/>
    <w:rsid w:val="1D2BF22E"/>
    <w:rsid w:val="1DE9CD24"/>
    <w:rsid w:val="1E1AE9E0"/>
    <w:rsid w:val="1E80DC9B"/>
    <w:rsid w:val="1EC0F5FC"/>
    <w:rsid w:val="1F032939"/>
    <w:rsid w:val="1F102625"/>
    <w:rsid w:val="1F26E4A0"/>
    <w:rsid w:val="1F323CF8"/>
    <w:rsid w:val="1F5858C0"/>
    <w:rsid w:val="1F81E5BB"/>
    <w:rsid w:val="1FC36E0E"/>
    <w:rsid w:val="1FF5B591"/>
    <w:rsid w:val="201FAFE5"/>
    <w:rsid w:val="20BAC28F"/>
    <w:rsid w:val="20C26975"/>
    <w:rsid w:val="20D264D7"/>
    <w:rsid w:val="20EF8EB3"/>
    <w:rsid w:val="20FF93EA"/>
    <w:rsid w:val="217859B9"/>
    <w:rsid w:val="21A44A81"/>
    <w:rsid w:val="21DD563B"/>
    <w:rsid w:val="2223E6AA"/>
    <w:rsid w:val="222E8F70"/>
    <w:rsid w:val="224616F7"/>
    <w:rsid w:val="2256ABE0"/>
    <w:rsid w:val="225C63FF"/>
    <w:rsid w:val="229F114E"/>
    <w:rsid w:val="22AF7C19"/>
    <w:rsid w:val="22BA8420"/>
    <w:rsid w:val="22C9FA97"/>
    <w:rsid w:val="22D2689A"/>
    <w:rsid w:val="22E1FEFA"/>
    <w:rsid w:val="22F167DE"/>
    <w:rsid w:val="234A8086"/>
    <w:rsid w:val="2380CED5"/>
    <w:rsid w:val="2387C5C9"/>
    <w:rsid w:val="23A47219"/>
    <w:rsid w:val="23ABC21A"/>
    <w:rsid w:val="23AEE12E"/>
    <w:rsid w:val="23C2FD94"/>
    <w:rsid w:val="23C3CAC8"/>
    <w:rsid w:val="23E67B0B"/>
    <w:rsid w:val="24015FA5"/>
    <w:rsid w:val="240BEA5E"/>
    <w:rsid w:val="2466919D"/>
    <w:rsid w:val="24D841A4"/>
    <w:rsid w:val="24E972C3"/>
    <w:rsid w:val="256402C1"/>
    <w:rsid w:val="256FD642"/>
    <w:rsid w:val="25870040"/>
    <w:rsid w:val="25A51AF4"/>
    <w:rsid w:val="26A7DB9F"/>
    <w:rsid w:val="26D47D8E"/>
    <w:rsid w:val="272B3676"/>
    <w:rsid w:val="278CED9D"/>
    <w:rsid w:val="27D4B0F4"/>
    <w:rsid w:val="27FAE938"/>
    <w:rsid w:val="27FE145E"/>
    <w:rsid w:val="28128D6F"/>
    <w:rsid w:val="281EFA5E"/>
    <w:rsid w:val="2869FA08"/>
    <w:rsid w:val="2878F0D4"/>
    <w:rsid w:val="28DB447A"/>
    <w:rsid w:val="28DC9222"/>
    <w:rsid w:val="28E67C63"/>
    <w:rsid w:val="28EE2AF6"/>
    <w:rsid w:val="29751890"/>
    <w:rsid w:val="2995A78D"/>
    <w:rsid w:val="2A15C500"/>
    <w:rsid w:val="2A476F47"/>
    <w:rsid w:val="2A59481A"/>
    <w:rsid w:val="2A922BF2"/>
    <w:rsid w:val="2AB3E22F"/>
    <w:rsid w:val="2AFB1A72"/>
    <w:rsid w:val="2B0953F0"/>
    <w:rsid w:val="2B124596"/>
    <w:rsid w:val="2B2E2868"/>
    <w:rsid w:val="2B320238"/>
    <w:rsid w:val="2B8C5647"/>
    <w:rsid w:val="2B985C33"/>
    <w:rsid w:val="2C01C487"/>
    <w:rsid w:val="2C31B494"/>
    <w:rsid w:val="2C48C486"/>
    <w:rsid w:val="2C4F35A3"/>
    <w:rsid w:val="2C5805F6"/>
    <w:rsid w:val="2C7E0B1A"/>
    <w:rsid w:val="2CBC03C1"/>
    <w:rsid w:val="2CC11B3E"/>
    <w:rsid w:val="2CC12318"/>
    <w:rsid w:val="2CD87827"/>
    <w:rsid w:val="2D1B868E"/>
    <w:rsid w:val="2D34FE98"/>
    <w:rsid w:val="2D5FBE38"/>
    <w:rsid w:val="2D7034C6"/>
    <w:rsid w:val="2D807241"/>
    <w:rsid w:val="2E0CC180"/>
    <w:rsid w:val="2E44DB87"/>
    <w:rsid w:val="2E57CC5F"/>
    <w:rsid w:val="2E960DA5"/>
    <w:rsid w:val="2F03CD89"/>
    <w:rsid w:val="2F42DD58"/>
    <w:rsid w:val="2F51E7D9"/>
    <w:rsid w:val="2F6C993E"/>
    <w:rsid w:val="2FAD37B3"/>
    <w:rsid w:val="2FD94570"/>
    <w:rsid w:val="2FDBFFAE"/>
    <w:rsid w:val="3011728D"/>
    <w:rsid w:val="3083FC42"/>
    <w:rsid w:val="30935343"/>
    <w:rsid w:val="30E444B6"/>
    <w:rsid w:val="3137816B"/>
    <w:rsid w:val="31655583"/>
    <w:rsid w:val="31BF8960"/>
    <w:rsid w:val="31FEC6FA"/>
    <w:rsid w:val="320543F7"/>
    <w:rsid w:val="32184B46"/>
    <w:rsid w:val="3237CD1C"/>
    <w:rsid w:val="32419297"/>
    <w:rsid w:val="324CC696"/>
    <w:rsid w:val="32703039"/>
    <w:rsid w:val="32785803"/>
    <w:rsid w:val="327D1F63"/>
    <w:rsid w:val="3282A037"/>
    <w:rsid w:val="3287EFD7"/>
    <w:rsid w:val="329886CD"/>
    <w:rsid w:val="329CB96A"/>
    <w:rsid w:val="32C21B1B"/>
    <w:rsid w:val="32C3083B"/>
    <w:rsid w:val="32DF10D7"/>
    <w:rsid w:val="32E4A650"/>
    <w:rsid w:val="3328066E"/>
    <w:rsid w:val="332BCC08"/>
    <w:rsid w:val="333E5440"/>
    <w:rsid w:val="334D16A0"/>
    <w:rsid w:val="336029DE"/>
    <w:rsid w:val="33C975A1"/>
    <w:rsid w:val="3408C1C1"/>
    <w:rsid w:val="343B45C5"/>
    <w:rsid w:val="34613F8C"/>
    <w:rsid w:val="3489CF41"/>
    <w:rsid w:val="349AEFA1"/>
    <w:rsid w:val="34A63365"/>
    <w:rsid w:val="34C27134"/>
    <w:rsid w:val="34CD9F17"/>
    <w:rsid w:val="3514E471"/>
    <w:rsid w:val="354285C1"/>
    <w:rsid w:val="354CD29A"/>
    <w:rsid w:val="355BF2EA"/>
    <w:rsid w:val="357760C5"/>
    <w:rsid w:val="35AB0B37"/>
    <w:rsid w:val="364658F8"/>
    <w:rsid w:val="3659A3BD"/>
    <w:rsid w:val="366E2EA7"/>
    <w:rsid w:val="3698BF2C"/>
    <w:rsid w:val="369D4A02"/>
    <w:rsid w:val="36D0E2DE"/>
    <w:rsid w:val="36F1AE0A"/>
    <w:rsid w:val="370DF624"/>
    <w:rsid w:val="3724F4FE"/>
    <w:rsid w:val="372BCCBF"/>
    <w:rsid w:val="372F61DF"/>
    <w:rsid w:val="375464CA"/>
    <w:rsid w:val="375E45BB"/>
    <w:rsid w:val="37682456"/>
    <w:rsid w:val="37BE4955"/>
    <w:rsid w:val="37D1C207"/>
    <w:rsid w:val="37D3F5BF"/>
    <w:rsid w:val="382BC661"/>
    <w:rsid w:val="382F51BD"/>
    <w:rsid w:val="38418FE8"/>
    <w:rsid w:val="38526DAF"/>
    <w:rsid w:val="3887584E"/>
    <w:rsid w:val="389A8C4F"/>
    <w:rsid w:val="38D82157"/>
    <w:rsid w:val="39253997"/>
    <w:rsid w:val="3956DA79"/>
    <w:rsid w:val="39804768"/>
    <w:rsid w:val="399F4045"/>
    <w:rsid w:val="39E1AA0B"/>
    <w:rsid w:val="39F7B867"/>
    <w:rsid w:val="3A076A0B"/>
    <w:rsid w:val="3A65DB7F"/>
    <w:rsid w:val="3A7F90B3"/>
    <w:rsid w:val="3ABA5B1A"/>
    <w:rsid w:val="3AE0D05C"/>
    <w:rsid w:val="3AF8434F"/>
    <w:rsid w:val="3AFAC587"/>
    <w:rsid w:val="3B4F74E1"/>
    <w:rsid w:val="3B53BA41"/>
    <w:rsid w:val="3B643279"/>
    <w:rsid w:val="3B84F836"/>
    <w:rsid w:val="3B92153C"/>
    <w:rsid w:val="3BABBF0C"/>
    <w:rsid w:val="3BB24C0F"/>
    <w:rsid w:val="3BF514E6"/>
    <w:rsid w:val="3C01F9DD"/>
    <w:rsid w:val="3C1AA988"/>
    <w:rsid w:val="3C36D184"/>
    <w:rsid w:val="3C81C7E5"/>
    <w:rsid w:val="3C9BCD4B"/>
    <w:rsid w:val="3CB6269C"/>
    <w:rsid w:val="3D1AB6D9"/>
    <w:rsid w:val="3D3A4D95"/>
    <w:rsid w:val="3D9558E3"/>
    <w:rsid w:val="3DE200C2"/>
    <w:rsid w:val="3E09114F"/>
    <w:rsid w:val="3E4D00A8"/>
    <w:rsid w:val="3E5823A6"/>
    <w:rsid w:val="3E6F9595"/>
    <w:rsid w:val="3E70268B"/>
    <w:rsid w:val="3E846AFA"/>
    <w:rsid w:val="3E854BEC"/>
    <w:rsid w:val="3F2D23A2"/>
    <w:rsid w:val="3F4F2989"/>
    <w:rsid w:val="3F54100C"/>
    <w:rsid w:val="3F5717C2"/>
    <w:rsid w:val="3F5B80AE"/>
    <w:rsid w:val="3FA914CD"/>
    <w:rsid w:val="3FF57B94"/>
    <w:rsid w:val="3FFCDD0D"/>
    <w:rsid w:val="401E29AF"/>
    <w:rsid w:val="403A2868"/>
    <w:rsid w:val="4069DA88"/>
    <w:rsid w:val="407CF3A4"/>
    <w:rsid w:val="40A10C53"/>
    <w:rsid w:val="4133195A"/>
    <w:rsid w:val="417EA490"/>
    <w:rsid w:val="41A3680C"/>
    <w:rsid w:val="41E32219"/>
    <w:rsid w:val="4204E789"/>
    <w:rsid w:val="42A14F63"/>
    <w:rsid w:val="42A97F96"/>
    <w:rsid w:val="42C58684"/>
    <w:rsid w:val="434CEC97"/>
    <w:rsid w:val="43687E1B"/>
    <w:rsid w:val="436D44E3"/>
    <w:rsid w:val="4375199C"/>
    <w:rsid w:val="43B2332E"/>
    <w:rsid w:val="43D409C4"/>
    <w:rsid w:val="43F7CF23"/>
    <w:rsid w:val="43F9717F"/>
    <w:rsid w:val="440055AC"/>
    <w:rsid w:val="44078BD6"/>
    <w:rsid w:val="44418BCE"/>
    <w:rsid w:val="4449C6CB"/>
    <w:rsid w:val="44525820"/>
    <w:rsid w:val="4462C84A"/>
    <w:rsid w:val="44651164"/>
    <w:rsid w:val="44C0EE94"/>
    <w:rsid w:val="44D8A69F"/>
    <w:rsid w:val="44FE0CA3"/>
    <w:rsid w:val="45025939"/>
    <w:rsid w:val="4510F38A"/>
    <w:rsid w:val="451AB82A"/>
    <w:rsid w:val="45226729"/>
    <w:rsid w:val="45A84B3B"/>
    <w:rsid w:val="45AA62F7"/>
    <w:rsid w:val="45FCC530"/>
    <w:rsid w:val="4643F35E"/>
    <w:rsid w:val="46709E09"/>
    <w:rsid w:val="46799B13"/>
    <w:rsid w:val="467F43AD"/>
    <w:rsid w:val="46F5D5A5"/>
    <w:rsid w:val="471C7C20"/>
    <w:rsid w:val="473BBB3A"/>
    <w:rsid w:val="474143A6"/>
    <w:rsid w:val="479A9291"/>
    <w:rsid w:val="479AB74C"/>
    <w:rsid w:val="47A276B7"/>
    <w:rsid w:val="47B43A4C"/>
    <w:rsid w:val="47C8A868"/>
    <w:rsid w:val="47FE0327"/>
    <w:rsid w:val="4831D9A4"/>
    <w:rsid w:val="48345E86"/>
    <w:rsid w:val="484BF714"/>
    <w:rsid w:val="484DF8C7"/>
    <w:rsid w:val="485A9716"/>
    <w:rsid w:val="4860B595"/>
    <w:rsid w:val="486A39D3"/>
    <w:rsid w:val="487E0AB1"/>
    <w:rsid w:val="48E395FB"/>
    <w:rsid w:val="491CDA42"/>
    <w:rsid w:val="493183BC"/>
    <w:rsid w:val="495F0F21"/>
    <w:rsid w:val="498D210D"/>
    <w:rsid w:val="49936395"/>
    <w:rsid w:val="499ECAAB"/>
    <w:rsid w:val="49B439F4"/>
    <w:rsid w:val="49BCF329"/>
    <w:rsid w:val="49BFA228"/>
    <w:rsid w:val="49F45232"/>
    <w:rsid w:val="49F66391"/>
    <w:rsid w:val="4A185841"/>
    <w:rsid w:val="4A320744"/>
    <w:rsid w:val="4A356EAF"/>
    <w:rsid w:val="4A62BD4C"/>
    <w:rsid w:val="4A642030"/>
    <w:rsid w:val="4ADDA91E"/>
    <w:rsid w:val="4B0DACD0"/>
    <w:rsid w:val="4B48383A"/>
    <w:rsid w:val="4B768D65"/>
    <w:rsid w:val="4BE57BB0"/>
    <w:rsid w:val="4BE94D39"/>
    <w:rsid w:val="4C44E0C9"/>
    <w:rsid w:val="4C7F9275"/>
    <w:rsid w:val="4CCCF9E5"/>
    <w:rsid w:val="4CD3E8CE"/>
    <w:rsid w:val="4D1A60E4"/>
    <w:rsid w:val="4D1FCCA3"/>
    <w:rsid w:val="4DA58BD8"/>
    <w:rsid w:val="4DDAC4C8"/>
    <w:rsid w:val="4DFFDC3B"/>
    <w:rsid w:val="4E0BD1D0"/>
    <w:rsid w:val="4E2807AF"/>
    <w:rsid w:val="4E6E832C"/>
    <w:rsid w:val="4E790AC0"/>
    <w:rsid w:val="4EA3C203"/>
    <w:rsid w:val="4F1818DF"/>
    <w:rsid w:val="4F193138"/>
    <w:rsid w:val="4F3DEC67"/>
    <w:rsid w:val="4F5E1AA8"/>
    <w:rsid w:val="4F61E19F"/>
    <w:rsid w:val="4F9172E1"/>
    <w:rsid w:val="4F9BFB0F"/>
    <w:rsid w:val="4FA8B088"/>
    <w:rsid w:val="4FDCF4CF"/>
    <w:rsid w:val="4FE631EC"/>
    <w:rsid w:val="50217C80"/>
    <w:rsid w:val="504DAB0E"/>
    <w:rsid w:val="505CE080"/>
    <w:rsid w:val="50E6DB23"/>
    <w:rsid w:val="50FE8CFF"/>
    <w:rsid w:val="50FF865E"/>
    <w:rsid w:val="5177D048"/>
    <w:rsid w:val="51BF73C3"/>
    <w:rsid w:val="51CCB58A"/>
    <w:rsid w:val="529B0CBC"/>
    <w:rsid w:val="52A9DC27"/>
    <w:rsid w:val="52EA9B9B"/>
    <w:rsid w:val="5312C61E"/>
    <w:rsid w:val="5314E42D"/>
    <w:rsid w:val="532988E6"/>
    <w:rsid w:val="532B0CBD"/>
    <w:rsid w:val="532D3A30"/>
    <w:rsid w:val="53546417"/>
    <w:rsid w:val="536911FE"/>
    <w:rsid w:val="5376EADF"/>
    <w:rsid w:val="538D51BB"/>
    <w:rsid w:val="53BF0EE3"/>
    <w:rsid w:val="53BF769C"/>
    <w:rsid w:val="53E40729"/>
    <w:rsid w:val="541C5A65"/>
    <w:rsid w:val="5451BF26"/>
    <w:rsid w:val="54576491"/>
    <w:rsid w:val="54763126"/>
    <w:rsid w:val="549A9247"/>
    <w:rsid w:val="549E3824"/>
    <w:rsid w:val="54AE4C5B"/>
    <w:rsid w:val="55167272"/>
    <w:rsid w:val="5516F0DE"/>
    <w:rsid w:val="552BB3CE"/>
    <w:rsid w:val="5588E7B1"/>
    <w:rsid w:val="55A478F1"/>
    <w:rsid w:val="55A9E429"/>
    <w:rsid w:val="55CAB14D"/>
    <w:rsid w:val="55E4286B"/>
    <w:rsid w:val="56141C86"/>
    <w:rsid w:val="5643805F"/>
    <w:rsid w:val="5656CE40"/>
    <w:rsid w:val="56736870"/>
    <w:rsid w:val="567A55BE"/>
    <w:rsid w:val="56F07C0D"/>
    <w:rsid w:val="5736D5C7"/>
    <w:rsid w:val="57860689"/>
    <w:rsid w:val="5811C938"/>
    <w:rsid w:val="5833A0FA"/>
    <w:rsid w:val="58E923C8"/>
    <w:rsid w:val="58EB9708"/>
    <w:rsid w:val="5923816A"/>
    <w:rsid w:val="593D66F4"/>
    <w:rsid w:val="593EB62A"/>
    <w:rsid w:val="5955F22D"/>
    <w:rsid w:val="598F8F16"/>
    <w:rsid w:val="5A262510"/>
    <w:rsid w:val="5AC1E0E3"/>
    <w:rsid w:val="5AE346B4"/>
    <w:rsid w:val="5B1B2614"/>
    <w:rsid w:val="5B3F22CF"/>
    <w:rsid w:val="5B746BF1"/>
    <w:rsid w:val="5B76CD6C"/>
    <w:rsid w:val="5B8F60F2"/>
    <w:rsid w:val="5C08CA91"/>
    <w:rsid w:val="5C2663E0"/>
    <w:rsid w:val="5C645917"/>
    <w:rsid w:val="5C768A4F"/>
    <w:rsid w:val="5C78A5FD"/>
    <w:rsid w:val="5D5CAA80"/>
    <w:rsid w:val="5D74D540"/>
    <w:rsid w:val="5DED3EDE"/>
    <w:rsid w:val="5DF09BA3"/>
    <w:rsid w:val="5E7B1FE1"/>
    <w:rsid w:val="5E8BE053"/>
    <w:rsid w:val="5F07CBF3"/>
    <w:rsid w:val="5F23A1E3"/>
    <w:rsid w:val="5F833CF2"/>
    <w:rsid w:val="5F852296"/>
    <w:rsid w:val="5F8628A6"/>
    <w:rsid w:val="5FA1047B"/>
    <w:rsid w:val="5FB6F2CB"/>
    <w:rsid w:val="5FBB445F"/>
    <w:rsid w:val="5FCCD60E"/>
    <w:rsid w:val="5FCD2505"/>
    <w:rsid w:val="6039F586"/>
    <w:rsid w:val="60453AAE"/>
    <w:rsid w:val="60559CB2"/>
    <w:rsid w:val="6062DB08"/>
    <w:rsid w:val="607D16E2"/>
    <w:rsid w:val="6094F904"/>
    <w:rsid w:val="60B8BA27"/>
    <w:rsid w:val="60F1D80C"/>
    <w:rsid w:val="60FF2A11"/>
    <w:rsid w:val="61297FD4"/>
    <w:rsid w:val="613AEE44"/>
    <w:rsid w:val="616EE37C"/>
    <w:rsid w:val="61ACC092"/>
    <w:rsid w:val="61BFC41F"/>
    <w:rsid w:val="61C65F47"/>
    <w:rsid w:val="61F483A4"/>
    <w:rsid w:val="6204C93F"/>
    <w:rsid w:val="620E999D"/>
    <w:rsid w:val="625C3D45"/>
    <w:rsid w:val="6262F84C"/>
    <w:rsid w:val="6265BE77"/>
    <w:rsid w:val="6295E9AE"/>
    <w:rsid w:val="62EA29C1"/>
    <w:rsid w:val="631F28E2"/>
    <w:rsid w:val="635B75A5"/>
    <w:rsid w:val="63972BA1"/>
    <w:rsid w:val="63A05DB4"/>
    <w:rsid w:val="64265270"/>
    <w:rsid w:val="64329801"/>
    <w:rsid w:val="64403759"/>
    <w:rsid w:val="647AF667"/>
    <w:rsid w:val="64948003"/>
    <w:rsid w:val="64BA9C25"/>
    <w:rsid w:val="64C222D9"/>
    <w:rsid w:val="64D736ED"/>
    <w:rsid w:val="6501E477"/>
    <w:rsid w:val="651F872B"/>
    <w:rsid w:val="656789DF"/>
    <w:rsid w:val="6595920C"/>
    <w:rsid w:val="659C9E77"/>
    <w:rsid w:val="65CDDF65"/>
    <w:rsid w:val="65DAF83E"/>
    <w:rsid w:val="65E31923"/>
    <w:rsid w:val="65FF6975"/>
    <w:rsid w:val="661B422C"/>
    <w:rsid w:val="662018CA"/>
    <w:rsid w:val="66423728"/>
    <w:rsid w:val="6645C8B1"/>
    <w:rsid w:val="664B5A33"/>
    <w:rsid w:val="666DAB37"/>
    <w:rsid w:val="66889302"/>
    <w:rsid w:val="66BFA950"/>
    <w:rsid w:val="66E5AE54"/>
    <w:rsid w:val="66F6B52D"/>
    <w:rsid w:val="66FCE5AE"/>
    <w:rsid w:val="6706C5A6"/>
    <w:rsid w:val="67694C2C"/>
    <w:rsid w:val="67CB1837"/>
    <w:rsid w:val="67DDB32E"/>
    <w:rsid w:val="67E96EA8"/>
    <w:rsid w:val="67F11370"/>
    <w:rsid w:val="681EE21E"/>
    <w:rsid w:val="6824F88D"/>
    <w:rsid w:val="683793A5"/>
    <w:rsid w:val="68775990"/>
    <w:rsid w:val="68893E8A"/>
    <w:rsid w:val="68A2B600"/>
    <w:rsid w:val="68C77A29"/>
    <w:rsid w:val="68EEA068"/>
    <w:rsid w:val="6919580E"/>
    <w:rsid w:val="69815F9B"/>
    <w:rsid w:val="6986CD34"/>
    <w:rsid w:val="69B35B4E"/>
    <w:rsid w:val="69CE2C33"/>
    <w:rsid w:val="69E7E951"/>
    <w:rsid w:val="6A1D922C"/>
    <w:rsid w:val="6A676A46"/>
    <w:rsid w:val="6A81EA72"/>
    <w:rsid w:val="6A849C10"/>
    <w:rsid w:val="6A91BE86"/>
    <w:rsid w:val="6AA4A243"/>
    <w:rsid w:val="6AB51171"/>
    <w:rsid w:val="6B055675"/>
    <w:rsid w:val="6B290B5E"/>
    <w:rsid w:val="6BE7E8C7"/>
    <w:rsid w:val="6BE83DC0"/>
    <w:rsid w:val="6C63577F"/>
    <w:rsid w:val="6C83ECF4"/>
    <w:rsid w:val="6C88A827"/>
    <w:rsid w:val="6C93CFA6"/>
    <w:rsid w:val="6C9ACC43"/>
    <w:rsid w:val="6CA5A3F4"/>
    <w:rsid w:val="6CBAA720"/>
    <w:rsid w:val="6CD08D51"/>
    <w:rsid w:val="6CED73D9"/>
    <w:rsid w:val="6D1459E0"/>
    <w:rsid w:val="6D2F07E2"/>
    <w:rsid w:val="6D33BEFC"/>
    <w:rsid w:val="6D33E395"/>
    <w:rsid w:val="6D37AAD4"/>
    <w:rsid w:val="6D5605A2"/>
    <w:rsid w:val="6D6B3FB5"/>
    <w:rsid w:val="6DA41865"/>
    <w:rsid w:val="6DAD6637"/>
    <w:rsid w:val="6E0C5A56"/>
    <w:rsid w:val="6E114D0A"/>
    <w:rsid w:val="6E47F708"/>
    <w:rsid w:val="6E8ACB4A"/>
    <w:rsid w:val="6F28E9AC"/>
    <w:rsid w:val="6F7FCECB"/>
    <w:rsid w:val="6F96826E"/>
    <w:rsid w:val="6FAE1503"/>
    <w:rsid w:val="7016678F"/>
    <w:rsid w:val="7018929E"/>
    <w:rsid w:val="702BDF33"/>
    <w:rsid w:val="705A9A5C"/>
    <w:rsid w:val="70A752DE"/>
    <w:rsid w:val="70D15CB9"/>
    <w:rsid w:val="70DB0E54"/>
    <w:rsid w:val="71341B3C"/>
    <w:rsid w:val="715CC035"/>
    <w:rsid w:val="71775870"/>
    <w:rsid w:val="71B56B7F"/>
    <w:rsid w:val="71D59992"/>
    <w:rsid w:val="71DF03B2"/>
    <w:rsid w:val="7208680C"/>
    <w:rsid w:val="725F30B9"/>
    <w:rsid w:val="7262204D"/>
    <w:rsid w:val="72A5FA18"/>
    <w:rsid w:val="72ACB60C"/>
    <w:rsid w:val="72E4C250"/>
    <w:rsid w:val="72EE9160"/>
    <w:rsid w:val="72F43150"/>
    <w:rsid w:val="733F0A50"/>
    <w:rsid w:val="733FF05E"/>
    <w:rsid w:val="7358B05B"/>
    <w:rsid w:val="7361DE05"/>
    <w:rsid w:val="73636C62"/>
    <w:rsid w:val="73C916BE"/>
    <w:rsid w:val="73C916BE"/>
    <w:rsid w:val="74193F71"/>
    <w:rsid w:val="74468449"/>
    <w:rsid w:val="74587C59"/>
    <w:rsid w:val="745D45B9"/>
    <w:rsid w:val="747031D8"/>
    <w:rsid w:val="74A059DF"/>
    <w:rsid w:val="74BCB81C"/>
    <w:rsid w:val="74E2B6DA"/>
    <w:rsid w:val="74E5624E"/>
    <w:rsid w:val="74E9DE1E"/>
    <w:rsid w:val="75278C0A"/>
    <w:rsid w:val="753DCBFA"/>
    <w:rsid w:val="75407382"/>
    <w:rsid w:val="75F63A9D"/>
    <w:rsid w:val="75FDD0B0"/>
    <w:rsid w:val="76519083"/>
    <w:rsid w:val="7676C058"/>
    <w:rsid w:val="76B81150"/>
    <w:rsid w:val="76C84164"/>
    <w:rsid w:val="76D3895A"/>
    <w:rsid w:val="76FB907A"/>
    <w:rsid w:val="7723DA8D"/>
    <w:rsid w:val="772FE7CA"/>
    <w:rsid w:val="77418140"/>
    <w:rsid w:val="779D1049"/>
    <w:rsid w:val="77D41E24"/>
    <w:rsid w:val="78095E50"/>
    <w:rsid w:val="7865553F"/>
    <w:rsid w:val="78D6FDFF"/>
    <w:rsid w:val="78F9924F"/>
    <w:rsid w:val="790E30DC"/>
    <w:rsid w:val="791A59EC"/>
    <w:rsid w:val="7980D63A"/>
    <w:rsid w:val="79D7A98F"/>
    <w:rsid w:val="79E54C48"/>
    <w:rsid w:val="79F00694"/>
    <w:rsid w:val="7A0F09BB"/>
    <w:rsid w:val="7A25CD4B"/>
    <w:rsid w:val="7A50A276"/>
    <w:rsid w:val="7B2FDB45"/>
    <w:rsid w:val="7B429EFB"/>
    <w:rsid w:val="7B7BE54E"/>
    <w:rsid w:val="7B8A1733"/>
    <w:rsid w:val="7BA28918"/>
    <w:rsid w:val="7BF5CB04"/>
    <w:rsid w:val="7C0758DD"/>
    <w:rsid w:val="7C0FB25E"/>
    <w:rsid w:val="7C1D99AC"/>
    <w:rsid w:val="7C468BC7"/>
    <w:rsid w:val="7C515FA9"/>
    <w:rsid w:val="7C5E9DE7"/>
    <w:rsid w:val="7C9C340C"/>
    <w:rsid w:val="7CCA4CC9"/>
    <w:rsid w:val="7CD78CEB"/>
    <w:rsid w:val="7CE26C2B"/>
    <w:rsid w:val="7CECF339"/>
    <w:rsid w:val="7D41826A"/>
    <w:rsid w:val="7D58D9E0"/>
    <w:rsid w:val="7DC02D2F"/>
    <w:rsid w:val="7DE5D0E2"/>
    <w:rsid w:val="7DEBD4CA"/>
    <w:rsid w:val="7E3D2A66"/>
    <w:rsid w:val="7E933464"/>
    <w:rsid w:val="7EB9FA48"/>
    <w:rsid w:val="7EDB0CEE"/>
    <w:rsid w:val="7EFEC5D2"/>
    <w:rsid w:val="7F2EEF1B"/>
    <w:rsid w:val="7F45773A"/>
    <w:rsid w:val="7F596E2C"/>
    <w:rsid w:val="7FAE7F43"/>
    <w:rsid w:val="7FCFBB24"/>
    <w:rsid w:val="7FE393E2"/>
    <w:rsid w:val="7FF054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22E3F"/>
  <w15:chartTrackingRefBased/>
  <w15:docId w15:val="{3B03EC70-4B69-4225-B3D8-676150D3DC4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4B48383A"/>
    <w:rPr>
      <w:noProof w:val="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1" w:customStyle="true">
    <w:uiPriority w:val="1"/>
    <w:name w:val="Normal1"/>
    <w:basedOn w:val="Normal"/>
    <w:qFormat/>
    <w:rsid w:val="4B48383A"/>
    <w:rPr>
      <w:rFonts w:ascii="Times New Roman" w:hAnsi="Times New Roman" w:eastAsia="Times New Roman" w:cs="Times New Roman"/>
    </w:rPr>
  </w:style>
  <w:style w:type="character" w:styleId="TitleChar" w:customStyle="true">
    <w:uiPriority w:val="10"/>
    <w:name w:val="Title Char"/>
    <w:basedOn w:val="DefaultParagraphFont"/>
    <w:rsid w:val="4B48383A"/>
    <w:rPr>
      <w:rFonts w:ascii="Aptos Display" w:hAnsi="Aptos Display" w:eastAsia="Aptos Display" w:cs="" w:asciiTheme="majorAscii" w:hAnsiTheme="majorAscii" w:eastAsiaTheme="minorAscii" w:cstheme="majorEastAsia"/>
      <w:sz w:val="56"/>
      <w:szCs w:val="56"/>
    </w:rPr>
  </w:style>
  <w:style w:type="paragraph" w:styleId="ListParagraph">
    <w:uiPriority w:val="34"/>
    <w:name w:val="List Paragraph"/>
    <w:basedOn w:val="Normal"/>
    <w:qFormat/>
    <w:rsid w:val="4B48383A"/>
    <w:pPr>
      <w:spacing/>
      <w:ind w:left="720"/>
      <w:contextualSpacing/>
    </w:pPr>
  </w:style>
  <w:style w:type="paragraph" w:styleId="Heading2">
    <w:uiPriority w:val="9"/>
    <w:name w:val="heading 2"/>
    <w:basedOn w:val="Normal"/>
    <w:next w:val="Normal"/>
    <w:unhideWhenUsed/>
    <w:qFormat/>
    <w:rsid w:val="4B48383A"/>
    <w:rPr>
      <w:rFonts w:ascii="Aptos Display" w:hAnsi="Aptos Display" w:eastAsia="Aptos Display" w:asciiTheme="majorAscii" w:hAnsiTheme="majorAscii" w:cstheme="majorEastAsia"/>
      <w:color w:val="0F4761" w:themeColor="accent1" w:themeTint="FF" w:themeShade="BF"/>
      <w:sz w:val="32"/>
      <w:szCs w:val="32"/>
    </w:rPr>
    <w:pPr>
      <w:keepNext w:val="1"/>
      <w:keepLines w:val="1"/>
      <w:spacing w:before="160" w:after="80"/>
      <w:outlineLvl w:val="1"/>
    </w:pPr>
  </w:style>
  <w:style w:type="paragraph" w:styleId="Heading3">
    <w:uiPriority w:val="9"/>
    <w:name w:val="heading 3"/>
    <w:basedOn w:val="Normal"/>
    <w:next w:val="Normal"/>
    <w:unhideWhenUsed/>
    <w:link w:val="Heading3Char"/>
    <w:qFormat/>
    <w:rsid w:val="4B48383A"/>
    <w:rPr>
      <w:rFonts w:eastAsia="Aptos Display" w:cstheme="majorEastAsia"/>
      <w:color w:val="0F4761" w:themeColor="accent1" w:themeTint="FF" w:themeShade="BF"/>
      <w:sz w:val="28"/>
      <w:szCs w:val="28"/>
    </w:rPr>
    <w:pPr>
      <w:keepNext w:val="1"/>
      <w:keepLines w:val="1"/>
      <w:spacing w:before="160" w:after="80"/>
      <w:outlineLvl w:val="2"/>
    </w:pPr>
  </w:style>
  <w:style w:type="paragraph" w:styleId="Heading1">
    <w:uiPriority w:val="9"/>
    <w:name w:val="heading 1"/>
    <w:basedOn w:val="Normal"/>
    <w:next w:val="Normal"/>
    <w:qFormat/>
    <w:rsid w:val="4B48383A"/>
    <w:rPr>
      <w:rFonts w:ascii="Aptos Display" w:hAnsi="Aptos Display" w:eastAsia="Aptos Display" w:asciiTheme="majorAscii" w:hAnsiTheme="majorAscii" w:cstheme="majorEastAsia"/>
      <w:color w:val="0F4761" w:themeColor="accent1" w:themeTint="FF" w:themeShade="BF"/>
      <w:sz w:val="40"/>
      <w:szCs w:val="40"/>
    </w:rPr>
    <w:pPr>
      <w:keepNext w:val="1"/>
      <w:keepLines w:val="1"/>
      <w:spacing w:before="360" w:after="80"/>
      <w:outlineLvl w:val="0"/>
    </w:pPr>
  </w:style>
  <w:style w:type="character" w:styleId="Heading3Char" w:customStyle="true">
    <w:uiPriority w:val="9"/>
    <w:name w:val="Heading 3 Char"/>
    <w:basedOn w:val="DefaultParagraphFont"/>
    <w:link w:val="Heading3"/>
    <w:rsid w:val="4B48383A"/>
    <w:rPr>
      <w:rFonts w:eastAsia="Aptos Display" w:cs="" w:eastAsiaTheme="minorAscii" w:cstheme="majorEastAsia"/>
      <w:color w:val="0F4761" w:themeColor="accent1" w:themeTint="FF" w:themeShade="BF"/>
      <w:sz w:val="28"/>
      <w:szCs w:val="28"/>
    </w:rPr>
  </w:style>
  <w:style w:type="paragraph" w:styleId="TOC1">
    <w:uiPriority w:val="39"/>
    <w:name w:val="toc 1"/>
    <w:basedOn w:val="Normal"/>
    <w:next w:val="Normal"/>
    <w:unhideWhenUsed/>
    <w:rsid w:val="4B48383A"/>
    <w:pPr>
      <w:spacing w:after="100"/>
    </w:pPr>
  </w:style>
  <w:style w:type="character" w:styleId="Hyperlink">
    <w:uiPriority w:val="99"/>
    <w:name w:val="Hyperlink"/>
    <w:basedOn w:val="DefaultParagraphFont"/>
    <w:unhideWhenUsed/>
    <w:rsid w:val="4B48383A"/>
    <w:rPr>
      <w:color w:val="467886"/>
      <w:u w:val="single"/>
    </w:rPr>
  </w:style>
  <w:style w:type="paragraph" w:styleId="TOC2">
    <w:uiPriority w:val="39"/>
    <w:name w:val="toc 2"/>
    <w:basedOn w:val="Normal"/>
    <w:next w:val="Normal"/>
    <w:unhideWhenUsed/>
    <w:rsid w:val="4B48383A"/>
    <w:pPr>
      <w:spacing w:after="100"/>
      <w:ind w:left="220"/>
    </w:pPr>
  </w:style>
  <w:style w:type="paragraph" w:styleId="TOC3">
    <w:uiPriority w:val="39"/>
    <w:name w:val="toc 3"/>
    <w:basedOn w:val="Normal"/>
    <w:next w:val="Normal"/>
    <w:unhideWhenUsed/>
    <w:rsid w:val="4B48383A"/>
    <w:pPr>
      <w:spacing w:after="100"/>
      <w:ind w:left="440"/>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1AF509E4"/>
    <w:pPr>
      <w:tabs>
        <w:tab w:val="center" w:leader="none" w:pos="4680"/>
        <w:tab w:val="right" w:leader="none" w:pos="9360"/>
      </w:tabs>
      <w:spacing w:after="0" w:line="240" w:lineRule="auto"/>
    </w:pPr>
  </w:style>
  <w:style w:type="paragraph" w:styleId="Footer">
    <w:uiPriority w:val="99"/>
    <w:name w:val="footer"/>
    <w:basedOn w:val="Normal"/>
    <w:unhideWhenUsed/>
    <w:rsid w:val="1AF509E4"/>
    <w:pPr>
      <w:tabs>
        <w:tab w:val="center" w:leader="none" w:pos="4680"/>
        <w:tab w:val="right" w:leader="none" w:pos="9360"/>
      </w:tabs>
      <w:spacing w:after="0" w:line="240" w:lineRule="auto"/>
    </w:pPr>
  </w:style>
  <w:style w:type="paragraph" w:styleId="Heading5">
    <w:uiPriority w:val="9"/>
    <w:name w:val="heading 5"/>
    <w:next w:val="Normal"/>
    <w:unhideWhenUsed/>
    <w:qFormat/>
    <w:rsid w:val="320543F7"/>
    <w:rPr>
      <w:rFonts w:ascii="Times New Roman" w:hAnsi="Times New Roman" w:eastAsia="Times New Roman" w:cs="Times New Roman"/>
      <w:b w:val="1"/>
      <w:bCs w:val="1"/>
      <w:noProof w:val="0"/>
      <w:color w:val="0F4761" w:themeColor="accent1" w:themeTint="FF" w:themeShade="BF"/>
    </w:rPr>
    <w:pPr>
      <w:keepNext w:val="1"/>
      <w:keepLines w:val="1"/>
      <w:bidi w:val="0"/>
      <w:spacing w:before="281" w:beforeAutospacing="off" w:after="281" w:afterAutospacing="off"/>
      <w:jc w:val="both"/>
      <w:outlineLvl w:val="2"/>
    </w:p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eastAsiaTheme="majorEastAsia" w:cstheme="majorBidi"/>
      <w:i/>
      <w:iCs/>
      <w:color w:val="0F4761"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80" w:after="40"/>
      <w:outlineLvl xmlns:w="http://schemas.openxmlformats.org/wordprocessingml/2006/main" w:val="3"/>
    </w:pPr>
    <w:rPr xmlns:w="http://schemas.openxmlformats.org/wordprocessingml/2006/main">
      <w:rFonts w:eastAsiaTheme="majorEastAsia" w:cstheme="majorBidi"/>
      <w:i/>
      <w:iCs/>
      <w:color w:val="0F4761" w:themeColor="accent1" w:themeShade="BF"/>
    </w:rPr>
  </w:style>
  <w:style xmlns:w14="http://schemas.microsoft.com/office/word/2010/wordml" xmlns:mc="http://schemas.openxmlformats.org/markup-compatibility/2006" xmlns:w="http://schemas.openxmlformats.org/wordprocessingml/2006/main" w:type="table" w:styleId="PlainTable2" mc:Ignorable="w14">
    <w:name xmlns:w="http://schemas.openxmlformats.org/wordprocessingml/2006/main" w:val="Plain Table 2"/>
    <w:basedOn xmlns:w="http://schemas.openxmlformats.org/wordprocessingml/2006/main" w:val="TableNormal"/>
    <w:uiPriority xmlns:w="http://schemas.openxmlformats.org/wordprocessingml/2006/main" w:val="42"/>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7F7F7F" w:themeColor="text1" w:themeTint="80" w:sz="4" w:space="0"/>
        <w:bottom w:val="single" w:color="7F7F7F" w:themeColor="text1" w:themeTint="80"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7F7F7F" w:themeColor="text1" w:themeTint="80" w:sz="4" w:space="0"/>
        </w:tcBorders>
      </w:tcPr>
    </w:tblStylePr>
    <w:tblStylePr xmlns:w="http://schemas.openxmlformats.org/wordprocessingml/2006/main" w:type="lastRow">
      <w:rPr>
        <w:b/>
        <w:bCs/>
      </w:rPr>
      <w:tblPr/>
      <w:tcPr>
        <w:tcBorders>
          <w:top w:val="single" w:color="7F7F7F" w:themeColor="text1" w:themeTint="80"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2Vert">
      <w:tblPr/>
      <w:tcPr>
        <w:tcBorders>
          <w:left w:val="single" w:color="7F7F7F" w:themeColor="text1" w:themeTint="80" w:sz="4" w:space="0"/>
          <w:right w:val="single" w:color="7F7F7F" w:themeColor="text1" w:themeTint="80" w:sz="4" w:space="0"/>
        </w:tcBorders>
      </w:tcPr>
    </w:tblStylePr>
    <w:tblStylePr xmlns:w="http://schemas.openxmlformats.org/wordprocessingml/2006/main" w:type="band1Horz">
      <w:tblPr/>
      <w:tcPr>
        <w:tcBorders>
          <w:top w:val="single" w:color="7F7F7F" w:themeColor="text1" w:themeTint="80" w:sz="4" w:space="0"/>
          <w:bottom w:val="single" w:color="7F7F7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2b2b5ad4a1e486c" /><Relationship Type="http://schemas.openxmlformats.org/officeDocument/2006/relationships/image" Target="/media/image2.png" Id="R65af70d0833347d8" /><Relationship Type="http://schemas.openxmlformats.org/officeDocument/2006/relationships/image" Target="/media/image3.png" Id="R73b0cf89ee134b58" /><Relationship Type="http://schemas.openxmlformats.org/officeDocument/2006/relationships/image" Target="/media/image4.png" Id="Rad0c51b7f6144a7d" /><Relationship Type="http://schemas.openxmlformats.org/officeDocument/2006/relationships/image" Target="/media/image5.png" Id="Rb66c82be70a14a88" /><Relationship Type="http://schemas.openxmlformats.org/officeDocument/2006/relationships/image" Target="/media/image6.png" Id="Rd25d9b6f15ba418c" /><Relationship Type="http://schemas.openxmlformats.org/officeDocument/2006/relationships/image" Target="/media/image7.png" Id="R201c4439618c434e" /><Relationship Type="http://schemas.openxmlformats.org/officeDocument/2006/relationships/numbering" Target="numbering.xml" Id="R0c3b3ded73124980" /><Relationship Type="http://schemas.openxmlformats.org/officeDocument/2006/relationships/image" Target="/media/imaged.png" Id="R159a562a29fa4107" /><Relationship Type="http://schemas.openxmlformats.org/officeDocument/2006/relationships/image" Target="/media/imagee.png" Id="R2c92e35f33134364" /><Relationship Type="http://schemas.openxmlformats.org/officeDocument/2006/relationships/image" Target="/media/imagef.png" Id="R943b24ae6be14f48" /><Relationship Type="http://schemas.openxmlformats.org/officeDocument/2006/relationships/image" Target="/media/image10.png" Id="R347fb9c9238a406a" /><Relationship Type="http://schemas.openxmlformats.org/officeDocument/2006/relationships/image" Target="/media/image11.png" Id="R22cad59c11c24780" /><Relationship Type="http://schemas.openxmlformats.org/officeDocument/2006/relationships/image" Target="/media/image12.png" Id="Rbf97af6ceac94bf9" /><Relationship Type="http://schemas.openxmlformats.org/officeDocument/2006/relationships/image" Target="/media/image13.png" Id="Rd5460c2e3c96452a" /><Relationship Type="http://schemas.openxmlformats.org/officeDocument/2006/relationships/image" Target="/media/image14.png" Id="R3ebaaf17a9934666" /><Relationship Type="http://schemas.openxmlformats.org/officeDocument/2006/relationships/image" Target="/media/image15.png" Id="Rfe672b0406874b88" /><Relationship Type="http://schemas.openxmlformats.org/officeDocument/2006/relationships/image" Target="/media/image16.png" Id="R56e68dc6ac254763" /><Relationship Type="http://schemas.openxmlformats.org/officeDocument/2006/relationships/image" Target="/media/image17.png" Id="R0b8d8cb33c644ae7" /><Relationship Type="http://schemas.openxmlformats.org/officeDocument/2006/relationships/image" Target="/media/image18.png" Id="Re4f8b088a6054b8a" /><Relationship Type="http://schemas.openxmlformats.org/officeDocument/2006/relationships/image" Target="/media/image19.png" Id="R481029d9b1724946" /><Relationship Type="http://schemas.openxmlformats.org/officeDocument/2006/relationships/image" Target="/media/image1a.png" Id="R4f86333b51874906" /><Relationship Type="http://schemas.openxmlformats.org/officeDocument/2006/relationships/image" Target="/media/image1b.png" Id="R887f2a3ddd8b455d" /><Relationship Type="http://schemas.openxmlformats.org/officeDocument/2006/relationships/image" Target="/media/image1c.png" Id="Rf78014e2b69849dc" /><Relationship Type="http://schemas.openxmlformats.org/officeDocument/2006/relationships/image" Target="/media/image1d.png" Id="R31dc3577715d494b" /><Relationship Type="http://schemas.openxmlformats.org/officeDocument/2006/relationships/header" Target="header.xml" Id="Rc98d644dfcc74074" /><Relationship Type="http://schemas.openxmlformats.org/officeDocument/2006/relationships/footer" Target="footer.xml" Id="R83ccf5900b464325" /><Relationship Type="http://schemas.microsoft.com/office/2020/10/relationships/intelligence" Target="intelligence2.xml" Id="R1ca4d98b122c40c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2025-06-13T16:39:46.2722008Z</dcterms:created>
  <dcterms:modified xsi:type="dcterms:W3CDTF">2025-08-08T22:11:42.8449649Z</dcterms:modified>
  <dc:creator>ARLISON GASPAR DE OLIVEIRA</dc:creator>
  <lastModifiedBy>GUSTAVO DE OLIVEIRA REGO MORAIS</lastModifiedBy>
</coreProperties>
</file>