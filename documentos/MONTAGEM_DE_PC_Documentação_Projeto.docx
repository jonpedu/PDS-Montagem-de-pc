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B48383A" wp14:paraId="1E207724" wp14:textId="7AD5BDED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="1BA2B771">
        <w:drawing>
          <wp:inline xmlns:wp14="http://schemas.microsoft.com/office/word/2010/wordprocessingDrawing" wp14:editId="4FC131CF" wp14:anchorId="4294242B">
            <wp:extent cx="885825" cy="885825"/>
            <wp:effectExtent l="0" t="0" r="0" b="0"/>
            <wp:docPr id="476261471" name="" descr="image2.png, Imagem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2b5ad4a1e48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B771" w:rsidP="4B48383A" w:rsidRDefault="1BA2B771" w14:paraId="11F208F0" w14:textId="59DB0583">
      <w:pPr>
        <w:pStyle w:val="Normal1"/>
        <w:widowControl w:val="0"/>
        <w:spacing w:before="90" w:after="0" w:line="360" w:lineRule="auto"/>
        <w:ind w:left="1972" w:right="1989" w:hanging="5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1BA2B7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UNIVERSIDADE FEDERAL DO MARANHÃO </w:t>
      </w:r>
    </w:p>
    <w:p w:rsidR="1BA2B771" w:rsidP="4B48383A" w:rsidRDefault="1BA2B771" w14:paraId="280A03F7" w14:textId="53B77DE6">
      <w:pPr>
        <w:pStyle w:val="Normal1"/>
        <w:widowControl w:val="0"/>
        <w:spacing w:before="0" w:after="0" w:line="360" w:lineRule="auto"/>
        <w:ind w:left="708" w:right="973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1BA2B7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BACHARELADO INTERDISCIPLINAR EM CIÊNCIA E TECNOLOGIA</w:t>
      </w:r>
    </w:p>
    <w:p w:rsidR="1BA2B771" w:rsidP="4B48383A" w:rsidRDefault="1BA2B771" w14:paraId="10628B33" w14:textId="70695743">
      <w:pPr>
        <w:pStyle w:val="Normal1"/>
        <w:widowControl w:val="0"/>
        <w:spacing w:before="0" w:after="0" w:line="360" w:lineRule="auto"/>
        <w:ind w:left="708" w:right="973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1BA2B7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EECP0011 - PROJETO E DESENVOLVIMENTO DE SOFTWARE</w:t>
      </w:r>
    </w:p>
    <w:p w:rsidR="4B48383A" w:rsidP="4B48383A" w:rsidRDefault="4B48383A" w14:paraId="7A9F621F" w14:textId="314EB3E9">
      <w:pPr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4B48383A" w:rsidP="4B48383A" w:rsidRDefault="4B48383A" w14:paraId="5EED7014" w14:textId="59105553">
      <w:pPr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4B48383A" w:rsidP="4B48383A" w:rsidRDefault="4B48383A" w14:paraId="391F5B0C" w14:textId="79CF1624">
      <w:pPr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4B48383A" w:rsidP="4B48383A" w:rsidRDefault="4B48383A" w14:paraId="4F21A931" w14:textId="75C44E54">
      <w:pPr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BA2B771" w:rsidP="4B48383A" w:rsidRDefault="1BA2B771" w14:paraId="2C55E8E4" w14:textId="664A05B5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4B48383A" w:rsidR="1BA2B771">
        <w:rPr>
          <w:rFonts w:ascii="Times New Roman" w:hAnsi="Times New Roman" w:eastAsia="Times New Roman" w:cs="Times New Roman"/>
        </w:rPr>
        <w:t>Arlison</w:t>
      </w:r>
      <w:r w:rsidRPr="4B48383A" w:rsidR="1BA2B771">
        <w:rPr>
          <w:rFonts w:ascii="Times New Roman" w:hAnsi="Times New Roman" w:eastAsia="Times New Roman" w:cs="Times New Roman"/>
        </w:rPr>
        <w:t xml:space="preserve"> Gaspar de Oliveira</w:t>
      </w:r>
    </w:p>
    <w:p w:rsidR="1BA2B771" w:rsidP="4B48383A" w:rsidRDefault="1BA2B771" w14:paraId="7A6BF30E" w14:textId="47FC0CF6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4B48383A" w:rsidR="1BA2B771">
        <w:rPr>
          <w:rFonts w:ascii="Times New Roman" w:hAnsi="Times New Roman" w:eastAsia="Times New Roman" w:cs="Times New Roman"/>
        </w:rPr>
        <w:t>Ítalo Francisco Almeida de Oliveira</w:t>
      </w:r>
    </w:p>
    <w:p w:rsidR="1BA2B771" w:rsidP="4B48383A" w:rsidRDefault="1BA2B771" w14:paraId="59233152" w14:textId="7794FC43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4B48383A" w:rsidR="1BA2B771">
        <w:rPr>
          <w:rFonts w:ascii="Times New Roman" w:hAnsi="Times New Roman" w:eastAsia="Times New Roman" w:cs="Times New Roman"/>
        </w:rPr>
        <w:t>Gustavo de Oliveira Rego Morais</w:t>
      </w:r>
    </w:p>
    <w:p w:rsidR="1BA2B771" w:rsidP="4B48383A" w:rsidRDefault="1BA2B771" w14:paraId="403646A5" w14:textId="7BB00233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4B48383A" w:rsidR="1BA2B771">
        <w:rPr>
          <w:rFonts w:ascii="Times New Roman" w:hAnsi="Times New Roman" w:eastAsia="Times New Roman" w:cs="Times New Roman"/>
        </w:rPr>
        <w:t>Joao Pedro Miranda Sousa</w:t>
      </w:r>
    </w:p>
    <w:p w:rsidR="3C36D184" w:rsidP="4B48383A" w:rsidRDefault="3C36D184" w14:paraId="49D69131" w14:textId="1359529D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4B48383A" w:rsidR="3C36D184">
        <w:rPr>
          <w:rFonts w:ascii="Times New Roman" w:hAnsi="Times New Roman" w:eastAsia="Times New Roman" w:cs="Times New Roman"/>
        </w:rPr>
        <w:t>Cauã</w:t>
      </w:r>
      <w:r w:rsidRPr="4B48383A" w:rsidR="1BA2B771">
        <w:rPr>
          <w:rFonts w:ascii="Times New Roman" w:hAnsi="Times New Roman" w:eastAsia="Times New Roman" w:cs="Times New Roman"/>
        </w:rPr>
        <w:t xml:space="preserve"> Gabriel Santos Barros</w:t>
      </w:r>
    </w:p>
    <w:p w:rsidR="4B48383A" w:rsidP="4B48383A" w:rsidRDefault="4B48383A" w14:paraId="6CCCBA55" w14:textId="6766F230">
      <w:pPr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4B48383A" w:rsidP="4B48383A" w:rsidRDefault="4B48383A" w14:paraId="681C2BA9" w14:textId="6F0C4256">
      <w:pPr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BA2B771" w:rsidP="4B48383A" w:rsidRDefault="1BA2B771" w14:paraId="77C5595A" w14:textId="7B197DE8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1BA2B77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GRUPO 6 – </w:t>
      </w:r>
      <w:r w:rsidRPr="4B48383A" w:rsidR="1BA2B7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Montagem de PC Online</w:t>
      </w:r>
    </w:p>
    <w:p w:rsidR="4B48383A" w:rsidP="4B48383A" w:rsidRDefault="4B48383A" w14:paraId="62053978" w14:textId="14E15E60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29D9822B" w14:textId="1EB2518D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233A7BB5" w14:textId="16AAC171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4E02A2B" w14:textId="1B757D0D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03EFAA89" w14:textId="05F19953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986CD34" w:rsidP="4B48383A" w:rsidRDefault="6986CD34" w14:paraId="7F32804C" w14:textId="68431608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6986CD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São </w:t>
      </w:r>
      <w:r w:rsidRPr="4B48383A" w:rsidR="6986CD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Luis</w:t>
      </w:r>
      <w:r w:rsidRPr="4B48383A" w:rsidR="6986CD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– </w:t>
      </w:r>
      <w:r w:rsidRPr="4B48383A" w:rsidR="6986CD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</w:t>
      </w:r>
    </w:p>
    <w:p w:rsidR="6986CD34" w:rsidP="4B48383A" w:rsidRDefault="6986CD34" w14:paraId="46053488" w14:textId="6769D557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6986CD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Junho/2025</w:t>
      </w:r>
    </w:p>
    <w:p w:rsidR="21A44A81" w:rsidP="4B48383A" w:rsidRDefault="21A44A81" w14:paraId="4B942798" w14:textId="2B3ED193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1AF509E4" w:rsidR="5C78A5FD">
        <w:rPr>
          <w:rFonts w:ascii="Times New Roman" w:hAnsi="Times New Roman" w:eastAsia="Times New Roman" w:cs="Times New Roman"/>
        </w:rPr>
        <w:t>Arlison</w:t>
      </w:r>
      <w:r w:rsidRPr="1AF509E4" w:rsidR="5C78A5FD">
        <w:rPr>
          <w:rFonts w:ascii="Times New Roman" w:hAnsi="Times New Roman" w:eastAsia="Times New Roman" w:cs="Times New Roman"/>
        </w:rPr>
        <w:t xml:space="preserve"> Gaspar de </w:t>
      </w:r>
      <w:r w:rsidRPr="1AF509E4" w:rsidR="5C78A5FD">
        <w:rPr>
          <w:rFonts w:ascii="Times New Roman" w:hAnsi="Times New Roman" w:eastAsia="Times New Roman" w:cs="Times New Roman"/>
        </w:rPr>
        <w:t>Oliveira</w:t>
      </w:r>
      <w:r w:rsidRPr="1AF509E4" w:rsidR="2C5805F6">
        <w:rPr>
          <w:rFonts w:ascii="Times New Roman" w:hAnsi="Times New Roman" w:eastAsia="Times New Roman" w:cs="Times New Roman"/>
        </w:rPr>
        <w:t>(</w:t>
      </w:r>
      <w:r w:rsidRPr="1AF509E4" w:rsidR="2C5805F6">
        <w:rPr>
          <w:rFonts w:ascii="Times New Roman" w:hAnsi="Times New Roman" w:eastAsia="Times New Roman" w:cs="Times New Roman"/>
        </w:rPr>
        <w:t>2022017213)</w:t>
      </w:r>
    </w:p>
    <w:p w:rsidR="21A44A81" w:rsidP="4B48383A" w:rsidRDefault="21A44A81" w14:paraId="56A05224" w14:textId="3514F7BC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1AF509E4" w:rsidR="5C78A5FD">
        <w:rPr>
          <w:rFonts w:ascii="Times New Roman" w:hAnsi="Times New Roman" w:eastAsia="Times New Roman" w:cs="Times New Roman"/>
        </w:rPr>
        <w:t xml:space="preserve">Ítalo Francisco Almeida de </w:t>
      </w:r>
      <w:r w:rsidRPr="1AF509E4" w:rsidR="5C78A5FD">
        <w:rPr>
          <w:rFonts w:ascii="Times New Roman" w:hAnsi="Times New Roman" w:eastAsia="Times New Roman" w:cs="Times New Roman"/>
        </w:rPr>
        <w:t>Oliveira</w:t>
      </w:r>
      <w:r w:rsidRPr="1AF509E4" w:rsidR="072EA027">
        <w:rPr>
          <w:rFonts w:ascii="Times New Roman" w:hAnsi="Times New Roman" w:eastAsia="Times New Roman" w:cs="Times New Roman"/>
        </w:rPr>
        <w:t>(</w:t>
      </w:r>
      <w:r w:rsidRPr="1AF509E4" w:rsidR="072EA027">
        <w:rPr>
          <w:rFonts w:ascii="Times New Roman" w:hAnsi="Times New Roman" w:eastAsia="Times New Roman" w:cs="Times New Roman"/>
        </w:rPr>
        <w:t>2022017750)</w:t>
      </w:r>
    </w:p>
    <w:p w:rsidR="21A44A81" w:rsidP="4B48383A" w:rsidRDefault="21A44A81" w14:paraId="54439C91" w14:textId="331487E4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1AF509E4" w:rsidR="5C78A5FD">
        <w:rPr>
          <w:rFonts w:ascii="Times New Roman" w:hAnsi="Times New Roman" w:eastAsia="Times New Roman" w:cs="Times New Roman"/>
        </w:rPr>
        <w:t xml:space="preserve">Gustavo de Oliveira Rego </w:t>
      </w:r>
      <w:r w:rsidRPr="1AF509E4" w:rsidR="5C78A5FD">
        <w:rPr>
          <w:rFonts w:ascii="Times New Roman" w:hAnsi="Times New Roman" w:eastAsia="Times New Roman" w:cs="Times New Roman"/>
        </w:rPr>
        <w:t>Morais</w:t>
      </w:r>
      <w:r w:rsidRPr="1AF509E4" w:rsidR="3287EFD7">
        <w:rPr>
          <w:rFonts w:ascii="Times New Roman" w:hAnsi="Times New Roman" w:eastAsia="Times New Roman" w:cs="Times New Roman"/>
        </w:rPr>
        <w:t>(</w:t>
      </w:r>
      <w:r w:rsidRPr="1AF509E4" w:rsidR="3287EFD7">
        <w:rPr>
          <w:rFonts w:ascii="Times New Roman" w:hAnsi="Times New Roman" w:eastAsia="Times New Roman" w:cs="Times New Roman"/>
        </w:rPr>
        <w:t>2021053091)</w:t>
      </w:r>
    </w:p>
    <w:p w:rsidR="21A44A81" w:rsidP="4B48383A" w:rsidRDefault="21A44A81" w14:paraId="29E249E5" w14:textId="3CA37F2C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1AF509E4" w:rsidR="5C78A5FD">
        <w:rPr>
          <w:rFonts w:ascii="Times New Roman" w:hAnsi="Times New Roman" w:eastAsia="Times New Roman" w:cs="Times New Roman"/>
        </w:rPr>
        <w:t xml:space="preserve">Joao Pedro Miranda </w:t>
      </w:r>
      <w:r w:rsidRPr="1AF509E4" w:rsidR="5C78A5FD">
        <w:rPr>
          <w:rFonts w:ascii="Times New Roman" w:hAnsi="Times New Roman" w:eastAsia="Times New Roman" w:cs="Times New Roman"/>
        </w:rPr>
        <w:t>Sousa</w:t>
      </w:r>
      <w:r w:rsidRPr="1AF509E4" w:rsidR="0F1217C9">
        <w:rPr>
          <w:rFonts w:ascii="Times New Roman" w:hAnsi="Times New Roman" w:eastAsia="Times New Roman" w:cs="Times New Roman"/>
        </w:rPr>
        <w:t>(</w:t>
      </w:r>
      <w:r w:rsidRPr="1AF509E4" w:rsidR="0F1217C9">
        <w:rPr>
          <w:rFonts w:ascii="Times New Roman" w:hAnsi="Times New Roman" w:eastAsia="Times New Roman" w:cs="Times New Roman"/>
        </w:rPr>
        <w:t>2022011087)</w:t>
      </w:r>
    </w:p>
    <w:p w:rsidR="21A44A81" w:rsidP="4B48383A" w:rsidRDefault="21A44A81" w14:paraId="7EDD221D" w14:textId="4B27A578">
      <w:pPr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1AF509E4" w:rsidR="5C78A5FD">
        <w:rPr>
          <w:rFonts w:ascii="Times New Roman" w:hAnsi="Times New Roman" w:eastAsia="Times New Roman" w:cs="Times New Roman"/>
        </w:rPr>
        <w:t xml:space="preserve">Cauã Gabriel Santos </w:t>
      </w:r>
      <w:r w:rsidRPr="1AF509E4" w:rsidR="5C78A5FD">
        <w:rPr>
          <w:rFonts w:ascii="Times New Roman" w:hAnsi="Times New Roman" w:eastAsia="Times New Roman" w:cs="Times New Roman"/>
        </w:rPr>
        <w:t>Barros</w:t>
      </w:r>
      <w:r w:rsidRPr="1AF509E4" w:rsidR="6295E9AE">
        <w:rPr>
          <w:rFonts w:ascii="Times New Roman" w:hAnsi="Times New Roman" w:eastAsia="Times New Roman" w:cs="Times New Roman"/>
        </w:rPr>
        <w:t>(</w:t>
      </w:r>
      <w:r w:rsidRPr="1AF509E4" w:rsidR="6295E9AE">
        <w:rPr>
          <w:rFonts w:ascii="Times New Roman" w:hAnsi="Times New Roman" w:eastAsia="Times New Roman" w:cs="Times New Roman" w:asciiTheme="minorAscii" w:hAnsiTheme="minorAscii" w:eastAsiaTheme="minorAscii" w:cstheme="minorBidi"/>
          <w:noProof w:val="0"/>
          <w:color w:val="auto"/>
          <w:sz w:val="24"/>
          <w:szCs w:val="24"/>
          <w:lang w:val="pt-BR" w:eastAsia="en-US" w:bidi="ar-SA"/>
        </w:rPr>
        <w:t>20240045292</w:t>
      </w:r>
      <w:r w:rsidRPr="1AF509E4" w:rsidR="6295E9AE">
        <w:rPr>
          <w:rFonts w:ascii="Times New Roman" w:hAnsi="Times New Roman" w:eastAsia="Times New Roman" w:cs="Times New Roman"/>
        </w:rPr>
        <w:t>)</w:t>
      </w:r>
    </w:p>
    <w:p w:rsidR="4B48383A" w:rsidP="4B48383A" w:rsidRDefault="4B48383A" w14:paraId="72AA8CBD" w14:textId="6E03A844">
      <w:pPr>
        <w:pStyle w:val="Normal1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70396F7F" w14:textId="70F647C2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0FCDB39A" w14:textId="673E613E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1A44A81" w:rsidP="4B48383A" w:rsidRDefault="21A44A81" w14:paraId="7CD9F427" w14:textId="3750F974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21A44A8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DOCUMENTAÇÃO - SISTEMA DE MONTAGEM DE PC ONLINE</w:t>
      </w:r>
    </w:p>
    <w:p w:rsidR="4B48383A" w:rsidP="4B48383A" w:rsidRDefault="4B48383A" w14:paraId="011FF428" w14:textId="1DEA3484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6EB46B3E" w14:textId="44923EF2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79DDB556" w14:textId="424DD094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1A44A81" w:rsidP="4B48383A" w:rsidRDefault="21A44A81" w14:paraId="3F869878" w14:textId="3393157A">
      <w:pPr>
        <w:pStyle w:val="Normal1"/>
        <w:spacing w:line="360" w:lineRule="auto"/>
        <w:ind w:left="423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21A44A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Documento apresentado como requisito parcial de avaliação da disciplina Projeto e Desenvolvimento de Software - Turma 01, no curso Bacharelado Interdisciplinar em Ciência e Tecnologia da Universidade Federal do Maranhão. </w:t>
      </w:r>
    </w:p>
    <w:p w:rsidR="4B48383A" w:rsidP="4B48383A" w:rsidRDefault="4B48383A" w14:paraId="5402BA72" w14:textId="4289C4D5">
      <w:pPr>
        <w:spacing w:line="360" w:lineRule="auto"/>
        <w:ind w:left="423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1A44A81" w:rsidP="4B48383A" w:rsidRDefault="21A44A81" w14:paraId="13D10E4E" w14:textId="6D691B69">
      <w:pPr>
        <w:pStyle w:val="Normal1"/>
        <w:spacing w:line="360" w:lineRule="auto"/>
        <w:ind w:left="4230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21A44A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Orientador: Prof. Dr. Thales Levi Azevedo Valente.  </w:t>
      </w:r>
    </w:p>
    <w:p w:rsidR="4B48383A" w:rsidP="4B48383A" w:rsidRDefault="4B48383A" w14:paraId="0524E026" w14:textId="0A465EA3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AD62563" w14:textId="021D3CD3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5A45C4F2" w14:textId="7F8E5681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33F0A50" w:rsidP="4B48383A" w:rsidRDefault="733F0A50" w14:paraId="1B176F1D" w14:textId="0D8F11F4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733F0A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São </w:t>
      </w:r>
      <w:r w:rsidRPr="4B48383A" w:rsidR="733F0A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Luis</w:t>
      </w:r>
      <w:r w:rsidRPr="4B48383A" w:rsidR="733F0A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– MA</w:t>
      </w:r>
    </w:p>
    <w:p w:rsidR="733F0A50" w:rsidP="4B48383A" w:rsidRDefault="733F0A50" w14:paraId="368D7D56" w14:textId="6769D557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733F0A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Junho/2025</w:t>
      </w:r>
    </w:p>
    <w:p w:rsidR="733F0A50" w:rsidP="4B48383A" w:rsidRDefault="733F0A50" w14:paraId="29537C24" w14:textId="515B1860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733F0A5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RESUMO</w:t>
      </w:r>
    </w:p>
    <w:p w:rsidR="4B48383A" w:rsidP="4B48383A" w:rsidRDefault="4B48383A" w14:paraId="3A69C5C6" w14:textId="6CC3CEE4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29F114E" w:rsidP="4B48383A" w:rsidRDefault="229F114E" w14:paraId="5C6330C5" w14:textId="7A9F737C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4B48383A" w:rsidR="229F114E">
        <w:rPr>
          <w:rFonts w:ascii="Times New Roman" w:hAnsi="Times New Roman" w:eastAsia="Times New Roman" w:cs="Times New Roman"/>
          <w:noProof w:val="0"/>
          <w:lang w:val="pt-BR"/>
        </w:rPr>
        <w:t xml:space="preserve">Este projeto tem como objetivo desenvolver uma plataforma online inteligente para montagem de PCs, utilizando integração com APIs de IA para oferecer recomendações personalizadas de hardware. O sistema analisa orçamento, finalidade de uso (games, edição, trabalho) e localização do usuário para sugerir configurações otimizadas, considerando desempenho, custo-benefício e disponibilidade regional de peças. Além disso, realiza verificações automáticas de compatibilidade entre componentes (CPU, </w:t>
      </w:r>
      <w:r w:rsidRPr="4B48383A" w:rsidR="229F114E">
        <w:rPr>
          <w:rFonts w:ascii="Times New Roman" w:hAnsi="Times New Roman" w:eastAsia="Times New Roman" w:cs="Times New Roman"/>
          <w:noProof w:val="0"/>
          <w:lang w:val="pt-BR"/>
        </w:rPr>
        <w:t>placa-mãe</w:t>
      </w:r>
      <w:r w:rsidRPr="4B48383A" w:rsidR="229F114E">
        <w:rPr>
          <w:rFonts w:ascii="Times New Roman" w:hAnsi="Times New Roman" w:eastAsia="Times New Roman" w:cs="Times New Roman"/>
          <w:noProof w:val="0"/>
          <w:lang w:val="pt-BR"/>
        </w:rPr>
        <w:t xml:space="preserve">, RAM, GPU), calcula o TDP total e a demanda térmica do sistema, garantindo um equilíbrio entre potência e refrigeração. A plataforma oferece tanto montagem assistida por IA quanto modo manual com alertas em tempo real, tornando o processo acessível para iniciantes enquanto mantém flexibilidade para usuários avançados. </w:t>
      </w:r>
    </w:p>
    <w:p w:rsidR="229F114E" w:rsidP="4B48383A" w:rsidRDefault="229F114E" w14:paraId="4EDA620B" w14:textId="1A29C48B">
      <w:p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i w:val="0"/>
          <w:iCs w:val="0"/>
          <w:noProof w:val="0"/>
          <w:lang w:val="pt-BR"/>
        </w:rPr>
      </w:pPr>
      <w:r w:rsidRPr="4B48383A" w:rsidR="229F114E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pt-BR"/>
        </w:rPr>
        <w:t>Palavras-chave:</w:t>
      </w:r>
      <w:r w:rsidRPr="4B48383A" w:rsidR="229F114E">
        <w:rPr>
          <w:rFonts w:ascii="Times New Roman" w:hAnsi="Times New Roman" w:eastAsia="Times New Roman" w:cs="Times New Roman"/>
          <w:i w:val="1"/>
          <w:iCs w:val="1"/>
          <w:noProof w:val="0"/>
          <w:lang w:val="pt-BR"/>
        </w:rPr>
        <w:t xml:space="preserve"> </w:t>
      </w:r>
      <w:r w:rsidRPr="4B48383A" w:rsidR="229F114E">
        <w:rPr>
          <w:rFonts w:ascii="Times New Roman" w:hAnsi="Times New Roman" w:eastAsia="Times New Roman" w:cs="Times New Roman"/>
          <w:i w:val="0"/>
          <w:iCs w:val="0"/>
          <w:noProof w:val="0"/>
          <w:lang w:val="pt-BR"/>
        </w:rPr>
        <w:t>montagem de PC, IA, compatibilidade, TDP, demanda térmica, orçamento, configuração otimizada, plataforma online, hardware</w:t>
      </w:r>
    </w:p>
    <w:p w:rsidR="4B48383A" w:rsidP="4B48383A" w:rsidRDefault="4B48383A" w14:paraId="324EDC76" w14:textId="47BF6F2D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1829A655" w14:textId="42173D72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67BAFC58" w14:textId="46C92656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72FA5490" w14:textId="7BB62651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7C823E91" w14:textId="6695D7BF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6D431B3E" w14:textId="695CBDDA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7E0E6819" w14:textId="773963B8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DCFC7E4" w14:textId="49774DF1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5F92FD34" w14:textId="099D9079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54B043ED" w14:textId="3F0EA51E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564C5F5F" w14:textId="7B72C339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8176686" w14:textId="7E5565DC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01E29AF" w:rsidP="4B48383A" w:rsidRDefault="401E29AF" w14:paraId="1CD4FA05" w14:textId="328E759C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401E29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SUMARIO</w:t>
      </w:r>
    </w:p>
    <w:sdt>
      <w:sdtPr>
        <w:id w:val="1570990368"/>
        <w:docPartObj>
          <w:docPartGallery w:val="Table of Contents"/>
          <w:docPartUnique/>
        </w:docPartObj>
      </w:sdtPr>
      <w:sdtContent>
        <w:p w:rsidR="4B48383A" w:rsidP="4B48383A" w:rsidRDefault="4B48383A" w14:paraId="4B010C00" w14:textId="6218CC29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784316612">
            <w:r w:rsidRPr="1AF509E4" w:rsidR="1AF509E4">
              <w:rPr>
                <w:rStyle w:val="Hyperlink"/>
              </w:rPr>
              <w:t>1 INTRODUÇÃO</w:t>
            </w:r>
            <w:r>
              <w:tab/>
            </w:r>
            <w:r>
              <w:fldChar w:fldCharType="begin"/>
            </w:r>
            <w:r>
              <w:instrText xml:space="preserve">PAGEREF _Toc1784316612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B48383A" w:rsidP="4B48383A" w:rsidRDefault="4B48383A" w14:paraId="08219BC4" w14:textId="4C43C7B5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523198494">
            <w:r w:rsidRPr="1AF509E4" w:rsidR="1AF509E4">
              <w:rPr>
                <w:rStyle w:val="Hyperlink"/>
              </w:rPr>
              <w:t>1.1 Visão geral do Documento</w:t>
            </w:r>
            <w:r>
              <w:tab/>
            </w:r>
            <w:r>
              <w:fldChar w:fldCharType="begin"/>
            </w:r>
            <w:r>
              <w:instrText xml:space="preserve">PAGEREF _Toc523198494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B48383A" w:rsidP="4B48383A" w:rsidRDefault="4B48383A" w14:paraId="03193643" w14:textId="3E2514C6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858494587">
            <w:r w:rsidRPr="1AF509E4" w:rsidR="1AF509E4">
              <w:rPr>
                <w:rStyle w:val="Hyperlink"/>
              </w:rPr>
              <w:t>1.2 Escopo do projeto</w:t>
            </w:r>
            <w:r>
              <w:tab/>
            </w:r>
            <w:r>
              <w:fldChar w:fldCharType="begin"/>
            </w:r>
            <w:r>
              <w:instrText xml:space="preserve">PAGEREF _Toc1858494587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B48383A" w:rsidP="4B48383A" w:rsidRDefault="4B48383A" w14:paraId="2D7DD14C" w14:textId="252ED393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2095806567">
            <w:r w:rsidRPr="1AF509E4" w:rsidR="1AF509E4">
              <w:rPr>
                <w:rStyle w:val="Hyperlink"/>
              </w:rPr>
              <w:t>1.2.1Problema</w:t>
            </w:r>
            <w:r>
              <w:tab/>
            </w:r>
            <w:r>
              <w:fldChar w:fldCharType="begin"/>
            </w:r>
            <w:r>
              <w:instrText xml:space="preserve">PAGEREF _Toc2095806567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B48383A" w:rsidP="4B48383A" w:rsidRDefault="4B48383A" w14:paraId="797AE5DE" w14:textId="36C80AAD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2121830908">
            <w:r w:rsidRPr="1AF509E4" w:rsidR="1AF509E4">
              <w:rPr>
                <w:rStyle w:val="Hyperlink"/>
              </w:rPr>
              <w:t>1.2.2 Justificativa</w:t>
            </w:r>
            <w:r>
              <w:tab/>
            </w:r>
            <w:r>
              <w:fldChar w:fldCharType="begin"/>
            </w:r>
            <w:r>
              <w:instrText xml:space="preserve">PAGEREF _Toc2121830908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B48383A" w:rsidP="4B48383A" w:rsidRDefault="4B48383A" w14:paraId="70648DAB" w14:textId="4F06AFA1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196561251">
            <w:r w:rsidRPr="1AF509E4" w:rsidR="1AF509E4">
              <w:rPr>
                <w:rStyle w:val="Hyperlink"/>
              </w:rPr>
              <w:t>1.3 Concepção do Sistema</w:t>
            </w:r>
            <w:r>
              <w:tab/>
            </w:r>
            <w:r>
              <w:fldChar w:fldCharType="begin"/>
            </w:r>
            <w:r>
              <w:instrText xml:space="preserve">PAGEREF _Toc1196561251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B48383A" w:rsidP="4B48383A" w:rsidRDefault="4B48383A" w14:paraId="6EE94358" w14:textId="072ACB5F">
          <w:pPr>
            <w:pStyle w:val="TOC3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344950737">
            <w:r w:rsidRPr="1AF509E4" w:rsidR="1AF509E4">
              <w:rPr>
                <w:rStyle w:val="Hyperlink"/>
              </w:rPr>
              <w:t>1.3.1 Entrevista</w:t>
            </w:r>
            <w:r>
              <w:tab/>
            </w:r>
            <w:r>
              <w:fldChar w:fldCharType="begin"/>
            </w:r>
            <w:r>
              <w:instrText xml:space="preserve">PAGEREF _Toc1344950737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B48383A" w:rsidP="4B48383A" w:rsidRDefault="4B48383A" w14:paraId="7C0FE9C5" w14:textId="1ECEB601">
          <w:pPr>
            <w:pStyle w:val="TOC3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645752596">
            <w:r w:rsidRPr="1AF509E4" w:rsidR="1AF509E4">
              <w:rPr>
                <w:rStyle w:val="Hyperlink"/>
              </w:rPr>
              <w:t>1.3.2 Análise de mercado</w:t>
            </w:r>
            <w:r>
              <w:tab/>
            </w:r>
            <w:r>
              <w:fldChar w:fldCharType="begin"/>
            </w:r>
            <w:r>
              <w:instrText xml:space="preserve">PAGEREF _Toc645752596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B48383A" w:rsidP="4B48383A" w:rsidRDefault="4B48383A" w14:paraId="3DC9F1E6" w14:textId="164A85B2">
          <w:pPr>
            <w:pStyle w:val="TOC3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504175024">
            <w:r w:rsidRPr="1AF509E4" w:rsidR="1AF509E4">
              <w:rPr>
                <w:rStyle w:val="Hyperlink"/>
              </w:rPr>
              <w:t>1.3.3 Requisitos</w:t>
            </w:r>
            <w:r>
              <w:tab/>
            </w:r>
            <w:r>
              <w:fldChar w:fldCharType="begin"/>
            </w:r>
            <w:r>
              <w:instrText xml:space="preserve">PAGEREF _Toc1504175024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B48383A" w:rsidP="4B48383A" w:rsidRDefault="4B48383A" w14:paraId="27B6D766" w14:textId="05B3B7A7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851829780">
            <w:r w:rsidRPr="1AF509E4" w:rsidR="1AF509E4">
              <w:rPr>
                <w:rStyle w:val="Hyperlink"/>
              </w:rPr>
              <w:t>2 OBJETIVO</w:t>
            </w:r>
            <w:r>
              <w:tab/>
            </w:r>
            <w:r>
              <w:fldChar w:fldCharType="begin"/>
            </w:r>
            <w:r>
              <w:instrText xml:space="preserve">PAGEREF _Toc851829780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B48383A" w:rsidP="4B48383A" w:rsidRDefault="4B48383A" w14:paraId="47CDB9E2" w14:textId="23EBFC4E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509578584">
            <w:r w:rsidRPr="1AF509E4" w:rsidR="1AF509E4">
              <w:rPr>
                <w:rStyle w:val="Hyperlink"/>
              </w:rPr>
              <w:t>3 ELICITAÇÃO DE REQUISITOS</w:t>
            </w:r>
            <w:r>
              <w:tab/>
            </w:r>
            <w:r>
              <w:fldChar w:fldCharType="begin"/>
            </w:r>
            <w:r>
              <w:instrText xml:space="preserve">PAGEREF _Toc509578584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B48383A" w:rsidP="4B48383A" w:rsidRDefault="4B48383A" w14:paraId="4F3743E9" w14:textId="79F36BF8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54384276">
            <w:r w:rsidRPr="1AF509E4" w:rsidR="1AF509E4">
              <w:rPr>
                <w:rStyle w:val="Hyperlink"/>
              </w:rPr>
              <w:t>3.1 Requisitos Funcionais (RF)</w:t>
            </w:r>
            <w:r>
              <w:tab/>
            </w:r>
            <w:r>
              <w:fldChar w:fldCharType="begin"/>
            </w:r>
            <w:r>
              <w:instrText xml:space="preserve">PAGEREF _Toc54384276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B48383A" w:rsidP="4B48383A" w:rsidRDefault="4B48383A" w14:paraId="4345EE9F" w14:textId="2EFA90B5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699754452">
            <w:r w:rsidRPr="1AF509E4" w:rsidR="1AF509E4">
              <w:rPr>
                <w:rStyle w:val="Hyperlink"/>
              </w:rPr>
              <w:t>3.2Requisitos Não Funcionais (RNF)</w:t>
            </w:r>
            <w:r>
              <w:tab/>
            </w:r>
            <w:r>
              <w:fldChar w:fldCharType="begin"/>
            </w:r>
            <w:r>
              <w:instrText xml:space="preserve">PAGEREF _Toc1699754452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B48383A" w:rsidP="4B48383A" w:rsidRDefault="4B48383A" w14:paraId="3618F82E" w14:textId="05DF91B0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835702643">
            <w:r w:rsidRPr="1AF509E4" w:rsidR="1AF509E4">
              <w:rPr>
                <w:rStyle w:val="Hyperlink"/>
              </w:rPr>
              <w:t>4 DIAGRAMS DE CASO DE USO</w:t>
            </w:r>
            <w:r>
              <w:tab/>
            </w:r>
            <w:r>
              <w:fldChar w:fldCharType="begin"/>
            </w:r>
            <w:r>
              <w:instrText xml:space="preserve">PAGEREF _Toc1835702643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4B48383A" w:rsidP="4B48383A" w:rsidRDefault="4B48383A" w14:paraId="6D23DD26" w14:textId="20AD9BC7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371604994">
            <w:r w:rsidRPr="1AF509E4" w:rsidR="1AF509E4">
              <w:rPr>
                <w:rStyle w:val="Hyperlink"/>
              </w:rPr>
              <w:t>4.1 Diagramação</w:t>
            </w:r>
            <w:r>
              <w:tab/>
            </w:r>
            <w:r>
              <w:fldChar w:fldCharType="begin"/>
            </w:r>
            <w:r>
              <w:instrText xml:space="preserve">PAGEREF _Toc371604994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4B48383A" w:rsidP="4B48383A" w:rsidRDefault="4B48383A" w14:paraId="7CBB7BB3" w14:textId="26DF0BC9">
          <w:pPr>
            <w:pStyle w:val="TOC2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152335375">
            <w:r w:rsidRPr="1AF509E4" w:rsidR="1AF509E4">
              <w:rPr>
                <w:rStyle w:val="Hyperlink"/>
              </w:rPr>
              <w:t>4.2 Descrição dos casos de uso</w:t>
            </w:r>
            <w:r>
              <w:tab/>
            </w:r>
            <w:r>
              <w:fldChar w:fldCharType="begin"/>
            </w:r>
            <w:r>
              <w:instrText xml:space="preserve">PAGEREF _Toc1152335375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4B48383A" w:rsidP="4B48383A" w:rsidRDefault="4B48383A" w14:paraId="25E680B1" w14:textId="74328E2F">
          <w:pPr>
            <w:pStyle w:val="TOC3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41333824">
            <w:r w:rsidRPr="1AF509E4" w:rsidR="1AF509E4">
              <w:rPr>
                <w:rStyle w:val="Hyperlink"/>
              </w:rPr>
              <w:t>4.2.1 Criar e Gerenciar Perfil de Usuário</w:t>
            </w:r>
            <w:r>
              <w:tab/>
            </w:r>
            <w:r>
              <w:fldChar w:fldCharType="begin"/>
            </w:r>
            <w:r>
              <w:instrText xml:space="preserve">PAGEREF _Toc41333824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4B48383A" w:rsidP="4B48383A" w:rsidRDefault="4B48383A" w14:paraId="54E3B36E" w14:textId="223E3D27">
          <w:pPr>
            <w:pStyle w:val="TOC3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225193852">
            <w:r w:rsidRPr="1AF509E4" w:rsidR="1AF509E4">
              <w:rPr>
                <w:rStyle w:val="Hyperlink"/>
              </w:rPr>
              <w:t>4.2.2Coletar Requisitos e Preferências do Usuário</w:t>
            </w:r>
            <w:r>
              <w:tab/>
            </w:r>
            <w:r>
              <w:fldChar w:fldCharType="begin"/>
            </w:r>
            <w:r>
              <w:instrText xml:space="preserve">PAGEREF _Toc225193852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4B48383A" w:rsidP="4B48383A" w:rsidRDefault="4B48383A" w14:paraId="0423585B" w14:textId="0323D66B">
          <w:pPr>
            <w:pStyle w:val="TOC3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229662336">
            <w:r w:rsidRPr="1AF509E4" w:rsidR="1AF509E4">
              <w:rPr>
                <w:rStyle w:val="Hyperlink"/>
              </w:rPr>
              <w:t>4.2.3 Gerar Configuração Automatizada de PC</w:t>
            </w:r>
            <w:r>
              <w:tab/>
            </w:r>
            <w:r>
              <w:fldChar w:fldCharType="begin"/>
            </w:r>
            <w:r>
              <w:instrText xml:space="preserve">PAGEREF _Toc229662336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4B48383A" w:rsidP="1AF509E4" w:rsidRDefault="4B48383A" w14:paraId="7B663DB8" w14:textId="18E64C7D">
          <w:pPr>
            <w:pStyle w:val="TOC3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292536019">
            <w:r w:rsidRPr="1AF509E4" w:rsidR="1AF509E4">
              <w:rPr>
                <w:rStyle w:val="Hyperlink"/>
              </w:rPr>
              <w:t>4.2.5 Recomendação de Sistema de Refrigeração Inteligente</w:t>
            </w:r>
            <w:r>
              <w:tab/>
            </w:r>
            <w:r>
              <w:fldChar w:fldCharType="begin"/>
            </w:r>
            <w:r>
              <w:instrText xml:space="preserve">PAGEREF _Toc292536019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4B48383A" w:rsidP="4B48383A" w:rsidRDefault="4B48383A" w14:paraId="3C43B4EE" w14:textId="7075BB71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051995352">
            <w:r w:rsidRPr="1AF509E4" w:rsidR="1AF509E4">
              <w:rPr>
                <w:rStyle w:val="Hyperlink"/>
              </w:rPr>
              <w:t>5 DIAGRAMA DE ATIVIDADE</w:t>
            </w:r>
            <w:r>
              <w:tab/>
            </w:r>
            <w:r>
              <w:fldChar w:fldCharType="begin"/>
            </w:r>
            <w:r>
              <w:instrText xml:space="preserve">PAGEREF _Toc1051995352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4B48383A" w:rsidP="4B48383A" w:rsidRDefault="4B48383A" w14:paraId="5B749AAB" w14:textId="4B0AD86E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361035702">
            <w:r w:rsidRPr="1AF509E4" w:rsidR="1AF509E4">
              <w:rPr>
                <w:rStyle w:val="Hyperlink"/>
              </w:rPr>
              <w:t>6 DIAGRAMA DE ESTADOS</w:t>
            </w:r>
            <w:r>
              <w:tab/>
            </w:r>
            <w:r>
              <w:fldChar w:fldCharType="begin"/>
            </w:r>
            <w:r>
              <w:instrText xml:space="preserve">PAGEREF _Toc1361035702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4B48383A" w:rsidP="4B48383A" w:rsidRDefault="4B48383A" w14:paraId="7E4F6CDE" w14:textId="42F70A5E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2124839688">
            <w:r w:rsidRPr="1AF509E4" w:rsidR="1AF509E4">
              <w:rPr>
                <w:rStyle w:val="Hyperlink"/>
              </w:rPr>
              <w:t>7 DIAGRMA DE SEQUENCIA</w:t>
            </w:r>
            <w:r>
              <w:tab/>
            </w:r>
            <w:r>
              <w:fldChar w:fldCharType="begin"/>
            </w:r>
            <w:r>
              <w:instrText xml:space="preserve">PAGEREF _Toc2124839688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39</w:t>
            </w:r>
            <w:r>
              <w:fldChar w:fldCharType="end"/>
            </w:r>
          </w:hyperlink>
        </w:p>
        <w:p w:rsidR="4B48383A" w:rsidP="4B48383A" w:rsidRDefault="4B48383A" w14:paraId="45ACCDC8" w14:textId="32CD289B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946904050">
            <w:r w:rsidRPr="1AF509E4" w:rsidR="1AF509E4">
              <w:rPr>
                <w:rStyle w:val="Hyperlink"/>
              </w:rPr>
              <w:t>8 DIAGRMA DE CLASSES</w:t>
            </w:r>
            <w:r>
              <w:tab/>
            </w:r>
            <w:r>
              <w:fldChar w:fldCharType="begin"/>
            </w:r>
            <w:r>
              <w:instrText xml:space="preserve">PAGEREF _Toc1946904050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46</w:t>
            </w:r>
            <w:r>
              <w:fldChar w:fldCharType="end"/>
            </w:r>
          </w:hyperlink>
        </w:p>
        <w:p w:rsidR="4B48383A" w:rsidP="4B48383A" w:rsidRDefault="4B48383A" w14:paraId="4BE6B52F" w14:textId="21C650DB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353415486">
            <w:r w:rsidRPr="1AF509E4" w:rsidR="1AF509E4">
              <w:rPr>
                <w:rStyle w:val="Hyperlink"/>
              </w:rPr>
              <w:t>9 TECNOLOGIAS</w:t>
            </w:r>
            <w:r>
              <w:tab/>
            </w:r>
            <w:r>
              <w:fldChar w:fldCharType="begin"/>
            </w:r>
            <w:r>
              <w:instrText xml:space="preserve">PAGEREF _Toc1353415486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48</w:t>
            </w:r>
            <w:r>
              <w:fldChar w:fldCharType="end"/>
            </w:r>
          </w:hyperlink>
        </w:p>
        <w:p w:rsidR="4B48383A" w:rsidP="4B48383A" w:rsidRDefault="4B48383A" w14:paraId="7280E320" w14:textId="12A23F42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1548019278">
            <w:r w:rsidRPr="1AF509E4" w:rsidR="1AF509E4">
              <w:rPr>
                <w:rStyle w:val="Hyperlink"/>
              </w:rPr>
              <w:t>10 ESCOPO DA PROTOTIPAÇÃO</w:t>
            </w:r>
            <w:r>
              <w:tab/>
            </w:r>
            <w:r>
              <w:fldChar w:fldCharType="begin"/>
            </w:r>
            <w:r>
              <w:instrText xml:space="preserve">PAGEREF _Toc1548019278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49</w:t>
            </w:r>
            <w:r>
              <w:fldChar w:fldCharType="end"/>
            </w:r>
          </w:hyperlink>
        </w:p>
        <w:p w:rsidR="4B48383A" w:rsidP="4B48383A" w:rsidRDefault="4B48383A" w14:paraId="6511DDBB" w14:textId="5A761AD7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469727889">
            <w:r w:rsidRPr="1AF509E4" w:rsidR="1AF509E4">
              <w:rPr>
                <w:rStyle w:val="Hyperlink"/>
              </w:rPr>
              <w:t>11 CONCLUSÃO</w:t>
            </w:r>
            <w:r>
              <w:tab/>
            </w:r>
            <w:r>
              <w:fldChar w:fldCharType="begin"/>
            </w:r>
            <w:r>
              <w:instrText xml:space="preserve">PAGEREF _Toc469727889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51</w:t>
            </w:r>
            <w:r>
              <w:fldChar w:fldCharType="end"/>
            </w:r>
          </w:hyperlink>
        </w:p>
        <w:p w:rsidR="1AF509E4" w:rsidP="1AF509E4" w:rsidRDefault="1AF509E4" w14:paraId="09174E6D" w14:textId="242C3AF3">
          <w:pPr>
            <w:pStyle w:val="TOC1"/>
            <w:tabs>
              <w:tab w:val="right" w:leader="hyphen" w:pos="9015"/>
            </w:tabs>
            <w:bidi w:val="0"/>
            <w:rPr>
              <w:rStyle w:val="Hyperlink"/>
            </w:rPr>
          </w:pPr>
          <w:hyperlink w:anchor="_Toc67925982">
            <w:r w:rsidRPr="1AF509E4" w:rsidR="1AF509E4">
              <w:rPr>
                <w:rStyle w:val="Hyperlink"/>
              </w:rPr>
              <w:t>12 REFERENCIAS</w:t>
            </w:r>
            <w:r>
              <w:tab/>
            </w:r>
            <w:r>
              <w:fldChar w:fldCharType="begin"/>
            </w:r>
            <w:r>
              <w:instrText xml:space="preserve">PAGEREF _Toc67925982 \h</w:instrText>
            </w:r>
            <w:r>
              <w:fldChar w:fldCharType="separate"/>
            </w:r>
            <w:r w:rsidRPr="1AF509E4" w:rsidR="1AF509E4">
              <w:rPr>
                <w:rStyle w:val="Hyperlink"/>
              </w:rPr>
              <w:t>51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B48383A" w:rsidP="4B48383A" w:rsidRDefault="4B48383A" w14:paraId="5AA579FC" w14:textId="37447A03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4B48383A" w:rsidP="4B48383A" w:rsidRDefault="4B48383A" w14:paraId="20C645D3" w14:textId="60E4DCBA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780ADAE8" w14:textId="69E13B55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531FAC5D" w14:textId="6E20D0BE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BA5C130" w14:textId="51618E4B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7DE01962" w14:textId="1A221754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4B611609" w14:textId="47B5A13E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C96F1C1" w14:textId="37EAEF84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16175C0D" w14:textId="32980057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19E1CC94" w14:textId="64E861D8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3CDE203" w14:textId="33D95782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588F34C" w14:textId="1B2C1716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33BD6633" w14:textId="10BFD93B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443214D8" w14:textId="23FB1E62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67C77788" w14:textId="13E6C8AF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19EDD9E8" w14:textId="4A871912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4DC3F746" w14:textId="285CB68E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6F1F83F0" w14:textId="7A7CC47F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19AE0768" w14:textId="7D348E52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42397672" w14:textId="1CB1F06E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6A37AB1F" w14:textId="28F1142D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1C9066E5" w14:textId="00D5250F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4B48383A" w:rsidRDefault="4B48383A" w14:paraId="211E365A" w14:textId="78C84444">
      <w:pPr>
        <w:pStyle w:val="Normal1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4AE4C5B" w:rsidP="4B48383A" w:rsidRDefault="54AE4C5B" w14:paraId="07E9DB5D" w14:textId="1118E749">
      <w:pPr>
        <w:pStyle w:val="Heading1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16"/>
          <w:szCs w:val="16"/>
          <w:lang w:val="pt-BR"/>
        </w:rPr>
      </w:pPr>
      <w:bookmarkStart w:name="_Toc1784316612" w:id="2075278521"/>
      <w:r w:rsidRPr="1AF509E4" w:rsidR="715CC0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 INTRODUÇÃO</w:t>
      </w:r>
      <w:bookmarkEnd w:id="2075278521"/>
    </w:p>
    <w:p w:rsidR="79D7A98F" w:rsidP="4B48383A" w:rsidRDefault="79D7A98F" w14:paraId="26FB265D" w14:textId="3E244FED">
      <w:pPr>
        <w:pStyle w:val="Heading2"/>
        <w:spacing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pt-BR"/>
        </w:rPr>
      </w:pPr>
      <w:bookmarkStart w:name="_Toc523198494" w:id="1283351122"/>
      <w:r w:rsidRPr="1AF509E4" w:rsidR="790E30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1.1 Visão geral do Documento</w:t>
      </w:r>
      <w:bookmarkEnd w:id="1283351122"/>
    </w:p>
    <w:p w:rsidR="79D7A98F" w:rsidP="4B48383A" w:rsidRDefault="79D7A98F" w14:paraId="27070D24" w14:textId="46DD6F99">
      <w:pPr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Este documento tem como objetivo apresentar de forma clara e estruturada os aspectos fundamentais do projeto Montador de PC Online, idealizado a partir de uma entrevista com o </w:t>
      </w: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Product</w:t>
      </w: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Owner</w:t>
      </w: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 São descritos o escopo, o problema abordado, a justificativa da proposta, a concepção inicial do sistema, a análise de mercado e os principais requisitos funcionais e não funcionais. Essa documentação servirá como base para o desenvolvimento técnico, comunicação entre stakeholders e acompanhamento do progresso do projeto.</w:t>
      </w:r>
    </w:p>
    <w:p w:rsidR="4B48383A" w:rsidP="4B48383A" w:rsidRDefault="4B48383A" w14:paraId="6B0AF7CB" w14:textId="28025F62">
      <w:pPr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9D7A98F" w:rsidP="4B48383A" w:rsidRDefault="79D7A98F" w14:paraId="10D916D2" w14:textId="22C7663C">
      <w:pPr>
        <w:pStyle w:val="Heading2"/>
        <w:spacing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pt-BR"/>
        </w:rPr>
      </w:pPr>
      <w:bookmarkStart w:name="_Toc1858494587" w:id="563446535"/>
      <w:r w:rsidRPr="1AF509E4" w:rsidR="790E30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1.2 Escopo do projeto</w:t>
      </w:r>
      <w:bookmarkEnd w:id="563446535"/>
    </w:p>
    <w:p w:rsidR="79D7A98F" w:rsidP="4B48383A" w:rsidRDefault="79D7A98F" w14:paraId="3C28FD15" w14:textId="5077AE80">
      <w:pPr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projeto visa desenvolver uma plataforma web interativa para recomendação, personalização e exportação de configurações de computadores, com base no orçamento, perfil de uso e ambiente físico do usuário. A plataforma contará com recursos de inteligência artificial, coleta de requisitos via </w:t>
      </w: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chatbot</w:t>
      </w: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análise de compatibilidade entre componentes e sugestão de builds otimizadas, incluindo links diretos para compra.</w:t>
      </w:r>
    </w:p>
    <w:p w:rsidR="4B48383A" w:rsidP="4B48383A" w:rsidRDefault="4B48383A" w14:paraId="1691678E" w14:textId="12CF81BE">
      <w:pPr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9D7A98F" w:rsidP="4B48383A" w:rsidRDefault="79D7A98F" w14:paraId="23CF6C93" w14:textId="32D2BC33">
      <w:pPr>
        <w:pStyle w:val="Heading2"/>
        <w:spacing w:line="360" w:lineRule="auto"/>
        <w:ind w:left="708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pt-BR"/>
        </w:rPr>
      </w:pPr>
      <w:bookmarkStart w:name="_Toc2095806567" w:id="2092705347"/>
      <w:r w:rsidRPr="1AF509E4" w:rsidR="790E30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1.2.1Problema</w:t>
      </w:r>
      <w:bookmarkEnd w:id="2092705347"/>
    </w:p>
    <w:p w:rsidR="79D7A98F" w:rsidP="4B48383A" w:rsidRDefault="79D7A98F" w14:paraId="659AD6A5" w14:textId="1014562E">
      <w:pPr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Atualmente, a montagem de computadores é um processo complexo para usuários comuns e até mesmo para empresas, exigindo tempo, conhecimento técnico e comparação entre inúmeras variáveis. A dificuldade em encontrar peças compatíveis e otimizadas para diferentes perfis de uso (jogos, escritório, </w:t>
      </w: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servidores, etc.</w:t>
      </w:r>
      <w:r w:rsidRPr="4B48383A" w:rsidR="79D7A9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) dentro de um orçamento limitado representa um entrave significativo para muitos consumidores.</w:t>
      </w:r>
    </w:p>
    <w:p w:rsidR="4B48383A" w:rsidP="4B48383A" w:rsidRDefault="4B48383A" w14:paraId="455ADC74" w14:textId="71855081">
      <w:pPr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5B1B2614" w:rsidP="4B48383A" w:rsidRDefault="5B1B2614" w14:paraId="0E83ED6D" w14:textId="1785FB48">
      <w:pPr>
        <w:spacing w:line="360" w:lineRule="auto"/>
        <w:ind w:left="0" w:firstLine="708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5B1B261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Tabela 1</w:t>
      </w:r>
      <w:r w:rsidRPr="4B48383A" w:rsidR="5B1B261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– Problemas </w:t>
      </w:r>
      <w:r w:rsidRPr="4B48383A" w:rsidR="5B1B261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indentificados</w:t>
      </w:r>
    </w:p>
    <w:tbl>
      <w:tblPr>
        <w:tblStyle w:val="TableNormal"/>
        <w:bidiVisual w:val="0"/>
        <w:tblW w:w="0" w:type="auto"/>
        <w:tblBorders>
          <w:bottom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3056"/>
        <w:gridCol w:w="5824"/>
      </w:tblGrid>
      <w:tr w:rsidR="4B48383A" w:rsidTr="4B48383A" w14:paraId="257FDF58">
        <w:trPr>
          <w:trHeight w:val="300"/>
        </w:trPr>
        <w:tc>
          <w:tcPr>
            <w:tcW w:w="305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D646B3A" w14:textId="7F1147DC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Problema Identificado</w:t>
            </w:r>
          </w:p>
        </w:tc>
        <w:tc>
          <w:tcPr>
            <w:tcW w:w="582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F956D29" w14:textId="650B9C9B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Descrição</w:t>
            </w:r>
          </w:p>
        </w:tc>
      </w:tr>
      <w:tr w:rsidR="4B48383A" w:rsidTr="4B48383A" w14:paraId="7F34A693">
        <w:trPr>
          <w:trHeight w:val="300"/>
        </w:trPr>
        <w:tc>
          <w:tcPr>
            <w:tcW w:w="3056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5CD870DB" w14:textId="394D659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Dificuldade na escolha de componentes compatíveis</w:t>
            </w:r>
          </w:p>
        </w:tc>
        <w:tc>
          <w:tcPr>
            <w:tcW w:w="582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23CAC02" w14:textId="7EAB92B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Usuários sem conhecimento técnico enfrentam desafios para montar PCs com peças que funcionem bem entre si.</w:t>
            </w:r>
          </w:p>
        </w:tc>
      </w:tr>
      <w:tr w:rsidR="4B48383A" w:rsidTr="4B48383A" w14:paraId="4E99252A">
        <w:trPr>
          <w:trHeight w:val="300"/>
        </w:trPr>
        <w:tc>
          <w:tcPr>
            <w:tcW w:w="3056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77E6CA61" w14:textId="27B5FAC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Falta de otimização com base no perfil de uso</w:t>
            </w:r>
          </w:p>
        </w:tc>
        <w:tc>
          <w:tcPr>
            <w:tcW w:w="582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9BFACBD" w14:textId="0D19729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Plataformas atuais não adaptam sugestões de hardware a diferentes perfis (gamer, escritório, edição de vídeo etc.).</w:t>
            </w:r>
          </w:p>
        </w:tc>
      </w:tr>
      <w:tr w:rsidR="4B48383A" w:rsidTr="4B48383A" w14:paraId="5CA22BDA">
        <w:trPr>
          <w:trHeight w:val="300"/>
        </w:trPr>
        <w:tc>
          <w:tcPr>
            <w:tcW w:w="3056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405EF7E8" w14:textId="333CCA2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Montagens fora do orçamento</w:t>
            </w:r>
          </w:p>
        </w:tc>
        <w:tc>
          <w:tcPr>
            <w:tcW w:w="582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73E5CAD" w14:textId="43CF034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Usuários muitas vezes recebem sugestões que ultrapassam o valor que podem gastar, sem alternativas viáveis.</w:t>
            </w:r>
          </w:p>
        </w:tc>
      </w:tr>
      <w:tr w:rsidR="4B48383A" w:rsidTr="4B48383A" w14:paraId="486EFDB5">
        <w:trPr>
          <w:trHeight w:val="300"/>
        </w:trPr>
        <w:tc>
          <w:tcPr>
            <w:tcW w:w="3056" w:type="dxa"/>
            <w:tcBorders>
              <w:top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565A3A43" w14:textId="24313BC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Ausência de consideração de fatores ambientais</w:t>
            </w:r>
          </w:p>
        </w:tc>
        <w:tc>
          <w:tcPr>
            <w:tcW w:w="5824" w:type="dxa"/>
            <w:tcBorders>
              <w:top w:val="single" w:color="000000" w:themeColor="text1" w:sz="12"/>
              <w:left w:val="single" w:color="000000" w:themeColor="text1" w:sz="12"/>
            </w:tcBorders>
            <w:tcMar/>
            <w:vAlign w:val="center"/>
          </w:tcPr>
          <w:p w:rsidR="4B48383A" w:rsidP="4B48383A" w:rsidRDefault="4B48383A" w14:paraId="77E4C9DB" w14:textId="614200D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Nenhum sistema comum considera temperatura, poeira ou ventilação do ambiente onde o PC será usado.</w:t>
            </w:r>
          </w:p>
        </w:tc>
      </w:tr>
      <w:tr w:rsidR="4B48383A" w:rsidTr="4B48383A" w14:paraId="6EB66FF5">
        <w:trPr>
          <w:trHeight w:val="300"/>
        </w:trPr>
        <w:tc>
          <w:tcPr>
            <w:tcW w:w="3056" w:type="dxa"/>
            <w:tcBorders>
              <w:bottom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28887B54" w14:textId="6FDEEEE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Processo de escolha demorado e confuso</w:t>
            </w:r>
          </w:p>
        </w:tc>
        <w:tc>
          <w:tcPr>
            <w:tcW w:w="5824" w:type="dxa"/>
            <w:tcBorders>
              <w:left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412F327" w14:textId="485F5BC6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 busca manual por peças e comparação de preços é cansativa, especialmente para leigos.</w:t>
            </w:r>
          </w:p>
        </w:tc>
      </w:tr>
      <w:tr w:rsidR="4B48383A" w:rsidTr="4B48383A" w14:paraId="65FBC886">
        <w:trPr>
          <w:trHeight w:val="300"/>
        </w:trPr>
        <w:tc>
          <w:tcPr>
            <w:tcW w:w="3056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2A27D3DF" w14:textId="36C7160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Falta de orientação e suporte durante a montagem</w:t>
            </w:r>
          </w:p>
        </w:tc>
        <w:tc>
          <w:tcPr>
            <w:tcW w:w="582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070D2FC" w14:textId="0809856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Usuários não recebem alertas ou instruções claras sobre erros ou incompatibilidades ao montar o PC.</w:t>
            </w:r>
          </w:p>
        </w:tc>
      </w:tr>
      <w:tr w:rsidR="4B48383A" w:rsidTr="4B48383A" w14:paraId="69CB52C5">
        <w:trPr>
          <w:trHeight w:val="300"/>
        </w:trPr>
        <w:tc>
          <w:tcPr>
            <w:tcW w:w="3056" w:type="dxa"/>
            <w:tcBorders>
              <w:top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7D5A67B9" w14:textId="42917C2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Dificuldade em encontrar os melhores preços</w:t>
            </w:r>
          </w:p>
        </w:tc>
        <w:tc>
          <w:tcPr>
            <w:tcW w:w="5824" w:type="dxa"/>
            <w:tcBorders>
              <w:top w:val="single" w:color="000000" w:themeColor="text1" w:sz="12"/>
              <w:left w:val="single" w:color="000000" w:themeColor="text1" w:sz="12"/>
            </w:tcBorders>
            <w:tcMar/>
            <w:vAlign w:val="center"/>
          </w:tcPr>
          <w:p w:rsidR="4B48383A" w:rsidP="4B48383A" w:rsidRDefault="4B48383A" w14:paraId="22B218F0" w14:textId="6E0AD9F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Não há integração direta com lojas para encontrar as ofertas mais vantajosas em tempo real.</w:t>
            </w:r>
          </w:p>
        </w:tc>
      </w:tr>
      <w:tr w:rsidR="4B48383A" w:rsidTr="4B48383A" w14:paraId="72D93FFD">
        <w:trPr>
          <w:trHeight w:val="300"/>
        </w:trPr>
        <w:tc>
          <w:tcPr>
            <w:tcW w:w="3056" w:type="dxa"/>
            <w:tcBorders>
              <w:bottom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182A08C7" w14:textId="6D5628C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Necessidade de conhecimento técnico prévio</w:t>
            </w:r>
          </w:p>
        </w:tc>
        <w:tc>
          <w:tcPr>
            <w:tcW w:w="5824" w:type="dxa"/>
            <w:tcBorders>
              <w:left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780823C" w14:textId="277FE89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Usuários iniciantes não conseguem montar configurações sem aprender conceitos avançados de hardware.</w:t>
            </w:r>
          </w:p>
        </w:tc>
      </w:tr>
      <w:tr w:rsidR="4B48383A" w:rsidTr="4B48383A" w14:paraId="432E7FB0">
        <w:trPr>
          <w:trHeight w:val="300"/>
        </w:trPr>
        <w:tc>
          <w:tcPr>
            <w:tcW w:w="3056" w:type="dxa"/>
            <w:tcBorders>
              <w:top w:val="single" w:color="000000" w:themeColor="text1" w:sz="12"/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0F50B05E" w14:textId="4D4CB35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Impossibilidade de salvar ou exportar a configuração criada</w:t>
            </w:r>
          </w:p>
        </w:tc>
        <w:tc>
          <w:tcPr>
            <w:tcW w:w="5824" w:type="dxa"/>
            <w:tcBorders>
              <w:top w:val="single" w:color="000000" w:themeColor="text1" w:sz="12"/>
              <w:left w:val="single" w:color="000000" w:themeColor="text1" w:sz="12"/>
            </w:tcBorders>
            <w:tcMar/>
            <w:vAlign w:val="center"/>
          </w:tcPr>
          <w:p w:rsidR="4B48383A" w:rsidP="4B48383A" w:rsidRDefault="4B48383A" w14:paraId="2EC5A475" w14:textId="6AA50AE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Plataformas atuais não permitem salvar, compartilhar ou exportar builds de forma conveniente.</w:t>
            </w:r>
          </w:p>
        </w:tc>
      </w:tr>
      <w:tr w:rsidR="4B48383A" w:rsidTr="4B48383A" w14:paraId="10C20243">
        <w:trPr>
          <w:trHeight w:val="300"/>
        </w:trPr>
        <w:tc>
          <w:tcPr>
            <w:tcW w:w="3056" w:type="dxa"/>
            <w:tcBorders>
              <w:right w:val="single" w:color="000000" w:themeColor="text1" w:sz="12"/>
            </w:tcBorders>
            <w:tcMar/>
            <w:vAlign w:val="center"/>
          </w:tcPr>
          <w:p w:rsidR="4B48383A" w:rsidP="4B48383A" w:rsidRDefault="4B48383A" w14:paraId="7D691A7C" w14:textId="0A90D32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Falta de automação na coleta de requisitos</w:t>
            </w:r>
          </w:p>
        </w:tc>
        <w:tc>
          <w:tcPr>
            <w:tcW w:w="5824" w:type="dxa"/>
            <w:tcBorders>
              <w:left w:val="single" w:color="000000" w:themeColor="text1" w:sz="12"/>
            </w:tcBorders>
            <w:tcMar/>
            <w:vAlign w:val="center"/>
          </w:tcPr>
          <w:p w:rsidR="4B48383A" w:rsidP="4B48383A" w:rsidRDefault="4B48383A" w14:paraId="54B481F5" w14:textId="0158FFA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 definição das necessidades do usuário costuma ser manual, sem um processo guiado ou inteligente.</w:t>
            </w:r>
          </w:p>
        </w:tc>
      </w:tr>
    </w:tbl>
    <w:p w:rsidR="327D1F63" w:rsidP="4B48383A" w:rsidRDefault="327D1F63" w14:paraId="100401CA" w14:textId="52C95E7E">
      <w:pPr>
        <w:spacing w:line="360" w:lineRule="auto"/>
        <w:ind w:left="0" w:firstLine="708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27D1F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Fonte</w:t>
      </w:r>
      <w:r w:rsidRPr="4B48383A" w:rsidR="327D1F6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: Autoria propria,2025</w:t>
      </w:r>
    </w:p>
    <w:p w:rsidR="4B48383A" w:rsidP="4B48383A" w:rsidRDefault="4B48383A" w14:paraId="78845D67" w14:textId="4F007BC1">
      <w:pPr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9D7A98F" w:rsidP="4B48383A" w:rsidRDefault="79D7A98F" w14:paraId="7434A656" w14:textId="10AEA947">
      <w:pPr>
        <w:pStyle w:val="Heading2"/>
        <w:spacing w:line="360" w:lineRule="auto"/>
        <w:ind w:left="708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pt-BR"/>
        </w:rPr>
      </w:pPr>
      <w:bookmarkStart w:name="_Toc2121830908" w:id="142813205"/>
      <w:r w:rsidRPr="1AF509E4" w:rsidR="790E30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1.2.2 Justifica</w:t>
      </w:r>
      <w:r w:rsidRPr="1AF509E4" w:rsidR="7C0758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tiva</w:t>
      </w:r>
      <w:bookmarkEnd w:id="142813205"/>
    </w:p>
    <w:p w:rsidR="72EE9160" w:rsidP="4B48383A" w:rsidRDefault="72EE9160" w14:paraId="31E71EAA" w14:textId="7E4C6729">
      <w:pPr>
        <w:spacing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72EE916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projeto busca democratizar o acesso à tecnologia e otimizar o processo de montagem de PCs personalizados, oferecendo sugestões inteligentes com base em IA. A solução se destaca por considerar não apenas fatores como orçamento e desempenho, mas também aspectos físicos do ambiente, como temperatura e fluxo de ar, diferencial ausente em concorrentes. Essa abordagem visa atrair tanto usuários finais quanto empresas que desejam eficiência na aquisição de hardware.</w:t>
      </w:r>
    </w:p>
    <w:p w:rsidR="72EE9160" w:rsidP="4B48383A" w:rsidRDefault="72EE9160" w14:paraId="58028961" w14:textId="046E5567">
      <w:pPr>
        <w:pStyle w:val="Heading2"/>
        <w:spacing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pt-BR"/>
        </w:rPr>
      </w:pPr>
      <w:bookmarkStart w:name="_Toc1196561251" w:id="2131096161"/>
      <w:r w:rsidRPr="1AF509E4" w:rsidR="7C0758D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1.3 Concepção do </w:t>
      </w:r>
      <w:r w:rsidRPr="1AF509E4" w:rsidR="23E67B0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Sistema</w:t>
      </w:r>
      <w:bookmarkEnd w:id="2131096161"/>
    </w:p>
    <w:p w:rsidR="39F7B867" w:rsidP="4B48383A" w:rsidRDefault="39F7B867" w14:paraId="059CCB08" w14:textId="0FD1D535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sistema será desenvolvido como uma aplicação web responsiva, com um fluxo de uso guiado (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wizard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). Inicialmente, o usuário poderá escolher entre duas abordagens: recomendação automática com base em requisitos fornecidos ou montagem manual. A plataforma permitirá salvar e exportar builds, e utilizará integração com APIs externas e técnicas de web 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scraping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para exibir os preços atualizados dos componentes.</w:t>
      </w:r>
    </w:p>
    <w:p w:rsidR="39F7B867" w:rsidP="4B48383A" w:rsidRDefault="39F7B867" w14:paraId="05AFFD76" w14:textId="4344519B">
      <w:pPr>
        <w:pStyle w:val="Heading3"/>
        <w:spacing w:line="360" w:lineRule="auto"/>
        <w:ind w:left="708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BR"/>
        </w:rPr>
      </w:pPr>
      <w:bookmarkStart w:name="_Toc1344950737" w:id="2141753505"/>
      <w:r w:rsidRPr="1AF509E4" w:rsidR="0C26C6F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1.3.1 Entrevista</w:t>
      </w:r>
      <w:bookmarkEnd w:id="2141753505"/>
    </w:p>
    <w:p w:rsidR="39F7B867" w:rsidP="4B48383A" w:rsidRDefault="39F7B867" w14:paraId="631E20AB" w14:textId="7EDE6F62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 entrevista realizada com o 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Product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Owner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Arlison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Gaspar evidenciou a necessidade de um sistema que una praticidade, inteligência e precisão na montagem de PCs. Foram identificadas funcionalidades essenciais para o MVP, como coleta de requisitos via 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chatbot</w:t>
      </w: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avaliação de compatibilidade, sugestão de builds e exportação em formatos populares (PDF, XLSX). Além disso, definiu-se que o cadastro será opcional, mas necessário para o salvamento das configurações.</w:t>
      </w:r>
    </w:p>
    <w:p w:rsidR="39F7B867" w:rsidP="4B48383A" w:rsidRDefault="39F7B867" w14:paraId="0F8D6A26" w14:textId="5B8C241E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BR"/>
        </w:rPr>
      </w:pPr>
      <w:bookmarkStart w:name="_Toc645752596" w:id="668145404"/>
      <w:r w:rsidRPr="1AF509E4" w:rsidR="0C26C6F6">
        <w:rPr>
          <w:rStyle w:val="Heading3Char"/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1.3.2 Análise de mercado</w:t>
      </w:r>
      <w:bookmarkEnd w:id="668145404"/>
    </w:p>
    <w:p w:rsidR="39F7B867" w:rsidP="4B48383A" w:rsidRDefault="39F7B867" w14:paraId="49D3F62A" w14:textId="5956BD43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 proposta se diferencia de outras soluções existentes no mercado por incluir variáveis ambientais na recomendação das configurações, aplicar regras de negócio adaptáveis a diferentes perfis de usuário e oferecer atualizações periódicas de preços. O sistema não pretende competir diretamente com lojas virtuais, mas sim atuar como um intermediador inteligente que facilita o processo de escolha e aquisição dos componentes.</w:t>
      </w:r>
    </w:p>
    <w:p w:rsidR="39F7B867" w:rsidP="4B48383A" w:rsidRDefault="39F7B867" w14:paraId="25A1FD39" w14:textId="1C3D81AE">
      <w:pPr>
        <w:pStyle w:val="Heading3"/>
        <w:spacing w:line="360" w:lineRule="auto"/>
        <w:ind w:left="708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BR"/>
        </w:rPr>
      </w:pPr>
      <w:bookmarkStart w:name="_Toc1504175024" w:id="1633939774"/>
      <w:r w:rsidRPr="1AF509E4" w:rsidR="0C26C6F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1.3.3 Requisitos</w:t>
      </w:r>
      <w:bookmarkEnd w:id="1633939774"/>
    </w:p>
    <w:p w:rsidR="39F7B867" w:rsidP="4B48383A" w:rsidRDefault="39F7B867" w14:paraId="7720F91F" w14:textId="37018F08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39F7B8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Foram definidos requisitos funcionais como cadastro de usuário, recomendação automatizada de peças, montagem manual, avaliação de compatibilidade e sugestão de upgrades orçamentários. Entre os requisitos não funcionais, destacam-se: suporte a IA, responsividade, sincronização semanal de dados, tempo de resposta inferior a 6 segundos, segurança conforme LGPD e alta disponibilidade. A modelagem térmica e a integração com dados climáticos também são aspectos inovadores incorporados ao projeto.</w:t>
      </w:r>
    </w:p>
    <w:p w:rsidR="4B48383A" w:rsidP="4B48383A" w:rsidRDefault="4B48383A" w14:paraId="1BF2B0CD" w14:textId="0F3F4303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2AFB1A72" w:rsidP="4B48383A" w:rsidRDefault="2AFB1A72" w14:paraId="6A681AE4" w14:textId="77D120B8">
      <w:pPr>
        <w:pStyle w:val="Heading1"/>
        <w:spacing w:line="360" w:lineRule="auto"/>
        <w:ind w:left="708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t-BR"/>
        </w:rPr>
      </w:pPr>
      <w:bookmarkStart w:name="_Toc851829780" w:id="123587754"/>
      <w:r w:rsidRPr="1AF509E4" w:rsidR="4A356EA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2</w:t>
      </w:r>
      <w:r w:rsidRPr="1AF509E4" w:rsidR="620E999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1AF509E4" w:rsidR="4A356EA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OBJETIVO</w:t>
      </w:r>
      <w:bookmarkEnd w:id="123587754"/>
    </w:p>
    <w:p w:rsidR="1748BAD7" w:rsidP="4B48383A" w:rsidRDefault="1748BAD7" w14:paraId="51090E91" w14:textId="3BEB3D76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1748BAD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projeto Montador de PC Online tem como finalidade principal oferecer uma solução prática, inteligente e acessível para montagem personalizada de computadores, atendendo diferentes perfis de uso e respeitando as limitações orçamentárias e ambientais dos usuários. A seguir, são listados os objetivos principais do sistema:</w:t>
      </w:r>
    </w:p>
    <w:p w:rsidR="0D0F60F7" w:rsidP="4B48383A" w:rsidRDefault="0D0F60F7" w14:paraId="5DC8D24D" w14:textId="359156D9">
      <w:pPr>
        <w:spacing w:before="240" w:beforeAutospacing="off" w:after="240" w:afterAutospacing="off" w:line="360" w:lineRule="auto"/>
        <w:ind w:firstLine="708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4B48383A" w:rsidR="0D0F60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Tabela</w:t>
      </w:r>
      <w:r w:rsidRPr="4B48383A" w:rsidR="0D0F60F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 2 – </w:t>
      </w:r>
      <w:r w:rsidRPr="4B48383A" w:rsidR="0D0F60F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Objetivos específicos</w:t>
      </w:r>
    </w:p>
    <w:tbl>
      <w:tblPr>
        <w:tblStyle w:val="TableNormal"/>
        <w:bidiVisual w:val="0"/>
        <w:tblW w:w="0" w:type="auto"/>
        <w:tblInd w:w="-450" w:type="dxa"/>
        <w:tblLayout w:type="fixed"/>
        <w:tblLook w:val="06A0" w:firstRow="1" w:lastRow="0" w:firstColumn="1" w:lastColumn="0" w:noHBand="1" w:noVBand="1"/>
      </w:tblPr>
      <w:tblGrid>
        <w:gridCol w:w="675"/>
        <w:gridCol w:w="9504"/>
      </w:tblGrid>
      <w:tr w:rsidR="4B48383A" w:rsidTr="4B48383A" w14:paraId="4F974238">
        <w:trPr>
          <w:trHeight w:val="525"/>
        </w:trPr>
        <w:tc>
          <w:tcPr>
            <w:tcW w:w="675" w:type="dxa"/>
            <w:tcBorders>
              <w:top w:val="single" w:color="000000" w:themeColor="text1" w:sz="12"/>
              <w:left w:val="non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6DE67686" w14:textId="7B658A67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Nº</w:t>
            </w:r>
            <w:r w:rsidRPr="4B48383A" w:rsidR="1C510477">
              <w:rPr>
                <w:rFonts w:ascii="Times New Roman" w:hAnsi="Times New Roman" w:eastAsia="Times New Roman" w:cs="Times New Roman"/>
                <w:b w:val="1"/>
                <w:bCs w:val="1"/>
              </w:rPr>
              <w:t xml:space="preserve"> 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none" w:color="000000" w:themeColor="text1" w:sz="12"/>
            </w:tcBorders>
            <w:tcMar/>
            <w:vAlign w:val="top"/>
          </w:tcPr>
          <w:p w:rsidR="4B48383A" w:rsidP="4B48383A" w:rsidRDefault="4B48383A" w14:paraId="763B963D" w14:textId="30F78385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Objetivo Específico</w:t>
            </w:r>
          </w:p>
        </w:tc>
      </w:tr>
      <w:tr w:rsidR="4B48383A" w:rsidTr="4B48383A" w14:paraId="4389437B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4DB7F754" w14:textId="7F1F5274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53EAE9CD" w14:textId="528A9283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Coletar requisitos do usuário de forma simples e intuitiva, utilizando uma interface de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chatbot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.</w:t>
            </w:r>
          </w:p>
        </w:tc>
      </w:tr>
      <w:tr w:rsidR="4B48383A" w:rsidTr="4B48383A" w14:paraId="2B4EFC4F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054D36EC" w14:textId="5461C9EA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2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6D092F41" w14:textId="270C005C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Sugerir configurações completas de PC baseadas em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IA, respeitando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o orçamento e as preferências do usuário.</w:t>
            </w:r>
          </w:p>
        </w:tc>
      </w:tr>
      <w:tr w:rsidR="4B48383A" w:rsidTr="4B48383A" w14:paraId="7D74E42B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764EA3DE" w14:textId="25D3B746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5F54D44D" w14:textId="727C2C2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Avaliar, em tempo real, a compatibilidade entre os componentes selecionados automaticamente ou manualmente.</w:t>
            </w:r>
          </w:p>
        </w:tc>
      </w:tr>
      <w:tr w:rsidR="4B48383A" w:rsidTr="4B48383A" w14:paraId="65B84267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781344EC" w14:textId="0B2BC7E6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4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385A2084" w14:textId="4141A11C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Permitir a substituição manual das peças sugeridas, mantendo alertas de compatibilidade.</w:t>
            </w:r>
          </w:p>
        </w:tc>
      </w:tr>
      <w:tr w:rsidR="4B48383A" w:rsidTr="4B48383A" w14:paraId="775390DF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2A774574" w14:textId="29B1710E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5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19ED6971" w14:textId="0C45E349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Apresentar alternativas quando o orçamento for insuficiente, sugerindo upgrades de verba ou builds reduzidas.</w:t>
            </w:r>
          </w:p>
        </w:tc>
      </w:tr>
      <w:tr w:rsidR="4B48383A" w:rsidTr="4B48383A" w14:paraId="011A9628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19EC75B1" w14:textId="0E174C3B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6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4399B363" w14:textId="4D7F34C9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Ajustar sugestões conforme o ambiente físico (temperatura, ventilação, poeira) onde o PC será instalado.</w:t>
            </w:r>
          </w:p>
        </w:tc>
      </w:tr>
      <w:tr w:rsidR="4B48383A" w:rsidTr="4B48383A" w14:paraId="7762CF02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3320A90A" w14:textId="217DEB2D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7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2620EC8E" w14:textId="630F67D6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Oferecer links de compra atualizados, priorizando preço e confiabilidade das lojas.</w:t>
            </w:r>
          </w:p>
        </w:tc>
      </w:tr>
      <w:tr w:rsidR="4B48383A" w:rsidTr="4B48383A" w14:paraId="1B33A5DB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5543C90F" w14:textId="21FB9C5A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8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0DB20B66" w14:textId="0EF56031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Disponibilizar recursos para salvar e exportar builds em formatos como PDF e XLSX.</w:t>
            </w:r>
          </w:p>
        </w:tc>
      </w:tr>
      <w:tr w:rsidR="4B48383A" w:rsidTr="4B48383A" w14:paraId="1EBA40E6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0A131AE5" w14:textId="069D7A14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9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4F430002" w14:textId="28B01DD6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Garantir uma experiência de navegação fluida e responsiva em dispositivos móveis e desktop.</w:t>
            </w:r>
          </w:p>
        </w:tc>
      </w:tr>
      <w:tr w:rsidR="4B48383A" w:rsidTr="4B48383A" w14:paraId="109E0B2B">
        <w:trPr>
          <w:trHeight w:val="300"/>
        </w:trPr>
        <w:tc>
          <w:tcPr>
            <w:tcW w:w="675" w:type="dxa"/>
            <w:tcBorders>
              <w:top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4B48383A" w:rsidP="4B48383A" w:rsidRDefault="4B48383A" w14:paraId="42665168" w14:textId="2294BCEA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10</w:t>
            </w:r>
          </w:p>
        </w:tc>
        <w:tc>
          <w:tcPr>
            <w:tcW w:w="9504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</w:tcBorders>
            <w:tcMar/>
            <w:vAlign w:val="top"/>
          </w:tcPr>
          <w:p w:rsidR="4B48383A" w:rsidP="4B48383A" w:rsidRDefault="4B48383A" w14:paraId="0767F185" w14:textId="502D2114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Assegurar a privacidade e segurança dos dados dos usuários, em conformidade com a LGPD.</w:t>
            </w:r>
          </w:p>
        </w:tc>
      </w:tr>
    </w:tbl>
    <w:p w:rsidR="1649A10D" w:rsidP="4B48383A" w:rsidRDefault="1649A10D" w14:paraId="56DCBEFB" w14:textId="47BC263C">
      <w:pPr>
        <w:spacing w:before="240" w:beforeAutospacing="off" w:after="240" w:afterAutospacing="off" w:line="360" w:lineRule="auto"/>
        <w:ind w:firstLine="708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1649A10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Fonte: </w:t>
      </w:r>
      <w:r w:rsidRPr="4B48383A" w:rsidR="1649A10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Autoria propria,2025</w:t>
      </w:r>
    </w:p>
    <w:p w:rsidR="4B48383A" w:rsidP="4B48383A" w:rsidRDefault="4B48383A" w14:paraId="7C42E4E5" w14:textId="68EF25EC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6C84164" w:rsidP="4B48383A" w:rsidRDefault="76C84164" w14:paraId="06A1153C" w14:textId="2CBCF97B">
      <w:pPr>
        <w:pStyle w:val="Heading1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bookmarkStart w:name="_Toc509578584" w:id="1422282139"/>
      <w:r w:rsidRPr="1AF509E4" w:rsidR="7446844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3 </w:t>
      </w:r>
      <w:r w:rsidRPr="1AF509E4" w:rsidR="256FD6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ELICITAÇÃO DE REQUISITOS</w:t>
      </w:r>
      <w:bookmarkEnd w:id="1422282139"/>
      <w:r w:rsidRPr="1AF509E4" w:rsidR="7446844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 </w:t>
      </w:r>
    </w:p>
    <w:p w:rsidR="76C84164" w:rsidP="4B48383A" w:rsidRDefault="76C84164" w14:paraId="4F417D5E" w14:textId="65D0DEF0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76C841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Nesta seção são apresentados os requisitos essenciais levantados durante o processo de entrevista com o </w:t>
      </w:r>
      <w:r w:rsidRPr="4B48383A" w:rsidR="76C841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Product</w:t>
      </w:r>
      <w:r w:rsidRPr="4B48383A" w:rsidR="76C841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4B48383A" w:rsidR="76C841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Owner</w:t>
      </w:r>
      <w:r w:rsidRPr="4B48383A" w:rsidR="76C841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(PO). Eles estão organizados em </w:t>
      </w:r>
      <w:r w:rsidRPr="4B48383A" w:rsidR="76C841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Requisitos Funcionais (RF)</w:t>
      </w:r>
      <w:r w:rsidRPr="4B48383A" w:rsidR="76C841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e </w:t>
      </w:r>
      <w:r w:rsidRPr="4B48383A" w:rsidR="76C8416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Requisitos Não Funcionais (RNF)</w:t>
      </w:r>
      <w:r w:rsidRPr="4B48383A" w:rsidR="76C841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, representando respectivamente as funcionalidades esperadas do sistema e as qualidades que ele deve apresentar.</w:t>
      </w:r>
    </w:p>
    <w:p w:rsidR="76C84164" w:rsidP="4B48383A" w:rsidRDefault="76C84164" w14:paraId="62E9B63F" w14:textId="6D490350">
      <w:pPr>
        <w:pStyle w:val="Heading2"/>
        <w:spacing w:line="360" w:lineRule="auto"/>
        <w:ind w:left="708"/>
        <w:rPr>
          <w:rFonts w:ascii="Times New Roman" w:hAnsi="Times New Roman" w:eastAsia="Times New Roman" w:cs="Times New Roman"/>
          <w:b w:val="1"/>
          <w:bCs w:val="1"/>
          <w:noProof w:val="0"/>
          <w:sz w:val="20"/>
          <w:szCs w:val="20"/>
          <w:lang w:val="pt-BR"/>
        </w:rPr>
      </w:pPr>
      <w:bookmarkStart w:name="_Toc54384276" w:id="204424376"/>
      <w:r w:rsidRPr="1AF509E4" w:rsidR="7446844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3.1 Requisitos Funcionais (RF)</w:t>
      </w:r>
      <w:bookmarkEnd w:id="204424376"/>
    </w:p>
    <w:p w:rsidR="76C84164" w:rsidP="4B48383A" w:rsidRDefault="76C84164" w14:paraId="319C9411" w14:textId="1B6092FC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76C8416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Os Requisitos Funcionais descrevem os comportamentos e funções específicas que o sistema deverá executar:</w:t>
      </w:r>
    </w:p>
    <w:p w:rsidR="47B43A4C" w:rsidP="4B48383A" w:rsidRDefault="47B43A4C" w14:paraId="176E1A96" w14:textId="536D4707">
      <w:pPr>
        <w:spacing w:before="240" w:beforeAutospacing="off" w:after="240" w:afterAutospacing="off" w:line="360" w:lineRule="auto"/>
        <w:ind w:firstLine="708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47B43A4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Tabela 3 – </w:t>
      </w:r>
      <w:r w:rsidRPr="4B48383A" w:rsidR="47B43A4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Requisitos funcionais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960"/>
        <w:gridCol w:w="1501"/>
        <w:gridCol w:w="6554"/>
      </w:tblGrid>
      <w:tr w:rsidR="4B48383A" w:rsidTr="4B48383A" w14:paraId="123637F0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6D736C3" w14:textId="39EADA1A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ID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6CEE479" w14:textId="48CC2748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Nome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FF28AF4" w14:textId="2A3CC041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Descrição</w:t>
            </w:r>
          </w:p>
        </w:tc>
      </w:tr>
      <w:tr w:rsidR="4B48383A" w:rsidTr="4B48383A" w14:paraId="18F19F24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CCDA7A9" w14:textId="6DE4CC4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RF-01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7A2F875" w14:textId="2D8A133A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Cadastro de Usuário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FD966BC" w14:textId="534E9428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Permitir que o usuário se registre (de forma opcional) para salvar builds e receber promoções.</w:t>
            </w:r>
          </w:p>
        </w:tc>
      </w:tr>
      <w:tr w:rsidR="4B48383A" w:rsidTr="4B48383A" w14:paraId="64F878DC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AF68237" w14:textId="2052183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RF-02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8183355" w14:textId="3EAC37F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Definição de Orçamento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1335331" w14:textId="2470666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Coletar o valor máximo que o usuário deseja gastar na montagem do computador.</w:t>
            </w:r>
          </w:p>
        </w:tc>
      </w:tr>
      <w:tr w:rsidR="4B48383A" w:rsidTr="4B48383A" w14:paraId="29F365AC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C3BDB7B" w14:textId="4878E88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RF-03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8FD1762" w14:textId="0D5C49E0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Recomendação Automatizada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C226954" w14:textId="185B4035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Gerar sugestões de peças com base nos requisitos e no orçamento informados.</w:t>
            </w:r>
          </w:p>
        </w:tc>
      </w:tr>
      <w:tr w:rsidR="4B48383A" w:rsidTr="4B48383A" w14:paraId="7882C06B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7364552" w14:textId="10045C8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RF-04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9B49FDF" w14:textId="4C2FB55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Montagem Manual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D8F6804" w14:textId="516E060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Permitir que o usuário edite ou substitua peças manualmente após a sugestão inicial.</w:t>
            </w:r>
          </w:p>
        </w:tc>
      </w:tr>
      <w:tr w:rsidR="4B48383A" w:rsidTr="4B48383A" w14:paraId="49E64B31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EBF8B73" w14:textId="4C1E656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RF-05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6B51F82" w14:textId="2E920D5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Avaliação de Compatibilidade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0C30F1F" w14:textId="587DF8B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Verificar, em tempo real, se as peças selecionadas são compatíveis entre si.</w:t>
            </w:r>
          </w:p>
        </w:tc>
      </w:tr>
      <w:tr w:rsidR="4B48383A" w:rsidTr="4B48383A" w14:paraId="5CD979DB">
        <w:trPr>
          <w:trHeight w:val="300"/>
        </w:trPr>
        <w:tc>
          <w:tcPr>
            <w:tcW w:w="960" w:type="dxa"/>
            <w:tcBorders>
              <w:top w:val="single" w:color="000000" w:themeColor="text1" w:sz="12"/>
            </w:tcBorders>
            <w:tcMar/>
            <w:vAlign w:val="center"/>
          </w:tcPr>
          <w:p w:rsidR="4B48383A" w:rsidP="4B48383A" w:rsidRDefault="4B48383A" w14:paraId="499DDB7A" w14:textId="0251191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RF-06</w:t>
            </w:r>
          </w:p>
        </w:tc>
        <w:tc>
          <w:tcPr>
            <w:tcW w:w="1501" w:type="dxa"/>
            <w:tcBorders>
              <w:top w:val="single" w:color="000000" w:themeColor="text1" w:sz="12"/>
            </w:tcBorders>
            <w:tcMar/>
            <w:vAlign w:val="center"/>
          </w:tcPr>
          <w:p w:rsidR="4B48383A" w:rsidP="4B48383A" w:rsidRDefault="4B48383A" w14:paraId="4D283E0A" w14:textId="67C51C3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Salvar Build</w:t>
            </w:r>
          </w:p>
        </w:tc>
        <w:tc>
          <w:tcPr>
            <w:tcW w:w="6554" w:type="dxa"/>
            <w:tcBorders>
              <w:top w:val="single" w:color="000000" w:themeColor="text1" w:sz="12"/>
            </w:tcBorders>
            <w:tcMar/>
            <w:vAlign w:val="center"/>
          </w:tcPr>
          <w:p w:rsidR="4B48383A" w:rsidP="4B48383A" w:rsidRDefault="4B48383A" w14:paraId="793FA6DD" w14:textId="6264886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Permitir salvar a configuração de PC no perfil do usuário.</w:t>
            </w:r>
          </w:p>
        </w:tc>
      </w:tr>
      <w:tr w:rsidR="4B48383A" w:rsidTr="4B48383A" w14:paraId="5D1D0390">
        <w:trPr>
          <w:trHeight w:val="300"/>
        </w:trPr>
        <w:tc>
          <w:tcPr>
            <w:tcW w:w="960" w:type="dxa"/>
            <w:tcBorders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D0544DD" w14:textId="30D6F18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RF-07</w:t>
            </w:r>
          </w:p>
        </w:tc>
        <w:tc>
          <w:tcPr>
            <w:tcW w:w="1501" w:type="dxa"/>
            <w:tcBorders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6961CC6" w14:textId="573DF39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Exportar Build</w:t>
            </w:r>
          </w:p>
        </w:tc>
        <w:tc>
          <w:tcPr>
            <w:tcW w:w="6554" w:type="dxa"/>
            <w:tcBorders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8B3306F" w14:textId="4510264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Gerar arquivos PDF ou XLSX com as peças, preços e links de compra.</w:t>
            </w:r>
          </w:p>
        </w:tc>
      </w:tr>
      <w:tr w:rsidR="4B48383A" w:rsidTr="4B48383A" w14:paraId="46B3A48F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6A30B9F" w14:textId="42158B5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RF-08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F4E51CD" w14:textId="14F6B9D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Sugerir Upgrade de Orçamento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F059B69" w14:textId="20C453D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Sugerir aumento de orçamento médio quando a configuração ultrapassar o valor definido.</w:t>
            </w:r>
          </w:p>
        </w:tc>
      </w:tr>
      <w:tr w:rsidR="4B48383A" w:rsidTr="4B48383A" w14:paraId="54288D9F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9AA46A7" w14:textId="3B2E5998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RF-09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C5FBA95" w14:textId="1A364EA6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Build Alternativa Inferior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ADE08AC" w14:textId="60EDFB7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Oferecer alternativa com menor desempenho caso o orçamento seja insuficiente.</w:t>
            </w:r>
          </w:p>
        </w:tc>
      </w:tr>
      <w:tr w:rsidR="4B48383A" w:rsidTr="4B48383A" w14:paraId="7B13BAD3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72792E9" w14:textId="122E07C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RF-10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D04D568" w14:textId="04EB90E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Links de Compra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8848E3A" w14:textId="40DC207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Apresentar links atualizados com as melhores ofertas para os componentes sugeridos.</w:t>
            </w:r>
          </w:p>
        </w:tc>
      </w:tr>
      <w:tr w:rsidR="4B48383A" w:rsidTr="4B48383A" w14:paraId="620BF99A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4A1923C" w14:textId="43E6F21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RF-11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68CDF66" w14:textId="5C82D00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Perfil de Uso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C694512" w14:textId="7B5FDCD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Coletar ou inferir o perfil do usuário (gamer,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escritório, etc.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) para ajustar recomendações.</w:t>
            </w:r>
          </w:p>
        </w:tc>
      </w:tr>
      <w:tr w:rsidR="4B48383A" w:rsidTr="4B48383A" w14:paraId="33462455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541E348" w14:textId="4A41142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RF-12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AA9A7F3" w14:textId="3604A8A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Sugestão por Ambiente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A672779" w14:textId="2C3B912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Adaptar recomendações com base em dados ambientais (temperatura, poeira, ventilação).</w:t>
            </w:r>
          </w:p>
        </w:tc>
      </w:tr>
      <w:tr w:rsidR="4B48383A" w:rsidTr="4B48383A" w14:paraId="56965A10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BA59893" w14:textId="349A8F0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RF-13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ED26E7F" w14:textId="02590063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Chatbot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AD76B5D" w14:textId="3E61C09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Utilizar um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chatbot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para guiar a coleta de requisitos de forma intuitiva e interativa.</w:t>
            </w:r>
          </w:p>
        </w:tc>
      </w:tr>
      <w:tr w:rsidR="4B48383A" w:rsidTr="4B48383A" w14:paraId="3672AAA7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6C24014" w14:textId="271498C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RF-14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AA4D452" w14:textId="3827B61B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Detecção de Localização (IP)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878CBA8" w14:textId="078CDC20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Estimar a cidade do usuário via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GeoIP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para fins de sugestão térmica, com consentimento.</w:t>
            </w:r>
          </w:p>
        </w:tc>
      </w:tr>
      <w:tr w:rsidR="4B48383A" w:rsidTr="4B48383A" w14:paraId="759B892B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5A59665" w14:textId="11DE42E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RF-15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2E26716" w14:textId="6C2CE61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Coleta de Dados Ambientais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78916AC" w14:textId="35945FC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Perguntar se o ambiente do PC é climatizado, fechado ou empoeirado.</w:t>
            </w:r>
          </w:p>
        </w:tc>
      </w:tr>
      <w:tr w:rsidR="4B48383A" w:rsidTr="4B48383A" w14:paraId="16E7E5AA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4A729BF" w14:textId="089FE19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RF-16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061093A" w14:textId="5E3CBA2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Validação de Gabinete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A6D25C4" w14:textId="49383FF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Verificar se o gabinete escolhido é compatível com a configuração sugerida (dimensões,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airflow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etc.).</w:t>
            </w:r>
          </w:p>
        </w:tc>
      </w:tr>
      <w:tr w:rsidR="4B48383A" w:rsidTr="4B48383A" w14:paraId="53384160">
        <w:trPr>
          <w:trHeight w:val="300"/>
        </w:trPr>
        <w:tc>
          <w:tcPr>
            <w:tcW w:w="96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F598A12" w14:textId="1D3824E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RF-17</w:t>
            </w:r>
          </w:p>
        </w:tc>
        <w:tc>
          <w:tcPr>
            <w:tcW w:w="1501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EC68C3F" w14:textId="1E5F3329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Recomendação de Refrigeração</w:t>
            </w:r>
          </w:p>
        </w:tc>
        <w:tc>
          <w:tcPr>
            <w:tcW w:w="655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B9F4F2A" w14:textId="0D2A6D7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Calcular demanda térmica e sugerir ventilação adequada ou soluções como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water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cooler.</w:t>
            </w:r>
          </w:p>
        </w:tc>
      </w:tr>
    </w:tbl>
    <w:p w:rsidR="3BABBF0C" w:rsidP="4B48383A" w:rsidRDefault="3BABBF0C" w14:paraId="2BD675A6" w14:textId="2F72C6BA">
      <w:pPr>
        <w:pStyle w:val="Normal1"/>
        <w:bidi w:val="0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BABBF0C">
        <w:rPr>
          <w:rFonts w:ascii="Times New Roman" w:hAnsi="Times New Roman" w:eastAsia="Times New Roman" w:cs="Times New Roman"/>
          <w:noProof w:val="0"/>
          <w:lang w:val="pt-BR"/>
        </w:rPr>
        <w:t xml:space="preserve">Fonte: </w:t>
      </w:r>
      <w:r w:rsidRPr="4B48383A" w:rsidR="3BABBF0C">
        <w:rPr>
          <w:rFonts w:ascii="Times New Roman" w:hAnsi="Times New Roman" w:eastAsia="Times New Roman" w:cs="Times New Roman"/>
          <w:noProof w:val="0"/>
          <w:lang w:val="pt-BR"/>
        </w:rPr>
        <w:t>Autoria Propria,2025</w:t>
      </w:r>
    </w:p>
    <w:p w:rsidR="4B48383A" w:rsidP="4B48383A" w:rsidRDefault="4B48383A" w14:paraId="29E4C337" w14:textId="78DB2B30">
      <w:pPr>
        <w:pStyle w:val="Normal"/>
        <w:bidi w:val="0"/>
        <w:spacing w:line="360" w:lineRule="auto"/>
        <w:rPr>
          <w:rFonts w:ascii="Times New Roman" w:hAnsi="Times New Roman" w:eastAsia="Times New Roman" w:cs="Times New Roman"/>
          <w:noProof w:val="0"/>
          <w:lang w:val="pt-BR"/>
        </w:rPr>
      </w:pPr>
    </w:p>
    <w:p w:rsidR="3BABBF0C" w:rsidP="4B48383A" w:rsidRDefault="3BABBF0C" w14:paraId="67DD94E3" w14:textId="3FCDE57B">
      <w:pPr>
        <w:pStyle w:val="Heading2"/>
        <w:bidi w:val="0"/>
        <w:spacing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bookmarkStart w:name="_Toc1699754452" w:id="838813361"/>
      <w:r w:rsidRPr="1AF509E4" w:rsidR="0889ADD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3.2Requisitos Não Funcionais (RNF)</w:t>
      </w:r>
      <w:bookmarkEnd w:id="838813361"/>
    </w:p>
    <w:p w:rsidR="76C84164" w:rsidP="4B48383A" w:rsidRDefault="76C84164" w14:paraId="40A97F28" w14:textId="65755021">
      <w:pPr>
        <w:pStyle w:val="Normal1"/>
        <w:bidi w:val="0"/>
        <w:spacing w:line="360" w:lineRule="auto"/>
        <w:ind w:firstLine="708"/>
        <w:rPr>
          <w:rFonts w:ascii="Times New Roman" w:hAnsi="Times New Roman" w:eastAsia="Times New Roman" w:cs="Times New Roman"/>
          <w:noProof w:val="0"/>
          <w:lang w:val="pt-BR"/>
        </w:rPr>
      </w:pPr>
      <w:r w:rsidRPr="4B48383A" w:rsidR="76C84164">
        <w:rPr>
          <w:rFonts w:ascii="Times New Roman" w:hAnsi="Times New Roman" w:eastAsia="Times New Roman" w:cs="Times New Roman"/>
          <w:noProof w:val="0"/>
          <w:lang w:val="pt-BR"/>
        </w:rPr>
        <w:t>Os Requisitos Não Funcionais definem atributos de qualidade que o sistema deve possuir, garantindo confiabilidade, desempenho e usabilidade:</w:t>
      </w:r>
    </w:p>
    <w:p w:rsidR="7980D63A" w:rsidP="4B48383A" w:rsidRDefault="7980D63A" w14:paraId="16029150" w14:textId="3BA14F13">
      <w:pPr>
        <w:pStyle w:val="Normal1"/>
        <w:bidi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</w:pPr>
      <w:r w:rsidRPr="4B48383A" w:rsidR="7980D63A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 xml:space="preserve">Tabela 4 – </w:t>
      </w:r>
      <w:r w:rsidRPr="4B48383A" w:rsidR="369D4A02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Requisitos</w:t>
      </w:r>
      <w:r w:rsidRPr="4B48383A" w:rsidR="7980D63A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 xml:space="preserve"> não funcionais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065"/>
        <w:gridCol w:w="1464"/>
        <w:gridCol w:w="6486"/>
      </w:tblGrid>
      <w:tr w:rsidR="4B48383A" w:rsidTr="4B48383A" w14:paraId="39D803E4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0A587C5" w14:textId="515F3681">
            <w:pPr>
              <w:bidi w:val="0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ID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07C3451" w14:textId="20E9B458">
            <w:pPr>
              <w:bidi w:val="0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Nome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62FA2C4" w14:textId="14B5E31A">
            <w:pPr>
              <w:bidi w:val="0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Descrição</w:t>
            </w:r>
          </w:p>
        </w:tc>
      </w:tr>
      <w:tr w:rsidR="4B48383A" w:rsidTr="4B48383A" w14:paraId="7BDBB2DE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8FA8C8A" w14:textId="632249D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RNF-01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550D45A" w14:textId="2B68C10E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Suporte de IA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5051383" w14:textId="56955556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Utilizar modelos de linguagem (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LLMs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) ou heurísticas para recomendação automatizada.</w:t>
            </w:r>
          </w:p>
        </w:tc>
      </w:tr>
      <w:tr w:rsidR="4B48383A" w:rsidTr="4B48383A" w14:paraId="00319A85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2FACB88" w14:textId="18EEDA83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RNF-02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DDFC454" w14:textId="3B585192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Responsividade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3E9ECC3" w14:textId="6011B41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O sistema deve funcionar corretamente em dispositivos móveis, tablets e desktops.</w:t>
            </w:r>
          </w:p>
        </w:tc>
      </w:tr>
      <w:tr w:rsidR="4B48383A" w:rsidTr="4B48383A" w14:paraId="0D95DAED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923D7AD" w14:textId="1F90C76C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RNF-03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B5DB1B2" w14:textId="13BA5A5C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Atualização de Dados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1EC57FC" w14:textId="6E9C28B7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Os dados de preços e estoque devem ser atualizados semanalmente (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fallback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: quinzenal/mensal).</w:t>
            </w:r>
          </w:p>
        </w:tc>
      </w:tr>
      <w:tr w:rsidR="4B48383A" w:rsidTr="4B48383A" w14:paraId="36BB1676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1C61B9E" w14:textId="09384212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RNF-04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217702B" w14:textId="4B335B38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Tempo de Resposta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F75298C" w14:textId="69F45DFB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O tempo total para geração de recomendações e validações não deve ultrapassar 6 segundos.</w:t>
            </w:r>
          </w:p>
        </w:tc>
      </w:tr>
      <w:tr w:rsidR="4B48383A" w:rsidTr="4B48383A" w14:paraId="1AF2EC44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7F19B04" w14:textId="1C2A570C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RNF-05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52ACC1A" w14:textId="2BF4719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Fluxo Guiado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80781B5" w14:textId="3281D3E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O sistema deve seguir um modelo "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wizard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", com etapas claras e uma visão de resumo ao final.</w:t>
            </w:r>
          </w:p>
        </w:tc>
      </w:tr>
      <w:tr w:rsidR="4B48383A" w:rsidTr="4B48383A" w14:paraId="5C3739E1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B029D36" w14:textId="72E010E8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RNF-06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B675BB3" w14:textId="7A58B2D0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Segurança e LGPD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D8E0495" w14:textId="2BAAB3B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Implementar criptografia de dados e garantir conformidade com a Lei Geral de Proteção de Dados.</w:t>
            </w:r>
          </w:p>
        </w:tc>
      </w:tr>
      <w:tr w:rsidR="4B48383A" w:rsidTr="4B48383A" w14:paraId="3FBA6CF3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CC437FC" w14:textId="33DD70A4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RNF-07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AB59CED" w14:textId="4231AA4B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Compatibilidade de Navegadores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E573923" w14:textId="5724DE71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Garantir suporte aos navegadores atuais (Chrome, Firefox, Edge, Safari).</w:t>
            </w:r>
          </w:p>
        </w:tc>
      </w:tr>
      <w:tr w:rsidR="4B48383A" w:rsidTr="4B48383A" w14:paraId="437E5042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9AA85E1" w14:textId="673205A7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RNF-08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E292522" w14:textId="4D79CB5A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Disponibilidade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98A9FF2" w14:textId="10AF5417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O sistema deve estar disponível no mínimo 99% do tempo, com monitoramento de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uptime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.</w:t>
            </w:r>
          </w:p>
        </w:tc>
      </w:tr>
      <w:tr w:rsidR="4B48383A" w:rsidTr="4B48383A" w14:paraId="7FB6B606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1894C3F" w14:textId="4C8CF59A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RNF-09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8E1B006" w14:textId="5C971BAA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Backup e Recuperação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A83C546" w14:textId="36F2779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Realizar backups diários dos dados com testes periódicos de recuperação.</w:t>
            </w:r>
          </w:p>
        </w:tc>
      </w:tr>
      <w:tr w:rsidR="4B48383A" w:rsidTr="4B48383A" w14:paraId="7E74E185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A991309" w14:textId="1B070CE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RNF-10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32A4E83" w14:textId="4C4EB78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Escalabilidade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7EB3B36" w14:textId="0C17A1E8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Suportar picos de acesso sem comprometer desempenho.</w:t>
            </w:r>
          </w:p>
        </w:tc>
      </w:tr>
      <w:tr w:rsidR="4B48383A" w:rsidTr="4B48383A" w14:paraId="3D1F997A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098A0B5" w14:textId="6ED28AC6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RNF-11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EDFCC29" w14:textId="1E1DFC6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Integração de Fontes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CBE8C79" w14:textId="6B5B0EB3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Implementar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retentativas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e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logging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para falhas em APIs ou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scraping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.</w:t>
            </w:r>
          </w:p>
        </w:tc>
      </w:tr>
      <w:tr w:rsidR="4B48383A" w:rsidTr="4B48383A" w14:paraId="6C44AC5E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4D338FB" w14:textId="0769879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RNF-12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20BD8DA" w14:textId="48A29DBA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Pré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-orçamento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65363B7" w14:textId="4A12D77E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Solicitar teto de gastos antes de iniciar o processo de recomendação.</w:t>
            </w:r>
          </w:p>
        </w:tc>
      </w:tr>
      <w:tr w:rsidR="4B48383A" w:rsidTr="4B48383A" w14:paraId="7591C02F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520A205" w14:textId="40695E61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RNF-13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C20C82F" w14:textId="5DAEF737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Organização Visual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48A4CE9" w14:textId="495B01A3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 xml:space="preserve">Interface clara: 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chatbot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à direita, tabela de peças à esquerda.</w:t>
            </w:r>
          </w:p>
        </w:tc>
      </w:tr>
      <w:tr w:rsidR="4B48383A" w:rsidTr="4B48383A" w14:paraId="5E7CC480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DB1B7DF" w14:textId="71C7EC77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RNF-14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2D4DA04" w14:textId="6B1D791E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Latência Clima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DD51CC2" w14:textId="67F3A02D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Utilizar pop-up de consentimento para coleta automática de dados climáticos; caso negado, entrada manual.</w:t>
            </w:r>
          </w:p>
        </w:tc>
      </w:tr>
      <w:tr w:rsidR="4B48383A" w:rsidTr="4B48383A" w14:paraId="1499AC7F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238800D" w14:textId="497D5A7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RNF-15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6D5371F" w14:textId="330998C0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Consentimento de Localização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E45C95D" w14:textId="28E04EFA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Solicitar autorização para uso da localização aproximada do usuário.</w:t>
            </w:r>
          </w:p>
        </w:tc>
      </w:tr>
      <w:tr w:rsidR="4B48383A" w:rsidTr="4B48383A" w14:paraId="77AFB37A">
        <w:trPr>
          <w:trHeight w:val="300"/>
        </w:trPr>
        <w:tc>
          <w:tcPr>
            <w:tcW w:w="106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A3F5060" w14:textId="1A9396AB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RNF-16</w:t>
            </w:r>
          </w:p>
        </w:tc>
        <w:tc>
          <w:tcPr>
            <w:tcW w:w="1464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0463EA4" w14:textId="0EB17ECC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Modelagem Térmica Extensível</w:t>
            </w:r>
          </w:p>
        </w:tc>
        <w:tc>
          <w:tcPr>
            <w:tcW w:w="6486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04D208F" w14:textId="3F8025C7">
            <w:pPr>
              <w:bidi w:val="0"/>
              <w:spacing w:before="12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Permitir configuração externa de TDP e regras térmicas para ajustes futuros.</w:t>
            </w:r>
          </w:p>
        </w:tc>
      </w:tr>
    </w:tbl>
    <w:p w:rsidR="32C3083B" w:rsidP="4B48383A" w:rsidRDefault="32C3083B" w14:paraId="3DE4BB9F" w14:textId="75394EC8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2C3083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Fonte: </w:t>
      </w:r>
      <w:r w:rsidRPr="4B48383A" w:rsidR="32C3083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Autoria </w:t>
      </w:r>
      <w:r w:rsidRPr="4B48383A" w:rsidR="32C3083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propria</w:t>
      </w:r>
    </w:p>
    <w:p w:rsidR="4B48383A" w:rsidP="4B48383A" w:rsidRDefault="4B48383A" w14:paraId="69F2A19B" w14:textId="2BBF591C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</w:p>
    <w:p w:rsidR="5F07CBF3" w:rsidP="4B48383A" w:rsidRDefault="5F07CBF3" w14:paraId="24EE460E" w14:textId="2600AF6F">
      <w:pPr>
        <w:pStyle w:val="Heading1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bookmarkStart w:name="_Toc1835702643" w:id="2072470862"/>
      <w:r w:rsidRPr="1AF509E4" w:rsidR="6E8ACB4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4 DIAGRAMS DE CASO DE USO</w:t>
      </w:r>
      <w:bookmarkEnd w:id="2072470862"/>
    </w:p>
    <w:p w:rsidR="5F07CBF3" w:rsidP="4B48383A" w:rsidRDefault="5F07CBF3" w14:paraId="7A2117BB" w14:textId="1DC379F3">
      <w:pPr>
        <w:pStyle w:val="Heading2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bookmarkStart w:name="_Toc371604994" w:id="1440092529"/>
      <w:r w:rsidRPr="1AF509E4" w:rsidR="6E8ACB4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4.1 Diagramação</w:t>
      </w:r>
      <w:bookmarkEnd w:id="1440092529"/>
    </w:p>
    <w:p w:rsidR="5F07CBF3" w:rsidP="4B48383A" w:rsidRDefault="5F07CBF3" w14:paraId="7E998301" w14:textId="0D52B71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F07CB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Os diagramas de caso de uso representam as funcionalidades do sistema e as interações entre os atores (usuários ou sistemas externos) e o sistema. Eles são essenciais para capturar os requisitos funcionais e definir o escopo do projeto.</w:t>
      </w:r>
    </w:p>
    <w:p w:rsidR="5F07CBF3" w:rsidP="4B48383A" w:rsidRDefault="5F07CBF3" w14:paraId="2832BA94" w14:textId="4F1B5082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F07CB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Os componentes Principais dos diagramas de caso de uso são:</w:t>
      </w:r>
    </w:p>
    <w:p w:rsidR="5F07CBF3" w:rsidP="4B48383A" w:rsidRDefault="5F07CBF3" w14:paraId="678F813E" w14:textId="0745C76E">
      <w:pPr>
        <w:pStyle w:val="Normal1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F07CB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Atores: Representam os usuários ou outros sistemas que interagem com o sistema.</w:t>
      </w:r>
    </w:p>
    <w:p w:rsidR="5F07CBF3" w:rsidP="4B48383A" w:rsidRDefault="5F07CBF3" w14:paraId="42177777" w14:textId="2DE9C72D">
      <w:pPr>
        <w:pStyle w:val="Normal1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F07CB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Casos de Uso: Representam as funcionalidades oferecidas pelo sistema.</w:t>
      </w:r>
    </w:p>
    <w:p w:rsidR="5F07CBF3" w:rsidP="4B48383A" w:rsidRDefault="5F07CBF3" w14:paraId="756A201A" w14:textId="50A47659">
      <w:pPr>
        <w:pStyle w:val="Normal1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F07CB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Relacionamentos: Mostram como os atores interagem com os casos de uso.</w:t>
      </w:r>
    </w:p>
    <w:p w:rsidR="20FF93EA" w:rsidP="4B48383A" w:rsidRDefault="20FF93EA" w14:paraId="2717BA18" w14:textId="0B206CFE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20FF9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seguir temos os </w:t>
      </w:r>
      <w:r w:rsidRPr="4B48383A" w:rsidR="0B2C42A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diagramas</w:t>
      </w:r>
      <w:r w:rsidRPr="4B48383A" w:rsidR="20FF93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dos casos de uso</w:t>
      </w:r>
      <w:r w:rsidRPr="4B48383A" w:rsidR="6CD08D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</w:p>
    <w:p w:rsidR="4B48383A" w:rsidP="4B48383A" w:rsidRDefault="4B48383A" w14:paraId="7BAAB521" w14:textId="59208C9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7C6D9F0F" w14:textId="56A5E3B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4E215B30" w14:textId="121E705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3163A27C" w14:textId="7EC371F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693ED123" w14:textId="56C23DC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676BA0E3" w14:textId="4764BD7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2320400A" w14:textId="5FC8851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49DDBA14" w14:textId="627845D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449155B1" w14:textId="2818824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5509D045" w14:textId="1734925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4B48383A" w:rsidP="4B48383A" w:rsidRDefault="4B48383A" w14:paraId="4B5935F1" w14:textId="5B49646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</w:p>
    <w:p w:rsidR="532B0CBD" w:rsidP="4B48383A" w:rsidRDefault="532B0CBD" w14:paraId="43AF985D" w14:textId="5033355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  <w:rPr>
          <w:b w:val="0"/>
          <w:bCs w:val="0"/>
        </w:rPr>
      </w:pPr>
      <w:r w:rsidRPr="4B48383A" w:rsidR="532B0CBD">
        <w:rPr>
          <w:b w:val="1"/>
          <w:bCs w:val="1"/>
        </w:rPr>
        <w:t xml:space="preserve">Figura 1 – </w:t>
      </w:r>
      <w:r w:rsidR="532B0CBD">
        <w:rPr>
          <w:b w:val="0"/>
          <w:bCs w:val="0"/>
        </w:rPr>
        <w:t>Cadastro e login</w:t>
      </w:r>
    </w:p>
    <w:p w:rsidR="0377F693" w:rsidP="4B48383A" w:rsidRDefault="0377F693" w14:paraId="29EA8005" w14:textId="39B49A6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  <w:r w:rsidR="0377F693">
        <w:drawing>
          <wp:inline wp14:editId="69F98C6A" wp14:anchorId="02F72DBA">
            <wp:extent cx="4572000" cy="3993844"/>
            <wp:effectExtent l="0" t="0" r="0" b="0"/>
            <wp:docPr id="549462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f70d0833347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3DFCE" w:rsidP="4B48383A" w:rsidRDefault="1703DFCE" w14:paraId="1743A734" w14:textId="6A47357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  <w:rPr>
          <w:b w:val="0"/>
          <w:bCs w:val="0"/>
        </w:rPr>
      </w:pPr>
      <w:r w:rsidRPr="4B48383A" w:rsidR="1703DFCE">
        <w:rPr>
          <w:b w:val="1"/>
          <w:bCs w:val="1"/>
        </w:rPr>
        <w:t xml:space="preserve">Fonte: </w:t>
      </w:r>
      <w:r w:rsidR="1703DFCE">
        <w:rPr>
          <w:b w:val="0"/>
          <w:bCs w:val="0"/>
        </w:rPr>
        <w:t>Autoria própria</w:t>
      </w:r>
    </w:p>
    <w:p w:rsidR="4B48383A" w:rsidP="4B48383A" w:rsidRDefault="4B48383A" w14:paraId="505E35EA" w14:textId="27B8F48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  <w:rPr>
          <w:b w:val="1"/>
          <w:bCs w:val="1"/>
        </w:rPr>
      </w:pPr>
    </w:p>
    <w:p w:rsidR="3E09114F" w:rsidP="4B48383A" w:rsidRDefault="3E09114F" w14:paraId="45D67763" w14:textId="357F075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  <w:rPr>
          <w:b w:val="0"/>
          <w:bCs w:val="0"/>
        </w:rPr>
      </w:pPr>
      <w:r w:rsidRPr="4B48383A" w:rsidR="3E09114F">
        <w:rPr>
          <w:b w:val="1"/>
          <w:bCs w:val="1"/>
        </w:rPr>
        <w:t xml:space="preserve">Figura 2: </w:t>
      </w:r>
      <w:r w:rsidR="4F9172E1">
        <w:rPr>
          <w:b w:val="0"/>
          <w:bCs w:val="0"/>
        </w:rPr>
        <w:t>Ações</w:t>
      </w:r>
      <w:r w:rsidR="3E09114F">
        <w:rPr>
          <w:b w:val="0"/>
          <w:bCs w:val="0"/>
        </w:rPr>
        <w:t xml:space="preserve"> após o login ou cadastro</w:t>
      </w:r>
    </w:p>
    <w:p w:rsidR="0377F693" w:rsidP="4B48383A" w:rsidRDefault="0377F693" w14:paraId="5622399C" w14:textId="12ADC3B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</w:pPr>
      <w:r w:rsidR="0377F693">
        <w:drawing>
          <wp:inline wp14:editId="1AF8F4C0" wp14:anchorId="1737EC17">
            <wp:extent cx="4572000" cy="3392866"/>
            <wp:effectExtent l="0" t="0" r="0" b="0"/>
            <wp:docPr id="178203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0cf89ee13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CE91B" w:rsidP="4B48383A" w:rsidRDefault="178CE91B" w14:paraId="44FC8C9F" w14:textId="7E3EDAA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  <w:rPr>
          <w:b w:val="0"/>
          <w:bCs w:val="0"/>
        </w:rPr>
      </w:pPr>
      <w:r w:rsidRPr="4B48383A" w:rsidR="178CE91B">
        <w:rPr>
          <w:b w:val="1"/>
          <w:bCs w:val="1"/>
        </w:rPr>
        <w:t xml:space="preserve">Fonte: </w:t>
      </w:r>
      <w:r w:rsidR="178CE91B">
        <w:rPr>
          <w:b w:val="0"/>
          <w:bCs w:val="0"/>
        </w:rPr>
        <w:t>Autoria própria</w:t>
      </w:r>
    </w:p>
    <w:p w:rsidR="3F5B80AE" w:rsidP="4B48383A" w:rsidRDefault="3F5B80AE" w14:paraId="398230C2" w14:textId="60DAE42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360" w:lineRule="auto"/>
        <w:ind w:left="0"/>
        <w:jc w:val="center"/>
        <w:rPr>
          <w:b w:val="1"/>
          <w:bCs w:val="1"/>
        </w:rPr>
      </w:pPr>
      <w:r w:rsidRPr="4B48383A" w:rsidR="3F5B80AE">
        <w:rPr>
          <w:b w:val="1"/>
          <w:bCs w:val="1"/>
        </w:rPr>
        <w:t xml:space="preserve">Figura 3 – Coleta de requisitos do </w:t>
      </w:r>
      <w:r w:rsidRPr="4B48383A" w:rsidR="664B5A33">
        <w:rPr>
          <w:b w:val="1"/>
          <w:bCs w:val="1"/>
        </w:rPr>
        <w:t>usuário</w:t>
      </w:r>
    </w:p>
    <w:p w:rsidR="5643805F" w:rsidP="4B48383A" w:rsidRDefault="5643805F" w14:paraId="5099F55C" w14:textId="6DE5756A">
      <w:pPr>
        <w:spacing w:line="360" w:lineRule="auto"/>
        <w:jc w:val="center"/>
      </w:pPr>
      <w:r w:rsidR="5643805F">
        <w:drawing>
          <wp:inline wp14:editId="1F15A69F" wp14:anchorId="49FA1DF3">
            <wp:extent cx="4639402" cy="2956558"/>
            <wp:effectExtent l="0" t="0" r="0" b="0"/>
            <wp:docPr id="2123469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c51b7f614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02" cy="29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F2989" w:rsidP="4B48383A" w:rsidRDefault="3F4F2989" w14:paraId="4D91FA7E" w14:textId="6E54971C">
      <w:pPr>
        <w:spacing w:line="360" w:lineRule="auto"/>
        <w:jc w:val="center"/>
      </w:pPr>
      <w:r w:rsidRPr="4B48383A" w:rsidR="3F4F2989">
        <w:rPr>
          <w:b w:val="1"/>
          <w:bCs w:val="1"/>
        </w:rPr>
        <w:t xml:space="preserve">Fonte: </w:t>
      </w:r>
      <w:r w:rsidR="3F4F2989">
        <w:rPr>
          <w:b w:val="0"/>
          <w:bCs w:val="0"/>
        </w:rPr>
        <w:t>Autoria propria</w:t>
      </w:r>
    </w:p>
    <w:p w:rsidR="4B48383A" w:rsidP="4B48383A" w:rsidRDefault="4B48383A" w14:paraId="47F96390" w14:textId="78C5A923">
      <w:pPr>
        <w:spacing w:line="360" w:lineRule="auto"/>
        <w:jc w:val="center"/>
        <w:rPr>
          <w:b w:val="0"/>
          <w:bCs w:val="0"/>
        </w:rPr>
      </w:pPr>
    </w:p>
    <w:p w:rsidR="4B48383A" w:rsidP="4B48383A" w:rsidRDefault="4B48383A" w14:paraId="3B29AE5B" w14:textId="73172ED3">
      <w:pPr>
        <w:spacing w:line="360" w:lineRule="auto"/>
        <w:jc w:val="center"/>
        <w:rPr>
          <w:b w:val="1"/>
          <w:bCs w:val="1"/>
        </w:rPr>
      </w:pPr>
    </w:p>
    <w:p w:rsidR="48345E86" w:rsidP="4B48383A" w:rsidRDefault="48345E86" w14:paraId="2EDD31FD" w14:textId="46BCA616">
      <w:pPr>
        <w:spacing w:line="360" w:lineRule="auto"/>
        <w:jc w:val="center"/>
      </w:pPr>
      <w:r w:rsidR="48345E86">
        <w:rPr/>
        <w:t>Figuara</w:t>
      </w:r>
      <w:r w:rsidR="48345E86">
        <w:rPr/>
        <w:t xml:space="preserve"> 4 - Configuração automatizada de </w:t>
      </w:r>
      <w:r w:rsidR="48345E86">
        <w:rPr/>
        <w:t>pc</w:t>
      </w:r>
    </w:p>
    <w:p w:rsidR="48345E86" w:rsidP="4B48383A" w:rsidRDefault="48345E86" w14:paraId="400D69C8" w14:textId="7000AEF2">
      <w:pPr>
        <w:spacing w:line="360" w:lineRule="auto"/>
        <w:jc w:val="center"/>
      </w:pPr>
      <w:r w:rsidR="48345E86">
        <w:drawing>
          <wp:inline wp14:editId="775665D6" wp14:anchorId="0EC418E5">
            <wp:extent cx="4572000" cy="3035322"/>
            <wp:effectExtent l="0" t="0" r="0" b="0"/>
            <wp:docPr id="1324824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c82be70a1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45E86" w:rsidP="4B48383A" w:rsidRDefault="48345E86" w14:paraId="3AF7F4C4" w14:textId="12192DA6">
      <w:pPr>
        <w:spacing w:line="360" w:lineRule="auto"/>
        <w:jc w:val="center"/>
        <w:rPr>
          <w:b w:val="0"/>
          <w:bCs w:val="0"/>
        </w:rPr>
      </w:pPr>
      <w:r w:rsidRPr="4B48383A" w:rsidR="48345E86">
        <w:rPr>
          <w:b w:val="1"/>
          <w:bCs w:val="1"/>
        </w:rPr>
        <w:t xml:space="preserve">Fonte: </w:t>
      </w:r>
      <w:r w:rsidR="48345E86">
        <w:rPr>
          <w:b w:val="0"/>
          <w:bCs w:val="0"/>
        </w:rPr>
        <w:t xml:space="preserve">Autoria </w:t>
      </w:r>
      <w:r w:rsidR="48345E86">
        <w:rPr>
          <w:b w:val="0"/>
          <w:bCs w:val="0"/>
        </w:rPr>
        <w:t>propria</w:t>
      </w:r>
    </w:p>
    <w:p w:rsidR="4B48383A" w:rsidP="4B48383A" w:rsidRDefault="4B48383A" w14:paraId="4FF8D798" w14:textId="4781587C">
      <w:pPr>
        <w:spacing w:line="360" w:lineRule="auto"/>
        <w:jc w:val="center"/>
      </w:pPr>
    </w:p>
    <w:p w:rsidR="1617E01B" w:rsidP="4B48383A" w:rsidRDefault="1617E01B" w14:paraId="1F46B844" w14:textId="16CE6963">
      <w:pPr>
        <w:spacing w:line="360" w:lineRule="auto"/>
        <w:jc w:val="center"/>
        <w:rPr>
          <w:b w:val="0"/>
          <w:bCs w:val="0"/>
        </w:rPr>
      </w:pPr>
      <w:r w:rsidR="1617E01B">
        <w:rPr>
          <w:b w:val="0"/>
          <w:bCs w:val="0"/>
        </w:rPr>
        <w:t>Figura 5 – Coleta de temperatura</w:t>
      </w:r>
    </w:p>
    <w:p w:rsidR="1617E01B" w:rsidP="4B48383A" w:rsidRDefault="1617E01B" w14:paraId="46A44B69" w14:textId="7B2A4CDA">
      <w:pPr>
        <w:spacing w:line="360" w:lineRule="auto"/>
        <w:jc w:val="center"/>
      </w:pPr>
      <w:r w:rsidR="1617E01B">
        <w:drawing>
          <wp:inline wp14:editId="6BDB091D" wp14:anchorId="7151C72B">
            <wp:extent cx="4572000" cy="2571276"/>
            <wp:effectExtent l="0" t="0" r="0" b="0"/>
            <wp:docPr id="649654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5d9b6f15ba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7E01B" w:rsidP="4B48383A" w:rsidRDefault="1617E01B" w14:paraId="4E1E0FD4" w14:textId="53E61253">
      <w:pPr>
        <w:spacing w:line="360" w:lineRule="auto"/>
        <w:jc w:val="center"/>
      </w:pPr>
      <w:r w:rsidR="1617E01B">
        <w:rPr/>
        <w:t xml:space="preserve">Fonte: Autoria </w:t>
      </w:r>
      <w:r w:rsidR="1617E01B">
        <w:rPr/>
        <w:t>propria</w:t>
      </w:r>
    </w:p>
    <w:p w:rsidR="4B48383A" w:rsidP="4B48383A" w:rsidRDefault="4B48383A" w14:paraId="0D487F32" w14:textId="2E03C627">
      <w:pPr>
        <w:spacing w:line="360" w:lineRule="auto"/>
        <w:jc w:val="center"/>
      </w:pPr>
    </w:p>
    <w:p w:rsidR="1617E01B" w:rsidP="4B48383A" w:rsidRDefault="1617E01B" w14:paraId="084A9062" w14:textId="187FD236">
      <w:pPr>
        <w:spacing w:line="360" w:lineRule="auto"/>
        <w:jc w:val="center"/>
      </w:pPr>
      <w:r w:rsidR="1617E01B">
        <w:rPr/>
        <w:t>Figura 6 – Montagem manual</w:t>
      </w:r>
    </w:p>
    <w:p w:rsidR="1617E01B" w:rsidP="4B48383A" w:rsidRDefault="1617E01B" w14:paraId="2427DA6D" w14:textId="2990ABF4">
      <w:pPr>
        <w:spacing w:line="360" w:lineRule="auto"/>
        <w:jc w:val="center"/>
      </w:pPr>
      <w:r w:rsidR="1617E01B">
        <w:drawing>
          <wp:inline wp14:editId="22C76D6A" wp14:anchorId="669E1E13">
            <wp:extent cx="4572000" cy="3537405"/>
            <wp:effectExtent l="0" t="0" r="0" b="0"/>
            <wp:docPr id="1158744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c4439618c43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7E01B" w:rsidP="4B48383A" w:rsidRDefault="1617E01B" w14:paraId="2E2A1B7C" w14:textId="7E2A2769">
      <w:pPr>
        <w:spacing w:line="360" w:lineRule="auto"/>
        <w:jc w:val="center"/>
        <w:rPr>
          <w:b w:val="0"/>
          <w:bCs w:val="0"/>
        </w:rPr>
      </w:pPr>
      <w:r w:rsidR="0D8B019E">
        <w:rPr>
          <w:b w:val="0"/>
          <w:bCs w:val="0"/>
        </w:rPr>
        <w:t xml:space="preserve">Fonte: autoria </w:t>
      </w:r>
      <w:r w:rsidR="0D8B019E">
        <w:rPr>
          <w:b w:val="0"/>
          <w:bCs w:val="0"/>
        </w:rPr>
        <w:t>propria</w:t>
      </w:r>
    </w:p>
    <w:p w:rsidR="1AF509E4" w:rsidP="1AF509E4" w:rsidRDefault="1AF509E4" w14:paraId="78173F16" w14:textId="0E4D4C4A">
      <w:pPr>
        <w:spacing w:line="360" w:lineRule="auto"/>
        <w:jc w:val="center"/>
        <w:rPr>
          <w:b w:val="0"/>
          <w:bCs w:val="0"/>
        </w:rPr>
      </w:pPr>
    </w:p>
    <w:p w:rsidR="1AF509E4" w:rsidP="1AF509E4" w:rsidRDefault="1AF509E4" w14:paraId="77803384" w14:textId="7436CCEA">
      <w:pPr>
        <w:spacing w:line="360" w:lineRule="auto"/>
        <w:jc w:val="center"/>
        <w:rPr>
          <w:b w:val="0"/>
          <w:bCs w:val="0"/>
        </w:rPr>
      </w:pPr>
    </w:p>
    <w:p w:rsidR="1AF509E4" w:rsidP="1AF509E4" w:rsidRDefault="1AF509E4" w14:paraId="3638C238" w14:textId="2E3A0244">
      <w:pPr>
        <w:spacing w:line="360" w:lineRule="auto"/>
        <w:jc w:val="center"/>
        <w:rPr>
          <w:b w:val="0"/>
          <w:bCs w:val="0"/>
        </w:rPr>
      </w:pPr>
    </w:p>
    <w:p w:rsidR="1AF509E4" w:rsidP="1AF509E4" w:rsidRDefault="1AF509E4" w14:paraId="10992742" w14:textId="7A39431A">
      <w:pPr>
        <w:spacing w:line="360" w:lineRule="auto"/>
        <w:jc w:val="center"/>
        <w:rPr>
          <w:b w:val="0"/>
          <w:bCs w:val="0"/>
        </w:rPr>
      </w:pPr>
    </w:p>
    <w:p w:rsidR="1AF509E4" w:rsidP="1AF509E4" w:rsidRDefault="1AF509E4" w14:paraId="634FC1C4" w14:textId="6A80FF85">
      <w:pPr>
        <w:spacing w:line="360" w:lineRule="auto"/>
        <w:jc w:val="center"/>
        <w:rPr>
          <w:b w:val="0"/>
          <w:bCs w:val="0"/>
        </w:rPr>
      </w:pPr>
    </w:p>
    <w:p w:rsidR="22F167DE" w:rsidP="1AF509E4" w:rsidRDefault="22F167DE" w14:paraId="493900D6" w14:textId="0B84FE7E">
      <w:pPr>
        <w:spacing w:line="360" w:lineRule="auto"/>
        <w:jc w:val="center"/>
        <w:rPr>
          <w:b w:val="0"/>
          <w:bCs w:val="0"/>
        </w:rPr>
      </w:pPr>
      <w:r w:rsidR="22F167DE">
        <w:drawing>
          <wp:inline wp14:editId="2CEDC607" wp14:anchorId="2FB11061">
            <wp:extent cx="5724524" cy="2924175"/>
            <wp:effectExtent l="0" t="0" r="0" b="0"/>
            <wp:docPr id="1563914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a562a29fa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F167DE">
        <w:rPr>
          <w:b w:val="0"/>
          <w:bCs w:val="0"/>
        </w:rPr>
        <w:t>Figura 7 – Sistema de refrigeração</w:t>
      </w:r>
    </w:p>
    <w:p w:rsidR="1AF509E4" w:rsidP="1AF509E4" w:rsidRDefault="1AF509E4" w14:paraId="2B406DCC" w14:textId="35DF1087">
      <w:pPr>
        <w:spacing w:line="360" w:lineRule="auto"/>
        <w:jc w:val="center"/>
        <w:rPr>
          <w:b w:val="0"/>
          <w:bCs w:val="0"/>
        </w:rPr>
      </w:pPr>
    </w:p>
    <w:p w:rsidR="1AF509E4" w:rsidP="1AF509E4" w:rsidRDefault="1AF509E4" w14:paraId="5E3FBA2C" w14:textId="24093337">
      <w:pPr>
        <w:pStyle w:val="Normal"/>
        <w:spacing w:line="360" w:lineRule="auto"/>
        <w:jc w:val="center"/>
        <w:rPr>
          <w:b w:val="0"/>
          <w:bCs w:val="0"/>
        </w:rPr>
      </w:pPr>
    </w:p>
    <w:p w:rsidR="1AF509E4" w:rsidP="1AF509E4" w:rsidRDefault="1AF509E4" w14:paraId="13AC51DA" w14:textId="2C27F46A">
      <w:pPr>
        <w:spacing w:line="360" w:lineRule="auto"/>
        <w:jc w:val="center"/>
        <w:rPr>
          <w:b w:val="0"/>
          <w:bCs w:val="0"/>
        </w:rPr>
      </w:pPr>
    </w:p>
    <w:p w:rsidR="4B48383A" w:rsidP="4B48383A" w:rsidRDefault="4B48383A" w14:paraId="67DC1D1D" w14:textId="4CD24471">
      <w:pPr>
        <w:pStyle w:val="Normal"/>
        <w:spacing w:line="360" w:lineRule="auto"/>
        <w:jc w:val="center"/>
      </w:pPr>
    </w:p>
    <w:p w:rsidR="6204C93F" w:rsidP="4B48383A" w:rsidRDefault="6204C93F" w14:paraId="75DDF3C0" w14:textId="2A20AA8E">
      <w:pPr>
        <w:pStyle w:val="Heading2"/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bookmarkStart w:name="_Toc1152335375" w:id="1494890641"/>
      <w:r w:rsidRPr="1AF509E4" w:rsidR="403A28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4.2 Descrição dos casos de uso</w:t>
      </w:r>
      <w:bookmarkEnd w:id="1494890641"/>
    </w:p>
    <w:p w:rsidR="1A2F5A79" w:rsidP="4B48383A" w:rsidRDefault="1A2F5A79" w14:paraId="1D30269E" w14:textId="2B45BABD">
      <w:pPr>
        <w:pStyle w:val="Normal"/>
        <w:spacing w:before="0" w:after="0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1A2F5A7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 descrição de casos de uso é uma documentação que descreve um caso de uso de forma detalhada. Ela fornece informações sobre o objetivo do caso de uso, os atores envolvidos, as pré-condições, as pós-condições, as ações dos atores e do sistema, o fluxo principal e os fluxos alternativos.</w:t>
      </w:r>
    </w:p>
    <w:p w:rsidR="4B48383A" w:rsidP="4B48383A" w:rsidRDefault="4B48383A" w14:paraId="643C7668" w14:textId="456322C2">
      <w:pPr>
        <w:pStyle w:val="Normal"/>
        <w:spacing w:line="360" w:lineRule="auto"/>
        <w:rPr>
          <w:rFonts w:ascii="Times New Roman" w:hAnsi="Times New Roman" w:eastAsia="Times New Roman" w:cs="Times New Roman"/>
        </w:rPr>
      </w:pPr>
    </w:p>
    <w:p w:rsidR="7358B05B" w:rsidP="1AF509E4" w:rsidRDefault="7358B05B" w14:paraId="1B575B6E" w14:textId="04416FC4">
      <w:pPr>
        <w:pStyle w:val="Heading3"/>
        <w:spacing w:line="360" w:lineRule="auto"/>
        <w:ind w:left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bookmarkStart w:name="_Toc41333824" w:id="852988628"/>
      <w:r w:rsidRPr="1AF509E4" w:rsidR="45FCC53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4.2.1 Criar e Gerenciar Perfil de Usuário</w:t>
      </w:r>
      <w:bookmarkEnd w:id="852988628"/>
    </w:p>
    <w:p w:rsidR="7358B05B" w:rsidP="4B48383A" w:rsidRDefault="7358B05B" w14:paraId="5FCF3ED1" w14:textId="23D999B8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Descrição:</w:t>
      </w:r>
      <w:r>
        <w:br/>
      </w:r>
      <w:r>
        <w:tab/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Permite que o usuário crie um perfil na plataforma para salvar builds, exportar configurações e receber promoções. O sistema oferece duas formas de acesso: por cadastro com e-mail/senha ou autenticação via conta Google (login automático). Usuários autenticados podem gerenciar seus dados pessoais e configurações salvas.</w:t>
      </w:r>
    </w:p>
    <w:p w:rsidR="7358B05B" w:rsidP="4B48383A" w:rsidRDefault="7358B05B" w14:paraId="019AAA4D" w14:textId="5178B0FB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Atores:</w:t>
      </w:r>
    </w:p>
    <w:p w:rsidR="7358B05B" w:rsidP="4B48383A" w:rsidRDefault="7358B05B" w14:paraId="65C0A813" w14:textId="78036114">
      <w:pPr>
        <w:pStyle w:val="ListParagraph"/>
        <w:numPr>
          <w:ilvl w:val="0"/>
          <w:numId w:val="40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(pessoa física ou representante de empresa)</w:t>
      </w:r>
    </w:p>
    <w:p w:rsidR="7358B05B" w:rsidP="4B48383A" w:rsidRDefault="7358B05B" w14:paraId="21AE1E28" w14:textId="17DEF60E">
      <w:pPr>
        <w:pStyle w:val="ListParagraph"/>
        <w:numPr>
          <w:ilvl w:val="0"/>
          <w:numId w:val="40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Sistema (inclui integração com Google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OAuth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)</w:t>
      </w:r>
    </w:p>
    <w:p w:rsidR="7358B05B" w:rsidP="4B48383A" w:rsidRDefault="7358B05B" w14:paraId="30601B27" w14:textId="25FC400C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Pré-Condições:</w:t>
      </w:r>
    </w:p>
    <w:p w:rsidR="7358B05B" w:rsidP="4B48383A" w:rsidRDefault="7358B05B" w14:paraId="009B79CC" w14:textId="2654706E">
      <w:pPr>
        <w:pStyle w:val="ListParagraph"/>
        <w:numPr>
          <w:ilvl w:val="0"/>
          <w:numId w:val="4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Para salvar builds e exportar arquivos, o usuário deve estar autenticado.</w:t>
      </w:r>
    </w:p>
    <w:p w:rsidR="7358B05B" w:rsidP="4B48383A" w:rsidRDefault="7358B05B" w14:paraId="314518C6" w14:textId="70783E47">
      <w:pPr>
        <w:pStyle w:val="ListParagraph"/>
        <w:numPr>
          <w:ilvl w:val="0"/>
          <w:numId w:val="4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pode se cadastrar com:</w:t>
      </w:r>
    </w:p>
    <w:p w:rsidR="7358B05B" w:rsidP="4B48383A" w:rsidRDefault="7358B05B" w14:paraId="4E4536CF" w14:textId="1DEA60E1">
      <w:pPr>
        <w:pStyle w:val="ListParagraph"/>
        <w:numPr>
          <w:ilvl w:val="1"/>
          <w:numId w:val="4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a) E-mail e senha válidos, ou</w:t>
      </w:r>
    </w:p>
    <w:p w:rsidR="7358B05B" w:rsidP="4B48383A" w:rsidRDefault="7358B05B" w14:paraId="73E8B7BA" w14:textId="79ABFA91">
      <w:pPr>
        <w:pStyle w:val="ListParagraph"/>
        <w:numPr>
          <w:ilvl w:val="1"/>
          <w:numId w:val="4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b) Conta Google (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OAuth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2.0).</w:t>
      </w:r>
    </w:p>
    <w:p w:rsidR="7358B05B" w:rsidP="4B48383A" w:rsidRDefault="7358B05B" w14:paraId="174CF5BC" w14:textId="50B1E4AF">
      <w:pPr>
        <w:pStyle w:val="Normal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Principal:</w:t>
      </w:r>
    </w:p>
    <w:p w:rsidR="7358B05B" w:rsidP="4B48383A" w:rsidRDefault="7358B05B" w14:paraId="138FCE55" w14:textId="5EAFCCA5">
      <w:pPr>
        <w:pStyle w:val="ListParagraph"/>
        <w:numPr>
          <w:ilvl w:val="0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acessa a opção “Entrar” ou “Criar conta”.</w:t>
      </w:r>
    </w:p>
    <w:p w:rsidR="7358B05B" w:rsidP="4B48383A" w:rsidRDefault="7358B05B" w14:paraId="5159BBCA" w14:textId="0B093BA5">
      <w:pPr>
        <w:pStyle w:val="ListParagraph"/>
        <w:numPr>
          <w:ilvl w:val="0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oferece duas opções:</w:t>
      </w:r>
    </w:p>
    <w:p w:rsidR="7358B05B" w:rsidP="4B48383A" w:rsidRDefault="7358B05B" w14:paraId="39D12B40" w14:textId="2BDD551F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Cadastro/Login tradicional:</w:t>
      </w:r>
    </w:p>
    <w:p w:rsidR="7358B05B" w:rsidP="4B48383A" w:rsidRDefault="7358B05B" w14:paraId="7FA7D653" w14:textId="7F9844D8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preenche e-mail e senha.</w:t>
      </w:r>
    </w:p>
    <w:p w:rsidR="7358B05B" w:rsidP="4B48383A" w:rsidRDefault="7358B05B" w14:paraId="00FB5C0B" w14:textId="6835FAED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Sistema valida e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autentica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</w:t>
      </w:r>
    </w:p>
    <w:p w:rsidR="7358B05B" w:rsidP="4B48383A" w:rsidRDefault="7358B05B" w14:paraId="4070B1F9" w14:textId="0FF0450D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Login com Google:</w:t>
      </w:r>
    </w:p>
    <w:p w:rsidR="7358B05B" w:rsidP="4B48383A" w:rsidRDefault="7358B05B" w14:paraId="5639028C" w14:textId="7F8AA29F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Sistema redireciona para autenticação via Google.</w:t>
      </w:r>
    </w:p>
    <w:p w:rsidR="7358B05B" w:rsidP="4B48383A" w:rsidRDefault="7358B05B" w14:paraId="1C51BB4A" w14:textId="668640D5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Com autorização, o login é feito automaticamente e o perfil é criado (caso não exista).</w:t>
      </w:r>
    </w:p>
    <w:p w:rsidR="7358B05B" w:rsidP="4B48383A" w:rsidRDefault="7358B05B" w14:paraId="556E974E" w14:textId="313347B7">
      <w:pPr>
        <w:pStyle w:val="ListParagraph"/>
        <w:numPr>
          <w:ilvl w:val="0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Após autenticação, o usuário pode:</w:t>
      </w:r>
    </w:p>
    <w:p w:rsidR="7358B05B" w:rsidP="4B48383A" w:rsidRDefault="7358B05B" w14:paraId="30D0C601" w14:textId="5E4DE082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Salvar configurações de montagem (builds).</w:t>
      </w:r>
    </w:p>
    <w:p w:rsidR="7358B05B" w:rsidP="4B48383A" w:rsidRDefault="7358B05B" w14:paraId="04A85036" w14:textId="312370D8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Exportar builds em XLSX ou PDF.</w:t>
      </w:r>
    </w:p>
    <w:p w:rsidR="7358B05B" w:rsidP="4B48383A" w:rsidRDefault="7358B05B" w14:paraId="24B2E655" w14:textId="122A0D8B">
      <w:pPr>
        <w:pStyle w:val="ListParagraph"/>
        <w:numPr>
          <w:ilvl w:val="1"/>
          <w:numId w:val="4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Editar dados do perfil (nome,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telefone, etc.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).</w:t>
      </w:r>
    </w:p>
    <w:p w:rsidR="7358B05B" w:rsidP="4B48383A" w:rsidRDefault="7358B05B" w14:paraId="5460A97B" w14:textId="56F62B12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Alternativo:</w:t>
      </w:r>
    </w:p>
    <w:p w:rsidR="7358B05B" w:rsidP="4B48383A" w:rsidRDefault="7358B05B" w14:paraId="789A2044" w14:textId="159AB19A">
      <w:pPr>
        <w:pStyle w:val="ListParagraph"/>
        <w:numPr>
          <w:ilvl w:val="0"/>
          <w:numId w:val="4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Recuperação de senha (caso de login tradicional):</w:t>
      </w:r>
    </w:p>
    <w:p w:rsidR="7358B05B" w:rsidP="4B48383A" w:rsidRDefault="7358B05B" w14:paraId="508D0E91" w14:textId="2BFEF9B0">
      <w:pPr>
        <w:pStyle w:val="ListParagraph"/>
        <w:numPr>
          <w:ilvl w:val="0"/>
          <w:numId w:val="4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seleciona “Esqueci minha senha”.</w:t>
      </w:r>
    </w:p>
    <w:p w:rsidR="7358B05B" w:rsidP="4B48383A" w:rsidRDefault="7358B05B" w14:paraId="44F70273" w14:textId="3D9E4191">
      <w:pPr>
        <w:pStyle w:val="ListParagraph"/>
        <w:numPr>
          <w:ilvl w:val="0"/>
          <w:numId w:val="4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Sistema envia link de redefinição para o e-mail informado.</w:t>
      </w:r>
    </w:p>
    <w:p w:rsidR="7358B05B" w:rsidP="4B48383A" w:rsidRDefault="7358B05B" w14:paraId="7C54959C" w14:textId="7059C2E3">
      <w:pPr>
        <w:pStyle w:val="ListParagraph"/>
        <w:numPr>
          <w:ilvl w:val="0"/>
          <w:numId w:val="4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redefine a senha e retorna ao login.</w:t>
      </w:r>
    </w:p>
    <w:p w:rsidR="7358B05B" w:rsidP="4B48383A" w:rsidRDefault="7358B05B" w14:paraId="14A33110" w14:textId="6DD03369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Fluxos de Exceção:</w:t>
      </w:r>
    </w:p>
    <w:p w:rsidR="7358B05B" w:rsidP="4B48383A" w:rsidRDefault="7358B05B" w14:paraId="31530645" w14:textId="6A40D5AE">
      <w:pPr>
        <w:pStyle w:val="ListParagraph"/>
        <w:numPr>
          <w:ilvl w:val="0"/>
          <w:numId w:val="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E-mail já cadastrado (modo tradicional):</w:t>
      </w:r>
    </w:p>
    <w:p w:rsidR="7358B05B" w:rsidP="4B48383A" w:rsidRDefault="7358B05B" w14:paraId="13BF7BD0" w14:textId="0B262F59">
      <w:pPr>
        <w:pStyle w:val="ListParagraph"/>
        <w:numPr>
          <w:ilvl w:val="1"/>
          <w:numId w:val="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Sistema exibe: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“Este e-mail já está em uso. Faça login ou use outra</w:t>
      </w:r>
      <w:r w:rsidRPr="4B48383A" w:rsidR="4DFFDC3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conta.”</w:t>
      </w:r>
    </w:p>
    <w:p w:rsidR="7358B05B" w:rsidP="4B48383A" w:rsidRDefault="7358B05B" w14:paraId="6F9B2A1D" w14:textId="542A15EE">
      <w:pPr>
        <w:pStyle w:val="ListParagraph"/>
        <w:numPr>
          <w:ilvl w:val="0"/>
          <w:numId w:val="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Login inválido (tradicional):</w:t>
      </w:r>
    </w:p>
    <w:p w:rsidR="7358B05B" w:rsidP="4B48383A" w:rsidRDefault="7358B05B" w14:paraId="64E6182C" w14:textId="5FB253CE">
      <w:pPr>
        <w:pStyle w:val="ListParagraph"/>
        <w:numPr>
          <w:ilvl w:val="1"/>
          <w:numId w:val="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Mensagem: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“E-mail ou senha incorretos.”</w:t>
      </w:r>
    </w:p>
    <w:p w:rsidR="7358B05B" w:rsidP="4B48383A" w:rsidRDefault="7358B05B" w14:paraId="01DE7CA4" w14:textId="599645FD">
      <w:pPr>
        <w:pStyle w:val="ListParagraph"/>
        <w:numPr>
          <w:ilvl w:val="0"/>
          <w:numId w:val="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Falha na autenticação com Google:</w:t>
      </w:r>
    </w:p>
    <w:p w:rsidR="7358B05B" w:rsidP="4B48383A" w:rsidRDefault="7358B05B" w14:paraId="25FD8F20" w14:textId="0E37FAE2">
      <w:pPr>
        <w:pStyle w:val="ListParagraph"/>
        <w:numPr>
          <w:ilvl w:val="1"/>
          <w:numId w:val="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Mensagem: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“Erro ao conectar com o Google. Tente novamente.”</w:t>
      </w:r>
    </w:p>
    <w:p w:rsidR="7358B05B" w:rsidP="4B48383A" w:rsidRDefault="7358B05B" w14:paraId="4FA3DC53" w14:textId="059B0537">
      <w:pPr>
        <w:pStyle w:val="ListParagraph"/>
        <w:numPr>
          <w:ilvl w:val="0"/>
          <w:numId w:val="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Falha na exportação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da build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:</w:t>
      </w:r>
    </w:p>
    <w:p w:rsidR="7358B05B" w:rsidP="4B48383A" w:rsidRDefault="7358B05B" w14:paraId="4E37D400" w14:textId="1E09FAF6">
      <w:pPr>
        <w:pStyle w:val="ListParagraph"/>
        <w:numPr>
          <w:ilvl w:val="1"/>
          <w:numId w:val="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Exibir: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“Erro ao gerar arquivo. Tente novamente mais tarde.”</w:t>
      </w:r>
    </w:p>
    <w:p w:rsidR="7358B05B" w:rsidP="4B48383A" w:rsidRDefault="7358B05B" w14:paraId="50FB035D" w14:textId="3D98B1F0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Pós-Condições:</w:t>
      </w:r>
    </w:p>
    <w:p w:rsidR="7358B05B" w:rsidP="4B48383A" w:rsidRDefault="7358B05B" w14:paraId="7F64D940" w14:textId="47538C01">
      <w:pPr>
        <w:pStyle w:val="ListParagraph"/>
        <w:numPr>
          <w:ilvl w:val="0"/>
          <w:numId w:val="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autenticado pode salvar e exportar builds.</w:t>
      </w:r>
    </w:p>
    <w:p w:rsidR="7358B05B" w:rsidP="4B48383A" w:rsidRDefault="7358B05B" w14:paraId="626B3F2E" w14:textId="3AE71722">
      <w:pPr>
        <w:pStyle w:val="ListParagraph"/>
        <w:numPr>
          <w:ilvl w:val="0"/>
          <w:numId w:val="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Dados pessoais e builds são armazenados com segurança (criptografia).</w:t>
      </w:r>
    </w:p>
    <w:p w:rsidR="7358B05B" w:rsidP="4B48383A" w:rsidRDefault="7358B05B" w14:paraId="2C5E0122" w14:textId="65640552">
      <w:pPr>
        <w:pStyle w:val="ListParagraph"/>
        <w:numPr>
          <w:ilvl w:val="0"/>
          <w:numId w:val="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Backups periódicos são realizados (quando aplicável).</w:t>
      </w:r>
    </w:p>
    <w:p w:rsidR="7358B05B" w:rsidP="4B48383A" w:rsidRDefault="7358B05B" w14:paraId="54553FDC" w14:textId="3E917B33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Requisitos Funcionais Relacionados:</w:t>
      </w:r>
    </w:p>
    <w:p w:rsidR="7358B05B" w:rsidP="4B48383A" w:rsidRDefault="7358B05B" w14:paraId="621C61E2" w14:textId="3515588F">
      <w:pPr>
        <w:pStyle w:val="ListParagraph"/>
        <w:numPr>
          <w:ilvl w:val="0"/>
          <w:numId w:val="1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RF-01 – Cadastro de Usuário</w:t>
      </w:r>
    </w:p>
    <w:p w:rsidR="7358B05B" w:rsidP="4B48383A" w:rsidRDefault="7358B05B" w14:paraId="5742A5EA" w14:textId="602738F8">
      <w:pPr>
        <w:pStyle w:val="ListParagraph"/>
        <w:numPr>
          <w:ilvl w:val="0"/>
          <w:numId w:val="1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RF-06 – Salvar Build</w:t>
      </w:r>
    </w:p>
    <w:p w:rsidR="7358B05B" w:rsidP="4B48383A" w:rsidRDefault="7358B05B" w14:paraId="20CF9F09" w14:textId="362E25C7">
      <w:pPr>
        <w:pStyle w:val="ListParagraph"/>
        <w:numPr>
          <w:ilvl w:val="0"/>
          <w:numId w:val="1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RF-07 – Exportar Build</w:t>
      </w:r>
    </w:p>
    <w:p w:rsidR="7358B05B" w:rsidP="4B48383A" w:rsidRDefault="7358B05B" w14:paraId="6F7084D2" w14:textId="32A1C4AD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Regras de Negócio:</w:t>
      </w:r>
    </w:p>
    <w:p w:rsidR="7358B05B" w:rsidP="4B48383A" w:rsidRDefault="7358B05B" w14:paraId="15D50737" w14:textId="3A346365">
      <w:pPr>
        <w:pStyle w:val="ListParagraph"/>
        <w:numPr>
          <w:ilvl w:val="0"/>
          <w:numId w:val="1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RN01: Apenas usuários autenticados podem salvar builds.</w:t>
      </w:r>
    </w:p>
    <w:p w:rsidR="7358B05B" w:rsidP="4B48383A" w:rsidRDefault="7358B05B" w14:paraId="76BB942A" w14:textId="37323212">
      <w:pPr>
        <w:pStyle w:val="ListParagraph"/>
        <w:numPr>
          <w:ilvl w:val="0"/>
          <w:numId w:val="1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RN02: E-mails devem ser únicos.</w:t>
      </w:r>
    </w:p>
    <w:p w:rsidR="7358B05B" w:rsidP="4B48383A" w:rsidRDefault="7358B05B" w14:paraId="2CB8D2FB" w14:textId="46AFEF38">
      <w:pPr>
        <w:pStyle w:val="ListParagraph"/>
        <w:numPr>
          <w:ilvl w:val="0"/>
          <w:numId w:val="1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RN03: Senhas (para login tradicional) devem ter no mínimo 8 caracteres.</w:t>
      </w:r>
    </w:p>
    <w:p w:rsidR="7358B05B" w:rsidP="4B48383A" w:rsidRDefault="7358B05B" w14:paraId="3308884D" w14:textId="51A35161">
      <w:pPr>
        <w:pStyle w:val="ListParagraph"/>
        <w:numPr>
          <w:ilvl w:val="0"/>
          <w:numId w:val="1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RNxx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(novo): A autenticação via conta Google deve seguir o protocolo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OAuth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2.0 com consentimento do usuário.</w:t>
      </w:r>
    </w:p>
    <w:p w:rsidR="7358B05B" w:rsidP="4B48383A" w:rsidRDefault="7358B05B" w14:paraId="006BD090" w14:textId="67E3BE96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Relacionamento com Outros Casos de Uso:</w:t>
      </w:r>
    </w:p>
    <w:p w:rsidR="7358B05B" w:rsidP="4B48383A" w:rsidRDefault="7358B05B" w14:paraId="26B16FCC" w14:textId="1FD2A388">
      <w:pPr>
        <w:pStyle w:val="ListParagraph"/>
        <w:numPr>
          <w:ilvl w:val="0"/>
          <w:numId w:val="1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Montar Computador Personalizado: o usuário precisa estar autenticado para salvar ou exportar builds.</w:t>
      </w:r>
    </w:p>
    <w:p w:rsidR="7358B05B" w:rsidP="4B48383A" w:rsidRDefault="7358B05B" w14:paraId="3F48A17F" w14:textId="4B503837">
      <w:pPr>
        <w:pStyle w:val="ListParagraph"/>
        <w:numPr>
          <w:ilvl w:val="0"/>
          <w:numId w:val="1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Gerenciar Orçamento e Builds: as configurações associadas ao perfil são usadas para recomendações e análises.</w:t>
      </w:r>
    </w:p>
    <w:p w:rsidR="4B48383A" w:rsidP="4B48383A" w:rsidRDefault="4B48383A" w14:paraId="152A8B02" w14:textId="3EE632E2">
      <w:pPr>
        <w:pStyle w:val="ListParagraph"/>
        <w:spacing w:before="240" w:beforeAutospacing="off" w:after="240" w:afterAutospacing="off" w:line="360" w:lineRule="auto"/>
        <w:ind w:left="720"/>
      </w:pPr>
    </w:p>
    <w:p w:rsidR="5833A0FA" w:rsidP="1AF509E4" w:rsidRDefault="5833A0FA" w14:paraId="5EE4A4BA" w14:textId="3467F4AE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bookmarkStart w:name="_Toc225193852" w:id="1059223553"/>
      <w:r w:rsidRPr="1AF509E4" w:rsidR="549E3824">
        <w:rPr>
          <w:rStyle w:val="Heading3Char"/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4.2.2</w:t>
      </w:r>
      <w:r w:rsidRPr="1AF509E4" w:rsidR="45FCC530">
        <w:rPr>
          <w:rStyle w:val="Heading3Char"/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Coletar Requisitos e Preferências do Usuário</w:t>
      </w:r>
      <w:bookmarkEnd w:id="1059223553"/>
    </w:p>
    <w:p w:rsidR="7358B05B" w:rsidP="4B48383A" w:rsidRDefault="7358B05B" w14:paraId="0AFC28DF" w14:textId="3B9B0719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Descrição:</w:t>
      </w:r>
      <w:r>
        <w:br/>
      </w:r>
      <w:r>
        <w:tab/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Permite ao sistema entender as necessidades do usuário para montar uma configuração de PC personalizada. As informações são coletadas por meio de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chatbot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e/ou formulários interativos, incluindo teto de orçamento, perfil de uso (ex.: jogos, escritório, edição de vídeo) e ambiente físico onde o computador será instalado (ex.: local quente, empoeirado, com ou sem climatização). Os dados coletados são usados para gerar recomendações automatizadas ou dar suporte à montagem manual</w:t>
      </w:r>
      <w:r w:rsidRPr="4B48383A" w:rsidR="4F19313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</w:t>
      </w:r>
    </w:p>
    <w:p w:rsidR="7358B05B" w:rsidP="4B48383A" w:rsidRDefault="7358B05B" w14:paraId="747F5B9E" w14:textId="1D6D2E34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Atores:</w:t>
      </w:r>
    </w:p>
    <w:p w:rsidR="7358B05B" w:rsidP="4B48383A" w:rsidRDefault="7358B05B" w14:paraId="07688E1F" w14:textId="1D4E6B0A">
      <w:pPr>
        <w:pStyle w:val="ListParagraph"/>
        <w:numPr>
          <w:ilvl w:val="0"/>
          <w:numId w:val="1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(logado ou não)</w:t>
      </w:r>
    </w:p>
    <w:p w:rsidR="7358B05B" w:rsidP="4B48383A" w:rsidRDefault="7358B05B" w14:paraId="3B370245" w14:textId="39E53937">
      <w:pPr>
        <w:pStyle w:val="ListParagraph"/>
        <w:numPr>
          <w:ilvl w:val="0"/>
          <w:numId w:val="1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Sistema (inclui IA,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chatbot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, detecção de IP e APIs de clima</w:t>
      </w:r>
    </w:p>
    <w:p w:rsidR="7358B05B" w:rsidP="4B48383A" w:rsidRDefault="7358B05B" w14:paraId="1853480C" w14:textId="5AA4499C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Pré-Condições:</w:t>
      </w:r>
    </w:p>
    <w:p w:rsidR="7358B05B" w:rsidP="4B48383A" w:rsidRDefault="7358B05B" w14:paraId="52A70B1B" w14:textId="2C7EFF1B">
      <w:pPr>
        <w:pStyle w:val="ListParagraph"/>
        <w:numPr>
          <w:ilvl w:val="0"/>
          <w:numId w:val="1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acessa a funcionalidade de montagem de PC.</w:t>
      </w:r>
    </w:p>
    <w:p w:rsidR="7358B05B" w:rsidP="4B48383A" w:rsidRDefault="7358B05B" w14:paraId="0B5EAE47" w14:textId="2ABD3E6B">
      <w:pPr>
        <w:pStyle w:val="ListParagraph"/>
        <w:numPr>
          <w:ilvl w:val="0"/>
          <w:numId w:val="1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Para salvar configurações futuras, o login é necessário.</w:t>
      </w:r>
    </w:p>
    <w:p w:rsidR="7358B05B" w:rsidP="4B48383A" w:rsidRDefault="7358B05B" w14:paraId="6D989E8B" w14:textId="7972BF48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Principal:</w:t>
      </w:r>
    </w:p>
    <w:p w:rsidR="7358B05B" w:rsidP="4B48383A" w:rsidRDefault="7358B05B" w14:paraId="3308FDA6" w14:textId="7EBD9ADA">
      <w:pPr>
        <w:pStyle w:val="ListParagraph"/>
        <w:numPr>
          <w:ilvl w:val="0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acessa a opção “Montar PC”.</w:t>
      </w:r>
    </w:p>
    <w:p w:rsidR="7358B05B" w:rsidP="4B48383A" w:rsidRDefault="7358B05B" w14:paraId="02DB302F" w14:textId="0D306412">
      <w:pPr>
        <w:pStyle w:val="ListParagraph"/>
        <w:numPr>
          <w:ilvl w:val="0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 sistema apresenta um assistente interativo via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chatbot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</w:t>
      </w:r>
    </w:p>
    <w:p w:rsidR="7358B05B" w:rsidP="4B48383A" w:rsidRDefault="7358B05B" w14:paraId="65615B72" w14:textId="014352AE">
      <w:pPr>
        <w:pStyle w:val="ListParagraph"/>
        <w:numPr>
          <w:ilvl w:val="0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solicita ao usuário:</w:t>
      </w:r>
    </w:p>
    <w:p w:rsidR="7358B05B" w:rsidP="4B48383A" w:rsidRDefault="7358B05B" w14:paraId="3C63D8BC" w14:textId="02D8A8CE">
      <w:pPr>
        <w:pStyle w:val="ListParagraph"/>
        <w:numPr>
          <w:ilvl w:val="1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Orçamento máximo disponível (RF-02).</w:t>
      </w:r>
    </w:p>
    <w:p w:rsidR="7358B05B" w:rsidP="4B48383A" w:rsidRDefault="7358B05B" w14:paraId="52D397A8" w14:textId="2507F591">
      <w:pPr>
        <w:pStyle w:val="ListParagraph"/>
        <w:numPr>
          <w:ilvl w:val="1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Perfil de uso (RF-11), como “gamer”, “escritório”, “edição de vídeo”, “servidor”, etc.</w:t>
      </w:r>
    </w:p>
    <w:p w:rsidR="7358B05B" w:rsidP="4B48383A" w:rsidRDefault="7358B05B" w14:paraId="66A7BBDF" w14:textId="5968B80D">
      <w:pPr>
        <w:pStyle w:val="ListParagraph"/>
        <w:numPr>
          <w:ilvl w:val="1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Ambiente físico (RF-015), perguntando se o local é fechado, quente, empoeirado, climatizado, etc.</w:t>
      </w:r>
    </w:p>
    <w:p w:rsidR="7358B05B" w:rsidP="4B48383A" w:rsidRDefault="7358B05B" w14:paraId="3E6291F3" w14:textId="0EC1DE3A">
      <w:pPr>
        <w:pStyle w:val="ListParagraph"/>
        <w:numPr>
          <w:ilvl w:val="0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pergunta se pode estimar a localização do usuário (via IP):</w:t>
      </w:r>
    </w:p>
    <w:p w:rsidR="7358B05B" w:rsidP="4B48383A" w:rsidRDefault="7358B05B" w14:paraId="77366685" w14:textId="0E950CB8">
      <w:pPr>
        <w:pStyle w:val="ListParagraph"/>
        <w:numPr>
          <w:ilvl w:val="1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Se o usuário aceitar, coleta dados da cidade e busca temperatura ambiente máxima anual via API de clima (RF-14).</w:t>
      </w:r>
    </w:p>
    <w:p w:rsidR="7358B05B" w:rsidP="4B48383A" w:rsidRDefault="7358B05B" w14:paraId="59FFF581" w14:textId="2633B921">
      <w:pPr>
        <w:pStyle w:val="ListParagraph"/>
        <w:numPr>
          <w:ilvl w:val="1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Se o usuário recusar, pede entrada manual da temperatura média.</w:t>
      </w:r>
    </w:p>
    <w:p w:rsidR="7358B05B" w:rsidP="4B48383A" w:rsidRDefault="7358B05B" w14:paraId="14F8ECB6" w14:textId="37CD6B9D">
      <w:pPr>
        <w:pStyle w:val="ListParagraph"/>
        <w:numPr>
          <w:ilvl w:val="0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armazena as preferências em memória temporária ou no perfil (caso o usuário esteja autenticado).</w:t>
      </w:r>
    </w:p>
    <w:p w:rsidR="7358B05B" w:rsidP="4B48383A" w:rsidRDefault="7358B05B" w14:paraId="3009BC20" w14:textId="346C21B2">
      <w:pPr>
        <w:pStyle w:val="ListParagraph"/>
        <w:numPr>
          <w:ilvl w:val="0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As informações são então encaminhadas ao mecanismo de recomendação.</w:t>
      </w:r>
    </w:p>
    <w:p w:rsidR="7358B05B" w:rsidP="4B48383A" w:rsidRDefault="7358B05B" w14:paraId="041096E7" w14:textId="0E5A411D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Alternativo:</w:t>
      </w:r>
    </w:p>
    <w:p w:rsidR="7358B05B" w:rsidP="4B48383A" w:rsidRDefault="7358B05B" w14:paraId="17813B6F" w14:textId="7A12D698">
      <w:pPr>
        <w:pStyle w:val="ListParagraph"/>
        <w:numPr>
          <w:ilvl w:val="0"/>
          <w:numId w:val="4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Repetir o processo:</w:t>
      </w:r>
    </w:p>
    <w:p w:rsidR="7358B05B" w:rsidP="4B48383A" w:rsidRDefault="7358B05B" w14:paraId="2125B3B7" w14:textId="047B026F">
      <w:pPr>
        <w:pStyle w:val="ListParagraph"/>
        <w:numPr>
          <w:ilvl w:val="0"/>
          <w:numId w:val="4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pode reiniciar a coleta de requisitos a qualquer momento.</w:t>
      </w:r>
    </w:p>
    <w:p w:rsidR="7358B05B" w:rsidP="4B48383A" w:rsidRDefault="7358B05B" w14:paraId="4F4C0288" w14:textId="698870D2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de Exceção:</w:t>
      </w:r>
    </w:p>
    <w:p w:rsidR="7358B05B" w:rsidP="4B48383A" w:rsidRDefault="7358B05B" w14:paraId="79980D66" w14:textId="02BDA96E">
      <w:pPr>
        <w:pStyle w:val="ListParagraph"/>
        <w:numPr>
          <w:ilvl w:val="0"/>
          <w:numId w:val="1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Resposta invalida (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ex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: texto em vez de número):</w:t>
      </w:r>
    </w:p>
    <w:p w:rsidR="7358B05B" w:rsidP="4B48383A" w:rsidRDefault="7358B05B" w14:paraId="3D37C801" w14:textId="72AA7FBC">
      <w:pPr>
        <w:pStyle w:val="ListParagraph"/>
        <w:numPr>
          <w:ilvl w:val="1"/>
          <w:numId w:val="1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Sistema exibe mensagem: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“Informe um valor numérico válido para o orçamento.”</w:t>
      </w:r>
    </w:p>
    <w:p w:rsidR="7358B05B" w:rsidP="4B48383A" w:rsidRDefault="7358B05B" w14:paraId="7ACC5F34" w14:textId="397198FC">
      <w:pPr>
        <w:pStyle w:val="ListParagraph"/>
        <w:numPr>
          <w:ilvl w:val="0"/>
          <w:numId w:val="1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Recusa de localização:</w:t>
      </w:r>
    </w:p>
    <w:p w:rsidR="7358B05B" w:rsidP="4B48383A" w:rsidRDefault="7358B05B" w14:paraId="359F0BBC" w14:textId="10F15CDC">
      <w:pPr>
        <w:pStyle w:val="ListParagraph"/>
        <w:numPr>
          <w:ilvl w:val="1"/>
          <w:numId w:val="1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Sistema bloqueia o avanço e solicita temperatura estimada.</w:t>
      </w:r>
    </w:p>
    <w:p w:rsidR="7358B05B" w:rsidP="4B48383A" w:rsidRDefault="7358B05B" w14:paraId="350EF9DE" w14:textId="5E5F34F4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Pós-Condições:</w:t>
      </w:r>
    </w:p>
    <w:p w:rsidR="7358B05B" w:rsidP="4B48383A" w:rsidRDefault="7358B05B" w14:paraId="7E3DF95F" w14:textId="620665BF">
      <w:pPr>
        <w:pStyle w:val="ListParagraph"/>
        <w:numPr>
          <w:ilvl w:val="0"/>
          <w:numId w:val="1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possui dados suficientes para gerar uma recomendação personalizada.</w:t>
      </w:r>
    </w:p>
    <w:p w:rsidR="7358B05B" w:rsidP="4B48383A" w:rsidRDefault="7358B05B" w14:paraId="0F23638E" w14:textId="685E622B">
      <w:pPr>
        <w:pStyle w:val="ListParagraph"/>
        <w:numPr>
          <w:ilvl w:val="0"/>
          <w:numId w:val="1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Os dados são armazenados com segurança (se logado) ou mantidos temporariamente na sessão.</w:t>
      </w:r>
    </w:p>
    <w:p w:rsidR="7358B05B" w:rsidP="4B48383A" w:rsidRDefault="7358B05B" w14:paraId="1189B1CA" w14:textId="050EAE33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Requisitos Funcionais Relacionados:</w:t>
      </w:r>
    </w:p>
    <w:p w:rsidR="7358B05B" w:rsidP="4B48383A" w:rsidRDefault="7358B05B" w14:paraId="7417EE51" w14:textId="0FB8367E">
      <w:pPr>
        <w:pStyle w:val="ListParagraph"/>
        <w:numPr>
          <w:ilvl w:val="0"/>
          <w:numId w:val="1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RF-02 – Definição de Orçamento</w:t>
      </w:r>
    </w:p>
    <w:p w:rsidR="7358B05B" w:rsidP="4B48383A" w:rsidRDefault="7358B05B" w14:paraId="1FC37AE7" w14:textId="7E14D0DB">
      <w:pPr>
        <w:pStyle w:val="ListParagraph"/>
        <w:numPr>
          <w:ilvl w:val="0"/>
          <w:numId w:val="1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RF-11 – Perfil de Uso</w:t>
      </w:r>
    </w:p>
    <w:p w:rsidR="7358B05B" w:rsidP="4B48383A" w:rsidRDefault="7358B05B" w14:paraId="28946BF2" w14:textId="7267573B">
      <w:pPr>
        <w:pStyle w:val="ListParagraph"/>
        <w:numPr>
          <w:ilvl w:val="0"/>
          <w:numId w:val="1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RF-13 – Chatbot</w:t>
      </w:r>
    </w:p>
    <w:p w:rsidR="7358B05B" w:rsidP="4B48383A" w:rsidRDefault="7358B05B" w14:paraId="555A0A40" w14:textId="197DF1CA">
      <w:pPr>
        <w:pStyle w:val="ListParagraph"/>
        <w:numPr>
          <w:ilvl w:val="0"/>
          <w:numId w:val="1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RF-14 – Detecção de Localização (IP + API)</w:t>
      </w:r>
    </w:p>
    <w:p w:rsidR="7358B05B" w:rsidP="4B48383A" w:rsidRDefault="7358B05B" w14:paraId="5310DC67" w14:textId="74EEA34A">
      <w:pPr>
        <w:pStyle w:val="ListParagraph"/>
        <w:numPr>
          <w:ilvl w:val="0"/>
          <w:numId w:val="19"/>
        </w:numPr>
        <w:spacing w:before="240" w:beforeAutospacing="off" w:after="240" w:afterAutospacing="off" w:line="360" w:lineRule="auto"/>
        <w:rPr/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RF-015 – Coleta de Dados Ambientais</w:t>
      </w:r>
    </w:p>
    <w:p w:rsidR="7358B05B" w:rsidP="4B48383A" w:rsidRDefault="7358B05B" w14:paraId="24194520" w14:textId="3BADEC70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Regras de Negócio Relacionadas:</w:t>
      </w:r>
    </w:p>
    <w:p w:rsidR="7358B05B" w:rsidP="4B48383A" w:rsidRDefault="7358B05B" w14:paraId="43942E4F" w14:textId="43ADC32A">
      <w:pPr>
        <w:pStyle w:val="ListParagraph"/>
        <w:numPr>
          <w:ilvl w:val="0"/>
          <w:numId w:val="2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RN03: Sistema ajusta o tipo de build conforme o perfil (ex.: para “gamer”, prioriza GPU).</w:t>
      </w:r>
    </w:p>
    <w:p w:rsidR="7358B05B" w:rsidP="4B48383A" w:rsidRDefault="7358B05B" w14:paraId="4E12DAB1" w14:textId="26C1B037">
      <w:pPr>
        <w:pStyle w:val="ListParagraph"/>
        <w:numPr>
          <w:ilvl w:val="0"/>
          <w:numId w:val="2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RN05: Perfis-tipo como “Edição de Vídeo” ou “Servidor” influenciam distribuição do orçamento.</w:t>
      </w:r>
    </w:p>
    <w:p w:rsidR="7358B05B" w:rsidP="4B48383A" w:rsidRDefault="7358B05B" w14:paraId="3586DDA8" w14:textId="2645C58D">
      <w:pPr>
        <w:pStyle w:val="ListParagraph"/>
        <w:numPr>
          <w:ilvl w:val="0"/>
          <w:numId w:val="2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RN-04: Caso o orçamento seja insuficiente, o sistema pode sugerir aumento ou build inferior (tratado no Caso de Uso 3).</w:t>
      </w:r>
    </w:p>
    <w:p w:rsidR="7358B05B" w:rsidP="4B48383A" w:rsidRDefault="7358B05B" w14:paraId="7E542CB0" w14:textId="014B64A7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Relacionamento com Outros Casos de Uso:</w:t>
      </w:r>
    </w:p>
    <w:p w:rsidR="7358B05B" w:rsidP="4B48383A" w:rsidRDefault="7358B05B" w14:paraId="282D586E" w14:textId="64F54E3F">
      <w:pPr>
        <w:pStyle w:val="ListParagraph"/>
        <w:numPr>
          <w:ilvl w:val="0"/>
          <w:numId w:val="2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Gerar Configuração Automatizada de PC (CU3): os dados coletados aqui são usados para montar a build.</w:t>
      </w:r>
    </w:p>
    <w:p w:rsidR="7358B05B" w:rsidP="4B48383A" w:rsidRDefault="7358B05B" w14:paraId="36FB994E" w14:textId="7A406965">
      <w:pPr>
        <w:pStyle w:val="ListParagraph"/>
        <w:numPr>
          <w:ilvl w:val="0"/>
          <w:numId w:val="2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Gerenciar Perfil (CU1): se logado, as preferências podem ser salvas no perfil do usuário.</w:t>
      </w:r>
    </w:p>
    <w:p w:rsidR="7358B05B" w:rsidP="4B48383A" w:rsidRDefault="7358B05B" w14:paraId="4F19FA7D" w14:textId="45C05BDC">
      <w:pPr>
        <w:pStyle w:val="ListParagraph"/>
        <w:numPr>
          <w:ilvl w:val="0"/>
          <w:numId w:val="2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Recomendação Térmica (CU5): os dados ambientais alimentam o cálculo de refrigeração ideal.</w:t>
      </w:r>
    </w:p>
    <w:p w:rsidR="0B28058A" w:rsidP="1AF509E4" w:rsidRDefault="0B28058A" w14:paraId="5716FF60" w14:textId="3FA9A7C4">
      <w:pPr>
        <w:pStyle w:val="Heading3"/>
        <w:ind w:left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bookmarkStart w:name="_Toc229662336" w:id="1975989134"/>
      <w:r w:rsidRPr="1AF509E4" w:rsidR="53BF769C">
        <w:rPr>
          <w:b w:val="1"/>
          <w:bCs w:val="1"/>
          <w:noProof w:val="0"/>
          <w:sz w:val="24"/>
          <w:szCs w:val="24"/>
          <w:lang w:val="pt-BR"/>
        </w:rPr>
        <w:t xml:space="preserve">4.2.3 </w:t>
      </w:r>
      <w:r w:rsidRPr="1AF509E4" w:rsidR="45FCC530">
        <w:rPr>
          <w:b w:val="1"/>
          <w:bCs w:val="1"/>
          <w:noProof w:val="0"/>
          <w:sz w:val="24"/>
          <w:szCs w:val="24"/>
          <w:lang w:val="pt-BR"/>
        </w:rPr>
        <w:t>Gerar Configuração Automatizada de PC</w:t>
      </w:r>
      <w:bookmarkEnd w:id="1975989134"/>
    </w:p>
    <w:p w:rsidR="7358B05B" w:rsidP="4B48383A" w:rsidRDefault="7358B05B" w14:paraId="4C536A1C" w14:textId="4B622753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Descrição:</w:t>
      </w:r>
      <w:r>
        <w:br/>
      </w:r>
      <w:r>
        <w:tab/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Gera automaticamente uma configuração personalizada de computador com base nos dados fornecidos pelo usuário (orçamento, perfil de uso e ambiente). O sistema utiliza inteligência artificial para sugerir as peças mais adequadas, avalia a compatibilidade entre os componentes, detecta se o orçamento é suficiente e, quando necessário, sugere alternativas com menor custo ou recomenda o aumento do teto de gastos. Também associa links de compra das peças sugeridas.</w:t>
      </w:r>
    </w:p>
    <w:p w:rsidR="7358B05B" w:rsidP="4B48383A" w:rsidRDefault="7358B05B" w14:paraId="3FD55B76" w14:textId="165D38D0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Atores:</w:t>
      </w:r>
    </w:p>
    <w:p w:rsidR="7358B05B" w:rsidP="4B48383A" w:rsidRDefault="7358B05B" w14:paraId="1012CCF7" w14:textId="2D268984">
      <w:pPr>
        <w:pStyle w:val="ListParagraph"/>
        <w:numPr>
          <w:ilvl w:val="0"/>
          <w:numId w:val="2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(logado ou não logado)</w:t>
      </w:r>
    </w:p>
    <w:p w:rsidR="7358B05B" w:rsidP="4B48383A" w:rsidRDefault="7358B05B" w14:paraId="66584BEE" w14:textId="3AEB61D8">
      <w:pPr>
        <w:pStyle w:val="ListParagraph"/>
        <w:numPr>
          <w:ilvl w:val="0"/>
          <w:numId w:val="2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Sistema (IA de recomendação, validador de compatibilidade, integrador de preços)</w:t>
      </w:r>
    </w:p>
    <w:p w:rsidR="7358B05B" w:rsidP="4B48383A" w:rsidRDefault="7358B05B" w14:paraId="31AA78DB" w14:textId="6EFD6031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Pré-Condições:</w:t>
      </w:r>
    </w:p>
    <w:p w:rsidR="7358B05B" w:rsidP="4B48383A" w:rsidRDefault="7358B05B" w14:paraId="3E0A7233" w14:textId="29DDE8E5">
      <w:pPr>
        <w:pStyle w:val="ListParagraph"/>
        <w:numPr>
          <w:ilvl w:val="0"/>
          <w:numId w:val="2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deve ter fornecido as informações básicas: orçamento, perfil de uso e ambiente (ver CU2).</w:t>
      </w:r>
    </w:p>
    <w:p w:rsidR="7358B05B" w:rsidP="4B48383A" w:rsidRDefault="7358B05B" w14:paraId="02469D5F" w14:textId="6CBAB879">
      <w:pPr>
        <w:pStyle w:val="ListParagraph"/>
        <w:numPr>
          <w:ilvl w:val="0"/>
          <w:numId w:val="2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Para salvar ou exportar a build, o usuário precisa estar autenticado.</w:t>
      </w:r>
    </w:p>
    <w:p w:rsidR="7358B05B" w:rsidP="4B48383A" w:rsidRDefault="7358B05B" w14:paraId="7982265C" w14:textId="4A76225F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Principal:</w:t>
      </w:r>
    </w:p>
    <w:p w:rsidR="7358B05B" w:rsidP="4B48383A" w:rsidRDefault="7358B05B" w14:paraId="2FDF3419" w14:textId="3E2D4758">
      <w:pPr>
        <w:pStyle w:val="ListParagraph"/>
        <w:numPr>
          <w:ilvl w:val="0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recebe os dados do usuário (orçamento, perfil, ambiente).</w:t>
      </w:r>
    </w:p>
    <w:p w:rsidR="7358B05B" w:rsidP="4B48383A" w:rsidRDefault="7358B05B" w14:paraId="00E8D6E3" w14:textId="40419D64">
      <w:pPr>
        <w:pStyle w:val="ListParagraph"/>
        <w:numPr>
          <w:ilvl w:val="0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A IA processa as informações e sugere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uma build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completa com base nos critérios:</w:t>
      </w:r>
    </w:p>
    <w:p w:rsidR="7358B05B" w:rsidP="4B48383A" w:rsidRDefault="7358B05B" w14:paraId="1AE9291C" w14:textId="19A920FF">
      <w:pPr>
        <w:pStyle w:val="ListParagraph"/>
        <w:numPr>
          <w:ilvl w:val="1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Compatibilidade dos componentes</w:t>
      </w:r>
    </w:p>
    <w:p w:rsidR="7358B05B" w:rsidP="4B48383A" w:rsidRDefault="7358B05B" w14:paraId="154EBA86" w14:textId="6D9692F5">
      <w:pPr>
        <w:pStyle w:val="ListParagraph"/>
        <w:numPr>
          <w:ilvl w:val="1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Prioridade de desempenho para o perfil informado</w:t>
      </w:r>
    </w:p>
    <w:p w:rsidR="7358B05B" w:rsidP="4B48383A" w:rsidRDefault="7358B05B" w14:paraId="5577EF95" w14:textId="3A7503F6">
      <w:pPr>
        <w:pStyle w:val="ListParagraph"/>
        <w:numPr>
          <w:ilvl w:val="1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Custo-benefício dentro do orçamento disponível</w:t>
      </w:r>
    </w:p>
    <w:p w:rsidR="7358B05B" w:rsidP="4B48383A" w:rsidRDefault="7358B05B" w14:paraId="7F1E0E28" w14:textId="14B8168A">
      <w:pPr>
        <w:pStyle w:val="ListParagraph"/>
        <w:numPr>
          <w:ilvl w:val="0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avalia se o orçamento é suficiente:</w:t>
      </w:r>
    </w:p>
    <w:p w:rsidR="7358B05B" w:rsidP="4B48383A" w:rsidRDefault="7358B05B" w14:paraId="513D2038" w14:textId="7D1EA047">
      <w:pPr>
        <w:pStyle w:val="ListParagraph"/>
        <w:numPr>
          <w:ilvl w:val="1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Se for suficiente, apresenta a build com peças, preços, links de compra e justificativa técnica.</w:t>
      </w:r>
    </w:p>
    <w:p w:rsidR="7358B05B" w:rsidP="4B48383A" w:rsidRDefault="7358B05B" w14:paraId="6DE3FF50" w14:textId="7F6CDA39">
      <w:pPr>
        <w:pStyle w:val="ListParagraph"/>
        <w:numPr>
          <w:ilvl w:val="1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Se for insuficiente, segue para o fluxo de sugestão (RF-08 e RF-09).</w:t>
      </w:r>
    </w:p>
    <w:p w:rsidR="7358B05B" w:rsidP="4B48383A" w:rsidRDefault="7358B05B" w14:paraId="5F83AC67" w14:textId="5310174C">
      <w:pPr>
        <w:pStyle w:val="ListParagraph"/>
        <w:numPr>
          <w:ilvl w:val="0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visualiza a build e pode:</w:t>
      </w:r>
    </w:p>
    <w:p w:rsidR="7358B05B" w:rsidP="4B48383A" w:rsidRDefault="7358B05B" w14:paraId="2B15100C" w14:textId="1EB29DC8">
      <w:pPr>
        <w:pStyle w:val="ListParagraph"/>
        <w:numPr>
          <w:ilvl w:val="1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Aceitar a recomendação e prosseguir</w:t>
      </w:r>
    </w:p>
    <w:p w:rsidR="7358B05B" w:rsidP="4B48383A" w:rsidRDefault="7358B05B" w14:paraId="1C6C8734" w14:textId="108CAB55">
      <w:pPr>
        <w:pStyle w:val="ListParagraph"/>
        <w:numPr>
          <w:ilvl w:val="1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Ajustar as peças manualmente (ligação com CU4)</w:t>
      </w:r>
    </w:p>
    <w:p w:rsidR="7358B05B" w:rsidP="4B48383A" w:rsidRDefault="7358B05B" w14:paraId="28685F2A" w14:textId="615FD3D4">
      <w:pPr>
        <w:pStyle w:val="ListParagraph"/>
        <w:numPr>
          <w:ilvl w:val="1"/>
          <w:numId w:val="4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Salvar ou exportar a configuração (se logado – CU1)</w:t>
      </w:r>
    </w:p>
    <w:p w:rsidR="7358B05B" w:rsidP="4B48383A" w:rsidRDefault="7358B05B" w14:paraId="447799E9" w14:textId="2BBBD834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Alternativo:</w:t>
      </w:r>
    </w:p>
    <w:p w:rsidR="7358B05B" w:rsidP="4B48383A" w:rsidRDefault="7358B05B" w14:paraId="33FA6D85" w14:textId="30155896">
      <w:pPr>
        <w:pStyle w:val="ListParagraph"/>
        <w:numPr>
          <w:ilvl w:val="0"/>
          <w:numId w:val="2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Orçamento Insuficiente:</w:t>
      </w:r>
    </w:p>
    <w:p w:rsidR="7358B05B" w:rsidP="4B48383A" w:rsidRDefault="7358B05B" w14:paraId="277A12A7" w14:textId="1FB7A942">
      <w:pPr>
        <w:pStyle w:val="ListParagraph"/>
        <w:numPr>
          <w:ilvl w:val="1"/>
          <w:numId w:val="2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identifica que o orçamento não cobre os requisitos.</w:t>
      </w:r>
    </w:p>
    <w:p w:rsidR="7358B05B" w:rsidP="4B48383A" w:rsidRDefault="7358B05B" w14:paraId="3E5BF4C0" w14:textId="6943381D">
      <w:pPr>
        <w:pStyle w:val="ListParagraph"/>
        <w:numPr>
          <w:ilvl w:val="1"/>
          <w:numId w:val="2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Sugere aumento do teto com explicação clara (RF-08), ou</w:t>
      </w:r>
    </w:p>
    <w:p w:rsidR="7358B05B" w:rsidP="4B48383A" w:rsidRDefault="7358B05B" w14:paraId="0075D8FD" w14:textId="7AC50517">
      <w:pPr>
        <w:pStyle w:val="ListParagraph"/>
        <w:numPr>
          <w:ilvl w:val="1"/>
          <w:numId w:val="2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Oferece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uma build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alternativa com desempenho inferior e aviso sobre as limitações (RF-09).</w:t>
      </w:r>
    </w:p>
    <w:p w:rsidR="7358B05B" w:rsidP="4B48383A" w:rsidRDefault="7358B05B" w14:paraId="0F527F44" w14:textId="24C77399">
      <w:pPr>
        <w:pStyle w:val="ListParagraph"/>
        <w:numPr>
          <w:ilvl w:val="1"/>
          <w:numId w:val="2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escolhe qual caminho seguir.</w:t>
      </w:r>
    </w:p>
    <w:p w:rsidR="7358B05B" w:rsidP="4B48383A" w:rsidRDefault="7358B05B" w14:paraId="44438221" w14:textId="5AC8807F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de Exceção:</w:t>
      </w:r>
    </w:p>
    <w:p w:rsidR="7358B05B" w:rsidP="4B48383A" w:rsidRDefault="7358B05B" w14:paraId="3417DF85" w14:textId="6A4F269B">
      <w:pPr>
        <w:pStyle w:val="ListParagraph"/>
        <w:numPr>
          <w:ilvl w:val="0"/>
          <w:numId w:val="2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Falha na IA de recomendação:</w:t>
      </w:r>
    </w:p>
    <w:p w:rsidR="7358B05B" w:rsidP="4B48383A" w:rsidRDefault="7358B05B" w14:paraId="24E00F62" w14:textId="6577A299">
      <w:pPr>
        <w:pStyle w:val="ListParagraph"/>
        <w:numPr>
          <w:ilvl w:val="1"/>
          <w:numId w:val="2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Exibe mensagem: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“Não foi possível gerar uma sugestão automática. Tente novamente ou opte pela montagem manual.”</w:t>
      </w:r>
    </w:p>
    <w:p w:rsidR="7358B05B" w:rsidP="4B48383A" w:rsidRDefault="7358B05B" w14:paraId="5F53BCB6" w14:textId="5F71EE8A">
      <w:pPr>
        <w:pStyle w:val="ListParagraph"/>
        <w:numPr>
          <w:ilvl w:val="0"/>
          <w:numId w:val="2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Erro ao acessar links de lojas/parceiros:</w:t>
      </w:r>
    </w:p>
    <w:p w:rsidR="7358B05B" w:rsidP="4B48383A" w:rsidRDefault="7358B05B" w14:paraId="18F68218" w14:textId="113AD25E">
      <w:pPr>
        <w:pStyle w:val="ListParagraph"/>
        <w:numPr>
          <w:ilvl w:val="1"/>
          <w:numId w:val="2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Sistema omite link e marca peça com alerta: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“Preço temporariamente indisponível”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</w:t>
      </w: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Pós-Condições:</w:t>
      </w:r>
    </w:p>
    <w:p w:rsidR="7358B05B" w:rsidP="4B48383A" w:rsidRDefault="7358B05B" w14:paraId="4A9EEDD1" w14:textId="092DC764">
      <w:pPr>
        <w:pStyle w:val="ListParagraph"/>
        <w:numPr>
          <w:ilvl w:val="0"/>
          <w:numId w:val="2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Uma build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é gerada automaticamente com base nas preferências e condições do usuário.</w:t>
      </w:r>
    </w:p>
    <w:p w:rsidR="7358B05B" w:rsidP="4B48383A" w:rsidRDefault="7358B05B" w14:paraId="22B0AF4C" w14:textId="1E372442">
      <w:pPr>
        <w:pStyle w:val="ListParagraph"/>
        <w:numPr>
          <w:ilvl w:val="0"/>
          <w:numId w:val="2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fornece todos os dados necessários para salvar, exportar ou ajustar a configuração.</w:t>
      </w:r>
    </w:p>
    <w:p w:rsidR="7358B05B" w:rsidP="4B48383A" w:rsidRDefault="7358B05B" w14:paraId="41F82285" w14:textId="1C0DDFC2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Requisitos Funcionais Relacionados:</w:t>
      </w:r>
    </w:p>
    <w:p w:rsidR="7358B05B" w:rsidP="4B48383A" w:rsidRDefault="7358B05B" w14:paraId="34274E2F" w14:textId="2671B924">
      <w:pPr>
        <w:pStyle w:val="ListParagraph"/>
        <w:numPr>
          <w:ilvl w:val="0"/>
          <w:numId w:val="2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RF-03 – Recomendação Automatizada</w:t>
      </w:r>
    </w:p>
    <w:p w:rsidR="7358B05B" w:rsidP="4B48383A" w:rsidRDefault="7358B05B" w14:paraId="54DEFD66" w14:textId="130E4A5D">
      <w:pPr>
        <w:pStyle w:val="ListParagraph"/>
        <w:numPr>
          <w:ilvl w:val="0"/>
          <w:numId w:val="2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RF-08 – Sugerir Upgrade de Orçamento</w:t>
      </w:r>
    </w:p>
    <w:p w:rsidR="7358B05B" w:rsidP="4B48383A" w:rsidRDefault="7358B05B" w14:paraId="3E16C232" w14:textId="56CC322A">
      <w:pPr>
        <w:pStyle w:val="ListParagraph"/>
        <w:numPr>
          <w:ilvl w:val="0"/>
          <w:numId w:val="2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RF-09 – Build Alternativa Inferior</w:t>
      </w:r>
    </w:p>
    <w:p w:rsidR="7358B05B" w:rsidP="4B48383A" w:rsidRDefault="7358B05B" w14:paraId="7BC6EDEA" w14:textId="73CDB37E">
      <w:pPr>
        <w:pStyle w:val="ListParagraph"/>
        <w:numPr>
          <w:ilvl w:val="0"/>
          <w:numId w:val="2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RF-10 – Links de Compra</w:t>
      </w:r>
    </w:p>
    <w:p w:rsidR="7358B05B" w:rsidP="4B48383A" w:rsidRDefault="7358B05B" w14:paraId="204F9F66" w14:textId="5D20956B">
      <w:pPr>
        <w:pStyle w:val="ListParagraph"/>
        <w:numPr>
          <w:ilvl w:val="0"/>
          <w:numId w:val="2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RF-12 – Sugestão por Ambiente (com base na temperatura, poeira etc.)</w:t>
      </w:r>
    </w:p>
    <w:p w:rsidR="7358B05B" w:rsidP="4B48383A" w:rsidRDefault="7358B05B" w14:paraId="3DA1D833" w14:textId="3B709C1A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Regras de Negócio Relacionadas:</w:t>
      </w:r>
    </w:p>
    <w:p w:rsidR="7358B05B" w:rsidP="4B48383A" w:rsidRDefault="7358B05B" w14:paraId="5E3E4864" w14:textId="26B2D0C6">
      <w:pPr>
        <w:pStyle w:val="ListParagraph"/>
        <w:numPr>
          <w:ilvl w:val="0"/>
          <w:numId w:val="2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RN01: Distribuir o orçamento priorizando as peças mais importantes para o perfil de uso.</w:t>
      </w:r>
    </w:p>
    <w:p w:rsidR="7358B05B" w:rsidP="4B48383A" w:rsidRDefault="7358B05B" w14:paraId="6787E3A1" w14:textId="14E5063E">
      <w:pPr>
        <w:pStyle w:val="ListParagraph"/>
        <w:numPr>
          <w:ilvl w:val="0"/>
          <w:numId w:val="2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RN02: Ordem de decisão da IA → compatibilidade &gt; desempenho &gt; custo-benefício.</w:t>
      </w:r>
    </w:p>
    <w:p w:rsidR="7358B05B" w:rsidP="4B48383A" w:rsidRDefault="7358B05B" w14:paraId="1A4378AA" w14:textId="0ED77B67">
      <w:pPr>
        <w:pStyle w:val="ListParagraph"/>
        <w:numPr>
          <w:ilvl w:val="0"/>
          <w:numId w:val="2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RN04: Quando orçamento é insuficiente, o sistema deve sempre oferecer explicações claras.</w:t>
      </w:r>
    </w:p>
    <w:p w:rsidR="7358B05B" w:rsidP="4B48383A" w:rsidRDefault="7358B05B" w14:paraId="7BCAF7B9" w14:textId="3096C36E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Relacionamento com Outros Casos de Uso:</w:t>
      </w:r>
    </w:p>
    <w:p w:rsidR="7358B05B" w:rsidP="4B48383A" w:rsidRDefault="7358B05B" w14:paraId="11E01D3A" w14:textId="1000B554">
      <w:pPr>
        <w:pStyle w:val="ListParagraph"/>
        <w:numPr>
          <w:ilvl w:val="0"/>
          <w:numId w:val="3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Coletar Requisitos (CU2): usa os dados coletados para gerar a recomendação.</w:t>
      </w:r>
    </w:p>
    <w:p w:rsidR="7358B05B" w:rsidP="4B48383A" w:rsidRDefault="7358B05B" w14:paraId="4912C60A" w14:textId="5AC29226">
      <w:pPr>
        <w:pStyle w:val="ListParagraph"/>
        <w:numPr>
          <w:ilvl w:val="0"/>
          <w:numId w:val="3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Gerenciar Perfil (CU1): usuário logado pode salvar ou exportar a configuração.</w:t>
      </w:r>
    </w:p>
    <w:p w:rsidR="7358B05B" w:rsidP="4B48383A" w:rsidRDefault="7358B05B" w14:paraId="109105A6" w14:textId="7500AC76">
      <w:pPr>
        <w:pStyle w:val="ListParagraph"/>
        <w:numPr>
          <w:ilvl w:val="0"/>
          <w:numId w:val="3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Montagem Manual (CU4): usuário pode ajustar a sugestão automática.</w:t>
      </w:r>
    </w:p>
    <w:p w:rsidR="7358B05B" w:rsidP="4B48383A" w:rsidRDefault="7358B05B" w14:paraId="1C9F52D0" w14:textId="68242931">
      <w:pPr>
        <w:pStyle w:val="ListParagraph"/>
        <w:numPr>
          <w:ilvl w:val="0"/>
          <w:numId w:val="3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Refrigeração e Ambiente (CU5): condições ambientais impactam a escolha dos componentes térmicos.</w:t>
      </w:r>
      <w:r>
        <w:br/>
      </w:r>
      <w:r>
        <w:br/>
      </w:r>
      <w:r w:rsidRPr="4B48383A" w:rsidR="0AD4A9B6">
        <w:rPr>
          <w:rStyle w:val="Heading3Char"/>
          <w:b w:val="1"/>
          <w:bCs w:val="1"/>
          <w:noProof w:val="0"/>
          <w:sz w:val="24"/>
          <w:szCs w:val="24"/>
          <w:lang w:val="pt-BR"/>
        </w:rPr>
        <w:t xml:space="preserve">4.2.4 </w:t>
      </w:r>
      <w:r w:rsidRPr="4B48383A" w:rsidR="7358B05B">
        <w:rPr>
          <w:rStyle w:val="Heading3Char"/>
          <w:b w:val="1"/>
          <w:bCs w:val="1"/>
          <w:noProof w:val="0"/>
          <w:sz w:val="24"/>
          <w:szCs w:val="24"/>
          <w:lang w:val="pt-BR"/>
        </w:rPr>
        <w:t>Montagem Manual e Validação da Build</w:t>
      </w:r>
    </w:p>
    <w:p w:rsidR="7358B05B" w:rsidP="4B48383A" w:rsidRDefault="7358B05B" w14:paraId="006214C3" w14:textId="431AC28D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Descrição:</w:t>
      </w:r>
      <w:r>
        <w:br/>
      </w:r>
      <w:r>
        <w:tab/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Permite ao usuário personalizar a configuração de seu computador substituindo ou escolhendo manualmente os componentes desejados (CPU, GPU,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RAM, etc.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). O sistema realiza validações em tempo real para garantir a compatibilidade entre as peças selecionadas, incluindo o gabinete. Esse processo pode ocorrer a partir de uma sugestão automática previamente gerada ou desde o início da montagem.</w:t>
      </w:r>
    </w:p>
    <w:p w:rsidR="7358B05B" w:rsidP="4B48383A" w:rsidRDefault="7358B05B" w14:paraId="2B163789" w14:textId="028DB709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Atores:</w:t>
      </w:r>
    </w:p>
    <w:p w:rsidR="7358B05B" w:rsidP="4B48383A" w:rsidRDefault="7358B05B" w14:paraId="4E2B6B04" w14:textId="2BC4E819">
      <w:pPr>
        <w:pStyle w:val="ListParagraph"/>
        <w:numPr>
          <w:ilvl w:val="0"/>
          <w:numId w:val="3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(logado ou não logado)</w:t>
      </w:r>
    </w:p>
    <w:p w:rsidR="7358B05B" w:rsidP="4B48383A" w:rsidRDefault="7358B05B" w14:paraId="057B2F54" w14:textId="69B207FA">
      <w:pPr>
        <w:pStyle w:val="ListParagraph"/>
        <w:numPr>
          <w:ilvl w:val="0"/>
          <w:numId w:val="3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Sistema (validador de compatibilidade e validação física de gabinete)</w:t>
      </w:r>
    </w:p>
    <w:p w:rsidR="7358B05B" w:rsidP="4B48383A" w:rsidRDefault="7358B05B" w14:paraId="5C555974" w14:textId="6E6427A3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Pré-Condições:</w:t>
      </w:r>
    </w:p>
    <w:p w:rsidR="7358B05B" w:rsidP="4B48383A" w:rsidRDefault="7358B05B" w14:paraId="24AC1A10" w14:textId="5C0B766F">
      <w:pPr>
        <w:pStyle w:val="ListParagraph"/>
        <w:numPr>
          <w:ilvl w:val="0"/>
          <w:numId w:val="3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deve ter iniciado o processo de montagem (via recomendação automática ou montagem manual direta).</w:t>
      </w:r>
    </w:p>
    <w:p w:rsidR="7358B05B" w:rsidP="4B48383A" w:rsidRDefault="7358B05B" w14:paraId="7EB993EC" w14:textId="4DF68722">
      <w:pPr>
        <w:pStyle w:val="ListParagraph"/>
        <w:numPr>
          <w:ilvl w:val="0"/>
          <w:numId w:val="3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Para salvar ou exportar a build, é necessário estar logado.</w:t>
      </w:r>
    </w:p>
    <w:p w:rsidR="7358B05B" w:rsidP="4B48383A" w:rsidRDefault="7358B05B" w14:paraId="364B19E9" w14:textId="61D38C0C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Principal:</w:t>
      </w:r>
    </w:p>
    <w:p w:rsidR="7358B05B" w:rsidP="4B48383A" w:rsidRDefault="7358B05B" w14:paraId="15A28054" w14:textId="586A14A1">
      <w:pPr>
        <w:pStyle w:val="ListParagraph"/>
        <w:numPr>
          <w:ilvl w:val="0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auto"/>
          <w:sz w:val="24"/>
          <w:szCs w:val="24"/>
          <w:u w:val="none"/>
          <w:lang w:val="pt-BR"/>
        </w:rPr>
        <w:t xml:space="preserve">O usuário acessa a opção de montagem manual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ou edita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uma build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gerada automaticamente.</w:t>
      </w:r>
    </w:p>
    <w:p w:rsidR="7358B05B" w:rsidP="4B48383A" w:rsidRDefault="7358B05B" w14:paraId="6BFD16AB" w14:textId="1BAFC229">
      <w:pPr>
        <w:pStyle w:val="ListParagraph"/>
        <w:numPr>
          <w:ilvl w:val="0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 sistema exibe as categorias de componentes (CPU, GPU,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placa-mãe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, RAM, armazenamento,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gabinete, etc.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).</w:t>
      </w:r>
    </w:p>
    <w:p w:rsidR="7358B05B" w:rsidP="4B48383A" w:rsidRDefault="7358B05B" w14:paraId="41C816E4" w14:textId="3A700CBD">
      <w:pPr>
        <w:pStyle w:val="ListParagraph"/>
        <w:numPr>
          <w:ilvl w:val="0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Para cada alteração ou adição de peça:</w:t>
      </w:r>
    </w:p>
    <w:p w:rsidR="7358B05B" w:rsidP="4B48383A" w:rsidRDefault="7358B05B" w14:paraId="472E5A9F" w14:textId="553DDDDF">
      <w:pPr>
        <w:pStyle w:val="ListParagraph"/>
        <w:numPr>
          <w:ilvl w:val="1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 sistema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valida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em tempo real a compatibilidade técnica (RF-05), como:</w:t>
      </w:r>
    </w:p>
    <w:p w:rsidR="7358B05B" w:rsidP="4B48383A" w:rsidRDefault="7358B05B" w14:paraId="26883D1B" w14:textId="42763047">
      <w:pPr>
        <w:pStyle w:val="ListParagraph"/>
        <w:numPr>
          <w:ilvl w:val="2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Soquete da CPU e placa-mãe</w:t>
      </w:r>
    </w:p>
    <w:p w:rsidR="7358B05B" w:rsidP="4B48383A" w:rsidRDefault="7358B05B" w14:paraId="3218EC57" w14:textId="582CC2D4">
      <w:pPr>
        <w:pStyle w:val="ListParagraph"/>
        <w:numPr>
          <w:ilvl w:val="2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Capacidade e frequência da RAM suportada</w:t>
      </w:r>
    </w:p>
    <w:p w:rsidR="7358B05B" w:rsidP="4B48383A" w:rsidRDefault="7358B05B" w14:paraId="6BFF6044" w14:textId="1B9DAB49">
      <w:pPr>
        <w:pStyle w:val="ListParagraph"/>
        <w:numPr>
          <w:ilvl w:val="2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Potência da fonte versus consumo estimado</w:t>
      </w:r>
    </w:p>
    <w:p w:rsidR="7358B05B" w:rsidP="4B48383A" w:rsidRDefault="7358B05B" w14:paraId="4AF3B71F" w14:textId="6692E150">
      <w:pPr>
        <w:pStyle w:val="ListParagraph"/>
        <w:numPr>
          <w:ilvl w:val="0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Se houver incompatibilidade, o sistema informa com uma mensagem clara (ex.: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“A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placa-mãe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escolhida não suporta esse processador”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).</w:t>
      </w:r>
    </w:p>
    <w:p w:rsidR="7358B05B" w:rsidP="4B48383A" w:rsidRDefault="7358B05B" w14:paraId="54CF602A" w14:textId="32F17B2C">
      <w:pPr>
        <w:pStyle w:val="ListParagraph"/>
        <w:numPr>
          <w:ilvl w:val="0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Quando o gabinete for selecionado ou modificado:</w:t>
      </w:r>
    </w:p>
    <w:p w:rsidR="7358B05B" w:rsidP="4B48383A" w:rsidRDefault="7358B05B" w14:paraId="5A938BE8" w14:textId="64C685DB">
      <w:pPr>
        <w:pStyle w:val="ListParagraph"/>
        <w:numPr>
          <w:ilvl w:val="1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valida se ele comporta os componentes escolhidos (RF-016), considerando:</w:t>
      </w:r>
    </w:p>
    <w:p w:rsidR="7358B05B" w:rsidP="4B48383A" w:rsidRDefault="7358B05B" w14:paraId="29437441" w14:textId="0E836EB5">
      <w:pPr>
        <w:pStyle w:val="ListParagraph"/>
        <w:numPr>
          <w:ilvl w:val="2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Tamanho da placa-mãe</w:t>
      </w:r>
    </w:p>
    <w:p w:rsidR="7358B05B" w:rsidP="4B48383A" w:rsidRDefault="7358B05B" w14:paraId="13AF4F0C" w14:textId="720FC78F">
      <w:pPr>
        <w:pStyle w:val="ListParagraph"/>
        <w:numPr>
          <w:ilvl w:val="2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Comprimento/altura da GPU</w:t>
      </w:r>
    </w:p>
    <w:p w:rsidR="7358B05B" w:rsidP="4B48383A" w:rsidRDefault="7358B05B" w14:paraId="78F18068" w14:textId="3CA705D1">
      <w:pPr>
        <w:pStyle w:val="ListParagraph"/>
        <w:numPr>
          <w:ilvl w:val="2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Altura do cooler ou radiador</w:t>
      </w:r>
    </w:p>
    <w:p w:rsidR="7358B05B" w:rsidP="4B48383A" w:rsidRDefault="7358B05B" w14:paraId="1BDF207D" w14:textId="2EF16BA4">
      <w:pPr>
        <w:pStyle w:val="ListParagraph"/>
        <w:numPr>
          <w:ilvl w:val="2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Número e posição das ventoinhas</w:t>
      </w:r>
    </w:p>
    <w:p w:rsidR="7358B05B" w:rsidP="4B48383A" w:rsidRDefault="7358B05B" w14:paraId="20149009" w14:textId="65D3FA27">
      <w:pPr>
        <w:pStyle w:val="ListParagraph"/>
        <w:numPr>
          <w:ilvl w:val="0"/>
          <w:numId w:val="4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pode finalizar a montagem, exportar ou salvar a build, desde que não haja incompatibilidades críticas.</w:t>
      </w:r>
    </w:p>
    <w:p w:rsidR="7358B05B" w:rsidP="4B48383A" w:rsidRDefault="7358B05B" w14:paraId="444503EE" w14:textId="1BFF74D2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Alternativo:</w:t>
      </w:r>
    </w:p>
    <w:p w:rsidR="7358B05B" w:rsidP="4B48383A" w:rsidRDefault="7358B05B" w14:paraId="52E541EC" w14:textId="08B275B5">
      <w:pPr>
        <w:pStyle w:val="ListParagraph"/>
        <w:numPr>
          <w:ilvl w:val="0"/>
          <w:numId w:val="3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Alteração da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Placa-Mãe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para Formato Maior (ex.: ATX → E-ATX):</w:t>
      </w:r>
    </w:p>
    <w:p w:rsidR="7358B05B" w:rsidP="4B48383A" w:rsidRDefault="7358B05B" w14:paraId="0E8BCE7A" w14:textId="1FDB702B">
      <w:pPr>
        <w:pStyle w:val="ListParagraph"/>
        <w:numPr>
          <w:ilvl w:val="1"/>
          <w:numId w:val="3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verifica novamente o gabinete e, se necessário, alerta que o gabinete atual é incompatível e oferece sugestões alternativas.</w:t>
      </w:r>
    </w:p>
    <w:p w:rsidR="7358B05B" w:rsidP="4B48383A" w:rsidRDefault="7358B05B" w14:paraId="5A056F2D" w14:textId="6350FB87">
      <w:pPr>
        <w:pStyle w:val="ListParagraph"/>
        <w:numPr>
          <w:ilvl w:val="0"/>
          <w:numId w:val="3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Substituição de uma peça incompatível:</w:t>
      </w:r>
    </w:p>
    <w:p w:rsidR="7358B05B" w:rsidP="4B48383A" w:rsidRDefault="7358B05B" w14:paraId="35899380" w14:textId="309448FB">
      <w:pPr>
        <w:pStyle w:val="ListParagraph"/>
        <w:numPr>
          <w:ilvl w:val="1"/>
          <w:numId w:val="3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sugere modelos compatíveis com base nas peças já escolhidas.</w:t>
      </w:r>
    </w:p>
    <w:p w:rsidR="7358B05B" w:rsidP="4B48383A" w:rsidRDefault="7358B05B" w14:paraId="66C8BDC0" w14:textId="34622C2E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de Exceção:</w:t>
      </w:r>
    </w:p>
    <w:p w:rsidR="7358B05B" w:rsidP="4B48383A" w:rsidRDefault="7358B05B" w14:paraId="7699FD59" w14:textId="6CA4E440">
      <w:pPr>
        <w:pStyle w:val="ListParagraph"/>
        <w:numPr>
          <w:ilvl w:val="0"/>
          <w:numId w:val="3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Incompatibilidade Crítica:</w:t>
      </w:r>
    </w:p>
    <w:p w:rsidR="7358B05B" w:rsidP="4B48383A" w:rsidRDefault="7358B05B" w14:paraId="7161AFEC" w14:textId="7496A9C7">
      <w:pPr>
        <w:pStyle w:val="ListParagraph"/>
        <w:numPr>
          <w:ilvl w:val="1"/>
          <w:numId w:val="3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 sistema bloqueia o avanço e exibe: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“A configuração contém conflitos técnicos que impedem o funcionamento do PC. Corrija os itens destacados.”</w:t>
      </w:r>
    </w:p>
    <w:p w:rsidR="7358B05B" w:rsidP="4B48383A" w:rsidRDefault="7358B05B" w14:paraId="345E84A7" w14:textId="1380E3AA">
      <w:pPr>
        <w:pStyle w:val="ListParagraph"/>
        <w:numPr>
          <w:ilvl w:val="0"/>
          <w:numId w:val="3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Erro no carregamento de especificações de peças:</w:t>
      </w:r>
    </w:p>
    <w:p w:rsidR="7358B05B" w:rsidP="4B48383A" w:rsidRDefault="7358B05B" w14:paraId="596A85CB" w14:textId="4F2B4AD0">
      <w:pPr>
        <w:pStyle w:val="ListParagraph"/>
        <w:numPr>
          <w:ilvl w:val="1"/>
          <w:numId w:val="3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Sistema avisa: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“Erro ao carregar dados técnicos da peça. Tente novamente ou selecione outro componente.”</w:t>
      </w:r>
    </w:p>
    <w:p w:rsidR="7358B05B" w:rsidP="4B48383A" w:rsidRDefault="7358B05B" w14:paraId="15B0C1B0" w14:textId="003A11B3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Pós-Condições:</w:t>
      </w:r>
    </w:p>
    <w:p w:rsidR="7358B05B" w:rsidP="4B48383A" w:rsidRDefault="7358B05B" w14:paraId="7881DA94" w14:textId="3B618364">
      <w:pPr>
        <w:pStyle w:val="ListParagraph"/>
        <w:numPr>
          <w:ilvl w:val="0"/>
          <w:numId w:val="3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obtém uma configuração tecnicamente válida e personalizada.</w:t>
      </w:r>
    </w:p>
    <w:p w:rsidR="7358B05B" w:rsidP="4B48383A" w:rsidRDefault="7358B05B" w14:paraId="4E653357" w14:textId="2EAD1E07">
      <w:pPr>
        <w:pStyle w:val="ListParagraph"/>
        <w:numPr>
          <w:ilvl w:val="0"/>
          <w:numId w:val="3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assegura que a build final seja funcional, com base nas validações feitas.</w:t>
      </w:r>
    </w:p>
    <w:p w:rsidR="7358B05B" w:rsidP="4B48383A" w:rsidRDefault="7358B05B" w14:paraId="769F71FB" w14:textId="28602C43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Requisitos Funcionais Relacionados:</w:t>
      </w:r>
    </w:p>
    <w:p w:rsidR="7358B05B" w:rsidP="4B48383A" w:rsidRDefault="7358B05B" w14:paraId="6BD4AB94" w14:textId="2DCEDF71">
      <w:pPr>
        <w:pStyle w:val="ListParagraph"/>
        <w:numPr>
          <w:ilvl w:val="0"/>
          <w:numId w:val="3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RF-04 – Montagem Manual</w:t>
      </w:r>
    </w:p>
    <w:p w:rsidR="7358B05B" w:rsidP="4B48383A" w:rsidRDefault="7358B05B" w14:paraId="39EE6D53" w14:textId="41E972E9">
      <w:pPr>
        <w:pStyle w:val="ListParagraph"/>
        <w:numPr>
          <w:ilvl w:val="0"/>
          <w:numId w:val="3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RF-05 – Avaliação de Compatibilidade</w:t>
      </w:r>
    </w:p>
    <w:p w:rsidR="7358B05B" w:rsidP="4B48383A" w:rsidRDefault="7358B05B" w14:paraId="3A4A7456" w14:textId="0929C1B3">
      <w:pPr>
        <w:pStyle w:val="ListParagraph"/>
        <w:numPr>
          <w:ilvl w:val="0"/>
          <w:numId w:val="37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RF-016 – Validação de Gabinete</w:t>
      </w:r>
    </w:p>
    <w:p w:rsidR="7358B05B" w:rsidP="4B48383A" w:rsidRDefault="7358B05B" w14:paraId="1561DC25" w14:textId="1C1257F6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Regras de Negócio Relacionadas:</w:t>
      </w:r>
    </w:p>
    <w:p w:rsidR="7358B05B" w:rsidP="4B48383A" w:rsidRDefault="7358B05B" w14:paraId="626E0583" w14:textId="43ED5EB4">
      <w:pPr>
        <w:pStyle w:val="ListParagraph"/>
        <w:numPr>
          <w:ilvl w:val="0"/>
          <w:numId w:val="3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RN02: A prioridade da IA e do sistema segue a ordem: compatibilidade &gt; desempenho &gt; custo.</w:t>
      </w:r>
    </w:p>
    <w:p w:rsidR="7358B05B" w:rsidP="4B48383A" w:rsidRDefault="7358B05B" w14:paraId="70076983" w14:textId="0D85E960">
      <w:pPr>
        <w:pStyle w:val="ListParagraph"/>
        <w:numPr>
          <w:ilvl w:val="0"/>
          <w:numId w:val="3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RN06: A compatibilidade técnica é obrigatória para salvar ou finalizar 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uma build</w:t>
      </w: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</w:t>
      </w:r>
    </w:p>
    <w:p w:rsidR="7358B05B" w:rsidP="4B48383A" w:rsidRDefault="7358B05B" w14:paraId="69B289B5" w14:textId="3BCFC65B">
      <w:pPr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Relacionamento com Outros Casos de Uso:</w:t>
      </w:r>
    </w:p>
    <w:p w:rsidR="7358B05B" w:rsidP="4B48383A" w:rsidRDefault="7358B05B" w14:paraId="533D59BD" w14:textId="72B8245B">
      <w:pPr>
        <w:pStyle w:val="ListParagraph"/>
        <w:numPr>
          <w:ilvl w:val="0"/>
          <w:numId w:val="3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Gerar Configuração Automatizada (CU3): o usuário pode ajustar manualmente a sugestão feita pela IA.</w:t>
      </w:r>
    </w:p>
    <w:p w:rsidR="7358B05B" w:rsidP="4B48383A" w:rsidRDefault="7358B05B" w14:paraId="012F7EA5" w14:textId="4AF54687">
      <w:pPr>
        <w:pStyle w:val="ListParagraph"/>
        <w:numPr>
          <w:ilvl w:val="0"/>
          <w:numId w:val="3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Gerenciar Perfil (CU1): para salvar ou exportar a build personalizada.</w:t>
      </w:r>
    </w:p>
    <w:p w:rsidR="7358B05B" w:rsidP="4B48383A" w:rsidRDefault="7358B05B" w14:paraId="082E741C" w14:textId="446A3815">
      <w:pPr>
        <w:pStyle w:val="ListParagraph"/>
        <w:numPr>
          <w:ilvl w:val="0"/>
          <w:numId w:val="3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7358B05B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Refrigeração e Ambiente (CU5): validações de gabinete e espaço podem influenciar na escolha dos sistemas de resfriamento.</w:t>
      </w:r>
    </w:p>
    <w:p w:rsidR="4B48383A" w:rsidP="4B48383A" w:rsidRDefault="4B48383A" w14:paraId="6C6AF77B" w14:textId="18A9F47C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4B48383A" w:rsidP="4B48383A" w:rsidRDefault="4B48383A" w14:paraId="4E7519A4" w14:textId="74EF15F7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15D523F9" w:rsidP="1AF509E4" w:rsidRDefault="15D523F9" w14:paraId="058A9C15" w14:textId="1499C5D4">
      <w:pPr>
        <w:pStyle w:val="Heading3"/>
        <w:ind w:firstLine="360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bookmarkStart w:name="_Toc292536019" w:id="1139132495"/>
      <w:r w:rsidRPr="1AF509E4" w:rsidR="1B44815C">
        <w:rPr>
          <w:b w:val="1"/>
          <w:bCs w:val="1"/>
          <w:noProof w:val="0"/>
          <w:sz w:val="24"/>
          <w:szCs w:val="24"/>
          <w:lang w:val="pt-BR"/>
        </w:rPr>
        <w:t xml:space="preserve">4.2.5 </w:t>
      </w:r>
      <w:r w:rsidRPr="1AF509E4" w:rsidR="1B44815C">
        <w:rPr>
          <w:b w:val="1"/>
          <w:bCs w:val="1"/>
          <w:noProof w:val="0"/>
          <w:sz w:val="24"/>
          <w:szCs w:val="24"/>
          <w:lang w:val="pt-BR"/>
        </w:rPr>
        <w:t>Recomendação de Sistema de Refrigeração Inteligente</w:t>
      </w:r>
      <w:bookmarkEnd w:id="1139132495"/>
    </w:p>
    <w:p w:rsidR="15D523F9" w:rsidP="4B48383A" w:rsidRDefault="15D523F9" w14:paraId="79F4C2BA" w14:textId="484B5133">
      <w:pPr>
        <w:spacing w:before="280" w:beforeAutospacing="off" w:after="0" w:afterAutospacing="off" w:line="360" w:lineRule="auto"/>
        <w:ind w:left="360" w:right="0" w:hanging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Descrição:</w:t>
      </w:r>
    </w:p>
    <w:p w:rsidR="15D523F9" w:rsidP="4B48383A" w:rsidRDefault="15D523F9" w14:paraId="2BE86006" w14:textId="154FD77A">
      <w:pPr>
        <w:spacing w:before="240" w:beforeAutospacing="off" w:after="24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Este caso de uso permite que o sistema gere uma recomendação térmica personalizada e validada para a build do usuário, levando em conta os componentes escolhidos, o ambiente de uso e as preferências pessoais (como nível de ruído, temperatura e poeira).</w:t>
      </w:r>
    </w:p>
    <w:p w:rsidR="15D523F9" w:rsidP="4B48383A" w:rsidRDefault="15D523F9" w14:paraId="6F60AA05" w14:textId="09573485">
      <w:pPr>
        <w:spacing w:before="240" w:beforeAutospacing="off" w:after="24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A recomendação considera o TDP total, o tipo de gabinete, as condições do ambiente e o perfil térmico do usuário. O sistema então propõe uma solução composta por ventoinhas, 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air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coolers ou 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AIOs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, além de posições ideais de instalação.</w:t>
      </w:r>
    </w:p>
    <w:p w:rsidR="15D523F9" w:rsidP="4B48383A" w:rsidRDefault="15D523F9" w14:paraId="0F2AF4DB" w14:textId="36A27FB2">
      <w:pPr>
        <w:spacing w:before="240" w:beforeAutospacing="off" w:after="24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 proposta gerada é automaticamente validada internamente quanto à viabilidade técnica (espaço físico, fluxo de ar, ruído, potência da fonte). Em caso de falha, o sistema analisa o motivo e sugere uma alternativa coerente, como trocar o gabinete, ajustar o número de ventoinhas ou recomendar um cooler mais silencioso.</w:t>
      </w:r>
    </w:p>
    <w:p w:rsidR="15D523F9" w:rsidP="4B48383A" w:rsidRDefault="15D523F9" w14:paraId="667F4276" w14:textId="05F03082">
      <w:pPr>
        <w:spacing w:before="240" w:beforeAutospacing="off" w:after="24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 usuário pode aceitar a proposta, rejeitar, ou sugerir alterações via 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chatbot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, que serão automaticamente reavaliadas.</w:t>
      </w: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Atores:</w:t>
      </w:r>
    </w:p>
    <w:p w:rsidR="15D523F9" w:rsidP="4B48383A" w:rsidRDefault="15D523F9" w14:paraId="1C76CEA4" w14:textId="1B0A8A12">
      <w:pPr>
        <w:pStyle w:val="ListParagraph"/>
        <w:numPr>
          <w:ilvl w:val="0"/>
          <w:numId w:val="5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Usuário (logado ou não)</w:t>
      </w:r>
    </w:p>
    <w:p w:rsidR="15D523F9" w:rsidP="4B48383A" w:rsidRDefault="15D523F9" w14:paraId="5570A351" w14:textId="4124F717">
      <w:pPr>
        <w:pStyle w:val="ListParagraph"/>
        <w:numPr>
          <w:ilvl w:val="0"/>
          <w:numId w:val="5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Sistema (módulo térmico com validador embutido)</w:t>
      </w:r>
    </w:p>
    <w:p w:rsidR="15D523F9" w:rsidP="4B48383A" w:rsidRDefault="15D523F9" w14:paraId="1A1AD42E" w14:textId="7D4830C7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Pré-Condições:</w:t>
      </w:r>
    </w:p>
    <w:p w:rsidR="15D523F9" w:rsidP="4B48383A" w:rsidRDefault="15D523F9" w14:paraId="523D2DF1" w14:textId="0B4DD8AE">
      <w:pPr>
        <w:pStyle w:val="ListParagraph"/>
        <w:numPr>
          <w:ilvl w:val="0"/>
          <w:numId w:val="5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A build do computador já foi definida (CPU, GPU, 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gabinete, etc.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).</w:t>
      </w:r>
    </w:p>
    <w:p w:rsidR="15D523F9" w:rsidP="4B48383A" w:rsidRDefault="15D523F9" w14:paraId="56064F0F" w14:textId="067B5E54">
      <w:pPr>
        <w:pStyle w:val="ListParagraph"/>
        <w:numPr>
          <w:ilvl w:val="0"/>
          <w:numId w:val="56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Os dados ambientais foram fornecidos (manualmente ou via localização, CU2).</w:t>
      </w:r>
    </w:p>
    <w:p w:rsidR="15D523F9" w:rsidP="4B48383A" w:rsidRDefault="15D523F9" w14:paraId="5FE37390" w14:textId="7F4F4E3F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Principal:</w:t>
      </w:r>
    </w:p>
    <w:p w:rsidR="15D523F9" w:rsidP="4B48383A" w:rsidRDefault="15D523F9" w14:paraId="10AC8EA4" w14:textId="7239BB26">
      <w:pPr>
        <w:pStyle w:val="ListParagraph"/>
        <w:numPr>
          <w:ilvl w:val="0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 sistema calcula o TDP total 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da build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</w:t>
      </w:r>
    </w:p>
    <w:p w:rsidR="15D523F9" w:rsidP="4B48383A" w:rsidRDefault="15D523F9" w14:paraId="65BF3AC8" w14:textId="7159A229">
      <w:pPr>
        <w:pStyle w:val="ListParagraph"/>
        <w:numPr>
          <w:ilvl w:val="0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Analisa os parâmetros do ambiente físico:</w:t>
      </w:r>
    </w:p>
    <w:p w:rsidR="15D523F9" w:rsidP="4B48383A" w:rsidRDefault="15D523F9" w14:paraId="2C19CC18" w14:textId="3EB6E75C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Temperatura ambiente</w:t>
      </w:r>
    </w:p>
    <w:p w:rsidR="15D523F9" w:rsidP="4B48383A" w:rsidRDefault="15D523F9" w14:paraId="5437FB04" w14:textId="3B4C4A0E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Climatização ou ventilação natural</w:t>
      </w:r>
    </w:p>
    <w:p w:rsidR="15D523F9" w:rsidP="4B48383A" w:rsidRDefault="15D523F9" w14:paraId="61F684E2" w14:textId="38120267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Nível de poeira</w:t>
      </w:r>
    </w:p>
    <w:p w:rsidR="15D523F9" w:rsidP="4B48383A" w:rsidRDefault="15D523F9" w14:paraId="6E460861" w14:textId="2BEE0433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Preferência de ruído</w:t>
      </w:r>
    </w:p>
    <w:p w:rsidR="15D523F9" w:rsidP="4B48383A" w:rsidRDefault="15D523F9" w14:paraId="640A2D70" w14:textId="2646CA7C">
      <w:pPr>
        <w:pStyle w:val="ListParagraph"/>
        <w:numPr>
          <w:ilvl w:val="0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Classifica a demanda térmica como Leve, 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Moderada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ou Alta.</w:t>
      </w:r>
    </w:p>
    <w:p w:rsidR="15D523F9" w:rsidP="4B48383A" w:rsidRDefault="15D523F9" w14:paraId="7294B2E6" w14:textId="1DCC90A7">
      <w:pPr>
        <w:pStyle w:val="ListParagraph"/>
        <w:numPr>
          <w:ilvl w:val="0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Gera uma recomendação de sistema de refrigeração, incluindo:</w:t>
      </w:r>
    </w:p>
    <w:p w:rsidR="15D523F9" w:rsidP="4B48383A" w:rsidRDefault="15D523F9" w14:paraId="091EEE59" w14:textId="05066524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Tipo de cooler (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air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, torre ou AIO)</w:t>
      </w:r>
    </w:p>
    <w:p w:rsidR="15D523F9" w:rsidP="4B48383A" w:rsidRDefault="15D523F9" w14:paraId="04438974" w14:textId="57025387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Quantidade e tamanho de ventoinhas (ex.: 3x120 mm)</w:t>
      </w:r>
    </w:p>
    <w:p w:rsidR="15D523F9" w:rsidP="4B48383A" w:rsidRDefault="15D523F9" w14:paraId="0D6C75F2" w14:textId="0E0C5B24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Posições ideais de instalação</w:t>
      </w:r>
    </w:p>
    <w:p w:rsidR="15D523F9" w:rsidP="4B48383A" w:rsidRDefault="15D523F9" w14:paraId="580DC7AE" w14:textId="4EFC25EE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Soluções de baixo ruído ou com filtros, se necessário</w:t>
      </w:r>
    </w:p>
    <w:p w:rsidR="15D523F9" w:rsidP="4B48383A" w:rsidRDefault="15D523F9" w14:paraId="25110D82" w14:textId="259D942C">
      <w:pPr>
        <w:pStyle w:val="ListParagraph"/>
        <w:numPr>
          <w:ilvl w:val="0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valida automaticamente a solução quanto a:</w:t>
      </w:r>
    </w:p>
    <w:p w:rsidR="15D523F9" w:rsidP="4B48383A" w:rsidRDefault="15D523F9" w14:paraId="007C42E1" w14:textId="2D449D80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Espaço físico no gabinete</w:t>
      </w:r>
    </w:p>
    <w:p w:rsidR="15D523F9" w:rsidP="4B48383A" w:rsidRDefault="15D523F9" w14:paraId="526A0FCD" w14:textId="30B04641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Potência da fonte (PSU)</w:t>
      </w:r>
    </w:p>
    <w:p w:rsidR="15D523F9" w:rsidP="4B48383A" w:rsidRDefault="15D523F9" w14:paraId="471922FB" w14:textId="7CFA1DA3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 de ar coerente</w:t>
      </w:r>
    </w:p>
    <w:p w:rsidR="15D523F9" w:rsidP="4B48383A" w:rsidRDefault="15D523F9" w14:paraId="18970074" w14:textId="78C58EC4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Ruído adequado ao ambiente</w:t>
      </w:r>
    </w:p>
    <w:p w:rsidR="15D523F9" w:rsidP="4B48383A" w:rsidRDefault="15D523F9" w14:paraId="1860A4E5" w14:textId="77534096">
      <w:pPr>
        <w:pStyle w:val="ListParagraph"/>
        <w:numPr>
          <w:ilvl w:val="0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Se a recomendação for válida:</w:t>
      </w:r>
    </w:p>
    <w:p w:rsidR="15D523F9" w:rsidP="4B48383A" w:rsidRDefault="15D523F9" w14:paraId="350ABDD9" w14:textId="776DB5FA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exibe a solução ao usuário.</w:t>
      </w:r>
    </w:p>
    <w:p w:rsidR="15D523F9" w:rsidP="4B48383A" w:rsidRDefault="15D523F9" w14:paraId="6D2A699C" w14:textId="36A9F8D2">
      <w:pPr>
        <w:pStyle w:val="ListParagraph"/>
        <w:numPr>
          <w:ilvl w:val="0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Se for inválida:</w:t>
      </w:r>
    </w:p>
    <w:p w:rsidR="15D523F9" w:rsidP="4B48383A" w:rsidRDefault="15D523F9" w14:paraId="273977AC" w14:textId="6B62C240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sistema identifica o motivo da incompatibilidade</w:t>
      </w:r>
    </w:p>
    <w:p w:rsidR="15D523F9" w:rsidP="4B48383A" w:rsidRDefault="15D523F9" w14:paraId="2D2725E7" w14:textId="0961E4EA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Propõe um ajuste pontual (ex.: novo gabinete, cooler alternativo, troca de PSU)</w:t>
      </w:r>
    </w:p>
    <w:p w:rsidR="15D523F9" w:rsidP="4B48383A" w:rsidRDefault="15D523F9" w14:paraId="3BE9B52C" w14:textId="3C808CD0">
      <w:pPr>
        <w:pStyle w:val="ListParagraph"/>
        <w:numPr>
          <w:ilvl w:val="1"/>
          <w:numId w:val="65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Revalida automaticamente e exibe a nova sugestão</w:t>
      </w:r>
    </w:p>
    <w:p w:rsidR="13FBEFD6" w:rsidP="4B48383A" w:rsidRDefault="13FBEFD6" w14:paraId="52B1211B" w14:textId="4C2D378E">
      <w:pPr>
        <w:pStyle w:val="ListParagraph"/>
        <w:numPr>
          <w:ilvl w:val="0"/>
          <w:numId w:val="64"/>
        </w:numPr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Fluxos Alternativos:</w:t>
      </w: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Dados ambientais ausentes</w:t>
      </w:r>
      <w:r w:rsidRPr="4B48383A" w:rsidR="1B2E985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: </w:t>
      </w:r>
      <w:r w:rsidRPr="4B48383A" w:rsidR="71341B3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Se o usuário não preencher nem autorizar coleta automática, o sistema usa um valor padrão (ex.: 30 °C) e exibe um aviso de precisão reduzida.</w:t>
      </w:r>
    </w:p>
    <w:p w:rsidR="15D523F9" w:rsidP="4B48383A" w:rsidRDefault="15D523F9" w14:paraId="1529E622" w14:textId="4939E02E">
      <w:pPr>
        <w:pStyle w:val="Normal"/>
        <w:numPr>
          <w:ilvl w:val="0"/>
          <w:numId w:val="6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Sugestão do usuário:</w:t>
      </w:r>
      <w:r w:rsidRPr="4B48383A" w:rsidR="705A9A5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</w:t>
      </w:r>
      <w:r w:rsidRPr="4B48383A" w:rsidR="705A9A5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pode sugerir um ajuste específico (ex.: “quero um AIO 240 mm”). O sistema revalida automaticamente a nova proposta e exibe o resultado.</w:t>
      </w:r>
    </w:p>
    <w:p w:rsidR="4B48383A" w:rsidP="4B48383A" w:rsidRDefault="4B48383A" w14:paraId="19BDDBE1" w14:textId="0C9D9CC3">
      <w:pPr>
        <w:pStyle w:val="Normal"/>
        <w:numPr>
          <w:ilvl w:val="0"/>
          <w:numId w:val="6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64329801" w:rsidP="4B48383A" w:rsidRDefault="64329801" w14:paraId="586929FC" w14:textId="5A117789">
      <w:pPr>
        <w:spacing w:before="280" w:beforeAutospacing="off" w:after="0" w:afterAutospacing="off" w:line="360" w:lineRule="auto"/>
        <w:ind w:left="0" w:right="0" w:hanging="0" w:firstLine="36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Fluxos de Exceção:</w:t>
      </w:r>
    </w:p>
    <w:p w:rsidR="15D523F9" w:rsidP="4B48383A" w:rsidRDefault="15D523F9" w14:paraId="11B7B6B8" w14:textId="03434F8E">
      <w:pPr>
        <w:spacing w:before="240" w:beforeAutospacing="off" w:after="40" w:afterAutospacing="off" w:line="360" w:lineRule="auto"/>
        <w:ind w:left="360" w:right="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Inviabilidade técnica sem solução possível:</w:t>
      </w:r>
    </w:p>
    <w:p w:rsidR="15D523F9" w:rsidP="4B48383A" w:rsidRDefault="15D523F9" w14:paraId="3281105D" w14:textId="025531A1">
      <w:pPr>
        <w:spacing w:before="240" w:beforeAutospacing="off" w:after="240" w:afterAutospacing="off" w:line="360" w:lineRule="auto"/>
        <w:ind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Se nenhum ajuste for possível com os componentes atuais, o sistema informa: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“A refrigeração adequada não é compatível com o gabinete/fonte atual. Considere revisar 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sua build</w:t>
      </w: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.”</w:t>
      </w:r>
      <w:r>
        <w:tab/>
      </w: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Pós-Condições:</w:t>
      </w:r>
    </w:p>
    <w:p w:rsidR="15D523F9" w:rsidP="4B48383A" w:rsidRDefault="15D523F9" w14:paraId="437074CC" w14:textId="3E5F4FE7">
      <w:pPr>
        <w:pStyle w:val="ListParagraph"/>
        <w:numPr>
          <w:ilvl w:val="0"/>
          <w:numId w:val="5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usuário recebe uma recomendação térmica personalizada e validada.</w:t>
      </w:r>
    </w:p>
    <w:p w:rsidR="15D523F9" w:rsidP="4B48383A" w:rsidRDefault="15D523F9" w14:paraId="46887E92" w14:textId="72B1B367">
      <w:pPr>
        <w:pStyle w:val="ListParagraph"/>
        <w:numPr>
          <w:ilvl w:val="0"/>
          <w:numId w:val="58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 solução respeita todos os limites físicos, térmicos e contextuais.</w:t>
      </w:r>
      <w:r>
        <w:tab/>
      </w: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</w:t>
      </w: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equisitos</w:t>
      </w: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Funcionais Relacionados:</w:t>
      </w:r>
    </w:p>
    <w:p w:rsidR="15D523F9" w:rsidP="4B48383A" w:rsidRDefault="15D523F9" w14:paraId="0AA0B7CD" w14:textId="5A008CF2">
      <w:pPr>
        <w:pStyle w:val="ListParagraph"/>
        <w:numPr>
          <w:ilvl w:val="0"/>
          <w:numId w:val="5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RF-017 – Recomendação de Refrigeração</w:t>
      </w:r>
    </w:p>
    <w:p w:rsidR="15D523F9" w:rsidP="4B48383A" w:rsidRDefault="15D523F9" w14:paraId="71F22DBF" w14:textId="7683A6C4">
      <w:pPr>
        <w:pStyle w:val="ListParagraph"/>
        <w:numPr>
          <w:ilvl w:val="0"/>
          <w:numId w:val="5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RF-016 – Validação de Gabinete</w:t>
      </w:r>
    </w:p>
    <w:p w:rsidR="15D523F9" w:rsidP="4B48383A" w:rsidRDefault="15D523F9" w14:paraId="182B5704" w14:textId="3D372F08">
      <w:pPr>
        <w:pStyle w:val="ListParagraph"/>
        <w:numPr>
          <w:ilvl w:val="0"/>
          <w:numId w:val="5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RF-015 – Coleta de Dados Ambientais</w:t>
      </w:r>
    </w:p>
    <w:p w:rsidR="15D523F9" w:rsidP="4B48383A" w:rsidRDefault="15D523F9" w14:paraId="7E4D927D" w14:textId="465EB459">
      <w:pPr>
        <w:pStyle w:val="ListParagraph"/>
        <w:numPr>
          <w:ilvl w:val="0"/>
          <w:numId w:val="59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RF-014 – Detecção de Localização</w:t>
      </w:r>
    </w:p>
    <w:p w:rsidR="57860689" w:rsidP="4B48383A" w:rsidRDefault="57860689" w14:paraId="0A90D709" w14:textId="431FC427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Regras de Negócio Relacionadas:</w:t>
      </w:r>
    </w:p>
    <w:p w:rsidR="15D523F9" w:rsidP="4B48383A" w:rsidRDefault="15D523F9" w14:paraId="688211C6" w14:textId="6C1C093D">
      <w:pPr>
        <w:pStyle w:val="ListParagraph"/>
        <w:numPr>
          <w:ilvl w:val="0"/>
          <w:numId w:val="6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RN05: A recomendação térmica deve considerar o TDP total + ambiente de uso.</w:t>
      </w:r>
    </w:p>
    <w:p w:rsidR="15D523F9" w:rsidP="4B48383A" w:rsidRDefault="15D523F9" w14:paraId="7B66C34F" w14:textId="03DA3F9C">
      <w:pPr>
        <w:pStyle w:val="ListParagraph"/>
        <w:numPr>
          <w:ilvl w:val="0"/>
          <w:numId w:val="6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RNF-01: O sistema deve utilizar IA ou heurísticas para geração e ajustes.</w:t>
      </w:r>
    </w:p>
    <w:p w:rsidR="15D523F9" w:rsidP="4B48383A" w:rsidRDefault="15D523F9" w14:paraId="7D09AF50" w14:textId="37836CF3">
      <w:pPr>
        <w:pStyle w:val="ListParagraph"/>
        <w:numPr>
          <w:ilvl w:val="0"/>
          <w:numId w:val="60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RNF-16: A lógica de recomendação e validação deve ser extensível.</w:t>
      </w:r>
    </w:p>
    <w:p w:rsidR="3011728D" w:rsidP="4B48383A" w:rsidRDefault="3011728D" w14:paraId="2B0A10CF" w14:textId="66F8C213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Relacionamentos com Outros Casos de Uso:</w:t>
      </w:r>
    </w:p>
    <w:p w:rsidR="15D523F9" w:rsidP="4B48383A" w:rsidRDefault="15D523F9" w14:paraId="7D5ECB7A" w14:textId="52C90052">
      <w:pPr>
        <w:pStyle w:val="ListParagraph"/>
        <w:numPr>
          <w:ilvl w:val="0"/>
          <w:numId w:val="6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CU1 – Gerenciar Perfil: registra preferências e histórico térmico.</w:t>
      </w:r>
    </w:p>
    <w:p w:rsidR="15D523F9" w:rsidP="4B48383A" w:rsidRDefault="15D523F9" w14:paraId="38FDA0EE" w14:textId="56755789">
      <w:pPr>
        <w:pStyle w:val="ListParagraph"/>
        <w:numPr>
          <w:ilvl w:val="0"/>
          <w:numId w:val="6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CU2 – Coletar Requisitos Ambientais: fornece os dados do ambiente.</w:t>
      </w:r>
    </w:p>
    <w:p w:rsidR="15D523F9" w:rsidP="4B48383A" w:rsidRDefault="15D523F9" w14:paraId="2A250902" w14:textId="562B285E">
      <w:pPr>
        <w:pStyle w:val="ListParagraph"/>
        <w:numPr>
          <w:ilvl w:val="0"/>
          <w:numId w:val="6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CU3 – Gerar Configuração Automatizada: pode acionar CU5 automaticamente</w:t>
      </w:r>
    </w:p>
    <w:p w:rsidR="15D523F9" w:rsidP="4B48383A" w:rsidRDefault="15D523F9" w14:paraId="05B8527F" w14:textId="35970858">
      <w:pPr>
        <w:pStyle w:val="ListParagraph"/>
        <w:numPr>
          <w:ilvl w:val="0"/>
          <w:numId w:val="61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B48383A" w:rsidR="15D523F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CU4 – Montagem Manual: exige análise térmica conforme peças escolhidas.</w:t>
      </w:r>
    </w:p>
    <w:p w:rsidR="4B48383A" w:rsidP="4B48383A" w:rsidRDefault="4B48383A" w14:paraId="3F982A9C" w14:textId="650BE471">
      <w:pPr>
        <w:pStyle w:val="Normal"/>
        <w:spacing w:before="240" w:beforeAutospacing="off" w:after="240" w:afterAutospacing="off" w:line="360" w:lineRule="auto"/>
        <w:ind w:left="708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4B48383A" w:rsidRDefault="4B48383A" w14:paraId="14B2B242" w14:textId="7966B7A1"/>
    <w:p w:rsidR="4B48383A" w:rsidRDefault="4B48383A" w14:paraId="0A19661C" w14:textId="27C47BA6"/>
    <w:p w:rsidR="4B48383A" w:rsidP="4B48383A" w:rsidRDefault="4B48383A" w14:paraId="01E5BDCB" w14:textId="31795A61">
      <w:pPr>
        <w:pStyle w:val="Normal"/>
        <w:spacing w:line="360" w:lineRule="auto"/>
        <w:rPr>
          <w:rFonts w:ascii="Times New Roman" w:hAnsi="Times New Roman" w:eastAsia="Times New Roman" w:cs="Times New Roman"/>
        </w:rPr>
      </w:pPr>
    </w:p>
    <w:p w:rsidR="7E933464" w:rsidP="4B48383A" w:rsidRDefault="7E933464" w14:paraId="70FFA936" w14:textId="2C657A6E">
      <w:pPr>
        <w:pStyle w:val="Heading1"/>
        <w:rPr>
          <w:sz w:val="24"/>
          <w:szCs w:val="24"/>
        </w:rPr>
      </w:pPr>
      <w:bookmarkStart w:name="_Toc1051995352" w:id="893679504"/>
      <w:r w:rsidRPr="1AF509E4" w:rsidR="4069DA88">
        <w:rPr>
          <w:sz w:val="24"/>
          <w:szCs w:val="24"/>
        </w:rPr>
        <w:t>5 DIAGRAMA DE ATIVIDADE</w:t>
      </w:r>
      <w:bookmarkEnd w:id="893679504"/>
    </w:p>
    <w:p w:rsidR="56141C86" w:rsidP="4B48383A" w:rsidRDefault="56141C86" w14:paraId="2BE6F551" w14:textId="03682729">
      <w:pPr>
        <w:pStyle w:val="Normal1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6141C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diagrama de atividade descreve o fluxo de atividades em um processo, representando a lógica do negócio e o fluxo de controle de operações. Ele é especialmente útil para entender e modelar processos complexos dentro do sistema.</w:t>
      </w:r>
    </w:p>
    <w:p w:rsidR="56141C86" w:rsidP="4B48383A" w:rsidRDefault="56141C86" w14:paraId="4992CD90" w14:textId="07B70363">
      <w:pPr>
        <w:pStyle w:val="Normal1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6141C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Componentes Principais:</w:t>
      </w:r>
    </w:p>
    <w:p w:rsidR="56141C86" w:rsidP="4B48383A" w:rsidRDefault="56141C86" w14:paraId="37D89A21" w14:textId="16E29657">
      <w:pPr>
        <w:pStyle w:val="Normal1"/>
        <w:numPr>
          <w:ilvl w:val="0"/>
          <w:numId w:val="4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6141C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Atividades: Representam as tarefas ou ações realizadas.</w:t>
      </w:r>
    </w:p>
    <w:p w:rsidR="56141C86" w:rsidP="4B48383A" w:rsidRDefault="56141C86" w14:paraId="18D5F0C7" w14:textId="1EDCFC8C">
      <w:pPr>
        <w:pStyle w:val="Normal1"/>
        <w:numPr>
          <w:ilvl w:val="0"/>
          <w:numId w:val="4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6141C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Fluxos de Controle: Indicadores de transição entre atividades.</w:t>
      </w:r>
    </w:p>
    <w:p w:rsidR="56141C86" w:rsidP="4B48383A" w:rsidRDefault="56141C86" w14:paraId="56B3A5CD" w14:textId="754BC03E">
      <w:pPr>
        <w:pStyle w:val="Normal1"/>
        <w:numPr>
          <w:ilvl w:val="0"/>
          <w:numId w:val="4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6141C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Decisões: Pontos de ramificação no fluxo de atividades com base em condições.</w:t>
      </w:r>
    </w:p>
    <w:p w:rsidR="56141C86" w:rsidP="4B48383A" w:rsidRDefault="56141C86" w14:paraId="24D2B394" w14:textId="744EB03F">
      <w:pPr>
        <w:pStyle w:val="Normal1"/>
        <w:numPr>
          <w:ilvl w:val="0"/>
          <w:numId w:val="4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B48383A" w:rsidR="56141C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Swimlanes</w:t>
      </w:r>
      <w:r w:rsidRPr="4B48383A" w:rsidR="56141C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 Divisões que mostram quais atores ou sistemas executam quais atividades.</w:t>
      </w:r>
    </w:p>
    <w:p w:rsidR="4B48383A" w:rsidP="4B48383A" w:rsidRDefault="4B48383A" w14:paraId="4BC0C414" w14:textId="22FCAE61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5D5CAA80" w:rsidP="1AF509E4" w:rsidRDefault="5D5CAA80" w14:paraId="2A4012E1" w14:textId="0D975CB6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AF509E4" w:rsidR="1FC36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seguir temos os </w:t>
      </w:r>
      <w:r w:rsidRPr="1AF509E4" w:rsidR="72A5FA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diagramas</w:t>
      </w:r>
      <w:r w:rsidRPr="1AF509E4" w:rsidR="1FC36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 atividade:</w:t>
      </w:r>
    </w:p>
    <w:p w:rsidR="4B48383A" w:rsidP="1AF509E4" w:rsidRDefault="4B48383A" w14:paraId="593499A7" w14:textId="68EA505A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1AF509E4" w:rsidRDefault="4B48383A" w14:paraId="421EDDF4" w14:textId="0B8452A9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1AF509E4" w:rsidRDefault="4B48383A" w14:paraId="2DDF5F03" w14:textId="1083427F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B48383A" w:rsidP="1AF509E4" w:rsidRDefault="4B48383A" w14:paraId="1697038A" w14:textId="2B7DC08F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AF509E4" w:rsidR="779D10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Figura </w:t>
      </w:r>
      <w:r w:rsidRPr="1AF509E4" w:rsidR="0380C4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8</w:t>
      </w:r>
      <w:r w:rsidRPr="1AF509E4" w:rsidR="779D10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– Cadastro e login</w:t>
      </w:r>
    </w:p>
    <w:p w:rsidR="4B48383A" w:rsidP="1AF509E4" w:rsidRDefault="4B48383A" w14:paraId="2AE00D34" w14:textId="351B6CD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center"/>
      </w:pPr>
      <w:r w:rsidR="19614AB7">
        <w:drawing>
          <wp:inline wp14:editId="7BC1262B" wp14:anchorId="623966EC">
            <wp:extent cx="5894020" cy="4040494"/>
            <wp:effectExtent l="0" t="0" r="0" b="0"/>
            <wp:docPr id="93574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2e35f331343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20" cy="40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509E4" w:rsidP="1AF509E4" w:rsidRDefault="1AF509E4" w14:paraId="3BC72C27" w14:textId="12AC6A4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left"/>
      </w:pPr>
    </w:p>
    <w:p w:rsidR="1AF509E4" w:rsidP="1AF509E4" w:rsidRDefault="1AF509E4" w14:paraId="7C11B28C" w14:textId="2EB7683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left"/>
      </w:pPr>
    </w:p>
    <w:p w:rsidR="1AF509E4" w:rsidP="1AF509E4" w:rsidRDefault="1AF509E4" w14:paraId="01BA4FC3" w14:textId="1CFBC32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0"/>
        <w:jc w:val="left"/>
      </w:pPr>
    </w:p>
    <w:p w:rsidR="1AF509E4" w:rsidP="1AF509E4" w:rsidRDefault="1AF509E4" w14:paraId="405BCF74" w14:textId="5FA9179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left"/>
      </w:pPr>
    </w:p>
    <w:p w:rsidR="1AF509E4" w:rsidP="1AF509E4" w:rsidRDefault="1AF509E4" w14:paraId="76C73A3C" w14:textId="2389964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left"/>
      </w:pPr>
    </w:p>
    <w:p w:rsidR="1AF509E4" w:rsidP="1AF509E4" w:rsidRDefault="1AF509E4" w14:paraId="67C56AD3" w14:textId="5985C02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left"/>
      </w:pPr>
    </w:p>
    <w:p w:rsidR="1AF509E4" w:rsidP="1AF509E4" w:rsidRDefault="1AF509E4" w14:paraId="0FA8A797" w14:textId="028E5D2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left"/>
      </w:pPr>
    </w:p>
    <w:p w:rsidR="3BB24C0F" w:rsidP="1AF509E4" w:rsidRDefault="3BB24C0F" w14:paraId="539EAE34" w14:textId="2B0B783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/>
        <w:ind w:left="708"/>
        <w:jc w:val="center"/>
      </w:pPr>
      <w:r w:rsidR="3BB24C0F">
        <w:rPr/>
        <w:t xml:space="preserve">Figura </w:t>
      </w:r>
      <w:r w:rsidR="10C87C43">
        <w:rPr/>
        <w:t>9</w:t>
      </w:r>
      <w:r w:rsidR="3BB24C0F">
        <w:rPr/>
        <w:t xml:space="preserve"> - Configuração automatizada</w:t>
      </w:r>
    </w:p>
    <w:p w:rsidR="364658F8" w:rsidP="1AF509E4" w:rsidRDefault="364658F8" w14:paraId="423F64BA" w14:textId="18E0E88C">
      <w:pPr>
        <w:pStyle w:val="Normal"/>
        <w:jc w:val="center"/>
      </w:pPr>
      <w:r w:rsidR="74193F71">
        <w:drawing>
          <wp:inline wp14:editId="05D9BB1F" wp14:anchorId="5E5798DA">
            <wp:extent cx="6362891" cy="4192522"/>
            <wp:effectExtent l="0" t="0" r="0" b="0"/>
            <wp:docPr id="195142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b24ae6be14f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2891" cy="41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658F8" w:rsidP="4B48383A" w:rsidRDefault="364658F8" w14:paraId="23B15052" w14:textId="76EE362C">
      <w:pPr>
        <w:pStyle w:val="Normal"/>
      </w:pPr>
    </w:p>
    <w:p w:rsidR="364658F8" w:rsidP="4B48383A" w:rsidRDefault="364658F8" w14:paraId="216598C6" w14:textId="36E2C995">
      <w:pPr>
        <w:pStyle w:val="Normal"/>
      </w:pPr>
    </w:p>
    <w:p w:rsidR="364658F8" w:rsidP="1AF509E4" w:rsidRDefault="364658F8" w14:paraId="5E198CEB" w14:textId="7062E646">
      <w:pPr>
        <w:pStyle w:val="Normal"/>
        <w:jc w:val="center"/>
      </w:pPr>
    </w:p>
    <w:p w:rsidR="364658F8" w:rsidP="1AF509E4" w:rsidRDefault="364658F8" w14:paraId="385B6D3F" w14:textId="417F964E">
      <w:pPr>
        <w:pStyle w:val="Normal"/>
        <w:jc w:val="center"/>
      </w:pPr>
    </w:p>
    <w:p w:rsidR="364658F8" w:rsidP="1AF509E4" w:rsidRDefault="364658F8" w14:paraId="39490BF8" w14:textId="1074385A">
      <w:pPr>
        <w:pStyle w:val="Normal"/>
        <w:jc w:val="center"/>
      </w:pPr>
    </w:p>
    <w:p w:rsidR="364658F8" w:rsidP="1AF509E4" w:rsidRDefault="364658F8" w14:paraId="415FD20F" w14:textId="36F04A7D">
      <w:pPr>
        <w:pStyle w:val="Normal"/>
        <w:jc w:val="center"/>
      </w:pPr>
    </w:p>
    <w:p w:rsidR="364658F8" w:rsidP="1AF509E4" w:rsidRDefault="364658F8" w14:paraId="405588A1" w14:textId="6A47C96E">
      <w:pPr>
        <w:pStyle w:val="Normal"/>
        <w:jc w:val="center"/>
      </w:pPr>
    </w:p>
    <w:p w:rsidR="364658F8" w:rsidP="1AF509E4" w:rsidRDefault="364658F8" w14:paraId="73894451" w14:textId="40C7F7FB">
      <w:pPr>
        <w:pStyle w:val="Normal"/>
        <w:jc w:val="center"/>
      </w:pPr>
    </w:p>
    <w:p w:rsidR="364658F8" w:rsidP="1AF509E4" w:rsidRDefault="364658F8" w14:paraId="4ABE7851" w14:textId="6F48DC26">
      <w:pPr>
        <w:pStyle w:val="Normal"/>
        <w:jc w:val="center"/>
      </w:pPr>
    </w:p>
    <w:p w:rsidR="364658F8" w:rsidP="1AF509E4" w:rsidRDefault="364658F8" w14:paraId="136A57B3" w14:textId="7418E5C1">
      <w:pPr>
        <w:pStyle w:val="Normal"/>
        <w:jc w:val="center"/>
      </w:pPr>
    </w:p>
    <w:p w:rsidR="364658F8" w:rsidP="1AF509E4" w:rsidRDefault="364658F8" w14:paraId="1A467925" w14:textId="5920DE7C">
      <w:pPr>
        <w:pStyle w:val="Normal"/>
        <w:jc w:val="center"/>
      </w:pPr>
    </w:p>
    <w:p w:rsidR="364658F8" w:rsidP="1AF509E4" w:rsidRDefault="364658F8" w14:paraId="645ACDF6" w14:textId="1A92B158">
      <w:pPr>
        <w:pStyle w:val="Normal"/>
        <w:jc w:val="center"/>
      </w:pPr>
    </w:p>
    <w:p w:rsidR="364658F8" w:rsidP="1AF509E4" w:rsidRDefault="364658F8" w14:paraId="465C8D87" w14:textId="13B5007F">
      <w:pPr>
        <w:pStyle w:val="Normal"/>
        <w:jc w:val="center"/>
      </w:pPr>
      <w:r w:rsidR="7BF5CB04">
        <w:rPr/>
        <w:t xml:space="preserve">Figura </w:t>
      </w:r>
      <w:r w:rsidR="2B0953F0">
        <w:rPr/>
        <w:t>10</w:t>
      </w:r>
      <w:r w:rsidR="7BF5CB04">
        <w:rPr/>
        <w:t xml:space="preserve"> – Sistema de refrigeração</w:t>
      </w:r>
    </w:p>
    <w:p w:rsidR="364658F8" w:rsidP="1AF509E4" w:rsidRDefault="364658F8" w14:paraId="3E9DD666" w14:textId="25224732">
      <w:pPr>
        <w:pStyle w:val="Normal"/>
        <w:jc w:val="center"/>
      </w:pPr>
      <w:r w:rsidR="7BF5CB04">
        <w:drawing>
          <wp:inline wp14:editId="098213D4" wp14:anchorId="22CE627C">
            <wp:extent cx="6517009" cy="4218164"/>
            <wp:effectExtent l="0" t="0" r="0" b="0"/>
            <wp:docPr id="156618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fb9c9238a40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517009" cy="421816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658F8" w:rsidP="1AF509E4" w:rsidRDefault="364658F8" w14:paraId="17B31E29" w14:textId="04492CEB">
      <w:pPr>
        <w:pStyle w:val="Normal"/>
        <w:jc w:val="center"/>
      </w:pPr>
    </w:p>
    <w:p w:rsidR="364658F8" w:rsidP="1AF509E4" w:rsidRDefault="364658F8" w14:paraId="1D41321A" w14:textId="23E6BB6B">
      <w:pPr>
        <w:pStyle w:val="Normal"/>
        <w:jc w:val="center"/>
      </w:pPr>
    </w:p>
    <w:p w:rsidR="364658F8" w:rsidP="1AF509E4" w:rsidRDefault="364658F8" w14:paraId="6112D932" w14:textId="591ADD81">
      <w:pPr>
        <w:pStyle w:val="Normal"/>
        <w:jc w:val="center"/>
      </w:pPr>
    </w:p>
    <w:p w:rsidR="364658F8" w:rsidP="1AF509E4" w:rsidRDefault="364658F8" w14:paraId="65CBF5CB" w14:textId="36129342">
      <w:pPr>
        <w:pStyle w:val="Normal"/>
        <w:jc w:val="center"/>
      </w:pPr>
    </w:p>
    <w:p w:rsidR="364658F8" w:rsidP="1AF509E4" w:rsidRDefault="364658F8" w14:paraId="30A2E81C" w14:textId="22E0A4D1">
      <w:pPr>
        <w:pStyle w:val="Normal"/>
        <w:jc w:val="center"/>
      </w:pPr>
    </w:p>
    <w:p w:rsidR="364658F8" w:rsidP="1AF509E4" w:rsidRDefault="364658F8" w14:paraId="2661BF9D" w14:textId="77EB217E">
      <w:pPr>
        <w:pStyle w:val="Normal"/>
        <w:jc w:val="center"/>
      </w:pPr>
    </w:p>
    <w:p w:rsidR="364658F8" w:rsidP="1AF509E4" w:rsidRDefault="364658F8" w14:paraId="33C94B1D" w14:textId="06775DAF">
      <w:pPr>
        <w:pStyle w:val="Normal"/>
        <w:jc w:val="center"/>
      </w:pPr>
    </w:p>
    <w:p w:rsidR="364658F8" w:rsidP="1AF509E4" w:rsidRDefault="364658F8" w14:paraId="1B59599A" w14:textId="531644AD">
      <w:pPr>
        <w:pStyle w:val="Normal"/>
        <w:jc w:val="center"/>
      </w:pPr>
    </w:p>
    <w:p w:rsidR="364658F8" w:rsidP="1AF509E4" w:rsidRDefault="364658F8" w14:paraId="405F52B2" w14:textId="126910FF">
      <w:pPr>
        <w:pStyle w:val="Normal"/>
        <w:jc w:val="center"/>
      </w:pPr>
    </w:p>
    <w:p w:rsidR="364658F8" w:rsidP="1AF509E4" w:rsidRDefault="364658F8" w14:paraId="3A18F894" w14:textId="4791FFF3">
      <w:pPr>
        <w:pStyle w:val="Normal"/>
        <w:jc w:val="center"/>
      </w:pPr>
    </w:p>
    <w:p w:rsidR="364658F8" w:rsidP="1AF509E4" w:rsidRDefault="364658F8" w14:paraId="7BFDCB2A" w14:textId="2C76C39E">
      <w:pPr>
        <w:pStyle w:val="Normal"/>
        <w:jc w:val="center"/>
      </w:pPr>
    </w:p>
    <w:p w:rsidR="364658F8" w:rsidP="1AF509E4" w:rsidRDefault="364658F8" w14:paraId="49B6459E" w14:textId="69616CCC">
      <w:pPr>
        <w:pStyle w:val="Normal"/>
        <w:jc w:val="center"/>
      </w:pPr>
    </w:p>
    <w:p w:rsidR="364658F8" w:rsidP="1AF509E4" w:rsidRDefault="364658F8" w14:paraId="369E2A5D" w14:textId="1B2A732A">
      <w:pPr>
        <w:pStyle w:val="Normal"/>
        <w:jc w:val="center"/>
      </w:pPr>
    </w:p>
    <w:p w:rsidR="364658F8" w:rsidP="1AF509E4" w:rsidRDefault="364658F8" w14:paraId="119F1390" w14:textId="4D5A0E87">
      <w:pPr>
        <w:pStyle w:val="Normal"/>
        <w:jc w:val="center"/>
      </w:pPr>
      <w:r w:rsidR="0A2EC7AB">
        <w:rPr/>
        <w:t>Figura 1</w:t>
      </w:r>
      <w:r w:rsidR="0419CDF0">
        <w:rPr/>
        <w:t>1</w:t>
      </w:r>
      <w:r w:rsidR="0A2EC7AB">
        <w:rPr/>
        <w:t xml:space="preserve"> – Montagem manual</w:t>
      </w:r>
    </w:p>
    <w:p w:rsidR="364658F8" w:rsidP="1AF509E4" w:rsidRDefault="364658F8" w14:paraId="6441A90A" w14:textId="5330EBC8">
      <w:pPr>
        <w:pStyle w:val="Normal"/>
        <w:jc w:val="center"/>
      </w:pPr>
      <w:r w:rsidR="3F5717C2">
        <w:drawing>
          <wp:inline wp14:editId="5C0433FD" wp14:anchorId="678EA084">
            <wp:extent cx="4069663" cy="8319276"/>
            <wp:effectExtent l="0" t="0" r="0" b="0"/>
            <wp:docPr id="2021460731" name="" descr="&#10;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ad59c11c2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63" cy="83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658F8" w:rsidP="1AF509E4" w:rsidRDefault="364658F8" w14:paraId="029BA9ED" w14:textId="15990F9B">
      <w:pPr>
        <w:pStyle w:val="Normal"/>
        <w:jc w:val="center"/>
      </w:pPr>
    </w:p>
    <w:p w:rsidR="364658F8" w:rsidP="1AF509E4" w:rsidRDefault="364658F8" w14:paraId="0E566116" w14:textId="57B05E0E">
      <w:pPr>
        <w:pStyle w:val="Normal"/>
        <w:jc w:val="center"/>
      </w:pPr>
      <w:r w:rsidR="0D2830CB">
        <w:rPr/>
        <w:t>Figura 1</w:t>
      </w:r>
      <w:r w:rsidR="71D59992">
        <w:rPr/>
        <w:t>2</w:t>
      </w:r>
      <w:r w:rsidR="0D2830CB">
        <w:rPr/>
        <w:t xml:space="preserve"> – Coleta de requisitos</w:t>
      </w:r>
    </w:p>
    <w:p w:rsidR="364658F8" w:rsidP="1AF509E4" w:rsidRDefault="364658F8" w14:paraId="6CF45194" w14:textId="19E7EBA6">
      <w:pPr>
        <w:pStyle w:val="Normal"/>
        <w:jc w:val="center"/>
      </w:pPr>
      <w:r w:rsidR="74193F71">
        <w:drawing>
          <wp:inline wp14:editId="3C69FA9F" wp14:anchorId="1D45B3DE">
            <wp:extent cx="6114194" cy="6933262"/>
            <wp:effectExtent l="0" t="0" r="0" b="0"/>
            <wp:docPr id="882236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97af6ceac94b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4194" cy="69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33464" w:rsidP="4B48383A" w:rsidRDefault="7E933464" w14:paraId="6F3751A3" w14:textId="33B73F88">
      <w:pPr>
        <w:pStyle w:val="Heading1"/>
        <w:rPr>
          <w:sz w:val="24"/>
          <w:szCs w:val="24"/>
        </w:rPr>
      </w:pPr>
      <w:bookmarkStart w:name="_Toc1361035702" w:id="732957088"/>
      <w:r w:rsidRPr="1AF509E4" w:rsidR="4069DA88">
        <w:rPr>
          <w:sz w:val="24"/>
          <w:szCs w:val="24"/>
        </w:rPr>
        <w:t>6 DIAGRAMA DE ESTA</w:t>
      </w:r>
      <w:r w:rsidRPr="1AF509E4" w:rsidR="4069DA88">
        <w:rPr>
          <w:sz w:val="24"/>
          <w:szCs w:val="24"/>
        </w:rPr>
        <w:t>DOS</w:t>
      </w:r>
      <w:bookmarkEnd w:id="732957088"/>
    </w:p>
    <w:p w:rsidR="49F66391" w:rsidP="4B48383A" w:rsidRDefault="49F66391" w14:paraId="37926808" w14:textId="49A9E179">
      <w:pPr>
        <w:pStyle w:val="Normal1"/>
        <w:spacing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lang w:val="pt-BR"/>
        </w:rPr>
        <w:t>O Diagrama de Estados (ou Diagrama de Máquina de Estados) é um artefato da UML (</w:t>
      </w:r>
      <w:r w:rsidRPr="4B48383A" w:rsidR="49F66391">
        <w:rPr>
          <w:rFonts w:ascii="Times New Roman" w:hAnsi="Times New Roman" w:eastAsia="Times New Roman" w:cs="Times New Roman"/>
          <w:noProof w:val="0"/>
          <w:lang w:val="pt-BR"/>
        </w:rPr>
        <w:t>Unified</w:t>
      </w:r>
      <w:r w:rsidRPr="4B48383A" w:rsidR="49F66391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r w:rsidRPr="4B48383A" w:rsidR="49F66391">
        <w:rPr>
          <w:rFonts w:ascii="Times New Roman" w:hAnsi="Times New Roman" w:eastAsia="Times New Roman" w:cs="Times New Roman"/>
          <w:noProof w:val="0"/>
          <w:lang w:val="pt-BR"/>
        </w:rPr>
        <w:t>Modeling</w:t>
      </w:r>
      <w:r w:rsidRPr="4B48383A" w:rsidR="49F66391">
        <w:rPr>
          <w:rFonts w:ascii="Times New Roman" w:hAnsi="Times New Roman" w:eastAsia="Times New Roman" w:cs="Times New Roman"/>
          <w:noProof w:val="0"/>
          <w:lang w:val="pt-BR"/>
        </w:rPr>
        <w:t xml:space="preserve"> </w:t>
      </w:r>
      <w:r w:rsidRPr="4B48383A" w:rsidR="49F66391">
        <w:rPr>
          <w:rFonts w:ascii="Times New Roman" w:hAnsi="Times New Roman" w:eastAsia="Times New Roman" w:cs="Times New Roman"/>
          <w:noProof w:val="0"/>
          <w:lang w:val="pt-BR"/>
        </w:rPr>
        <w:t>Language</w:t>
      </w:r>
      <w:r w:rsidRPr="4B48383A" w:rsidR="49F66391">
        <w:rPr>
          <w:rFonts w:ascii="Times New Roman" w:hAnsi="Times New Roman" w:eastAsia="Times New Roman" w:cs="Times New Roman"/>
          <w:noProof w:val="0"/>
          <w:lang w:val="pt-BR"/>
        </w:rPr>
        <w:t>) utilizado para descrever os estados possíveis de um objeto durante seu ciclo de vida, bem como os eventos ou condições que provocam a transição entre esses estados. Ele é especialmente útil para modelar o comportamento de sistemas interativos ou com regras de fluxo bem definidas, como assistentes de montagem, formulários com múltiplas etapas e fluxos guiados de usuário.</w:t>
      </w:r>
    </w:p>
    <w:p w:rsidR="49F66391" w:rsidP="4B48383A" w:rsidRDefault="49F66391" w14:paraId="783C610D" w14:textId="295C4184">
      <w:pPr>
        <w:pStyle w:val="Normal1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lang w:val="pt-BR"/>
        </w:rPr>
        <w:t>No projeto Montador de PC Online, esse diagrama é usado para representar as mudanças de estado do objeto "Build de PC" ao longo do uso da plataforma — desde sua criação até a exportação ou descarte.</w:t>
      </w:r>
    </w:p>
    <w:p w:rsidR="49F66391" w:rsidP="4B48383A" w:rsidRDefault="49F66391" w14:paraId="48CACB3D" w14:textId="79887C6A">
      <w:pPr>
        <w:pStyle w:val="Normal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 seguir, são listados os principais elementos encontrados em um diagrama de estados:</w:t>
      </w:r>
    </w:p>
    <w:p w:rsidR="6D2F07E2" w:rsidP="4B48383A" w:rsidRDefault="6D2F07E2" w14:paraId="5C513B35" w14:textId="67A127A4">
      <w:pPr>
        <w:pStyle w:val="Normal1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pt-BR"/>
        </w:rPr>
      </w:pPr>
      <w:r w:rsidRPr="4B48383A" w:rsidR="6D2F07E2">
        <w:rPr>
          <w:rFonts w:ascii="Times New Roman" w:hAnsi="Times New Roman" w:eastAsia="Times New Roman" w:cs="Times New Roman"/>
          <w:b w:val="0"/>
          <w:bCs w:val="0"/>
          <w:noProof w:val="0"/>
          <w:lang w:val="pt-BR"/>
        </w:rPr>
        <w:t>Tebela</w:t>
      </w:r>
      <w:r w:rsidRPr="4B48383A" w:rsidR="6D2F07E2">
        <w:rPr>
          <w:rFonts w:ascii="Times New Roman" w:hAnsi="Times New Roman" w:eastAsia="Times New Roman" w:cs="Times New Roman"/>
          <w:b w:val="0"/>
          <w:bCs w:val="0"/>
          <w:noProof w:val="0"/>
          <w:lang w:val="pt-BR"/>
        </w:rPr>
        <w:t xml:space="preserve"> 5 - Principais Elementos do Diagrama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395"/>
        <w:gridCol w:w="7620"/>
      </w:tblGrid>
      <w:tr w:rsidR="4B48383A" w:rsidTr="4B48383A" w14:paraId="02B12FD7">
        <w:trPr>
          <w:trHeight w:val="300"/>
        </w:trPr>
        <w:tc>
          <w:tcPr>
            <w:tcW w:w="139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561D2E1" w14:textId="3751A471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Elemento</w:t>
            </w:r>
          </w:p>
        </w:tc>
        <w:tc>
          <w:tcPr>
            <w:tcW w:w="762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2B070AB" w14:textId="1F6E0BD6">
            <w:pPr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Descrição</w:t>
            </w:r>
          </w:p>
        </w:tc>
      </w:tr>
      <w:tr w:rsidR="4B48383A" w:rsidTr="4B48383A" w14:paraId="0FED0C24">
        <w:trPr>
          <w:trHeight w:val="300"/>
        </w:trPr>
        <w:tc>
          <w:tcPr>
            <w:tcW w:w="139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9AABFE2" w14:textId="05C5406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Estado Inicial</w:t>
            </w:r>
          </w:p>
        </w:tc>
        <w:tc>
          <w:tcPr>
            <w:tcW w:w="762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DE4AC81" w14:textId="6A7E9C8C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Indica o ponto de partida do objeto. Representado por um círculo sólido.</w:t>
            </w:r>
          </w:p>
        </w:tc>
      </w:tr>
      <w:tr w:rsidR="4B48383A" w:rsidTr="4B48383A" w14:paraId="39C3D469">
        <w:trPr>
          <w:trHeight w:val="300"/>
        </w:trPr>
        <w:tc>
          <w:tcPr>
            <w:tcW w:w="139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6CC2F42" w14:textId="6BE01532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Estado</w:t>
            </w:r>
          </w:p>
        </w:tc>
        <w:tc>
          <w:tcPr>
            <w:tcW w:w="762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1FB362E" w14:textId="393FFAF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Representa uma situação ou condição em que o objeto pode estar. Mostrado como um retângulo com cantos arredondados.</w:t>
            </w:r>
          </w:p>
        </w:tc>
      </w:tr>
      <w:tr w:rsidR="4B48383A" w:rsidTr="4B48383A" w14:paraId="332FDB0A">
        <w:trPr>
          <w:trHeight w:val="300"/>
        </w:trPr>
        <w:tc>
          <w:tcPr>
            <w:tcW w:w="139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4B0B765" w14:textId="0BCD968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Transição</w:t>
            </w:r>
          </w:p>
        </w:tc>
        <w:tc>
          <w:tcPr>
            <w:tcW w:w="762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934C275" w14:textId="59F244D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Uma seta que liga dois estados, indicando uma mudança que ocorre devido a um evento.</w:t>
            </w:r>
          </w:p>
        </w:tc>
      </w:tr>
      <w:tr w:rsidR="4B48383A" w:rsidTr="4B48383A" w14:paraId="3CB4FE6D">
        <w:trPr>
          <w:trHeight w:val="300"/>
        </w:trPr>
        <w:tc>
          <w:tcPr>
            <w:tcW w:w="139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3C2BAFD" w14:textId="18984CFF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Evento</w:t>
            </w:r>
          </w:p>
        </w:tc>
        <w:tc>
          <w:tcPr>
            <w:tcW w:w="762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C75E36B" w14:textId="5BCC3BEE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Um gatilho que provoca a transição de um estado para outro (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ex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: "Orçamento definido").</w:t>
            </w:r>
          </w:p>
        </w:tc>
      </w:tr>
      <w:tr w:rsidR="4B48383A" w:rsidTr="4B48383A" w14:paraId="2CF35847">
        <w:trPr>
          <w:trHeight w:val="300"/>
        </w:trPr>
        <w:tc>
          <w:tcPr>
            <w:tcW w:w="139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587BA19F" w14:textId="14AB54C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Condição/Guarda</w:t>
            </w:r>
          </w:p>
        </w:tc>
        <w:tc>
          <w:tcPr>
            <w:tcW w:w="762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541AA69" w14:textId="58EEA807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Uma verificação lógica que deve ser verdadeira para que a transição ocorra (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ex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: [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orcamento</w:t>
            </w:r>
            <w:r w:rsidRPr="4B48383A" w:rsidR="4B48383A">
              <w:rPr>
                <w:rFonts w:ascii="Times New Roman" w:hAnsi="Times New Roman" w:eastAsia="Times New Roman" w:cs="Times New Roman"/>
              </w:rPr>
              <w:t xml:space="preserve"> &gt;= mínimo]).</w:t>
            </w:r>
          </w:p>
        </w:tc>
      </w:tr>
      <w:tr w:rsidR="4B48383A" w:rsidTr="4B48383A" w14:paraId="0FF84B40">
        <w:trPr>
          <w:trHeight w:val="300"/>
        </w:trPr>
        <w:tc>
          <w:tcPr>
            <w:tcW w:w="139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D823C8A" w14:textId="57B9F8A4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Ação</w:t>
            </w:r>
          </w:p>
        </w:tc>
        <w:tc>
          <w:tcPr>
            <w:tcW w:w="762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B897E3F" w14:textId="7B5E054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Uma atividade executada durante a transição ou ao entrar/sair de um estado.</w:t>
            </w:r>
          </w:p>
        </w:tc>
      </w:tr>
      <w:tr w:rsidR="4B48383A" w:rsidTr="4B48383A" w14:paraId="7A8BABB3">
        <w:trPr>
          <w:trHeight w:val="300"/>
        </w:trPr>
        <w:tc>
          <w:tcPr>
            <w:tcW w:w="139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55C49F5" w14:textId="09A325AD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Estado Final</w:t>
            </w:r>
          </w:p>
        </w:tc>
        <w:tc>
          <w:tcPr>
            <w:tcW w:w="762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78AD015B" w14:textId="0915D431">
            <w:pPr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Indica o término do ciclo de vida do objeto. Representado por um círculo com um anel externo.</w:t>
            </w:r>
          </w:p>
        </w:tc>
      </w:tr>
    </w:tbl>
    <w:p w:rsidR="34CD9F17" w:rsidP="4B48383A" w:rsidRDefault="34CD9F17" w14:paraId="129CF329" w14:textId="52978F26">
      <w:pPr>
        <w:bidi w:val="0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</w:rPr>
      </w:pPr>
      <w:r w:rsidRPr="4B48383A" w:rsidR="34CD9F17">
        <w:rPr>
          <w:rFonts w:ascii="Times New Roman" w:hAnsi="Times New Roman" w:eastAsia="Times New Roman" w:cs="Times New Roman"/>
          <w:b w:val="1"/>
          <w:bCs w:val="1"/>
        </w:rPr>
        <w:t xml:space="preserve">Fonte: </w:t>
      </w:r>
      <w:r w:rsidRPr="4B48383A" w:rsidR="34CD9F17">
        <w:rPr>
          <w:rFonts w:ascii="Times New Roman" w:hAnsi="Times New Roman" w:eastAsia="Times New Roman" w:cs="Times New Roman"/>
          <w:b w:val="0"/>
          <w:bCs w:val="0"/>
        </w:rPr>
        <w:t>Autoria propria,2025</w:t>
      </w:r>
    </w:p>
    <w:p w:rsidR="49F66391" w:rsidP="4B48383A" w:rsidRDefault="49F66391" w14:paraId="37E3A775" w14:textId="2933E75C">
      <w:pPr>
        <w:pStyle w:val="Normal1"/>
        <w:bidi w:val="0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4B48383A" w:rsidR="49F66391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Aplicação no Projeto</w:t>
      </w:r>
    </w:p>
    <w:p w:rsidR="49F66391" w:rsidP="4B48383A" w:rsidRDefault="49F66391" w14:paraId="374D8D4F" w14:textId="14F6B504">
      <w:pPr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No contexto do Montador de PC Online, o objeto modelado é a </w:t>
      </w:r>
      <w:r w:rsidRPr="4B48383A" w:rsidR="49F66391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t-BR"/>
        </w:rPr>
        <w:t>Build de PC</w:t>
      </w: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do usuário. O diagrama descreve como ela é criada, modificada, validada e exportada, incluindo estados como:</w:t>
      </w:r>
    </w:p>
    <w:p w:rsidR="49F66391" w:rsidP="4B48383A" w:rsidRDefault="49F66391" w14:paraId="20916C23" w14:textId="5EA4DEF9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Nova Build Criada</w:t>
      </w:r>
    </w:p>
    <w:p w:rsidR="49F66391" w:rsidP="4B48383A" w:rsidRDefault="49F66391" w14:paraId="547E18F8" w14:textId="3137E48A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Requisitos Definidos</w:t>
      </w:r>
    </w:p>
    <w:p w:rsidR="49F66391" w:rsidP="4B48383A" w:rsidRDefault="49F66391" w14:paraId="6EA48232" w14:textId="51D63F49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Build Recomendado</w:t>
      </w:r>
    </w:p>
    <w:p w:rsidR="49F66391" w:rsidP="4B48383A" w:rsidRDefault="49F66391" w14:paraId="13F4ADEA" w14:textId="0DA27376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Build Editado Manualmente</w:t>
      </w:r>
    </w:p>
    <w:p w:rsidR="49F66391" w:rsidP="4B48383A" w:rsidRDefault="49F66391" w14:paraId="6617A085" w14:textId="69AE2AE2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Compatibilidade Avaliada</w:t>
      </w:r>
    </w:p>
    <w:p w:rsidR="49F66391" w:rsidP="4B48383A" w:rsidRDefault="49F66391" w14:paraId="049C442D" w14:textId="36657519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Build Salva</w:t>
      </w:r>
    </w:p>
    <w:p w:rsidR="49F66391" w:rsidP="4B48383A" w:rsidRDefault="49F66391" w14:paraId="75646D2E" w14:textId="488953F1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Build Exportada</w:t>
      </w:r>
    </w:p>
    <w:p w:rsidR="49F66391" w:rsidP="4B48383A" w:rsidRDefault="49F66391" w14:paraId="34E0BF49" w14:textId="721E9C9A">
      <w:pPr>
        <w:pStyle w:val="ListParagraph"/>
        <w:numPr>
          <w:ilvl w:val="0"/>
          <w:numId w:val="49"/>
        </w:numPr>
        <w:bidi w:val="0"/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49F6639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Build Descartada</w:t>
      </w:r>
    </w:p>
    <w:p w:rsidR="49F66391" w:rsidP="4B48383A" w:rsidRDefault="49F66391" w14:paraId="296D2803" w14:textId="5F65CD42">
      <w:pPr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AF509E4" w:rsidR="0F2515F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Esse modelo permite prever comportamentos esperados do sistema diante das ações do usuário e garantir consistência na lógica de funcionamento.</w:t>
      </w:r>
    </w:p>
    <w:p w:rsidR="6501E477" w:rsidP="1AF509E4" w:rsidRDefault="6501E477" w14:paraId="79B2B762" w14:textId="2971AB0E">
      <w:pPr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AF509E4" w:rsidR="6501E47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 seguir temos os </w:t>
      </w:r>
      <w:r w:rsidRPr="1AF509E4" w:rsidR="6501E47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digrams</w:t>
      </w:r>
      <w:r w:rsidRPr="1AF509E4" w:rsidR="6501E47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do sistema:</w:t>
      </w:r>
    </w:p>
    <w:p w:rsidR="1AF509E4" w:rsidP="1AF509E4" w:rsidRDefault="1AF509E4" w14:paraId="5FF76FFF" w14:textId="7D830F1C">
      <w:pPr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1AF509E4" w:rsidP="1AF509E4" w:rsidRDefault="1AF509E4" w14:paraId="082FDDD6" w14:textId="047D0CC0">
      <w:pPr>
        <w:bidi w:val="0"/>
        <w:spacing w:before="240" w:beforeAutospacing="off" w:after="240" w:afterAutospacing="off" w:line="360" w:lineRule="auto"/>
        <w:ind w:firstLine="0"/>
        <w:jc w:val="both"/>
      </w:pPr>
    </w:p>
    <w:p w:rsidR="1AF509E4" w:rsidP="1AF509E4" w:rsidRDefault="1AF509E4" w14:paraId="2F1172D9" w14:textId="5947A0E4">
      <w:pPr>
        <w:bidi w:val="0"/>
        <w:spacing w:before="240" w:beforeAutospacing="off" w:after="240" w:afterAutospacing="off" w:line="360" w:lineRule="auto"/>
        <w:ind w:firstLine="0"/>
        <w:jc w:val="both"/>
      </w:pPr>
    </w:p>
    <w:p w:rsidR="61BFC41F" w:rsidP="1AF509E4" w:rsidRDefault="61BFC41F" w14:paraId="169B2AD4" w14:textId="6C07AE9F">
      <w:pPr>
        <w:bidi w:val="0"/>
        <w:spacing w:before="240" w:beforeAutospacing="off" w:after="240" w:afterAutospacing="off" w:line="360" w:lineRule="auto"/>
        <w:ind w:firstLine="0"/>
        <w:jc w:val="both"/>
      </w:pPr>
      <w:r w:rsidR="61BFC41F">
        <w:drawing>
          <wp:inline wp14:editId="0695C54C" wp14:anchorId="2878D835">
            <wp:extent cx="3713006" cy="4958925"/>
            <wp:effectExtent l="0" t="0" r="0" b="0"/>
            <wp:docPr id="477994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60c2e3c96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006" cy="49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BFC41F" w:rsidP="1AF509E4" w:rsidRDefault="61BFC41F" w14:paraId="130D1DCA" w14:textId="710E3804">
      <w:pPr>
        <w:bidi w:val="0"/>
        <w:spacing w:before="240" w:beforeAutospacing="off" w:after="240" w:afterAutospacing="off" w:line="360" w:lineRule="auto"/>
        <w:ind w:firstLine="0"/>
        <w:jc w:val="both"/>
      </w:pPr>
      <w:r w:rsidR="61BFC41F">
        <w:rPr/>
        <w:t>Figura 1</w:t>
      </w:r>
      <w:r w:rsidR="4CD3E8CE">
        <w:rPr/>
        <w:t>3</w:t>
      </w:r>
      <w:r w:rsidR="61BFC41F">
        <w:rPr/>
        <w:t xml:space="preserve"> – Coleta de requisitos</w:t>
      </w:r>
    </w:p>
    <w:p w:rsidR="1AF509E4" w:rsidP="1AF509E4" w:rsidRDefault="1AF509E4" w14:paraId="3811EE42" w14:textId="3152DF74">
      <w:pPr>
        <w:bidi w:val="0"/>
        <w:spacing w:before="240" w:beforeAutospacing="off" w:after="240" w:afterAutospacing="off" w:line="360" w:lineRule="auto"/>
        <w:ind w:firstLine="708"/>
      </w:pPr>
    </w:p>
    <w:p w:rsidR="1AF509E4" w:rsidP="1AF509E4" w:rsidRDefault="1AF509E4" w14:paraId="1ACCC363" w14:textId="22A0F016">
      <w:pPr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1AF509E4" w:rsidP="1AF509E4" w:rsidRDefault="1AF509E4" w14:paraId="7D291592" w14:textId="3C73C943">
      <w:pPr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1AF509E4" w:rsidP="1AF509E4" w:rsidRDefault="1AF509E4" w14:paraId="1E29A2B4" w14:textId="5CF5AF32">
      <w:pPr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1AF509E4" w:rsidP="1AF509E4" w:rsidRDefault="1AF509E4" w14:paraId="4045BE85" w14:textId="18520B19">
      <w:pPr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61BFC41F" w:rsidP="1AF509E4" w:rsidRDefault="61BFC41F" w14:paraId="0BA68AB3" w14:textId="146EFA3D">
      <w:pPr>
        <w:pStyle w:val="Normal"/>
        <w:bidi w:val="0"/>
        <w:spacing w:before="240" w:beforeAutospacing="off" w:after="240" w:afterAutospacing="off" w:line="360" w:lineRule="auto"/>
        <w:ind w:firstLine="708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AF509E4" w:rsidR="61BFC41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Figura 1</w:t>
      </w:r>
      <w:r w:rsidRPr="1AF509E4" w:rsidR="63972BA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4</w:t>
      </w:r>
      <w:r w:rsidRPr="1AF509E4" w:rsidR="61BFC41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– Cadastro e login</w:t>
      </w:r>
    </w:p>
    <w:p w:rsidR="4B48383A" w:rsidP="1AF509E4" w:rsidRDefault="4B48383A" w14:paraId="5833B50A" w14:textId="55AD65BA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  <w:r w:rsidR="21DD563B">
        <w:drawing>
          <wp:inline wp14:editId="5965EBFE" wp14:anchorId="7712672A">
            <wp:extent cx="5724524" cy="3819525"/>
            <wp:effectExtent l="0" t="0" r="0" b="0"/>
            <wp:docPr id="1421669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aaf17a993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509E4" w:rsidP="1AF509E4" w:rsidRDefault="1AF509E4" w14:paraId="0B84FC8A" w14:textId="0B59716D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21DD563B" w:rsidP="1AF509E4" w:rsidRDefault="21DD563B" w14:paraId="1B65AD7D" w14:textId="2E8A0D3F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  <w:r w:rsidR="21DD563B">
        <w:drawing>
          <wp:inline wp14:editId="37301DA0" wp14:anchorId="681C38C8">
            <wp:extent cx="5641180" cy="5444067"/>
            <wp:effectExtent l="0" t="0" r="0" b="0"/>
            <wp:docPr id="1733851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72b040687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80" cy="54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3CAC8" w:rsidP="1AF509E4" w:rsidRDefault="23C3CAC8" w14:paraId="750517B2" w14:textId="05639B68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1AF509E4" w:rsidR="23C3CAC8">
        <w:rPr>
          <w:rFonts w:ascii="Times New Roman" w:hAnsi="Times New Roman" w:eastAsia="Times New Roman" w:cs="Times New Roman"/>
        </w:rPr>
        <w:t>Figura 1</w:t>
      </w:r>
      <w:r w:rsidRPr="1AF509E4" w:rsidR="1A605697">
        <w:rPr>
          <w:rFonts w:ascii="Times New Roman" w:hAnsi="Times New Roman" w:eastAsia="Times New Roman" w:cs="Times New Roman"/>
        </w:rPr>
        <w:t>5</w:t>
      </w:r>
      <w:r w:rsidRPr="1AF509E4" w:rsidR="23C3CAC8">
        <w:rPr>
          <w:rFonts w:ascii="Times New Roman" w:hAnsi="Times New Roman" w:eastAsia="Times New Roman" w:cs="Times New Roman"/>
        </w:rPr>
        <w:t>: Configuração automatizada</w:t>
      </w:r>
    </w:p>
    <w:p w:rsidR="1AF509E4" w:rsidP="1AF509E4" w:rsidRDefault="1AF509E4" w14:paraId="58D6402E" w14:textId="7D1F813F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AF509E4" w:rsidP="1AF509E4" w:rsidRDefault="1AF509E4" w14:paraId="6E294813" w14:textId="35EDCBD0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AF509E4" w:rsidP="1AF509E4" w:rsidRDefault="1AF509E4" w14:paraId="4526019A" w14:textId="5A563AF1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AF509E4" w:rsidP="1AF509E4" w:rsidRDefault="1AF509E4" w14:paraId="618B2C1F" w14:textId="11D39DBF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23C3CAC8" w:rsidP="1AF509E4" w:rsidRDefault="23C3CAC8" w14:paraId="22DF424D" w14:textId="6918B9A3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1AF509E4" w:rsidR="23C3CAC8">
        <w:rPr>
          <w:rFonts w:ascii="Times New Roman" w:hAnsi="Times New Roman" w:eastAsia="Times New Roman" w:cs="Times New Roman"/>
        </w:rPr>
        <w:t xml:space="preserve"> </w:t>
      </w:r>
    </w:p>
    <w:p w:rsidR="1AF509E4" w:rsidP="1AF509E4" w:rsidRDefault="1AF509E4" w14:paraId="29F82A0C" w14:textId="7411C02C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AF509E4" w:rsidP="1AF509E4" w:rsidRDefault="1AF509E4" w14:paraId="18DD2AE8" w14:textId="75D68FD0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AF509E4" w:rsidP="1AF509E4" w:rsidRDefault="1AF509E4" w14:paraId="7F8202F8" w14:textId="48FBAF8B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058C1A67" w:rsidP="1AF509E4" w:rsidRDefault="058C1A67" w14:paraId="7AC84621" w14:textId="6C615D2C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  <w:r w:rsidRPr="1AF509E4" w:rsidR="058C1A67">
        <w:rPr>
          <w:rFonts w:ascii="Times New Roman" w:hAnsi="Times New Roman" w:eastAsia="Times New Roman" w:cs="Times New Roman"/>
        </w:rPr>
        <w:t>Figura 1</w:t>
      </w:r>
      <w:r w:rsidRPr="1AF509E4" w:rsidR="4A642030">
        <w:rPr>
          <w:rFonts w:ascii="Times New Roman" w:hAnsi="Times New Roman" w:eastAsia="Times New Roman" w:cs="Times New Roman"/>
        </w:rPr>
        <w:t>6</w:t>
      </w:r>
      <w:r w:rsidRPr="1AF509E4" w:rsidR="058C1A67">
        <w:rPr>
          <w:rFonts w:ascii="Times New Roman" w:hAnsi="Times New Roman" w:eastAsia="Times New Roman" w:cs="Times New Roman"/>
        </w:rPr>
        <w:t xml:space="preserve"> – Sistema de refrigeração</w:t>
      </w:r>
    </w:p>
    <w:p w:rsidR="058C1A67" w:rsidP="1AF509E4" w:rsidRDefault="058C1A67" w14:paraId="66B9386A" w14:textId="446E5D24">
      <w:pPr>
        <w:bidi w:val="0"/>
        <w:spacing w:line="360" w:lineRule="auto"/>
        <w:jc w:val="center"/>
      </w:pPr>
      <w:r w:rsidR="058C1A67">
        <w:drawing>
          <wp:inline wp14:editId="5BF5EB98" wp14:anchorId="2E6F3A5B">
            <wp:extent cx="4007536" cy="5486398"/>
            <wp:effectExtent l="0" t="0" r="0" b="0"/>
            <wp:docPr id="1853902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68dc6ac25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536" cy="54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509E4" w:rsidP="1AF509E4" w:rsidRDefault="1AF509E4" w14:paraId="00126241" w14:textId="06573F84">
      <w:pPr>
        <w:bidi w:val="0"/>
        <w:spacing w:line="360" w:lineRule="auto"/>
        <w:jc w:val="center"/>
      </w:pPr>
    </w:p>
    <w:p w:rsidR="1AF509E4" w:rsidP="1AF509E4" w:rsidRDefault="1AF509E4" w14:paraId="3EBB3F87" w14:textId="45C3922D">
      <w:pPr>
        <w:bidi w:val="0"/>
        <w:spacing w:line="360" w:lineRule="auto"/>
        <w:jc w:val="center"/>
      </w:pPr>
    </w:p>
    <w:p w:rsidR="1AF509E4" w:rsidP="1AF509E4" w:rsidRDefault="1AF509E4" w14:paraId="338F51EB" w14:textId="1DA2D4DD">
      <w:pPr>
        <w:bidi w:val="0"/>
        <w:spacing w:line="360" w:lineRule="auto"/>
        <w:jc w:val="center"/>
      </w:pPr>
    </w:p>
    <w:p w:rsidR="1AF509E4" w:rsidP="1AF509E4" w:rsidRDefault="1AF509E4" w14:paraId="61443F5A" w14:textId="34A5BF84">
      <w:pPr>
        <w:bidi w:val="0"/>
        <w:spacing w:line="360" w:lineRule="auto"/>
        <w:jc w:val="center"/>
      </w:pPr>
    </w:p>
    <w:p w:rsidR="1AF509E4" w:rsidP="1AF509E4" w:rsidRDefault="1AF509E4" w14:paraId="6A11007E" w14:textId="3BA337B6">
      <w:pPr>
        <w:bidi w:val="0"/>
        <w:spacing w:line="360" w:lineRule="auto"/>
        <w:jc w:val="center"/>
      </w:pPr>
    </w:p>
    <w:p w:rsidR="1AF509E4" w:rsidP="1AF509E4" w:rsidRDefault="1AF509E4" w14:paraId="3103B9C5" w14:textId="6D37D198">
      <w:pPr>
        <w:bidi w:val="0"/>
        <w:spacing w:line="360" w:lineRule="auto"/>
        <w:jc w:val="center"/>
      </w:pPr>
    </w:p>
    <w:p w:rsidR="1AF509E4" w:rsidP="1AF509E4" w:rsidRDefault="1AF509E4" w14:paraId="3836CD34" w14:textId="3798144C">
      <w:pPr>
        <w:bidi w:val="0"/>
        <w:spacing w:line="360" w:lineRule="auto"/>
        <w:jc w:val="center"/>
      </w:pPr>
    </w:p>
    <w:p w:rsidR="1AF509E4" w:rsidP="1AF509E4" w:rsidRDefault="1AF509E4" w14:paraId="7E30405F" w14:textId="0A7469D6">
      <w:pPr>
        <w:bidi w:val="0"/>
        <w:spacing w:line="360" w:lineRule="auto"/>
        <w:jc w:val="center"/>
      </w:pPr>
    </w:p>
    <w:p w:rsidR="058C1A67" w:rsidP="1AF509E4" w:rsidRDefault="058C1A67" w14:paraId="0E4A2014" w14:textId="69B2B28B">
      <w:pPr>
        <w:pStyle w:val="Normal"/>
        <w:bidi w:val="0"/>
        <w:spacing w:line="360" w:lineRule="auto"/>
        <w:jc w:val="center"/>
      </w:pPr>
      <w:r w:rsidR="058C1A67">
        <w:rPr/>
        <w:t>Figura 1</w:t>
      </w:r>
      <w:r w:rsidR="27FE145E">
        <w:rPr/>
        <w:t>7</w:t>
      </w:r>
      <w:r w:rsidR="058C1A67">
        <w:rPr/>
        <w:t xml:space="preserve"> – Montagem Manual</w:t>
      </w:r>
    </w:p>
    <w:p w:rsidR="21DD563B" w:rsidP="1AF509E4" w:rsidRDefault="21DD563B" w14:paraId="6C9BDD7D" w14:textId="50F8C92C">
      <w:pPr>
        <w:bidi w:val="0"/>
        <w:spacing w:line="360" w:lineRule="auto"/>
        <w:jc w:val="center"/>
        <w:rPr>
          <w:rFonts w:ascii="Times New Roman" w:hAnsi="Times New Roman" w:eastAsia="Times New Roman" w:cs="Times New Roman"/>
        </w:rPr>
      </w:pPr>
      <w:r w:rsidR="21DD563B">
        <w:drawing>
          <wp:inline wp14:editId="457AE68B" wp14:anchorId="0DB2A4CC">
            <wp:extent cx="5724524" cy="4591052"/>
            <wp:effectExtent l="0" t="0" r="0" b="0"/>
            <wp:docPr id="843294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d8cb33c64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509E4" w:rsidP="1AF509E4" w:rsidRDefault="1AF509E4" w14:paraId="2B59AC77" w14:textId="5FA95A13">
      <w:pPr>
        <w:bidi w:val="0"/>
        <w:spacing w:line="360" w:lineRule="auto"/>
        <w:rPr>
          <w:rFonts w:ascii="Times New Roman" w:hAnsi="Times New Roman" w:eastAsia="Times New Roman" w:cs="Times New Roman"/>
        </w:rPr>
      </w:pPr>
    </w:p>
    <w:p w:rsidR="7E933464" w:rsidP="4B48383A" w:rsidRDefault="7E933464" w14:paraId="293CD8F9" w14:textId="3CEDA699">
      <w:pPr>
        <w:pStyle w:val="Heading1"/>
        <w:bidi w:val="0"/>
        <w:spacing w:before="240" w:beforeAutospacing="off" w:after="240" w:afterAutospacing="off" w:line="360" w:lineRule="auto"/>
        <w:ind w:firstLine="0"/>
        <w:rPr>
          <w:rFonts w:ascii="Times New Roman" w:hAnsi="Times New Roman" w:eastAsia="Times New Roman" w:cs="Times New Roman"/>
          <w:sz w:val="24"/>
          <w:szCs w:val="24"/>
        </w:rPr>
      </w:pPr>
      <w:bookmarkStart w:name="_Toc2124839688" w:id="1917924430"/>
      <w:r w:rsidRPr="1AF509E4" w:rsidR="4069DA88">
        <w:rPr>
          <w:rFonts w:ascii="Times New Roman" w:hAnsi="Times New Roman" w:eastAsia="Times New Roman" w:cs="Times New Roman"/>
          <w:sz w:val="24"/>
          <w:szCs w:val="24"/>
        </w:rPr>
        <w:t>7 DIAGRMA DE SEQUENCIA</w:t>
      </w:r>
      <w:bookmarkEnd w:id="1917924430"/>
    </w:p>
    <w:p w:rsidR="64265270" w:rsidP="4B48383A" w:rsidRDefault="64265270" w14:paraId="769FD83D" w14:textId="587A2CD6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642652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Diagrama de Sequência é um dos diagramas comportamentais da UML utilizado para descrever a interação entre os objetos ou componentes de um sistema ao longo do tempo. Ele mostra a ordem em que as mensagens são trocadas entre os participantes para realizar uma funcionalidade específica.</w:t>
      </w:r>
    </w:p>
    <w:p w:rsidR="64265270" w:rsidP="4B48383A" w:rsidRDefault="64265270" w14:paraId="6900878C" w14:textId="3A446150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642652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Esse tipo de diagrama é extremamente útil para representar casos de uso complexos, identificar dependências entre módulos e detalhar o fluxo de execução de processos críticos. No projeto Montador de PC Online, o diagrama de sequência ajuda a visualizar como o sistema se comporta, por exemplo, durante o processo de recomendação de peças, verificação de compatibilidade ou salvamento de builds.</w:t>
      </w:r>
    </w:p>
    <w:p w:rsidR="4B48383A" w:rsidP="4B48383A" w:rsidRDefault="4B48383A" w14:paraId="1DB8FB2E" w14:textId="3BF07095">
      <w:pPr>
        <w:bidi w:val="0"/>
        <w:spacing w:line="360" w:lineRule="auto"/>
        <w:rPr>
          <w:rFonts w:ascii="Times New Roman" w:hAnsi="Times New Roman" w:eastAsia="Times New Roman" w:cs="Times New Roman"/>
        </w:rPr>
      </w:pPr>
    </w:p>
    <w:p w:rsidR="4B48383A" w:rsidP="4B48383A" w:rsidRDefault="4B48383A" w14:paraId="259F2906" w14:textId="10E2162A">
      <w:pPr>
        <w:bidi w:val="0"/>
        <w:spacing w:line="360" w:lineRule="auto"/>
        <w:rPr>
          <w:rFonts w:ascii="Times New Roman" w:hAnsi="Times New Roman" w:eastAsia="Times New Roman" w:cs="Times New Roman"/>
        </w:rPr>
      </w:pPr>
    </w:p>
    <w:p w:rsidR="753DCBFA" w:rsidP="4B48383A" w:rsidRDefault="753DCBFA" w14:paraId="471C0F11" w14:textId="6D8CDD24">
      <w:pPr>
        <w:pStyle w:val="Normal1"/>
        <w:bidi w:val="0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4B48383A" w:rsidR="753DCBFA">
        <w:rPr>
          <w:rFonts w:ascii="Times New Roman" w:hAnsi="Times New Roman" w:eastAsia="Times New Roman" w:cs="Times New Roman"/>
          <w:noProof w:val="0"/>
          <w:lang w:val="pt-BR"/>
        </w:rPr>
        <w:t xml:space="preserve">Tabela 6 - </w:t>
      </w:r>
      <w:r w:rsidRPr="4B48383A" w:rsidR="64265270">
        <w:rPr>
          <w:rFonts w:ascii="Times New Roman" w:hAnsi="Times New Roman" w:eastAsia="Times New Roman" w:cs="Times New Roman"/>
          <w:noProof w:val="0"/>
          <w:lang w:val="pt-BR"/>
        </w:rPr>
        <w:t>Principais Elementos do Diagrama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980"/>
        <w:gridCol w:w="7035"/>
      </w:tblGrid>
      <w:tr w:rsidR="4B48383A" w:rsidTr="4B48383A" w14:paraId="4B1D3980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F20B096" w14:textId="15B713D9">
            <w:pPr>
              <w:bidi w:val="0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Elemento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0DF7ACE" w14:textId="7B54E5B2">
            <w:pPr>
              <w:bidi w:val="0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Descrição</w:t>
            </w:r>
          </w:p>
        </w:tc>
      </w:tr>
      <w:tr w:rsidR="4B48383A" w:rsidTr="4B48383A" w14:paraId="62CBF070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1D1CDAC6" w14:textId="34AFFC9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Ator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AA1F1C6" w14:textId="7516CD37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Representa um usuário ou sistema externo que interage com o sistema (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ex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: "Usuário").</w:t>
            </w:r>
          </w:p>
        </w:tc>
      </w:tr>
      <w:tr w:rsidR="4B48383A" w:rsidTr="4B48383A" w14:paraId="6AB12086">
        <w:trPr>
          <w:trHeight w:val="645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902E250" w14:textId="343A551F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Participante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42DBF1E" w14:textId="515FC496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Um componente interno ou entidade envolvida na execução do processo (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ex</w:t>
            </w:r>
            <w:r w:rsidRPr="4B48383A" w:rsidR="4B48383A">
              <w:rPr>
                <w:rFonts w:ascii="Times New Roman" w:hAnsi="Times New Roman" w:eastAsia="Times New Roman" w:cs="Times New Roman"/>
              </w:rPr>
              <w:t>: "Sistema", "IA", "Banco de Dados").</w:t>
            </w:r>
          </w:p>
        </w:tc>
      </w:tr>
      <w:tr w:rsidR="4B48383A" w:rsidTr="4B48383A" w14:paraId="668854DE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3ABD106" w14:textId="51497552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Linha de Vida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06AE0BC6" w14:textId="515093D8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Linha vertical que indica a existência de um participante durante a execução da funcionalidade.</w:t>
            </w:r>
          </w:p>
        </w:tc>
      </w:tr>
      <w:tr w:rsidR="4B48383A" w:rsidTr="4B48383A" w14:paraId="6C2872C0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F950C25" w14:textId="7F4141FC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Mensagem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F188B83" w14:textId="7E8DB81E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Seta horizontal entre participantes que representa uma chamada de método ou troca de informação.</w:t>
            </w:r>
          </w:p>
        </w:tc>
      </w:tr>
      <w:tr w:rsidR="4B48383A" w:rsidTr="4B48383A" w14:paraId="10CA9835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3AB162C1" w14:textId="7786335F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Mensagem Síncrona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6EDA1EAB" w14:textId="0EC96AB4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Indica uma chamada que espera resposta (linha cheia com ponta cheia).</w:t>
            </w:r>
          </w:p>
        </w:tc>
      </w:tr>
      <w:tr w:rsidR="4B48383A" w:rsidTr="4B48383A" w14:paraId="74877C10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left w:val="none" w:color="000000" w:themeColor="text1" w:sz="12"/>
              <w:bottom w:val="single" w:color="000000" w:themeColor="text1" w:sz="12"/>
              <w:right w:val="none" w:color="000000" w:themeColor="text1" w:sz="12"/>
            </w:tcBorders>
            <w:tcMar/>
            <w:vAlign w:val="center"/>
          </w:tcPr>
          <w:p w:rsidR="4B48383A" w:rsidP="4B48383A" w:rsidRDefault="4B48383A" w14:paraId="6D2C8F0C" w14:textId="67E60A48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Mensagem Assíncrona</w:t>
            </w:r>
          </w:p>
        </w:tc>
        <w:tc>
          <w:tcPr>
            <w:tcW w:w="7035" w:type="dxa"/>
            <w:tcBorders>
              <w:top w:val="single" w:color="000000" w:themeColor="text1" w:sz="12"/>
              <w:left w:val="none" w:color="000000" w:themeColor="text1" w:sz="12"/>
              <w:bottom w:val="single" w:color="000000" w:themeColor="text1" w:sz="12"/>
              <w:right w:val="none" w:color="000000" w:themeColor="text1" w:sz="12"/>
            </w:tcBorders>
            <w:tcMar/>
            <w:vAlign w:val="center"/>
          </w:tcPr>
          <w:p w:rsidR="4B48383A" w:rsidP="4B48383A" w:rsidRDefault="4B48383A" w14:paraId="7088F6AC" w14:textId="6BDCD1E7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Indica uma chamada que não espera resposta (linha cheia com ponta aberta).</w:t>
            </w:r>
          </w:p>
        </w:tc>
      </w:tr>
      <w:tr w:rsidR="4B48383A" w:rsidTr="4B48383A" w14:paraId="29836D9C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2D042B0" w14:textId="32E8DE53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Resposta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3A4A8E6" w14:textId="4F91B849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Representada por uma seta pontilhada retornando ao chamador, indicando o retorno de uma função.</w:t>
            </w:r>
          </w:p>
        </w:tc>
      </w:tr>
      <w:tr w:rsidR="4B48383A" w:rsidTr="4B48383A" w14:paraId="6A90616F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1A99DAC" w14:textId="5EEFB432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Bloco de Ativação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49AA4C0E" w14:textId="106EB457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Retângulo fino sobre a linha de vida, mostrando quando o participante está "ativo".</w:t>
            </w:r>
          </w:p>
        </w:tc>
      </w:tr>
      <w:tr w:rsidR="4B48383A" w:rsidTr="4B48383A" w14:paraId="62EA3D44">
        <w:trPr>
          <w:trHeight w:val="300"/>
        </w:trPr>
        <w:tc>
          <w:tcPr>
            <w:tcW w:w="1980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C858605" w14:textId="7000F1AB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B48383A" w:rsidR="4B48383A">
              <w:rPr>
                <w:rFonts w:ascii="Times New Roman" w:hAnsi="Times New Roman" w:eastAsia="Times New Roman" w:cs="Times New Roman"/>
                <w:b w:val="1"/>
                <w:bCs w:val="1"/>
              </w:rPr>
              <w:t>Notas / Comentários</w:t>
            </w:r>
          </w:p>
        </w:tc>
        <w:tc>
          <w:tcPr>
            <w:tcW w:w="7035" w:type="dxa"/>
            <w:tcBorders>
              <w:top w:val="single" w:color="000000" w:themeColor="text1" w:sz="12"/>
              <w:bottom w:val="single" w:color="000000" w:themeColor="text1" w:sz="12"/>
            </w:tcBorders>
            <w:tcMar/>
            <w:vAlign w:val="center"/>
          </w:tcPr>
          <w:p w:rsidR="4B48383A" w:rsidP="4B48383A" w:rsidRDefault="4B48383A" w14:paraId="2CB5CC96" w14:textId="7888ECDA">
            <w:pPr>
              <w:bidi w:val="0"/>
              <w:spacing w:before="0" w:beforeAutospacing="off" w:after="0" w:afterAutospacing="off" w:line="360" w:lineRule="auto"/>
              <w:rPr>
                <w:rFonts w:ascii="Times New Roman" w:hAnsi="Times New Roman" w:eastAsia="Times New Roman" w:cs="Times New Roman"/>
              </w:rPr>
            </w:pPr>
            <w:r w:rsidRPr="4B48383A" w:rsidR="4B48383A">
              <w:rPr>
                <w:rFonts w:ascii="Times New Roman" w:hAnsi="Times New Roman" w:eastAsia="Times New Roman" w:cs="Times New Roman"/>
              </w:rPr>
              <w:t>Informações adicionais sobre interações específicas.</w:t>
            </w:r>
          </w:p>
        </w:tc>
      </w:tr>
    </w:tbl>
    <w:p w:rsidR="538D51BB" w:rsidP="4B48383A" w:rsidRDefault="538D51BB" w14:paraId="1966130E" w14:textId="05438899">
      <w:pPr>
        <w:bidi w:val="0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</w:rPr>
      </w:pPr>
      <w:r w:rsidRPr="4B48383A" w:rsidR="538D51BB">
        <w:rPr>
          <w:rFonts w:ascii="Times New Roman" w:hAnsi="Times New Roman" w:eastAsia="Times New Roman" w:cs="Times New Roman"/>
          <w:b w:val="1"/>
          <w:bCs w:val="1"/>
        </w:rPr>
        <w:t xml:space="preserve">Fonte: </w:t>
      </w:r>
      <w:r w:rsidRPr="4B48383A" w:rsidR="538D51BB">
        <w:rPr>
          <w:rFonts w:ascii="Times New Roman" w:hAnsi="Times New Roman" w:eastAsia="Times New Roman" w:cs="Times New Roman"/>
          <w:b w:val="0"/>
          <w:bCs w:val="0"/>
        </w:rPr>
        <w:t>Autoria própria, 2025</w:t>
      </w:r>
    </w:p>
    <w:p w:rsidR="64265270" w:rsidP="4B48383A" w:rsidRDefault="64265270" w14:paraId="159DD598" w14:textId="06B44D22">
      <w:pPr>
        <w:pStyle w:val="Normal1"/>
        <w:bidi w:val="0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4B48383A" w:rsidR="64265270">
        <w:rPr>
          <w:rFonts w:ascii="Times New Roman" w:hAnsi="Times New Roman" w:eastAsia="Times New Roman" w:cs="Times New Roman"/>
          <w:noProof w:val="0"/>
          <w:lang w:val="pt-BR"/>
        </w:rPr>
        <w:t>Aplicação no Projeto</w:t>
      </w:r>
    </w:p>
    <w:p w:rsidR="64265270" w:rsidP="4B48383A" w:rsidRDefault="64265270" w14:paraId="618FB0AD" w14:textId="547BD713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642652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No contexto do Montador de PC Online, o diagrama de sequência pode ser aplicado para modelar diferentes cenários de uso, como:</w:t>
      </w:r>
    </w:p>
    <w:p w:rsidR="64265270" w:rsidP="4B48383A" w:rsidRDefault="64265270" w14:paraId="0A1C41F6" w14:textId="0B85400F">
      <w:pPr>
        <w:pStyle w:val="ListParagraph"/>
        <w:numPr>
          <w:ilvl w:val="0"/>
          <w:numId w:val="50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642652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fluxo de coleta de requisitos e geração de recomendação automatizada.</w:t>
      </w:r>
    </w:p>
    <w:p w:rsidR="64265270" w:rsidP="4B48383A" w:rsidRDefault="64265270" w14:paraId="58C0D201" w14:textId="4C2C37CD">
      <w:pPr>
        <w:pStyle w:val="ListParagraph"/>
        <w:numPr>
          <w:ilvl w:val="0"/>
          <w:numId w:val="50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6426527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 processo de verificação de compatibilidade entre peças.</w:t>
      </w:r>
    </w:p>
    <w:p w:rsidR="64265270" w:rsidP="4B48383A" w:rsidRDefault="64265270" w14:paraId="13B00D7F" w14:textId="56DF696F">
      <w:pPr>
        <w:pStyle w:val="ListParagraph"/>
        <w:numPr>
          <w:ilvl w:val="0"/>
          <w:numId w:val="50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6426527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 interação entre o sistema, o banco de dados e a IA durante a montagem.</w:t>
      </w:r>
    </w:p>
    <w:p w:rsidR="64265270" w:rsidP="4B48383A" w:rsidRDefault="64265270" w14:paraId="5E08EEE2" w14:textId="14013BD9">
      <w:pPr>
        <w:pStyle w:val="ListParagraph"/>
        <w:numPr>
          <w:ilvl w:val="0"/>
          <w:numId w:val="50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6426527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 exportação de </w:t>
      </w:r>
      <w:r w:rsidRPr="4B48383A" w:rsidR="6426527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uma build</w:t>
      </w:r>
      <w:r w:rsidRPr="4B48383A" w:rsidR="6426527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para PDF ou XLSX.</w:t>
      </w:r>
    </w:p>
    <w:p w:rsidR="64265270" w:rsidP="4B48383A" w:rsidRDefault="64265270" w14:paraId="54316866" w14:textId="56F05E26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AF509E4" w:rsidR="5D74D54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Esses diagramas permitem ao time visualizar o encadeamento correto de chamadas e identificar gargalos, dependências ou comportamentos inesperados.</w:t>
      </w:r>
    </w:p>
    <w:p w:rsidR="7E933464" w:rsidP="1AF509E4" w:rsidRDefault="7E933464" w14:paraId="2E12F745" w14:textId="0A1F7B78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AF509E4" w:rsidR="7F596E2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 seguir temos os </w:t>
      </w:r>
      <w:r w:rsidRPr="1AF509E4" w:rsidR="7F596E2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di</w:t>
      </w:r>
      <w:r w:rsidRPr="1AF509E4" w:rsidR="5F833CF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</w:t>
      </w:r>
      <w:r w:rsidRPr="1AF509E4" w:rsidR="7F596E2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gram</w:t>
      </w:r>
      <w:r w:rsidRPr="1AF509E4" w:rsidR="222E8F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</w:t>
      </w:r>
      <w:r w:rsidRPr="1AF509E4" w:rsidR="7F596E2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</w:t>
      </w:r>
      <w:r w:rsidRPr="1AF509E4" w:rsidR="7F596E2C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</w:t>
      </w:r>
      <w:r w:rsidRPr="1AF509E4" w:rsidR="5DF09BA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sequência</w:t>
      </w:r>
    </w:p>
    <w:p w:rsidR="7E933464" w:rsidP="1AF509E4" w:rsidRDefault="7E933464" w14:paraId="71E2A92A" w14:textId="393953F6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2B203FD9" w14:textId="3C97F3B1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22D491F5" w14:textId="5441A92F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341D5A2B" w14:textId="3299A59A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7487B058" w14:textId="0D8C8EF4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42F0A283" w14:textId="0CB7C4B1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51547C62" w14:textId="54B88B06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487BA772" w14:textId="7D2650DE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0B0E5103" w14:textId="1F927E80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72EC5A69" w14:textId="704C6758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075ECB14" w14:textId="62C86BFD">
      <w:pPr>
        <w:pStyle w:val="Normal"/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1BE94ADB" w14:textId="0973A385">
      <w:pPr>
        <w:pStyle w:val="Normal"/>
        <w:bidi w:val="0"/>
        <w:spacing w:before="240" w:beforeAutospacing="off" w:after="240" w:afterAutospacing="off" w:line="360" w:lineRule="auto"/>
        <w:ind w:firstLine="0"/>
        <w:jc w:val="center"/>
      </w:pPr>
      <w:r w:rsidR="44418BCE">
        <w:drawing>
          <wp:inline wp14:editId="2743D5F7" wp14:anchorId="0663B756">
            <wp:extent cx="2921782" cy="8129586"/>
            <wp:effectExtent l="0" t="0" r="0" b="0"/>
            <wp:docPr id="1519434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8b088a605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782" cy="81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025939">
        <w:rPr/>
        <w:t xml:space="preserve"> Figura 1</w:t>
      </w:r>
      <w:r w:rsidR="37D1C207">
        <w:rPr/>
        <w:t>8</w:t>
      </w:r>
      <w:r w:rsidR="45025939">
        <w:rPr/>
        <w:t xml:space="preserve"> – Cadastro e Login</w:t>
      </w:r>
    </w:p>
    <w:p w:rsidR="7E933464" w:rsidP="1AF509E4" w:rsidRDefault="7E933464" w14:paraId="2D285109" w14:textId="0BBA2DE4">
      <w:pPr>
        <w:bidi w:val="0"/>
        <w:spacing w:before="240" w:beforeAutospacing="off" w:after="240" w:afterAutospacing="off" w:line="360" w:lineRule="auto"/>
        <w:ind w:firstLine="0"/>
        <w:jc w:val="both"/>
      </w:pPr>
      <w:r w:rsidR="45025939">
        <w:drawing>
          <wp:inline wp14:editId="4DCAF822" wp14:anchorId="503C0EDB">
            <wp:extent cx="5724524" cy="5238748"/>
            <wp:effectExtent l="0" t="0" r="0" b="0"/>
            <wp:docPr id="1829872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029d9b172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025939">
        <w:rPr/>
        <w:t>Figura 1</w:t>
      </w:r>
      <w:r w:rsidR="349AEFA1">
        <w:rPr/>
        <w:t>9</w:t>
      </w:r>
      <w:r w:rsidR="45025939">
        <w:rPr/>
        <w:t xml:space="preserve"> – Coleta de requisitos</w:t>
      </w:r>
    </w:p>
    <w:p w:rsidR="7E933464" w:rsidP="1AF509E4" w:rsidRDefault="7E933464" w14:paraId="47D315E5" w14:textId="6B304996">
      <w:pPr>
        <w:bidi w:val="0"/>
        <w:spacing w:before="240" w:beforeAutospacing="off" w:after="240" w:afterAutospacing="off" w:line="360" w:lineRule="auto"/>
        <w:ind w:firstLine="0"/>
        <w:jc w:val="both"/>
      </w:pPr>
    </w:p>
    <w:p w:rsidR="7E933464" w:rsidP="1AF509E4" w:rsidRDefault="7E933464" w14:paraId="1E9BE668" w14:textId="7AB3D8DB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26774FEF" w14:textId="2F5AE2EB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5DBA07AA" w14:textId="1968C252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3C93CAF5" w14:textId="7DAB748B">
      <w:pPr>
        <w:bidi w:val="0"/>
        <w:spacing w:before="240" w:beforeAutospacing="off" w:after="240" w:afterAutospacing="off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="45025939">
        <w:drawing>
          <wp:inline wp14:editId="47E77015" wp14:anchorId="704DDCA5">
            <wp:extent cx="5724524" cy="3657600"/>
            <wp:effectExtent l="0" t="0" r="0" b="0"/>
            <wp:docPr id="1995949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6333b518749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F509E4" w:rsidR="4502593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Figura </w:t>
      </w:r>
      <w:r w:rsidRPr="1AF509E4" w:rsidR="22AF7C1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20</w:t>
      </w:r>
      <w:r w:rsidRPr="1AF509E4" w:rsidR="4502593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- Configuração automatizada</w:t>
      </w:r>
    </w:p>
    <w:p w:rsidR="7E933464" w:rsidP="1AF509E4" w:rsidRDefault="7E933464" w14:paraId="2D8F8ECF" w14:textId="28FB9F73">
      <w:pPr>
        <w:bidi w:val="0"/>
        <w:spacing w:before="240" w:beforeAutospacing="off" w:after="240" w:afterAutospacing="off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4579D63D" w14:textId="26836916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22374030" w14:textId="322BE2B2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42F67CB5" w14:textId="7E1DF9BD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227E83B9" w14:textId="3CF8383F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1C7D4BA1" w14:textId="367269ED">
      <w:pPr>
        <w:bidi w:val="0"/>
        <w:spacing w:before="240" w:beforeAutospacing="off" w:after="240" w:afterAutospacing="off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="45025939">
        <w:drawing>
          <wp:inline wp14:editId="54C1EE68" wp14:anchorId="098CA2BA">
            <wp:extent cx="5724524" cy="5695948"/>
            <wp:effectExtent l="0" t="0" r="0" b="0"/>
            <wp:docPr id="212696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f2a3ddd8b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AF509E4" w:rsidR="4502593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Figura 2</w:t>
      </w:r>
      <w:r w:rsidRPr="1AF509E4" w:rsidR="2466919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1</w:t>
      </w:r>
      <w:r w:rsidRPr="1AF509E4" w:rsidR="4502593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– Montagem manual</w:t>
      </w:r>
    </w:p>
    <w:p w:rsidR="7E933464" w:rsidP="1AF509E4" w:rsidRDefault="7E933464" w14:paraId="37B9011F" w14:textId="40FA8B83">
      <w:pPr>
        <w:bidi w:val="0"/>
        <w:spacing w:before="240" w:beforeAutospacing="off" w:after="240" w:afterAutospacing="off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77D956BC" w14:textId="7ABAE4C1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376061E1" w14:textId="4A3B4385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56DF2070" w14:textId="6ECF4801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3F0B7F55" w14:textId="085F1D27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06CC0EC7" w14:textId="3CA4CEB8">
      <w:pPr>
        <w:bidi w:val="0"/>
        <w:spacing w:before="240" w:beforeAutospacing="off" w:after="240" w:afterAutospacing="off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="45025939">
        <w:drawing>
          <wp:inline wp14:editId="7ECA42E0" wp14:anchorId="36D4A5B4">
            <wp:extent cx="4381500" cy="5724524"/>
            <wp:effectExtent l="0" t="0" r="0" b="0"/>
            <wp:docPr id="436755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014e2b698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33464" w:rsidP="1AF509E4" w:rsidRDefault="7E933464" w14:paraId="050F26F6" w14:textId="36369A9D">
      <w:pPr>
        <w:bidi w:val="0"/>
        <w:spacing w:before="240" w:beforeAutospacing="off" w:after="240" w:afterAutospacing="off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AF509E4" w:rsidR="4502593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Figura 2</w:t>
      </w:r>
      <w:r w:rsidRPr="1AF509E4" w:rsidR="057E07A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2</w:t>
      </w:r>
      <w:r w:rsidRPr="1AF509E4" w:rsidR="4502593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– Sistema de Refrigeração</w:t>
      </w:r>
    </w:p>
    <w:p w:rsidR="7E933464" w:rsidP="1AF509E4" w:rsidRDefault="7E933464" w14:paraId="05ACC72C" w14:textId="644C62FB">
      <w:pPr>
        <w:bidi w:val="0"/>
        <w:spacing w:before="240" w:beforeAutospacing="off" w:after="240" w:afterAutospacing="off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7E933464" w:rsidP="1AF509E4" w:rsidRDefault="7E933464" w14:paraId="253EBEC9" w14:textId="68E19F25">
      <w:pPr>
        <w:pStyle w:val="Heading1"/>
        <w:bidi w:val="0"/>
        <w:spacing w:before="240" w:beforeAutospacing="off" w:after="240" w:afterAutospacing="off" w:line="360" w:lineRule="auto"/>
        <w:ind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bookmarkStart w:name="_Toc1946904050" w:id="998620540"/>
      <w:r w:rsidRPr="1AF509E4" w:rsidR="4069DA88">
        <w:rPr>
          <w:rFonts w:ascii="Times New Roman" w:hAnsi="Times New Roman" w:eastAsia="Times New Roman" w:cs="Times New Roman"/>
          <w:sz w:val="24"/>
          <w:szCs w:val="24"/>
        </w:rPr>
        <w:t>8 DIAGRMA DE CLASSES</w:t>
      </w:r>
      <w:bookmarkEnd w:id="998620540"/>
    </w:p>
    <w:p w:rsidR="3F54100C" w:rsidP="4B48383A" w:rsidRDefault="3F54100C" w14:paraId="40F1B98B" w14:textId="1DFD959E">
      <w:pPr>
        <w:pStyle w:val="Normal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 Diagrama de Classes é um dos principais diagramas estruturais da UML. Ele representa a estrutura estática do sistema, modelando as classes, seus atributos, métodos e os relacionamentos entre elas. Esse diagrama é essencial para o planejamento da arquitetura do software, auxiliando na identificação dos componentes que formarão a base do código-fonte.</w:t>
      </w:r>
    </w:p>
    <w:p w:rsidR="3F54100C" w:rsidP="4B48383A" w:rsidRDefault="3F54100C" w14:paraId="4EC4EF05" w14:textId="35452D30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No projeto Montador de PC Online, o diagrama de classes é utilizado para representar os principais objetos do sistema, como usuários, builds, componentes de hardware, perfis de uso e serviços de recomendação.</w:t>
      </w:r>
    </w:p>
    <w:p w:rsidR="4B48383A" w:rsidP="4B48383A" w:rsidRDefault="4B48383A" w14:paraId="33393789" w14:textId="01A8BF10">
      <w:pPr>
        <w:spacing w:line="360" w:lineRule="auto"/>
        <w:rPr>
          <w:rFonts w:ascii="Times New Roman" w:hAnsi="Times New Roman" w:eastAsia="Times New Roman" w:cs="Times New Roman"/>
          <w:b w:val="0"/>
          <w:bCs w:val="0"/>
        </w:rPr>
      </w:pPr>
    </w:p>
    <w:p w:rsidR="3F54100C" w:rsidP="4B48383A" w:rsidRDefault="3F54100C" w14:paraId="1992079B" w14:textId="78398E09">
      <w:pPr>
        <w:pStyle w:val="Normal1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lang w:val="pt-BR"/>
        </w:rPr>
        <w:t>Principais Elementos do Diagrama</w:t>
      </w:r>
    </w:p>
    <w:p w:rsidR="4B48383A" w:rsidP="4B48383A" w:rsidRDefault="4B48383A" w14:paraId="1DB4731B" w14:textId="2CF73A70">
      <w:pPr>
        <w:pStyle w:val="Normal"/>
        <w:bidi w:val="0"/>
        <w:spacing w:line="360" w:lineRule="auto"/>
        <w:rPr>
          <w:rFonts w:ascii="Times New Roman" w:hAnsi="Times New Roman" w:eastAsia="Times New Roman" w:cs="Times New Roman"/>
        </w:rPr>
      </w:pPr>
    </w:p>
    <w:p w:rsidR="3F54100C" w:rsidP="4B48383A" w:rsidRDefault="3F54100C" w14:paraId="5201F3FA" w14:textId="48CA3836">
      <w:pPr>
        <w:pStyle w:val="Normal1"/>
        <w:bidi w:val="0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Aplicação no Projeto</w:t>
      </w:r>
    </w:p>
    <w:p w:rsidR="3F54100C" w:rsidP="4B48383A" w:rsidRDefault="3F54100C" w14:paraId="0F6D9CB6" w14:textId="0AA2B188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No sistema Montador de PC Online, o Diagrama de Classes modela, por exemplo:</w:t>
      </w:r>
    </w:p>
    <w:p w:rsidR="3F54100C" w:rsidP="4B48383A" w:rsidRDefault="3F54100C" w14:paraId="5EAB6EC6" w14:textId="09ADF8D2">
      <w:pPr>
        <w:pStyle w:val="ListParagraph"/>
        <w:numPr>
          <w:ilvl w:val="0"/>
          <w:numId w:val="51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 classe </w:t>
      </w:r>
      <w:r w:rsidRPr="4B48383A" w:rsidR="03F0793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Usuário</w:t>
      </w: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que pode ter zero ou mais </w:t>
      </w: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builds salvas</w:t>
      </w: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w:rsidR="3F54100C" w:rsidP="4B48383A" w:rsidRDefault="3F54100C" w14:paraId="19AE4248" w14:textId="0220F73B">
      <w:pPr>
        <w:pStyle w:val="ListParagraph"/>
        <w:numPr>
          <w:ilvl w:val="0"/>
          <w:numId w:val="51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 classe Build, composta por múltiplos objetos da classe Componente.</w:t>
      </w:r>
    </w:p>
    <w:p w:rsidR="3F54100C" w:rsidP="4B48383A" w:rsidRDefault="3F54100C" w14:paraId="68E590B1" w14:textId="39D19596">
      <w:pPr>
        <w:pStyle w:val="ListParagraph"/>
        <w:numPr>
          <w:ilvl w:val="0"/>
          <w:numId w:val="51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 classe Componente, que pode ser especializada em GPU, CPU, RAM, entre outros.</w:t>
      </w:r>
    </w:p>
    <w:p w:rsidR="3F54100C" w:rsidP="4B48383A" w:rsidRDefault="3F54100C" w14:paraId="5B42BDB8" w14:textId="4C35196D">
      <w:pPr>
        <w:pStyle w:val="ListParagraph"/>
        <w:numPr>
          <w:ilvl w:val="0"/>
          <w:numId w:val="51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 classe </w:t>
      </w: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Recomendador</w:t>
      </w: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, responsável por gerar sugestões com base nos requisitos do usuário.</w:t>
      </w:r>
    </w:p>
    <w:p w:rsidR="3F54100C" w:rsidP="4B48383A" w:rsidRDefault="3F54100C" w14:paraId="5719077C" w14:textId="20B40DBF">
      <w:pPr>
        <w:pStyle w:val="ListParagraph"/>
        <w:numPr>
          <w:ilvl w:val="0"/>
          <w:numId w:val="51"/>
        </w:numPr>
        <w:bidi w:val="0"/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 relação entre </w:t>
      </w: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PerfilDeUso</w:t>
      </w:r>
      <w:r w:rsidRPr="4B48383A" w:rsidR="3F54100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 Build, influenciando a seleção das peças.</w:t>
      </w:r>
    </w:p>
    <w:p w:rsidR="3F54100C" w:rsidP="4B48383A" w:rsidRDefault="3F54100C" w14:paraId="38A1DB27" w14:textId="24E5AB81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78F9924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Esse diagrama serve como base para o desenvolvimento orientado a objetos, ajudando o time a visualizar responsabilidades, dependências e modularidade do sistema.</w:t>
      </w:r>
    </w:p>
    <w:p w:rsidR="1EC0F5FC" w:rsidP="1AF509E4" w:rsidRDefault="1EC0F5FC" w14:paraId="3159A100" w14:textId="236451D4">
      <w:pPr>
        <w:bidi w:val="0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1EC0F5F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 seguir o diagrama de classe</w:t>
      </w:r>
    </w:p>
    <w:p w:rsidR="1EC0F5FC" w:rsidP="1AF509E4" w:rsidRDefault="1EC0F5FC" w14:paraId="07422742" w14:textId="21B60726">
      <w:pPr>
        <w:bidi w:val="0"/>
        <w:spacing w:before="240" w:beforeAutospacing="off" w:after="24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="1EC0F5FC">
        <w:drawing>
          <wp:inline wp14:editId="09EE15D3" wp14:anchorId="7512F618">
            <wp:extent cx="6306613" cy="4365311"/>
            <wp:effectExtent l="0" t="0" r="0" b="0"/>
            <wp:docPr id="321445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c3577715d49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613" cy="43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F5B591">
        <w:rPr/>
        <w:t>Figura 2</w:t>
      </w:r>
      <w:r w:rsidR="4F5E1AA8">
        <w:rPr/>
        <w:t>3</w:t>
      </w:r>
    </w:p>
    <w:p w:rsidR="1FF5B591" w:rsidP="1AF509E4" w:rsidRDefault="1FF5B591" w14:paraId="7BA3A1A7" w14:textId="35E2C121">
      <w:pPr>
        <w:bidi w:val="0"/>
        <w:spacing w:before="240" w:beforeAutospacing="off" w:after="240" w:afterAutospacing="off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="1FF5B591">
        <w:rPr/>
        <w:t xml:space="preserve"> – Diagrama de classe do sistema</w:t>
      </w:r>
    </w:p>
    <w:p w:rsidR="1AF509E4" w:rsidP="1AF509E4" w:rsidRDefault="1AF509E4" w14:paraId="5F7BFEB1" w14:textId="0CBC1F59">
      <w:pPr>
        <w:bidi w:val="0"/>
        <w:spacing w:before="240" w:beforeAutospacing="off" w:after="240" w:afterAutospacing="off" w:line="360" w:lineRule="auto"/>
        <w:ind w:firstLine="0"/>
        <w:jc w:val="center"/>
      </w:pPr>
    </w:p>
    <w:p w:rsidR="7E933464" w:rsidP="4B48383A" w:rsidRDefault="7E933464" w14:paraId="36E10054" w14:textId="145BF1B2">
      <w:pPr>
        <w:pStyle w:val="Heading1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353415486" w:id="735880834"/>
      <w:r w:rsidRPr="1AF509E4" w:rsidR="4069DA88">
        <w:rPr>
          <w:rFonts w:ascii="Times New Roman" w:hAnsi="Times New Roman" w:eastAsia="Times New Roman" w:cs="Times New Roman"/>
          <w:sz w:val="24"/>
          <w:szCs w:val="24"/>
        </w:rPr>
        <w:t>9 TECNOLOGIAS</w:t>
      </w:r>
      <w:bookmarkEnd w:id="735880834"/>
    </w:p>
    <w:p w:rsidR="4462C84A" w:rsidP="1AF509E4" w:rsidRDefault="4462C84A" w14:paraId="2594F479" w14:textId="665877AB">
      <w:pPr>
        <w:pStyle w:val="Normal"/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O projeto Montador de PC Online será desenvolvido com base em tecnologias modernas e compatíveis com aplicações web interativas e escaláveis. A arquitetura da solução está sendo planejada para proporcionar uma experiência fluida ao usuário, com forte integração a serviços externos e facilidade de manutenção por parte da equipe técnica.</w:t>
      </w:r>
    </w:p>
    <w:p w:rsidR="4462C84A" w:rsidP="1AF509E4" w:rsidRDefault="4462C84A" w14:paraId="3AF9B31E" w14:textId="1F1D5AA7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Na camada de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frontend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será utilizado HTML estruturado em conjunto com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TypeScript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, proporcionando maior robustez, segurança em tempo de desenvolvimento e melhor controle sobre os tipos de dados manipulados na aplicação. A interface será construída com foco em responsividade e usabilidade, seguindo um modelo de fluxo guiado (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wizard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) para facilitar a interação com o sistema.</w:t>
      </w:r>
    </w:p>
    <w:p w:rsidR="4462C84A" w:rsidP="1AF509E4" w:rsidRDefault="4462C84A" w14:paraId="3DCC3B52" w14:textId="18799177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No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backend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será mantida a utilização de Node.js com Express.js para a construção de APIs REST que darão suporte à lógica de negócio, manipulação de dados e integração com serviços externos. A persistência dos dados será feita com o banco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MongoDB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, adequado para armazenar informações flexíveis como builds personalizadas, perfis de usuário e preferências específicas.</w:t>
      </w:r>
    </w:p>
    <w:p w:rsidR="4462C84A" w:rsidP="1AF509E4" w:rsidRDefault="4462C84A" w14:paraId="680020B7" w14:textId="24C3443A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Para a funcionalidade de recomendação automatizada de peças, o sistema utilizará a API de inteligência artificial da Gemini (Google) por meio do Gemini Studio, que permitirá interpretar os requisitos informados pelo usuário (como orçamento, perfil de uso e ambiente físico) e retornar sugestões de configuração otimizadas. Essa abordagem evita a necessidade de desenvolver IA própria, reduz a complexidade do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backend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 aproveita a capacidade cognitiva de uma IA de última geração.</w:t>
      </w:r>
    </w:p>
    <w:p w:rsidR="4462C84A" w:rsidP="1AF509E4" w:rsidRDefault="4462C84A" w14:paraId="645B03FC" w14:textId="205B8DCC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 plataforma também fará uso de APIs externas de clima (como Open-Meteo ou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Meteostat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) e de geolocalização (como ipinfo.io ou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MaxMind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) para ajustar automaticamente as sugestões térmicas conforme a cidade e o ambiente do usuário, com total respeito à privacidade e à legislação de proteção de dados.</w:t>
      </w:r>
    </w:p>
    <w:p w:rsidR="4462C84A" w:rsidP="1AF509E4" w:rsidRDefault="4462C84A" w14:paraId="30914A73" w14:textId="6106E889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Outros recursos técnicos incluirão login opcional com Google (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OAuth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2.0), exportação de builds em PDF e XLSX por meio de bibliotecas como </w:t>
      </w:r>
      <w:r w:rsidRPr="1AF509E4" w:rsidR="4462C84A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pt-BR"/>
        </w:rPr>
        <w:t>jsPDF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 </w:t>
      </w:r>
      <w:r w:rsidRPr="1AF509E4" w:rsidR="4462C84A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pt-BR"/>
        </w:rPr>
        <w:t>xlsx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e hospedagem da aplicação em plataformas como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Vercel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ou Render, que oferecem integração contínua, fácil escalabilidade e alta disponibilidade.</w:t>
      </w:r>
    </w:p>
    <w:p w:rsidR="4462C84A" w:rsidP="1AF509E4" w:rsidRDefault="4462C84A" w14:paraId="3148A18D" w14:textId="62F5BC04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Durante o processo de desenvolvimento, serão utilizadas ferramentas como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Git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 GitHub para controle de versão, além de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Trello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ou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Notion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para organização das tarefas e acompanhamento das entregas. O monitoramento da aplicação em produção será realizado com 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Sentry</w:t>
      </w: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ou ferramentas equivalentes para detecção de falhas e análise de desempenho.</w:t>
      </w:r>
    </w:p>
    <w:p w:rsidR="4462C84A" w:rsidP="1AF509E4" w:rsidRDefault="4462C84A" w14:paraId="377C308B" w14:textId="11C393F2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AF509E4" w:rsidR="4462C84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Essa seleção tecnológica garante um desenvolvimento sólido, modular e aderente às melhores práticas atuais, além de permitir a evolução contínua do sistema com futuras integrações e funcionalidades mais avançadas.</w:t>
      </w:r>
    </w:p>
    <w:p w:rsidR="1AF509E4" w:rsidP="1AF509E4" w:rsidRDefault="1AF509E4" w14:paraId="78019BBC" w14:textId="7F4C6D38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</w:p>
    <w:p w:rsidR="7E933464" w:rsidP="4B48383A" w:rsidRDefault="7E933464" w14:paraId="7A15D14E" w14:textId="43387D50">
      <w:pPr>
        <w:pStyle w:val="Heading1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548019278" w:id="254628338"/>
      <w:r w:rsidRPr="1AF509E4" w:rsidR="4069DA88">
        <w:rPr>
          <w:rFonts w:ascii="Times New Roman" w:hAnsi="Times New Roman" w:eastAsia="Times New Roman" w:cs="Times New Roman"/>
          <w:sz w:val="24"/>
          <w:szCs w:val="24"/>
        </w:rPr>
        <w:t>10 ESCOPO DA PROTOTIPAÇÃO</w:t>
      </w:r>
      <w:bookmarkEnd w:id="254628338"/>
    </w:p>
    <w:p w:rsidR="5A262510" w:rsidP="4B48383A" w:rsidRDefault="5A262510" w14:paraId="44626142" w14:textId="1791F8DB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 protótipo do sistema Montador de PC Online tem como objetivo validar as principais funcionalidades da plataforma em sua versão inicial (MVP – Produto Mínimo Viável), permitindo testes de usabilidade, compreensão do fluxo e avaliação da experiência do usuário antes da implementação completa do sistema.</w:t>
      </w:r>
    </w:p>
    <w:p w:rsidR="5A262510" w:rsidP="4B48383A" w:rsidRDefault="5A262510" w14:paraId="49856055" w14:textId="312E2479">
      <w:p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Esse protótipo será desenvolvido com foco nas funcionalidades essenciais, representando de forma fiel a interface, os fluxos de interação e os comportamentos esperados do sistema, ainda que sem a integração completa com bancos de dados, APIs externas ou funcionalidades finais.</w:t>
      </w:r>
    </w:p>
    <w:p w:rsidR="5A262510" w:rsidP="4B48383A" w:rsidRDefault="5A262510" w14:paraId="72359935" w14:textId="6FCF2FFF">
      <w:pPr>
        <w:pStyle w:val="Normal1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Funcionalidades incluídas no protótipo:</w:t>
      </w:r>
    </w:p>
    <w:p w:rsidR="5A262510" w:rsidP="4B48383A" w:rsidRDefault="5A262510" w14:paraId="3A8FEFDF" w14:textId="1144435D">
      <w:pPr>
        <w:pStyle w:val="ListParagraph"/>
        <w:numPr>
          <w:ilvl w:val="0"/>
          <w:numId w:val="5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Tela de início com opção de montar PC com ou sem login.</w:t>
      </w:r>
    </w:p>
    <w:p w:rsidR="5A262510" w:rsidP="4B48383A" w:rsidRDefault="5A262510" w14:paraId="535D480C" w14:textId="6A522F6E">
      <w:pPr>
        <w:pStyle w:val="ListParagraph"/>
        <w:numPr>
          <w:ilvl w:val="0"/>
          <w:numId w:val="5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Coleta de requisitos do usuário através de um assistente interativo (</w:t>
      </w: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chatbot</w:t>
      </w: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simulado).</w:t>
      </w:r>
    </w:p>
    <w:p w:rsidR="5A262510" w:rsidP="4B48383A" w:rsidRDefault="5A262510" w14:paraId="2CDA075B" w14:textId="0C705522">
      <w:pPr>
        <w:pStyle w:val="ListParagraph"/>
        <w:numPr>
          <w:ilvl w:val="0"/>
          <w:numId w:val="5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Entrada de orçamento e perfil de uso, com campos básicos.</w:t>
      </w:r>
    </w:p>
    <w:p w:rsidR="5A262510" w:rsidP="4B48383A" w:rsidRDefault="5A262510" w14:paraId="2A2F013F" w14:textId="0B0BAA60">
      <w:pPr>
        <w:pStyle w:val="ListParagraph"/>
        <w:numPr>
          <w:ilvl w:val="0"/>
          <w:numId w:val="5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Recebimento de uma configuração recomendada (gerada de forma simulada ou com chamada à API da Gemini).</w:t>
      </w:r>
    </w:p>
    <w:p w:rsidR="5A262510" w:rsidP="4B48383A" w:rsidRDefault="5A262510" w14:paraId="50C8D425" w14:textId="69183A7C">
      <w:pPr>
        <w:pStyle w:val="ListParagraph"/>
        <w:numPr>
          <w:ilvl w:val="0"/>
          <w:numId w:val="5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Opção de montagem manual, permitindo substituir componentes sugeridos.</w:t>
      </w:r>
    </w:p>
    <w:p w:rsidR="5A262510" w:rsidP="4B48383A" w:rsidRDefault="5A262510" w14:paraId="635533E9" w14:textId="4EB5F5C1">
      <w:pPr>
        <w:pStyle w:val="ListParagraph"/>
        <w:numPr>
          <w:ilvl w:val="0"/>
          <w:numId w:val="5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Verificação visual de compatibilidade entre as peças escolhidas.</w:t>
      </w:r>
    </w:p>
    <w:p w:rsidR="5A262510" w:rsidP="4B48383A" w:rsidRDefault="5A262510" w14:paraId="608BEFAF" w14:textId="563D4E40">
      <w:pPr>
        <w:pStyle w:val="ListParagraph"/>
        <w:numPr>
          <w:ilvl w:val="0"/>
          <w:numId w:val="5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Tela de resumo </w:t>
      </w: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da build</w:t>
      </w: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, exibindo as peças escolhidas, preço estimado e links fictícios.</w:t>
      </w:r>
    </w:p>
    <w:p w:rsidR="5A262510" w:rsidP="4B48383A" w:rsidRDefault="5A262510" w14:paraId="1A2D0081" w14:textId="20E11743">
      <w:pPr>
        <w:pStyle w:val="ListParagraph"/>
        <w:numPr>
          <w:ilvl w:val="0"/>
          <w:numId w:val="5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Função de exportação simulada, permitindo gerar uma visualização em PDF ou planilha.</w:t>
      </w:r>
    </w:p>
    <w:p w:rsidR="5A262510" w:rsidP="4B48383A" w:rsidRDefault="5A262510" w14:paraId="1BB33F94" w14:textId="72566AA2">
      <w:pPr>
        <w:pStyle w:val="Normal1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Funcionalidades fora do escopo do protótipo:</w:t>
      </w:r>
    </w:p>
    <w:p w:rsidR="5A262510" w:rsidP="4B48383A" w:rsidRDefault="5A262510" w14:paraId="211C0C17" w14:textId="76434DAB">
      <w:pPr>
        <w:pStyle w:val="ListParagraph"/>
        <w:numPr>
          <w:ilvl w:val="0"/>
          <w:numId w:val="5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Integração real com bancos de dados (persistência de builds).</w:t>
      </w:r>
    </w:p>
    <w:p w:rsidR="5A262510" w:rsidP="4B48383A" w:rsidRDefault="5A262510" w14:paraId="4EFA80A3" w14:textId="6C47F28E">
      <w:pPr>
        <w:pStyle w:val="ListParagraph"/>
        <w:numPr>
          <w:ilvl w:val="0"/>
          <w:numId w:val="5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Cadastro e login funcional de usuários.</w:t>
      </w:r>
    </w:p>
    <w:p w:rsidR="5A262510" w:rsidP="4B48383A" w:rsidRDefault="5A262510" w14:paraId="5996C0C8" w14:textId="50F4B0DA">
      <w:pPr>
        <w:pStyle w:val="ListParagraph"/>
        <w:numPr>
          <w:ilvl w:val="0"/>
          <w:numId w:val="5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Comunicação real com lojas de varejo ou </w:t>
      </w:r>
      <w:r w:rsidRPr="4B48383A" w:rsidR="5A2625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scraping</w:t>
      </w:r>
      <w:r w:rsidRPr="4B48383A" w:rsidR="5A2625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preços.</w:t>
      </w:r>
    </w:p>
    <w:p w:rsidR="5A262510" w:rsidP="4B48383A" w:rsidRDefault="5A262510" w14:paraId="37AC4165" w14:textId="0407545A">
      <w:pPr>
        <w:pStyle w:val="ListParagraph"/>
        <w:numPr>
          <w:ilvl w:val="0"/>
          <w:numId w:val="5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Acesso real à API da Gemini (poderá ser simulado com respostas pré-definidas).</w:t>
      </w:r>
    </w:p>
    <w:p w:rsidR="5A262510" w:rsidP="4B48383A" w:rsidRDefault="5A262510" w14:paraId="4A327F21" w14:textId="34828E06">
      <w:pPr>
        <w:pStyle w:val="ListParagraph"/>
        <w:numPr>
          <w:ilvl w:val="0"/>
          <w:numId w:val="5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AF509E4" w:rsidR="45AA62F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Ajustes de recomendação térmica com base em localização e temperatura real.</w:t>
      </w:r>
    </w:p>
    <w:p w:rsidR="4B768D65" w:rsidP="1AF509E4" w:rsidRDefault="4B768D65" w14:paraId="37EDBDEA" w14:textId="6BF10B54">
      <w:pPr>
        <w:pStyle w:val="ListParagraph"/>
        <w:numPr>
          <w:ilvl w:val="0"/>
          <w:numId w:val="5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AF509E4" w:rsidR="4B768D6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Sistema avançado de recomendação térmica (substituído por versão simplificada no protótipo).</w:t>
      </w:r>
    </w:p>
    <w:p w:rsidR="5A262510" w:rsidP="4B48383A" w:rsidRDefault="5A262510" w14:paraId="5661E31D" w14:textId="4467D29B">
      <w:pPr>
        <w:pStyle w:val="ListParagraph"/>
        <w:numPr>
          <w:ilvl w:val="0"/>
          <w:numId w:val="53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Compartilhamento de builds ou painel administrativo.</w:t>
      </w:r>
    </w:p>
    <w:p w:rsidR="5A262510" w:rsidP="4B48383A" w:rsidRDefault="5A262510" w14:paraId="53EA0968" w14:textId="043586E0">
      <w:pPr>
        <w:pStyle w:val="Normal1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1"/>
          <w:bCs w:val="1"/>
          <w:noProof w:val="0"/>
          <w:lang w:val="pt-BR"/>
        </w:rPr>
        <w:t>Objetivos do protótipo:</w:t>
      </w:r>
    </w:p>
    <w:p w:rsidR="5A262510" w:rsidP="4B48383A" w:rsidRDefault="5A262510" w14:paraId="70BB10CB" w14:textId="611C47F8">
      <w:pPr>
        <w:pStyle w:val="ListParagraph"/>
        <w:numPr>
          <w:ilvl w:val="0"/>
          <w:numId w:val="5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Validar a navegação e a estrutura das interfaces.</w:t>
      </w:r>
    </w:p>
    <w:p w:rsidR="5A262510" w:rsidP="4B48383A" w:rsidRDefault="5A262510" w14:paraId="73FA0BBA" w14:textId="404A87BA">
      <w:pPr>
        <w:pStyle w:val="ListParagraph"/>
        <w:numPr>
          <w:ilvl w:val="0"/>
          <w:numId w:val="5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Coletar feedback do usuário quanto à clareza do fluxo e à apresentação das recomendações.</w:t>
      </w:r>
    </w:p>
    <w:p w:rsidR="5A262510" w:rsidP="4B48383A" w:rsidRDefault="5A262510" w14:paraId="2F3025C7" w14:textId="4D9EEABB">
      <w:pPr>
        <w:pStyle w:val="ListParagraph"/>
        <w:numPr>
          <w:ilvl w:val="0"/>
          <w:numId w:val="5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Demonstrar o valor da solução proposta para possíveis stakeholders.</w:t>
      </w:r>
    </w:p>
    <w:p w:rsidR="5A262510" w:rsidP="4B48383A" w:rsidRDefault="5A262510" w14:paraId="6877E42D" w14:textId="5C3320E0">
      <w:pPr>
        <w:pStyle w:val="ListParagraph"/>
        <w:numPr>
          <w:ilvl w:val="0"/>
          <w:numId w:val="54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4B48383A" w:rsidR="5A26251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Servir de base para a implementação iterativa da versão funcional do sistema.</w:t>
      </w:r>
    </w:p>
    <w:p w:rsidR="7E933464" w:rsidP="4B48383A" w:rsidRDefault="7E933464" w14:paraId="01B1AEF0" w14:textId="16D9E6E0">
      <w:pPr>
        <w:pStyle w:val="Heading1"/>
        <w:rPr>
          <w:sz w:val="24"/>
          <w:szCs w:val="24"/>
        </w:rPr>
      </w:pPr>
      <w:bookmarkStart w:name="_Toc469727889" w:id="1904010187"/>
      <w:r w:rsidRPr="1AF509E4" w:rsidR="4069DA88">
        <w:rPr>
          <w:sz w:val="24"/>
          <w:szCs w:val="24"/>
        </w:rPr>
        <w:t>11 CONCLUSÃO</w:t>
      </w:r>
      <w:bookmarkEnd w:id="1904010187"/>
    </w:p>
    <w:p w:rsidR="56F07C0D" w:rsidP="4B48383A" w:rsidRDefault="56F07C0D" w14:paraId="3F00FD42" w14:textId="1412D3F2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56F07C0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projeto </w:t>
      </w:r>
      <w:r w:rsidRPr="4B48383A" w:rsidR="56F07C0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Montador de PC Online</w:t>
      </w:r>
      <w:r w:rsidRPr="4B48383A" w:rsidR="56F07C0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propõe uma solução inovadora e acessível para um problema comum enfrentado por usuários e empresas: a montagem eficiente de computadores personalizados. Através da combinação de tecnologias modernas, integração com uma API de IA da Gemini e um fluxo de navegação guiado, a plataforma pretende oferecer uma experiência inteligente, prática e ajustada às necessidades reais do usuário.</w:t>
      </w:r>
    </w:p>
    <w:p w:rsidR="56F07C0D" w:rsidP="4B48383A" w:rsidRDefault="56F07C0D" w14:paraId="35B3F044" w14:textId="6528BDB1">
      <w:pPr>
        <w:spacing w:before="240" w:beforeAutospacing="off" w:after="24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4B48383A" w:rsidR="56F07C0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 a definição clara de escopo, requisitos e objetivos, a equipe está preparada para iniciar as etapas de prototipagem, validação e desenvolvimento iterativo do sistema. Este documento serve como base sólida para orientar o time técnico, alinhar expectativas com stakeholders e garantir que a solução proposta atenda aos critérios de qualidade, usabilidade e inovação esperados.</w:t>
      </w:r>
    </w:p>
    <w:p w:rsidR="7E933464" w:rsidP="4B48383A" w:rsidRDefault="7E933464" w14:paraId="142E8B40" w14:textId="5BF8845A">
      <w:pPr>
        <w:pStyle w:val="Heading1"/>
        <w:rPr>
          <w:rFonts w:ascii="Times New Roman" w:hAnsi="Times New Roman" w:eastAsia="Times New Roman" w:cs="Times New Roman"/>
          <w:sz w:val="24"/>
          <w:szCs w:val="24"/>
        </w:rPr>
      </w:pPr>
      <w:bookmarkStart w:name="_Toc67925982" w:id="854373007"/>
      <w:r w:rsidRPr="1AF509E4" w:rsidR="4069DA88">
        <w:rPr>
          <w:sz w:val="24"/>
          <w:szCs w:val="24"/>
        </w:rPr>
        <w:t>12 REFERENCIAS</w:t>
      </w:r>
      <w:bookmarkEnd w:id="854373007"/>
    </w:p>
    <w:p w:rsidR="1AF509E4" w:rsidP="1AF509E4" w:rsidRDefault="1AF509E4" w14:paraId="08B15201" w14:textId="74B293B8">
      <w:pPr>
        <w:pStyle w:val="Normal"/>
      </w:pPr>
    </w:p>
    <w:p w:rsidR="7C468BC7" w:rsidP="1AF509E4" w:rsidRDefault="7C468BC7" w14:paraId="30CAA2DA" w14:textId="3489FA12">
      <w:pPr>
        <w:pStyle w:val="Normal"/>
      </w:pPr>
      <w:r w:rsidR="7C468BC7">
        <w:rPr/>
        <w:t xml:space="preserve">[1] PRESSMAN, R. S.; MAXIM, B. Engenharia de software: uma abordagem profissional. 8. ed. Porto Alegre: AMGH, 2016. </w:t>
      </w:r>
    </w:p>
    <w:p w:rsidR="7C468BC7" w:rsidP="1AF509E4" w:rsidRDefault="7C468BC7" w14:paraId="2B59206E" w14:textId="0C38E932">
      <w:pPr>
        <w:pStyle w:val="Normal"/>
      </w:pPr>
      <w:r w:rsidR="7C468BC7">
        <w:rPr/>
        <w:t xml:space="preserve"> </w:t>
      </w:r>
    </w:p>
    <w:p w:rsidR="7C468BC7" w:rsidP="1AF509E4" w:rsidRDefault="7C468BC7" w14:paraId="00F2B070" w14:textId="26FF0049">
      <w:pPr>
        <w:pStyle w:val="Normal"/>
      </w:pPr>
      <w:r w:rsidR="7C468BC7">
        <w:rPr/>
        <w:t xml:space="preserve">[2] JORNAL DA USP. A expansão do mercado de games brasileiro se deve a mudanças no modo tradicional do trabalho. São Paulo, 2023. Disponível em: </w:t>
      </w:r>
      <w:ins w:author="ARLISON GASPAR DE OLIVEIRA" w:date="2025-06-14T01:05:21.98Z" w:id="2135760361">
        <w:r>
          <w:fldChar w:fldCharType="begin"/>
        </w:r>
        <w:r>
          <w:instrText xml:space="preserve">HYPERLINK "https://jornal.usp.br/radio-usp/a-expansao-do-mercado-de-games-brasileiro-se-deve-a-mudancas-no-modo-tradicional-do-trabalho/" </w:instrText>
        </w:r>
        <w:r>
          <w:fldChar w:fldCharType="separate"/>
        </w:r>
        <w:r/>
      </w:ins>
      <w:ins w:author="ARLISON GASPAR DE OLIVEIRA" w:date="2025-06-14T01:05:21.95Z" w:id="1606028101">
        <w:r>
          <w:fldChar w:fldCharType="begin"/>
        </w:r>
        <w:r>
          <w:instrText xml:space="preserve">HYPERLINK "https://jornal.usp.br/radio-usp/a-expansao-do-mercado-de-games-brasileiro-se-deve-a-mudancas-no-modo-tradicional-do-trabalho/" </w:instrText>
        </w:r>
        <w:r>
          <w:fldChar w:fldCharType="separate"/>
        </w:r>
        <w:r/>
      </w:ins>
      <w:r w:rsidR="7C468BC7">
        <w:rPr/>
        <w:t>https://jornal.usp.br/radio-usp/a-expansao-do-mercado-de-games-brasileiro-se-deve-a-mudancas-no-modo-tradicional-do-trabalho/</w:t>
      </w:r>
      <w:ins w:author="ARLISON GASPAR DE OLIVEIRA" w:date="2025-06-14T01:05:21.95Z" w:id="1466795710">
        <w:r>
          <w:fldChar w:fldCharType="end"/>
        </w:r>
      </w:ins>
      <w:ins w:author="ARLISON GASPAR DE OLIVEIRA" w:date="2025-06-14T01:05:21.98Z" w:id="1720111463">
        <w:r>
          <w:fldChar w:fldCharType="end"/>
        </w:r>
      </w:ins>
      <w:r w:rsidR="7C468BC7">
        <w:rPr/>
        <w:t xml:space="preserve">. Acesso em: 02 jun. 2025. </w:t>
      </w:r>
    </w:p>
    <w:p w:rsidR="7C468BC7" w:rsidP="1AF509E4" w:rsidRDefault="7C468BC7" w14:paraId="45293A65" w14:textId="08DC0CDE">
      <w:pPr>
        <w:pStyle w:val="Normal"/>
      </w:pPr>
      <w:r w:rsidR="7C468BC7">
        <w:rPr/>
        <w:t xml:space="preserve"> </w:t>
      </w:r>
    </w:p>
    <w:p w:rsidR="7C468BC7" w:rsidP="1AF509E4" w:rsidRDefault="7C468BC7" w14:paraId="635FD5FA" w14:textId="091DCDA3">
      <w:pPr>
        <w:pStyle w:val="Normal"/>
      </w:pPr>
      <w:r w:rsidR="7C468BC7">
        <w:rPr/>
        <w:t>[</w:t>
      </w:r>
      <w:r w:rsidR="7C468BC7">
        <w:rPr/>
        <w:t>3]KINGSTON</w:t>
      </w:r>
      <w:r w:rsidR="7C468BC7">
        <w:rPr/>
        <w:t xml:space="preserve">. Os 10 principais erros que os iniciantes cometem ao montar um PC. 2023. Disponível em: </w:t>
      </w:r>
      <w:ins w:author="ARLISON GASPAR DE OLIVEIRA" w:date="2025-06-14T01:05:21.98Z" w:id="1604116960">
        <w:r>
          <w:fldChar w:fldCharType="begin"/>
        </w:r>
        <w:r>
          <w:instrText xml:space="preserve">HYPERLINK "https://www.kingston.com/br/blog/gaming/top-10-pc-build-mistakes-beginners-make" </w:instrText>
        </w:r>
        <w:r>
          <w:fldChar w:fldCharType="separate"/>
        </w:r>
        <w:r/>
      </w:ins>
      <w:ins w:author="ARLISON GASPAR DE OLIVEIRA" w:date="2025-06-14T01:05:21.954Z" w:id="321949687">
        <w:r>
          <w:fldChar w:fldCharType="begin"/>
        </w:r>
        <w:r>
          <w:instrText xml:space="preserve">HYPERLINK "https://www.kingston.com/br/blog/gaming/top-10-pc-build-mistakes-beginners-make" </w:instrText>
        </w:r>
        <w:r>
          <w:fldChar w:fldCharType="separate"/>
        </w:r>
        <w:r/>
      </w:ins>
      <w:r w:rsidR="7C468BC7">
        <w:rPr/>
        <w:t>https://www.kingston.com/br/blog/gaming/top-10-pc-build-mistakes-beginners-make</w:t>
      </w:r>
      <w:ins w:author="ARLISON GASPAR DE OLIVEIRA" w:date="2025-06-14T01:05:21.954Z" w:id="152808080">
        <w:r>
          <w:fldChar w:fldCharType="end"/>
        </w:r>
      </w:ins>
      <w:ins w:author="ARLISON GASPAR DE OLIVEIRA" w:date="2025-06-14T01:05:21.98Z" w:id="931834369">
        <w:r>
          <w:fldChar w:fldCharType="end"/>
        </w:r>
      </w:ins>
      <w:r w:rsidR="7C468BC7">
        <w:rPr/>
        <w:t xml:space="preserve">. Acesso em: 30 mai. 2025. </w:t>
      </w:r>
    </w:p>
    <w:p w:rsidR="7C468BC7" w:rsidP="1AF509E4" w:rsidRDefault="7C468BC7" w14:paraId="6D9644BF" w14:textId="130180AB">
      <w:pPr>
        <w:pStyle w:val="Normal"/>
      </w:pPr>
      <w:r w:rsidR="7C468BC7">
        <w:rPr/>
        <w:t xml:space="preserve"> </w:t>
      </w:r>
    </w:p>
    <w:p w:rsidR="7C468BC7" w:rsidP="1AF509E4" w:rsidRDefault="7C468BC7" w14:paraId="18E18ECF" w14:textId="7BB9B4D8">
      <w:pPr>
        <w:pStyle w:val="Normal"/>
      </w:pPr>
      <w:r w:rsidR="7C468BC7">
        <w:rPr/>
        <w:t xml:space="preserve">[4] SOMMERVILLE, I. Engenharia de Software. 9. ed. São Paulo: Pearson Addison Wesley, 2011. </w:t>
      </w:r>
    </w:p>
    <w:p w:rsidR="7C468BC7" w:rsidP="1AF509E4" w:rsidRDefault="7C468BC7" w14:paraId="14648D9F" w14:textId="46EC1004">
      <w:pPr>
        <w:pStyle w:val="Normal"/>
      </w:pPr>
      <w:r w:rsidR="7C468BC7">
        <w:rPr/>
        <w:t xml:space="preserve"> </w:t>
      </w:r>
    </w:p>
    <w:p w:rsidR="7C468BC7" w:rsidP="1AF509E4" w:rsidRDefault="7C468BC7" w14:paraId="08F3192C" w14:textId="4ACD0F68">
      <w:pPr>
        <w:pStyle w:val="Normal"/>
      </w:pPr>
      <w:r w:rsidR="7C468BC7">
        <w:rPr/>
        <w:t xml:space="preserve">[5] BOOCH, G.; RUMBAUGH, J.; JACOBSON, I. UML: guia do usuário. 2. ed. Rio de Janeiro: Campus, 2006. </w:t>
      </w:r>
    </w:p>
    <w:p w:rsidR="7C468BC7" w:rsidP="1AF509E4" w:rsidRDefault="7C468BC7" w14:paraId="00CBA556" w14:textId="39189313">
      <w:pPr>
        <w:pStyle w:val="Normal"/>
      </w:pPr>
      <w:r w:rsidR="7C468BC7">
        <w:rPr/>
        <w:t xml:space="preserve"> </w:t>
      </w:r>
    </w:p>
    <w:p w:rsidR="7C468BC7" w:rsidP="1AF509E4" w:rsidRDefault="7C468BC7" w14:paraId="000A9904" w14:textId="7DE66BFA">
      <w:pPr>
        <w:pStyle w:val="Normal"/>
      </w:pPr>
      <w:r w:rsidR="7C468BC7">
        <w:rPr/>
        <w:t xml:space="preserve">[6] GAMMA, E.; HELM, R.; JOHNSON, R.; VLISSIDES, J. Padrões de Projeto: Soluções Reutilizáveis de Software Orientado a Objetos. Porto Alegre: Bookman, 2000. </w:t>
      </w:r>
    </w:p>
    <w:p w:rsidR="7C468BC7" w:rsidP="1AF509E4" w:rsidRDefault="7C468BC7" w14:paraId="2F508546" w14:textId="075DFF1D">
      <w:pPr>
        <w:pStyle w:val="Normal"/>
      </w:pPr>
      <w:r w:rsidR="7C468BC7">
        <w:rPr/>
        <w:t xml:space="preserve"> </w:t>
      </w:r>
    </w:p>
    <w:p w:rsidR="7C468BC7" w:rsidP="1AF509E4" w:rsidRDefault="7C468BC7" w14:paraId="7B630202" w14:textId="0FC2CDEE">
      <w:pPr>
        <w:pStyle w:val="Normal"/>
      </w:pPr>
      <w:r w:rsidR="7C468BC7">
        <w:rPr/>
        <w:t xml:space="preserve">[7] </w:t>
      </w:r>
      <w:r w:rsidR="7C468BC7">
        <w:rPr/>
        <w:t>Object</w:t>
      </w:r>
      <w:r w:rsidR="7C468BC7">
        <w:rPr/>
        <w:t xml:space="preserve"> Management </w:t>
      </w:r>
      <w:r w:rsidR="7C468BC7">
        <w:rPr/>
        <w:t>Group</w:t>
      </w:r>
      <w:r w:rsidR="7C468BC7">
        <w:rPr/>
        <w:t xml:space="preserve"> (OMG). OMG </w:t>
      </w:r>
      <w:r w:rsidR="7C468BC7">
        <w:rPr/>
        <w:t>Unified</w:t>
      </w:r>
      <w:r w:rsidR="7C468BC7">
        <w:rPr/>
        <w:t xml:space="preserve"> </w:t>
      </w:r>
      <w:r w:rsidR="7C468BC7">
        <w:rPr/>
        <w:t>Modeling</w:t>
      </w:r>
      <w:r w:rsidR="7C468BC7">
        <w:rPr/>
        <w:t xml:space="preserve"> </w:t>
      </w:r>
      <w:r w:rsidR="7C468BC7">
        <w:rPr/>
        <w:t>Language</w:t>
      </w:r>
      <w:r w:rsidR="7C468BC7">
        <w:rPr/>
        <w:t xml:space="preserve"> (OMG UML), </w:t>
      </w:r>
      <w:r w:rsidR="7C468BC7">
        <w:rPr/>
        <w:t>Superstructure</w:t>
      </w:r>
      <w:r w:rsidR="7C468BC7">
        <w:rPr/>
        <w:t xml:space="preserve">, V2.5.1. Disponível em: </w:t>
      </w:r>
      <w:ins w:author="ARLISON GASPAR DE OLIVEIRA" w:date="2025-06-14T01:05:21.981Z" w:id="1188135285">
        <w:r>
          <w:fldChar w:fldCharType="begin"/>
        </w:r>
        <w:r>
          <w:instrText xml:space="preserve">HYPERLINK "https://www.omg.org/spec/UML/" </w:instrText>
        </w:r>
        <w:r>
          <w:fldChar w:fldCharType="separate"/>
        </w:r>
        <w:r/>
      </w:ins>
      <w:ins w:author="ARLISON GASPAR DE OLIVEIRA" w:date="2025-06-14T01:05:21.969Z" w:id="1455131222">
        <w:r>
          <w:fldChar w:fldCharType="begin"/>
        </w:r>
        <w:r>
          <w:instrText xml:space="preserve">HYPERLINK "https://www.omg.org/spec/UML/" </w:instrText>
        </w:r>
        <w:r>
          <w:fldChar w:fldCharType="separate"/>
        </w:r>
        <w:r/>
      </w:ins>
      <w:r w:rsidR="7C468BC7">
        <w:rPr/>
        <w:t>https://www.omg.org/spec/UML/</w:t>
      </w:r>
      <w:ins w:author="ARLISON GASPAR DE OLIVEIRA" w:date="2025-06-14T01:05:21.969Z" w:id="1855257943">
        <w:r>
          <w:fldChar w:fldCharType="end"/>
        </w:r>
      </w:ins>
      <w:ins w:author="ARLISON GASPAR DE OLIVEIRA" w:date="2025-06-14T01:05:21.981Z" w:id="1190295181">
        <w:r>
          <w:fldChar w:fldCharType="end"/>
        </w:r>
      </w:ins>
      <w:r w:rsidR="7C468BC7">
        <w:rPr/>
        <w:t xml:space="preserve">. Acesso em: 05 jun. 2025. </w:t>
      </w:r>
    </w:p>
    <w:p w:rsidR="7C468BC7" w:rsidP="1AF509E4" w:rsidRDefault="7C468BC7" w14:paraId="2E29A437" w14:textId="0E84E391">
      <w:pPr>
        <w:pStyle w:val="Normal"/>
      </w:pPr>
      <w:r w:rsidR="7C468BC7">
        <w:rPr/>
        <w:t xml:space="preserve"> </w:t>
      </w:r>
    </w:p>
    <w:p w:rsidR="7C468BC7" w:rsidP="1AF509E4" w:rsidRDefault="7C468BC7" w14:paraId="726C91A8" w14:textId="70D5B8A2">
      <w:pPr>
        <w:pStyle w:val="Normal"/>
      </w:pPr>
      <w:r w:rsidR="7C468BC7">
        <w:rPr/>
        <w:t xml:space="preserve">[8] ADRENALINE. Guia rápido de montagem de PC! 2021. Disponível em: </w:t>
      </w:r>
      <w:ins w:author="ARLISON GASPAR DE OLIVEIRA" w:date="2025-06-14T01:05:21.982Z" w:id="1704041080">
        <w:r>
          <w:fldChar w:fldCharType="begin"/>
        </w:r>
        <w:r>
          <w:instrText xml:space="preserve">HYPERLINK "https://www.adrenaline.com.br/hardware/guia-rapido-de-montagem-de-pc/" </w:instrText>
        </w:r>
        <w:r>
          <w:fldChar w:fldCharType="separate"/>
        </w:r>
        <w:r/>
      </w:ins>
      <w:ins w:author="ARLISON GASPAR DE OLIVEIRA" w:date="2025-06-14T01:05:21.973Z" w:id="719402185">
        <w:r>
          <w:fldChar w:fldCharType="begin"/>
        </w:r>
        <w:r>
          <w:instrText xml:space="preserve">HYPERLINK "https://www.adrenaline.com.br/hardware/guia-rapido-de-montagem-de-pc/" </w:instrText>
        </w:r>
        <w:r>
          <w:fldChar w:fldCharType="separate"/>
        </w:r>
        <w:r/>
      </w:ins>
      <w:r w:rsidR="7C468BC7">
        <w:rPr/>
        <w:t>https://www.adrenaline.com.br/hardware/guia-rapido-de-montagem-de-pc/</w:t>
      </w:r>
      <w:ins w:author="ARLISON GASPAR DE OLIVEIRA" w:date="2025-06-14T01:05:21.973Z" w:id="654019642">
        <w:r>
          <w:fldChar w:fldCharType="end"/>
        </w:r>
      </w:ins>
      <w:ins w:author="ARLISON GASPAR DE OLIVEIRA" w:date="2025-06-14T01:05:21.982Z" w:id="948777954">
        <w:r>
          <w:fldChar w:fldCharType="end"/>
        </w:r>
      </w:ins>
      <w:r w:rsidR="7C468BC7">
        <w:rPr/>
        <w:t xml:space="preserve">. Acesso em: 12 mai. 2025. </w:t>
      </w:r>
    </w:p>
    <w:p w:rsidR="7C468BC7" w:rsidP="1AF509E4" w:rsidRDefault="7C468BC7" w14:paraId="060D9158" w14:textId="07FE50CA">
      <w:pPr>
        <w:pStyle w:val="Normal"/>
      </w:pPr>
      <w:r w:rsidR="7C468BC7">
        <w:rPr/>
        <w:t xml:space="preserve"> </w:t>
      </w:r>
    </w:p>
    <w:p w:rsidR="7C468BC7" w:rsidP="1AF509E4" w:rsidRDefault="7C468BC7" w14:paraId="7F9B6050" w14:textId="49217DFD">
      <w:pPr>
        <w:pStyle w:val="Normal"/>
      </w:pPr>
      <w:r w:rsidR="7C468BC7">
        <w:rPr/>
        <w:t>[9] PICHAU ARENA. Como Montar um PC Gamer: Guia Completo para 2025. 2025. Disponível em: https://www.pichauarena.com.br/</w:t>
      </w:r>
      <w:r w:rsidR="7C468BC7">
        <w:rPr/>
        <w:t>pichau</w:t>
      </w:r>
      <w:r w:rsidR="7C468BC7">
        <w:rPr/>
        <w:t>-arena/como-montar-</w:t>
      </w:r>
      <w:r w:rsidR="7C468BC7">
        <w:rPr/>
        <w:t>pc</w:t>
      </w:r>
      <w:r w:rsidR="7C468BC7">
        <w:rPr/>
        <w:t>-gamer/. Acesso em: 12 mai. 2025.</w:t>
      </w:r>
    </w:p>
    <w:p w:rsidR="1AF509E4" w:rsidP="1AF509E4" w:rsidRDefault="1AF509E4" w14:paraId="44BA5773" w14:textId="5553B362">
      <w:pPr>
        <w:pStyle w:val="Normal"/>
        <w:shd w:val="clear" w:color="auto" w:fill="F5F5F5"/>
        <w:spacing w:before="171" w:beforeAutospacing="off" w:after="171" w:afterAutospacing="off" w:line="14" w:lineRule="auto"/>
        <w:jc w:val="left"/>
        <w:rPr>
          <w:rFonts w:ascii="Gill Sans MT" w:hAnsi="Gill Sans MT" w:eastAsia="Gill Sans MT" w:cs="Gill Sans M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FFFF" w:themeColor="background1" w:themeTint="FF" w:themeShade="FF"/>
          <w:sz w:val="30"/>
          <w:szCs w:val="30"/>
          <w:u w:val="none"/>
          <w:lang w:val="pt-B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c98d644dfcc74074"/>
      <w:footerReference w:type="default" r:id="R83ccf5900b4643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AF509E4" w:rsidTr="1AF509E4" w14:paraId="13958AD3">
      <w:trPr>
        <w:trHeight w:val="300"/>
      </w:trPr>
      <w:tc>
        <w:tcPr>
          <w:tcW w:w="3005" w:type="dxa"/>
          <w:tcMar/>
        </w:tcPr>
        <w:p w:rsidR="1AF509E4" w:rsidP="1AF509E4" w:rsidRDefault="1AF509E4" w14:paraId="0477423A" w14:textId="7C27E9D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AF509E4" w:rsidP="1AF509E4" w:rsidRDefault="1AF509E4" w14:paraId="76CE46B3" w14:textId="0E344C0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AF509E4" w:rsidP="1AF509E4" w:rsidRDefault="1AF509E4" w14:paraId="00BB5336" w14:textId="3C310B52">
          <w:pPr>
            <w:pStyle w:val="Header"/>
            <w:bidi w:val="0"/>
            <w:ind w:right="-115"/>
            <w:jc w:val="right"/>
          </w:pPr>
        </w:p>
      </w:tc>
    </w:tr>
  </w:tbl>
  <w:p w:rsidR="1AF509E4" w:rsidP="1AF509E4" w:rsidRDefault="1AF509E4" w14:paraId="31F6AEBF" w14:textId="4B30BC5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AF509E4" w:rsidTr="1AF509E4" w14:paraId="0B1F902C">
      <w:trPr>
        <w:trHeight w:val="300"/>
      </w:trPr>
      <w:tc>
        <w:tcPr>
          <w:tcW w:w="3005" w:type="dxa"/>
          <w:tcMar/>
        </w:tcPr>
        <w:p w:rsidR="1AF509E4" w:rsidP="1AF509E4" w:rsidRDefault="1AF509E4" w14:paraId="1DAD8E0B" w14:textId="0249192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AF509E4" w:rsidP="1AF509E4" w:rsidRDefault="1AF509E4" w14:paraId="3A0DA39E" w14:textId="4EDAB30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AF509E4" w:rsidP="1AF509E4" w:rsidRDefault="1AF509E4" w14:paraId="60CC3B6A" w14:textId="203202B8">
          <w:pPr>
            <w:pStyle w:val="Header"/>
            <w:bidi w:val="0"/>
            <w:ind w:right="-115"/>
            <w:jc w:val="right"/>
          </w:pPr>
        </w:p>
      </w:tc>
    </w:tr>
  </w:tbl>
  <w:p w:rsidR="1AF509E4" w:rsidP="1AF509E4" w:rsidRDefault="1AF509E4" w14:paraId="6AF823F9" w14:textId="7104D75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9">
    <w:nsid w:val="48d2a6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2e878d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350495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6ea8a2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5782f0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261a58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794c8e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5240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74a1b4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06e67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7f0a7f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2d85b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3f7ee0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4287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730a89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4c13b0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971b5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7b4ff0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746c37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eaed6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6f2c4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0723bc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e3774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12c1c9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ba8e8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5f4d2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6e6c1b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625d03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895d8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2fc21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6cbd4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6f133b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6c36df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9cfd7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aaa37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b6278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c8bf4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341619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8a632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c4833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a66e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1d48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56b02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96dcf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2eafb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35cac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ac56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fe654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a4951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b188a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e0ddb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e278e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7069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2616d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3dd90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32041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2e61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3e4d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3872e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ac296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81a32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3fcc2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8daec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c8bbd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226c4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e48e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f94ba5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c4915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390689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tru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44DB87"/>
    <w:rsid w:val="008546C2"/>
    <w:rsid w:val="00F21340"/>
    <w:rsid w:val="01367BD8"/>
    <w:rsid w:val="017750A6"/>
    <w:rsid w:val="0232EB70"/>
    <w:rsid w:val="0237E4EA"/>
    <w:rsid w:val="026C586B"/>
    <w:rsid w:val="031F1F5C"/>
    <w:rsid w:val="03356071"/>
    <w:rsid w:val="0367AA0D"/>
    <w:rsid w:val="0377F693"/>
    <w:rsid w:val="0380C49A"/>
    <w:rsid w:val="03DC537D"/>
    <w:rsid w:val="03F07933"/>
    <w:rsid w:val="03F51D11"/>
    <w:rsid w:val="0419CDF0"/>
    <w:rsid w:val="046D298F"/>
    <w:rsid w:val="047A8481"/>
    <w:rsid w:val="0481C81C"/>
    <w:rsid w:val="04B4BE3B"/>
    <w:rsid w:val="057E07A6"/>
    <w:rsid w:val="058C1A67"/>
    <w:rsid w:val="058DF9C0"/>
    <w:rsid w:val="05F070FA"/>
    <w:rsid w:val="05FD644E"/>
    <w:rsid w:val="065E2892"/>
    <w:rsid w:val="0725C96A"/>
    <w:rsid w:val="072EA027"/>
    <w:rsid w:val="07BB058C"/>
    <w:rsid w:val="0883BB3E"/>
    <w:rsid w:val="0889ADDF"/>
    <w:rsid w:val="0891D608"/>
    <w:rsid w:val="08A34A8F"/>
    <w:rsid w:val="09678F87"/>
    <w:rsid w:val="099D6BB1"/>
    <w:rsid w:val="09B09777"/>
    <w:rsid w:val="09DF9DCA"/>
    <w:rsid w:val="0A2EC7AB"/>
    <w:rsid w:val="0A41ED6F"/>
    <w:rsid w:val="0A6913DC"/>
    <w:rsid w:val="0AD4A9B6"/>
    <w:rsid w:val="0B28058A"/>
    <w:rsid w:val="0B2C42A7"/>
    <w:rsid w:val="0B38574C"/>
    <w:rsid w:val="0B486965"/>
    <w:rsid w:val="0B52D3BA"/>
    <w:rsid w:val="0B8B1990"/>
    <w:rsid w:val="0C0487C6"/>
    <w:rsid w:val="0C12F207"/>
    <w:rsid w:val="0C14C856"/>
    <w:rsid w:val="0C26C6F6"/>
    <w:rsid w:val="0CA05B41"/>
    <w:rsid w:val="0CB0292C"/>
    <w:rsid w:val="0CC9CD51"/>
    <w:rsid w:val="0CD4A0C5"/>
    <w:rsid w:val="0CF79AF8"/>
    <w:rsid w:val="0D02B77B"/>
    <w:rsid w:val="0D0F268D"/>
    <w:rsid w:val="0D0F60F7"/>
    <w:rsid w:val="0D2830CB"/>
    <w:rsid w:val="0D460300"/>
    <w:rsid w:val="0D8B019E"/>
    <w:rsid w:val="0E8049BD"/>
    <w:rsid w:val="0F1217C9"/>
    <w:rsid w:val="0F127F69"/>
    <w:rsid w:val="0F2515F7"/>
    <w:rsid w:val="101134BB"/>
    <w:rsid w:val="109AA3E6"/>
    <w:rsid w:val="10C87C43"/>
    <w:rsid w:val="112FE1FA"/>
    <w:rsid w:val="116B177D"/>
    <w:rsid w:val="11F62015"/>
    <w:rsid w:val="12BF7945"/>
    <w:rsid w:val="1313CD82"/>
    <w:rsid w:val="13B9064F"/>
    <w:rsid w:val="13E68C91"/>
    <w:rsid w:val="13FBEFD6"/>
    <w:rsid w:val="142FE79F"/>
    <w:rsid w:val="144FED57"/>
    <w:rsid w:val="152248E7"/>
    <w:rsid w:val="15D523F9"/>
    <w:rsid w:val="16073F95"/>
    <w:rsid w:val="1617E01B"/>
    <w:rsid w:val="1649A10D"/>
    <w:rsid w:val="16A549D8"/>
    <w:rsid w:val="1703DFCE"/>
    <w:rsid w:val="1716E5D7"/>
    <w:rsid w:val="1730D2BB"/>
    <w:rsid w:val="1748BAD7"/>
    <w:rsid w:val="178CE91B"/>
    <w:rsid w:val="19243EAD"/>
    <w:rsid w:val="19614AB7"/>
    <w:rsid w:val="19E919AD"/>
    <w:rsid w:val="1A2F5A79"/>
    <w:rsid w:val="1A605697"/>
    <w:rsid w:val="1ABBE137"/>
    <w:rsid w:val="1ABDA037"/>
    <w:rsid w:val="1AE40E09"/>
    <w:rsid w:val="1AF509E4"/>
    <w:rsid w:val="1B2E985E"/>
    <w:rsid w:val="1B43F9FD"/>
    <w:rsid w:val="1B44815C"/>
    <w:rsid w:val="1B81979B"/>
    <w:rsid w:val="1BA2B771"/>
    <w:rsid w:val="1BBFB3C4"/>
    <w:rsid w:val="1BC417C9"/>
    <w:rsid w:val="1C0739CF"/>
    <w:rsid w:val="1C174B2E"/>
    <w:rsid w:val="1C510477"/>
    <w:rsid w:val="1CA88F39"/>
    <w:rsid w:val="1CB08D68"/>
    <w:rsid w:val="1D2BF22E"/>
    <w:rsid w:val="1DE9CD24"/>
    <w:rsid w:val="1E1AE9E0"/>
    <w:rsid w:val="1E80DC9B"/>
    <w:rsid w:val="1EC0F5FC"/>
    <w:rsid w:val="1F032939"/>
    <w:rsid w:val="1F102625"/>
    <w:rsid w:val="1F26E4A0"/>
    <w:rsid w:val="1F5858C0"/>
    <w:rsid w:val="1FC36E0E"/>
    <w:rsid w:val="1FF5B591"/>
    <w:rsid w:val="201FAFE5"/>
    <w:rsid w:val="20C26975"/>
    <w:rsid w:val="20D264D7"/>
    <w:rsid w:val="20EF8EB3"/>
    <w:rsid w:val="20FF93EA"/>
    <w:rsid w:val="217859B9"/>
    <w:rsid w:val="21A44A81"/>
    <w:rsid w:val="21DD563B"/>
    <w:rsid w:val="2223E6AA"/>
    <w:rsid w:val="222E8F70"/>
    <w:rsid w:val="2256ABE0"/>
    <w:rsid w:val="229F114E"/>
    <w:rsid w:val="22AF7C19"/>
    <w:rsid w:val="22BA8420"/>
    <w:rsid w:val="22C9FA97"/>
    <w:rsid w:val="22D2689A"/>
    <w:rsid w:val="22E1FEFA"/>
    <w:rsid w:val="22F167DE"/>
    <w:rsid w:val="234A8086"/>
    <w:rsid w:val="2380CED5"/>
    <w:rsid w:val="2387C5C9"/>
    <w:rsid w:val="23A47219"/>
    <w:rsid w:val="23C2FD94"/>
    <w:rsid w:val="23C3CAC8"/>
    <w:rsid w:val="23E67B0B"/>
    <w:rsid w:val="24015FA5"/>
    <w:rsid w:val="2466919D"/>
    <w:rsid w:val="256402C1"/>
    <w:rsid w:val="256FD642"/>
    <w:rsid w:val="25870040"/>
    <w:rsid w:val="25A51AF4"/>
    <w:rsid w:val="26D47D8E"/>
    <w:rsid w:val="272B3676"/>
    <w:rsid w:val="278CED9D"/>
    <w:rsid w:val="27FE145E"/>
    <w:rsid w:val="2869FA08"/>
    <w:rsid w:val="2878F0D4"/>
    <w:rsid w:val="28DB447A"/>
    <w:rsid w:val="28DC9222"/>
    <w:rsid w:val="28E67C63"/>
    <w:rsid w:val="28EE2AF6"/>
    <w:rsid w:val="29751890"/>
    <w:rsid w:val="2A15C500"/>
    <w:rsid w:val="2AB3E22F"/>
    <w:rsid w:val="2AFB1A72"/>
    <w:rsid w:val="2B0953F0"/>
    <w:rsid w:val="2B124596"/>
    <w:rsid w:val="2B2E2868"/>
    <w:rsid w:val="2C31B494"/>
    <w:rsid w:val="2C48C486"/>
    <w:rsid w:val="2C4F35A3"/>
    <w:rsid w:val="2C5805F6"/>
    <w:rsid w:val="2C7E0B1A"/>
    <w:rsid w:val="2CBC03C1"/>
    <w:rsid w:val="2CC12318"/>
    <w:rsid w:val="2CD87827"/>
    <w:rsid w:val="2D1B868E"/>
    <w:rsid w:val="2D5FBE38"/>
    <w:rsid w:val="2E0CC180"/>
    <w:rsid w:val="2E44DB87"/>
    <w:rsid w:val="2E57CC5F"/>
    <w:rsid w:val="2F03CD89"/>
    <w:rsid w:val="2F42DD58"/>
    <w:rsid w:val="2FAD37B3"/>
    <w:rsid w:val="2FD94570"/>
    <w:rsid w:val="3011728D"/>
    <w:rsid w:val="30935343"/>
    <w:rsid w:val="30E444B6"/>
    <w:rsid w:val="3137816B"/>
    <w:rsid w:val="31FEC6FA"/>
    <w:rsid w:val="32184B46"/>
    <w:rsid w:val="3237CD1C"/>
    <w:rsid w:val="32703039"/>
    <w:rsid w:val="32785803"/>
    <w:rsid w:val="327D1F63"/>
    <w:rsid w:val="3287EFD7"/>
    <w:rsid w:val="329886CD"/>
    <w:rsid w:val="329CB96A"/>
    <w:rsid w:val="32C3083B"/>
    <w:rsid w:val="32DF10D7"/>
    <w:rsid w:val="32E4A650"/>
    <w:rsid w:val="3328066E"/>
    <w:rsid w:val="332BCC08"/>
    <w:rsid w:val="333E5440"/>
    <w:rsid w:val="336029DE"/>
    <w:rsid w:val="33C975A1"/>
    <w:rsid w:val="34613F8C"/>
    <w:rsid w:val="349AEFA1"/>
    <w:rsid w:val="34A63365"/>
    <w:rsid w:val="34C27134"/>
    <w:rsid w:val="34CD9F17"/>
    <w:rsid w:val="3514E471"/>
    <w:rsid w:val="354285C1"/>
    <w:rsid w:val="355BF2EA"/>
    <w:rsid w:val="357760C5"/>
    <w:rsid w:val="364658F8"/>
    <w:rsid w:val="3698BF2C"/>
    <w:rsid w:val="369D4A02"/>
    <w:rsid w:val="36D0E2DE"/>
    <w:rsid w:val="36F1AE0A"/>
    <w:rsid w:val="370DF624"/>
    <w:rsid w:val="3724F4FE"/>
    <w:rsid w:val="372F61DF"/>
    <w:rsid w:val="375E45BB"/>
    <w:rsid w:val="37BE4955"/>
    <w:rsid w:val="37D1C207"/>
    <w:rsid w:val="382BC661"/>
    <w:rsid w:val="38418FE8"/>
    <w:rsid w:val="38526DAF"/>
    <w:rsid w:val="38D82157"/>
    <w:rsid w:val="39253997"/>
    <w:rsid w:val="3956DA79"/>
    <w:rsid w:val="399F4045"/>
    <w:rsid w:val="39E1AA0B"/>
    <w:rsid w:val="39F7B867"/>
    <w:rsid w:val="3A076A0B"/>
    <w:rsid w:val="3A65DB7F"/>
    <w:rsid w:val="3A7F90B3"/>
    <w:rsid w:val="3AE0D05C"/>
    <w:rsid w:val="3AFAC587"/>
    <w:rsid w:val="3B53BA41"/>
    <w:rsid w:val="3B643279"/>
    <w:rsid w:val="3B92153C"/>
    <w:rsid w:val="3BABBF0C"/>
    <w:rsid w:val="3BB24C0F"/>
    <w:rsid w:val="3BF514E6"/>
    <w:rsid w:val="3C01F9DD"/>
    <w:rsid w:val="3C36D184"/>
    <w:rsid w:val="3C9BCD4B"/>
    <w:rsid w:val="3CB6269C"/>
    <w:rsid w:val="3D9558E3"/>
    <w:rsid w:val="3E09114F"/>
    <w:rsid w:val="3E4D00A8"/>
    <w:rsid w:val="3E6F9595"/>
    <w:rsid w:val="3E70268B"/>
    <w:rsid w:val="3E846AFA"/>
    <w:rsid w:val="3E854BEC"/>
    <w:rsid w:val="3F2D23A2"/>
    <w:rsid w:val="3F4F2989"/>
    <w:rsid w:val="3F54100C"/>
    <w:rsid w:val="3F5717C2"/>
    <w:rsid w:val="3F5B80AE"/>
    <w:rsid w:val="3FF57B94"/>
    <w:rsid w:val="3FFCDD0D"/>
    <w:rsid w:val="401E29AF"/>
    <w:rsid w:val="403A2868"/>
    <w:rsid w:val="4069DA88"/>
    <w:rsid w:val="407CF3A4"/>
    <w:rsid w:val="4133195A"/>
    <w:rsid w:val="417EA490"/>
    <w:rsid w:val="41E32219"/>
    <w:rsid w:val="42A97F96"/>
    <w:rsid w:val="434CEC97"/>
    <w:rsid w:val="43687E1B"/>
    <w:rsid w:val="43F9717F"/>
    <w:rsid w:val="440055AC"/>
    <w:rsid w:val="44418BCE"/>
    <w:rsid w:val="4449C6CB"/>
    <w:rsid w:val="44525820"/>
    <w:rsid w:val="4462C84A"/>
    <w:rsid w:val="44C0EE94"/>
    <w:rsid w:val="45025939"/>
    <w:rsid w:val="4510F38A"/>
    <w:rsid w:val="45226729"/>
    <w:rsid w:val="45AA62F7"/>
    <w:rsid w:val="45FCC530"/>
    <w:rsid w:val="467F43AD"/>
    <w:rsid w:val="473BBB3A"/>
    <w:rsid w:val="474143A6"/>
    <w:rsid w:val="479A9291"/>
    <w:rsid w:val="479AB74C"/>
    <w:rsid w:val="47B43A4C"/>
    <w:rsid w:val="47C8A868"/>
    <w:rsid w:val="47FE0327"/>
    <w:rsid w:val="4831D9A4"/>
    <w:rsid w:val="48345E86"/>
    <w:rsid w:val="484BF714"/>
    <w:rsid w:val="484DF8C7"/>
    <w:rsid w:val="485A9716"/>
    <w:rsid w:val="486A39D3"/>
    <w:rsid w:val="487E0AB1"/>
    <w:rsid w:val="493183BC"/>
    <w:rsid w:val="499ECAAB"/>
    <w:rsid w:val="49B439F4"/>
    <w:rsid w:val="49F45232"/>
    <w:rsid w:val="49F66391"/>
    <w:rsid w:val="4A320744"/>
    <w:rsid w:val="4A356EAF"/>
    <w:rsid w:val="4A62BD4C"/>
    <w:rsid w:val="4A642030"/>
    <w:rsid w:val="4ADDA91E"/>
    <w:rsid w:val="4B0DACD0"/>
    <w:rsid w:val="4B48383A"/>
    <w:rsid w:val="4B768D65"/>
    <w:rsid w:val="4BE57BB0"/>
    <w:rsid w:val="4CCCF9E5"/>
    <w:rsid w:val="4CD3E8CE"/>
    <w:rsid w:val="4D1FCCA3"/>
    <w:rsid w:val="4DA58BD8"/>
    <w:rsid w:val="4DDAC4C8"/>
    <w:rsid w:val="4DFFDC3B"/>
    <w:rsid w:val="4E790AC0"/>
    <w:rsid w:val="4EA3C203"/>
    <w:rsid w:val="4F1818DF"/>
    <w:rsid w:val="4F193138"/>
    <w:rsid w:val="4F3DEC67"/>
    <w:rsid w:val="4F5E1AA8"/>
    <w:rsid w:val="4F9172E1"/>
    <w:rsid w:val="4FA8B088"/>
    <w:rsid w:val="4FDCF4CF"/>
    <w:rsid w:val="4FE631EC"/>
    <w:rsid w:val="504DAB0E"/>
    <w:rsid w:val="505CE080"/>
    <w:rsid w:val="50E6DB23"/>
    <w:rsid w:val="50FE8CFF"/>
    <w:rsid w:val="50FF865E"/>
    <w:rsid w:val="5177D048"/>
    <w:rsid w:val="529B0CBC"/>
    <w:rsid w:val="52EA9B9B"/>
    <w:rsid w:val="5312C61E"/>
    <w:rsid w:val="5314E42D"/>
    <w:rsid w:val="532988E6"/>
    <w:rsid w:val="532B0CBD"/>
    <w:rsid w:val="53546417"/>
    <w:rsid w:val="5376EADF"/>
    <w:rsid w:val="538D51BB"/>
    <w:rsid w:val="53BF0EE3"/>
    <w:rsid w:val="53BF769C"/>
    <w:rsid w:val="53E40729"/>
    <w:rsid w:val="541C5A65"/>
    <w:rsid w:val="5451BF26"/>
    <w:rsid w:val="549A9247"/>
    <w:rsid w:val="549E3824"/>
    <w:rsid w:val="54AE4C5B"/>
    <w:rsid w:val="55167272"/>
    <w:rsid w:val="5516F0DE"/>
    <w:rsid w:val="55A478F1"/>
    <w:rsid w:val="55A9E429"/>
    <w:rsid w:val="55E4286B"/>
    <w:rsid w:val="56141C86"/>
    <w:rsid w:val="5643805F"/>
    <w:rsid w:val="56F07C0D"/>
    <w:rsid w:val="5736D5C7"/>
    <w:rsid w:val="57860689"/>
    <w:rsid w:val="5811C938"/>
    <w:rsid w:val="5833A0FA"/>
    <w:rsid w:val="58E923C8"/>
    <w:rsid w:val="5923816A"/>
    <w:rsid w:val="593EB62A"/>
    <w:rsid w:val="5955F22D"/>
    <w:rsid w:val="598F8F16"/>
    <w:rsid w:val="5A262510"/>
    <w:rsid w:val="5AC1E0E3"/>
    <w:rsid w:val="5B1B2614"/>
    <w:rsid w:val="5B3F22CF"/>
    <w:rsid w:val="5B746BF1"/>
    <w:rsid w:val="5B76CD6C"/>
    <w:rsid w:val="5B8F60F2"/>
    <w:rsid w:val="5C645917"/>
    <w:rsid w:val="5C768A4F"/>
    <w:rsid w:val="5C78A5FD"/>
    <w:rsid w:val="5D5CAA80"/>
    <w:rsid w:val="5D74D540"/>
    <w:rsid w:val="5DF09BA3"/>
    <w:rsid w:val="5E7B1FE1"/>
    <w:rsid w:val="5F07CBF3"/>
    <w:rsid w:val="5F23A1E3"/>
    <w:rsid w:val="5F833CF2"/>
    <w:rsid w:val="5F852296"/>
    <w:rsid w:val="5F8628A6"/>
    <w:rsid w:val="5FA1047B"/>
    <w:rsid w:val="5FCCD60E"/>
    <w:rsid w:val="5FCD2505"/>
    <w:rsid w:val="6039F586"/>
    <w:rsid w:val="60559CB2"/>
    <w:rsid w:val="6062DB08"/>
    <w:rsid w:val="6094F904"/>
    <w:rsid w:val="60F1D80C"/>
    <w:rsid w:val="60FF2A11"/>
    <w:rsid w:val="61297FD4"/>
    <w:rsid w:val="613AEE44"/>
    <w:rsid w:val="616EE37C"/>
    <w:rsid w:val="61BFC41F"/>
    <w:rsid w:val="61F483A4"/>
    <w:rsid w:val="6204C93F"/>
    <w:rsid w:val="620E999D"/>
    <w:rsid w:val="6262F84C"/>
    <w:rsid w:val="6295E9AE"/>
    <w:rsid w:val="631F28E2"/>
    <w:rsid w:val="635B75A5"/>
    <w:rsid w:val="63972BA1"/>
    <w:rsid w:val="63A05DB4"/>
    <w:rsid w:val="64265270"/>
    <w:rsid w:val="64329801"/>
    <w:rsid w:val="64403759"/>
    <w:rsid w:val="647AF667"/>
    <w:rsid w:val="64BA9C25"/>
    <w:rsid w:val="64C222D9"/>
    <w:rsid w:val="64D736ED"/>
    <w:rsid w:val="6501E477"/>
    <w:rsid w:val="656789DF"/>
    <w:rsid w:val="659C9E77"/>
    <w:rsid w:val="65DAF83E"/>
    <w:rsid w:val="65E31923"/>
    <w:rsid w:val="661B422C"/>
    <w:rsid w:val="662018CA"/>
    <w:rsid w:val="66423728"/>
    <w:rsid w:val="6645C8B1"/>
    <w:rsid w:val="664B5A33"/>
    <w:rsid w:val="666DAB37"/>
    <w:rsid w:val="66889302"/>
    <w:rsid w:val="66BFA950"/>
    <w:rsid w:val="66E5AE54"/>
    <w:rsid w:val="66F6B52D"/>
    <w:rsid w:val="6706C5A6"/>
    <w:rsid w:val="67DDB32E"/>
    <w:rsid w:val="67E96EA8"/>
    <w:rsid w:val="68775990"/>
    <w:rsid w:val="68893E8A"/>
    <w:rsid w:val="68C77A29"/>
    <w:rsid w:val="6919580E"/>
    <w:rsid w:val="69815F9B"/>
    <w:rsid w:val="6986CD34"/>
    <w:rsid w:val="69B35B4E"/>
    <w:rsid w:val="69E7E951"/>
    <w:rsid w:val="6A1D922C"/>
    <w:rsid w:val="6A676A46"/>
    <w:rsid w:val="6A81EA72"/>
    <w:rsid w:val="6A849C10"/>
    <w:rsid w:val="6A91BE86"/>
    <w:rsid w:val="6AB51171"/>
    <w:rsid w:val="6BE7E8C7"/>
    <w:rsid w:val="6C63577F"/>
    <w:rsid w:val="6C88A827"/>
    <w:rsid w:val="6C9ACC43"/>
    <w:rsid w:val="6CA5A3F4"/>
    <w:rsid w:val="6CBAA720"/>
    <w:rsid w:val="6CD08D51"/>
    <w:rsid w:val="6D2F07E2"/>
    <w:rsid w:val="6D33E395"/>
    <w:rsid w:val="6D37AAD4"/>
    <w:rsid w:val="6D5605A2"/>
    <w:rsid w:val="6DA41865"/>
    <w:rsid w:val="6DAD6637"/>
    <w:rsid w:val="6E114D0A"/>
    <w:rsid w:val="6E47F708"/>
    <w:rsid w:val="6E8ACB4A"/>
    <w:rsid w:val="6F28E9AC"/>
    <w:rsid w:val="6F96826E"/>
    <w:rsid w:val="6FAE1503"/>
    <w:rsid w:val="7016678F"/>
    <w:rsid w:val="7018929E"/>
    <w:rsid w:val="702BDF33"/>
    <w:rsid w:val="705A9A5C"/>
    <w:rsid w:val="70A752DE"/>
    <w:rsid w:val="70D15CB9"/>
    <w:rsid w:val="70DB0E54"/>
    <w:rsid w:val="71341B3C"/>
    <w:rsid w:val="715CC035"/>
    <w:rsid w:val="71B56B7F"/>
    <w:rsid w:val="71D59992"/>
    <w:rsid w:val="71DF03B2"/>
    <w:rsid w:val="7208680C"/>
    <w:rsid w:val="72A5FA18"/>
    <w:rsid w:val="72EE9160"/>
    <w:rsid w:val="733F0A50"/>
    <w:rsid w:val="733FF05E"/>
    <w:rsid w:val="7358B05B"/>
    <w:rsid w:val="74193F71"/>
    <w:rsid w:val="74468449"/>
    <w:rsid w:val="745D45B9"/>
    <w:rsid w:val="747031D8"/>
    <w:rsid w:val="74BCB81C"/>
    <w:rsid w:val="74E9DE1E"/>
    <w:rsid w:val="75278C0A"/>
    <w:rsid w:val="753DCBFA"/>
    <w:rsid w:val="75FDD0B0"/>
    <w:rsid w:val="76519083"/>
    <w:rsid w:val="7676C058"/>
    <w:rsid w:val="76C84164"/>
    <w:rsid w:val="76FB907A"/>
    <w:rsid w:val="779D1049"/>
    <w:rsid w:val="77D41E24"/>
    <w:rsid w:val="78095E50"/>
    <w:rsid w:val="7865553F"/>
    <w:rsid w:val="78D6FDFF"/>
    <w:rsid w:val="78F9924F"/>
    <w:rsid w:val="790E30DC"/>
    <w:rsid w:val="791A59EC"/>
    <w:rsid w:val="7980D63A"/>
    <w:rsid w:val="79D7A98F"/>
    <w:rsid w:val="79E54C48"/>
    <w:rsid w:val="79F00694"/>
    <w:rsid w:val="7A50A276"/>
    <w:rsid w:val="7B2FDB45"/>
    <w:rsid w:val="7B7BE54E"/>
    <w:rsid w:val="7B8A1733"/>
    <w:rsid w:val="7BF5CB04"/>
    <w:rsid w:val="7C0758DD"/>
    <w:rsid w:val="7C1D99AC"/>
    <w:rsid w:val="7C468BC7"/>
    <w:rsid w:val="7C5E9DE7"/>
    <w:rsid w:val="7C9C340C"/>
    <w:rsid w:val="7CCA4CC9"/>
    <w:rsid w:val="7CD78CEB"/>
    <w:rsid w:val="7CE26C2B"/>
    <w:rsid w:val="7CECF339"/>
    <w:rsid w:val="7DE5D0E2"/>
    <w:rsid w:val="7E3D2A66"/>
    <w:rsid w:val="7E933464"/>
    <w:rsid w:val="7EB9FA48"/>
    <w:rsid w:val="7EDB0CEE"/>
    <w:rsid w:val="7F2EEF1B"/>
    <w:rsid w:val="7F45773A"/>
    <w:rsid w:val="7F596E2C"/>
    <w:rsid w:val="7FCFBB24"/>
    <w:rsid w:val="7FE39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22E3F"/>
  <w15:chartTrackingRefBased/>
  <w15:docId w15:val="{3B03EC70-4B69-4225-B3D8-676150D3DC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4B48383A"/>
    <w:rPr>
      <w:noProof w:val="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1" w:customStyle="true">
    <w:uiPriority w:val="1"/>
    <w:name w:val="Normal1"/>
    <w:basedOn w:val="Normal"/>
    <w:qFormat/>
    <w:rsid w:val="4B48383A"/>
    <w:rPr>
      <w:rFonts w:ascii="Times New Roman" w:hAnsi="Times New Roman" w:eastAsia="Times New Roman" w:cs="Times New Roman"/>
    </w:rPr>
  </w:style>
  <w:style w:type="character" w:styleId="TitleChar" w:customStyle="true">
    <w:uiPriority w:val="10"/>
    <w:name w:val="Title Char"/>
    <w:basedOn w:val="DefaultParagraphFont"/>
    <w:rsid w:val="4B48383A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</w:style>
  <w:style w:type="paragraph" w:styleId="ListParagraph">
    <w:uiPriority w:val="34"/>
    <w:name w:val="List Paragraph"/>
    <w:basedOn w:val="Normal"/>
    <w:qFormat/>
    <w:rsid w:val="4B48383A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qFormat/>
    <w:rsid w:val="4B48383A"/>
    <w:rPr>
      <w:rFonts w:ascii="Aptos Display" w:hAnsi="Aptos Display" w:eastAsia="Aptos Display" w:asciiTheme="majorAscii" w:hAnsiTheme="maj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B48383A"/>
    <w:rPr>
      <w:rFonts w:eastAsia="Aptos Display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1">
    <w:uiPriority w:val="9"/>
    <w:name w:val="heading 1"/>
    <w:basedOn w:val="Normal"/>
    <w:next w:val="Normal"/>
    <w:qFormat/>
    <w:rsid w:val="4B48383A"/>
    <w:rPr>
      <w:rFonts w:ascii="Aptos Display" w:hAnsi="Aptos Display" w:eastAsia="Aptos Display" w:asciiTheme="majorAscii" w:hAnsiTheme="maj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eading3Char" w:customStyle="true">
    <w:uiPriority w:val="9"/>
    <w:name w:val="Heading 3 Char"/>
    <w:basedOn w:val="DefaultParagraphFont"/>
    <w:link w:val="Heading3"/>
    <w:rsid w:val="4B48383A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</w:style>
  <w:style w:type="paragraph" w:styleId="TOC1">
    <w:uiPriority w:val="39"/>
    <w:name w:val="toc 1"/>
    <w:basedOn w:val="Normal"/>
    <w:next w:val="Normal"/>
    <w:unhideWhenUsed/>
    <w:rsid w:val="4B48383A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4B48383A"/>
    <w:rPr>
      <w:color w:val="467886"/>
      <w:u w:val="single"/>
    </w:rPr>
  </w:style>
  <w:style w:type="paragraph" w:styleId="TOC2">
    <w:uiPriority w:val="39"/>
    <w:name w:val="toc 2"/>
    <w:basedOn w:val="Normal"/>
    <w:next w:val="Normal"/>
    <w:unhideWhenUsed/>
    <w:rsid w:val="4B48383A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B48383A"/>
    <w:pPr>
      <w:spacing w:after="100"/>
      <w:ind w:left="44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uiPriority w:val="99"/>
    <w:name w:val="header"/>
    <w:basedOn w:val="Normal"/>
    <w:unhideWhenUsed/>
    <w:rsid w:val="1AF509E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AF509E4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2b2b5ad4a1e486c" /><Relationship Type="http://schemas.openxmlformats.org/officeDocument/2006/relationships/image" Target="/media/image2.png" Id="R65af70d0833347d8" /><Relationship Type="http://schemas.openxmlformats.org/officeDocument/2006/relationships/image" Target="/media/image3.png" Id="R73b0cf89ee134b58" /><Relationship Type="http://schemas.openxmlformats.org/officeDocument/2006/relationships/image" Target="/media/image4.png" Id="Rad0c51b7f6144a7d" /><Relationship Type="http://schemas.openxmlformats.org/officeDocument/2006/relationships/image" Target="/media/image5.png" Id="Rb66c82be70a14a88" /><Relationship Type="http://schemas.openxmlformats.org/officeDocument/2006/relationships/image" Target="/media/image6.png" Id="Rd25d9b6f15ba418c" /><Relationship Type="http://schemas.openxmlformats.org/officeDocument/2006/relationships/image" Target="/media/image7.png" Id="R201c4439618c434e" /><Relationship Type="http://schemas.openxmlformats.org/officeDocument/2006/relationships/numbering" Target="numbering.xml" Id="R0c3b3ded73124980" /><Relationship Type="http://schemas.openxmlformats.org/officeDocument/2006/relationships/image" Target="/media/imaged.png" Id="R159a562a29fa4107" /><Relationship Type="http://schemas.openxmlformats.org/officeDocument/2006/relationships/image" Target="/media/imagee.png" Id="R2c92e35f33134364" /><Relationship Type="http://schemas.openxmlformats.org/officeDocument/2006/relationships/image" Target="/media/imagef.png" Id="R943b24ae6be14f48" /><Relationship Type="http://schemas.openxmlformats.org/officeDocument/2006/relationships/image" Target="/media/image10.png" Id="R347fb9c9238a406a" /><Relationship Type="http://schemas.openxmlformats.org/officeDocument/2006/relationships/image" Target="/media/image11.png" Id="R22cad59c11c24780" /><Relationship Type="http://schemas.openxmlformats.org/officeDocument/2006/relationships/image" Target="/media/image12.png" Id="Rbf97af6ceac94bf9" /><Relationship Type="http://schemas.openxmlformats.org/officeDocument/2006/relationships/image" Target="/media/image13.png" Id="Rd5460c2e3c96452a" /><Relationship Type="http://schemas.openxmlformats.org/officeDocument/2006/relationships/image" Target="/media/image14.png" Id="R3ebaaf17a9934666" /><Relationship Type="http://schemas.openxmlformats.org/officeDocument/2006/relationships/image" Target="/media/image15.png" Id="Rfe672b0406874b88" /><Relationship Type="http://schemas.openxmlformats.org/officeDocument/2006/relationships/image" Target="/media/image16.png" Id="R56e68dc6ac254763" /><Relationship Type="http://schemas.openxmlformats.org/officeDocument/2006/relationships/image" Target="/media/image17.png" Id="R0b8d8cb33c644ae7" /><Relationship Type="http://schemas.openxmlformats.org/officeDocument/2006/relationships/image" Target="/media/image18.png" Id="Re4f8b088a6054b8a" /><Relationship Type="http://schemas.openxmlformats.org/officeDocument/2006/relationships/image" Target="/media/image19.png" Id="R481029d9b1724946" /><Relationship Type="http://schemas.openxmlformats.org/officeDocument/2006/relationships/image" Target="/media/image1a.png" Id="R4f86333b51874906" /><Relationship Type="http://schemas.openxmlformats.org/officeDocument/2006/relationships/image" Target="/media/image1b.png" Id="R887f2a3ddd8b455d" /><Relationship Type="http://schemas.openxmlformats.org/officeDocument/2006/relationships/image" Target="/media/image1c.png" Id="Rf78014e2b69849dc" /><Relationship Type="http://schemas.openxmlformats.org/officeDocument/2006/relationships/image" Target="/media/image1d.png" Id="R31dc3577715d494b" /><Relationship Type="http://schemas.openxmlformats.org/officeDocument/2006/relationships/header" Target="header.xml" Id="Rc98d644dfcc74074" /><Relationship Type="http://schemas.openxmlformats.org/officeDocument/2006/relationships/footer" Target="footer.xml" Id="R83ccf5900b46432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2025-06-13T16:39:46.2722008Z</dcterms:created>
  <dcterms:modified xsi:type="dcterms:W3CDTF">2025-06-14T01:14:31.5249338Z</dcterms:modified>
  <dc:creator>ARLISON GASPAR DE OLIVEIRA</dc:creator>
  <lastModifiedBy>ARLISON GASPAR DE OLIVEIRA</lastModifiedBy>
</coreProperties>
</file>