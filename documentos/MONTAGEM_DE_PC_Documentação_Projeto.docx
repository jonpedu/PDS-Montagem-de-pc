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617E5AF1" w:rsidRDefault="4B48383A" w14:paraId="391F5B0C" w14:textId="560812C3">
      <w:pPr>
        <w:pStyle w:val="Normal"/>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617E5AF1" w:rsidRDefault="4B48383A" w14:paraId="29D9822B" w14:textId="6DCC446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7800DBA" w:rsidP="617E5AF1" w:rsidRDefault="37800DBA" w14:paraId="44E797B9" w14:textId="0B238E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617E5AF1"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17E5AF1" w:rsidP="617E5AF1" w:rsidRDefault="617E5AF1" w14:paraId="2197FC54" w14:textId="3C756E8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17E5AF1" w:rsidP="617E5AF1" w:rsidRDefault="617E5AF1" w14:paraId="3FEAC63E" w14:textId="21908F6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37800DB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37800DBA" w:rsidRDefault="37800DBA" w14:paraId="52576A7C" w14:textId="56375804">
      <w:r>
        <w:br w:type="page"/>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0F28DED" w:rsidRDefault="4B48383A" w14:paraId="0524E026" w14:textId="070FDB67">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77F42C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238574DE" w:rsidP="70F28DED" w:rsidRDefault="238574DE" w14:paraId="6C5A38E1" w14:textId="49E023D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1CB4B7E6" w:rsidP="1CB4B7E6" w:rsidRDefault="1CB4B7E6" w14:paraId="6AC344D5" w14:textId="5C966C3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37800DB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37800DBA" w:rsidRDefault="37800DBA" w14:paraId="20225980" w14:textId="53519D84">
      <w:r>
        <w:br w:type="page"/>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7800DBA" w:rsidRDefault="37800DBA" w14:paraId="5CDA8B2B" w14:textId="36D6D689">
      <w:r>
        <w:br w:type="page"/>
      </w:r>
    </w:p>
    <w:p w:rsidR="401E29AF" w:rsidP="320543F7" w:rsidRDefault="401E29AF" w14:paraId="1CD4FA05" w14:textId="017D27A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15499C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w:t>
      </w:r>
      <w:r w:rsidRPr="70F28DED" w:rsidR="130592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Á</w:t>
      </w:r>
      <w:r w:rsidRPr="70F28DED" w:rsidR="15499C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RIO</w:t>
      </w:r>
    </w:p>
    <w:sdt>
      <w:sdtPr>
        <w:id w:val="1872835054"/>
        <w:docPartObj>
          <w:docPartGallery w:val="Table of Contents"/>
          <w:docPartUnique/>
        </w:docPartObj>
      </w:sdtPr>
      <w:sdtContent>
        <w:p w:rsidR="70F28DED" w:rsidP="70F28DED" w:rsidRDefault="70F28DED" w14:paraId="146E3456" w14:textId="74820A53">
          <w:pPr>
            <w:pStyle w:val="TOC1"/>
            <w:tabs>
              <w:tab w:val="right" w:leader="dot" w:pos="9015"/>
            </w:tabs>
            <w:bidi w:val="0"/>
            <w:rPr>
              <w:rStyle w:val="Hyperlink"/>
            </w:rPr>
          </w:pPr>
          <w:r>
            <w:fldChar w:fldCharType="begin"/>
          </w:r>
          <w:r>
            <w:instrText xml:space="preserve">TOC \o "1-9" \z \u \h</w:instrText>
          </w:r>
          <w:r>
            <w:fldChar w:fldCharType="separate"/>
          </w:r>
          <w:hyperlink w:anchor="_Toc1481218439">
            <w:r w:rsidRPr="70F28DED" w:rsidR="70F28DED">
              <w:rPr>
                <w:rStyle w:val="Hyperlink"/>
              </w:rPr>
              <w:t>1. INTRODUÇÃO</w:t>
            </w:r>
            <w:r>
              <w:tab/>
            </w:r>
            <w:r>
              <w:fldChar w:fldCharType="begin"/>
            </w:r>
            <w:r>
              <w:instrText xml:space="preserve">PAGEREF _Toc1481218439 \h</w:instrText>
            </w:r>
            <w:r>
              <w:fldChar w:fldCharType="separate"/>
            </w:r>
            <w:r w:rsidRPr="70F28DED" w:rsidR="70F28DED">
              <w:rPr>
                <w:rStyle w:val="Hyperlink"/>
              </w:rPr>
              <w:t>4</w:t>
            </w:r>
            <w:r>
              <w:fldChar w:fldCharType="end"/>
            </w:r>
          </w:hyperlink>
        </w:p>
        <w:p w:rsidR="70F28DED" w:rsidP="70F28DED" w:rsidRDefault="70F28DED" w14:paraId="29C266AF" w14:textId="427FA6B2">
          <w:pPr>
            <w:pStyle w:val="TOC2"/>
            <w:tabs>
              <w:tab w:val="right" w:leader="dot" w:pos="9015"/>
            </w:tabs>
            <w:bidi w:val="0"/>
            <w:rPr>
              <w:rStyle w:val="Hyperlink"/>
            </w:rPr>
          </w:pPr>
          <w:hyperlink w:anchor="_Toc1539486454">
            <w:r w:rsidRPr="70F28DED" w:rsidR="70F28DED">
              <w:rPr>
                <w:rStyle w:val="Hyperlink"/>
              </w:rPr>
              <w:t>1.1 Visão geral do Documento</w:t>
            </w:r>
            <w:r>
              <w:tab/>
            </w:r>
            <w:r>
              <w:fldChar w:fldCharType="begin"/>
            </w:r>
            <w:r>
              <w:instrText xml:space="preserve">PAGEREF _Toc1539486454 \h</w:instrText>
            </w:r>
            <w:r>
              <w:fldChar w:fldCharType="separate"/>
            </w:r>
            <w:r w:rsidRPr="70F28DED" w:rsidR="70F28DED">
              <w:rPr>
                <w:rStyle w:val="Hyperlink"/>
              </w:rPr>
              <w:t>5</w:t>
            </w:r>
            <w:r>
              <w:fldChar w:fldCharType="end"/>
            </w:r>
          </w:hyperlink>
        </w:p>
        <w:p w:rsidR="70F28DED" w:rsidP="70F28DED" w:rsidRDefault="70F28DED" w14:paraId="7E084A29" w14:textId="01616F77">
          <w:pPr>
            <w:pStyle w:val="TOC2"/>
            <w:tabs>
              <w:tab w:val="right" w:leader="dot" w:pos="9015"/>
            </w:tabs>
            <w:bidi w:val="0"/>
            <w:rPr>
              <w:rStyle w:val="Hyperlink"/>
            </w:rPr>
          </w:pPr>
          <w:hyperlink w:anchor="_Toc1095374158">
            <w:r w:rsidRPr="70F28DED" w:rsidR="70F28DED">
              <w:rPr>
                <w:rStyle w:val="Hyperlink"/>
              </w:rPr>
              <w:t>1.2 Escopo do projeto</w:t>
            </w:r>
            <w:r>
              <w:tab/>
            </w:r>
            <w:r>
              <w:fldChar w:fldCharType="begin"/>
            </w:r>
            <w:r>
              <w:instrText xml:space="preserve">PAGEREF _Toc1095374158 \h</w:instrText>
            </w:r>
            <w:r>
              <w:fldChar w:fldCharType="separate"/>
            </w:r>
            <w:r w:rsidRPr="70F28DED" w:rsidR="70F28DED">
              <w:rPr>
                <w:rStyle w:val="Hyperlink"/>
              </w:rPr>
              <w:t>5</w:t>
            </w:r>
            <w:r>
              <w:fldChar w:fldCharType="end"/>
            </w:r>
          </w:hyperlink>
        </w:p>
        <w:p w:rsidR="70F28DED" w:rsidP="70F28DED" w:rsidRDefault="70F28DED" w14:paraId="3BB37EFD" w14:textId="422E71B5">
          <w:pPr>
            <w:pStyle w:val="TOC2"/>
            <w:tabs>
              <w:tab w:val="right" w:leader="dot" w:pos="9015"/>
            </w:tabs>
            <w:bidi w:val="0"/>
            <w:rPr>
              <w:rStyle w:val="Hyperlink"/>
            </w:rPr>
          </w:pPr>
          <w:hyperlink w:anchor="_Toc140968090">
            <w:r w:rsidRPr="70F28DED" w:rsidR="70F28DED">
              <w:rPr>
                <w:rStyle w:val="Hyperlink"/>
              </w:rPr>
              <w:t>1.2.1 Problema</w:t>
            </w:r>
            <w:r>
              <w:tab/>
            </w:r>
            <w:r>
              <w:fldChar w:fldCharType="begin"/>
            </w:r>
            <w:r>
              <w:instrText xml:space="preserve">PAGEREF _Toc140968090 \h</w:instrText>
            </w:r>
            <w:r>
              <w:fldChar w:fldCharType="separate"/>
            </w:r>
            <w:r w:rsidRPr="70F28DED" w:rsidR="70F28DED">
              <w:rPr>
                <w:rStyle w:val="Hyperlink"/>
              </w:rPr>
              <w:t>5</w:t>
            </w:r>
            <w:r>
              <w:fldChar w:fldCharType="end"/>
            </w:r>
          </w:hyperlink>
        </w:p>
        <w:p w:rsidR="70F28DED" w:rsidP="70F28DED" w:rsidRDefault="70F28DED" w14:paraId="6C2741E5" w14:textId="14DB70F1">
          <w:pPr>
            <w:pStyle w:val="TOC2"/>
            <w:tabs>
              <w:tab w:val="right" w:leader="dot" w:pos="9015"/>
            </w:tabs>
            <w:bidi w:val="0"/>
            <w:rPr>
              <w:rStyle w:val="Hyperlink"/>
            </w:rPr>
          </w:pPr>
          <w:hyperlink w:anchor="_Toc367769685">
            <w:r w:rsidRPr="70F28DED" w:rsidR="70F28DED">
              <w:rPr>
                <w:rStyle w:val="Hyperlink"/>
              </w:rPr>
              <w:t>1.2.2 Justificativa</w:t>
            </w:r>
            <w:r>
              <w:tab/>
            </w:r>
            <w:r>
              <w:fldChar w:fldCharType="begin"/>
            </w:r>
            <w:r>
              <w:instrText xml:space="preserve">PAGEREF _Toc367769685 \h</w:instrText>
            </w:r>
            <w:r>
              <w:fldChar w:fldCharType="separate"/>
            </w:r>
            <w:r w:rsidRPr="70F28DED" w:rsidR="70F28DED">
              <w:rPr>
                <w:rStyle w:val="Hyperlink"/>
              </w:rPr>
              <w:t>6</w:t>
            </w:r>
            <w:r>
              <w:fldChar w:fldCharType="end"/>
            </w:r>
          </w:hyperlink>
        </w:p>
        <w:p w:rsidR="70F28DED" w:rsidP="70F28DED" w:rsidRDefault="70F28DED" w14:paraId="53881392" w14:textId="4C02F181">
          <w:pPr>
            <w:pStyle w:val="TOC2"/>
            <w:tabs>
              <w:tab w:val="right" w:leader="dot" w:pos="9015"/>
            </w:tabs>
            <w:bidi w:val="0"/>
            <w:rPr>
              <w:rStyle w:val="Hyperlink"/>
            </w:rPr>
          </w:pPr>
          <w:hyperlink w:anchor="_Toc884988501">
            <w:r w:rsidRPr="70F28DED" w:rsidR="70F28DED">
              <w:rPr>
                <w:rStyle w:val="Hyperlink"/>
              </w:rPr>
              <w:t>1.3 Concepção do Sistema</w:t>
            </w:r>
            <w:r>
              <w:tab/>
            </w:r>
            <w:r>
              <w:fldChar w:fldCharType="begin"/>
            </w:r>
            <w:r>
              <w:instrText xml:space="preserve">PAGEREF _Toc884988501 \h</w:instrText>
            </w:r>
            <w:r>
              <w:fldChar w:fldCharType="separate"/>
            </w:r>
            <w:r w:rsidRPr="70F28DED" w:rsidR="70F28DED">
              <w:rPr>
                <w:rStyle w:val="Hyperlink"/>
              </w:rPr>
              <w:t>6</w:t>
            </w:r>
            <w:r>
              <w:fldChar w:fldCharType="end"/>
            </w:r>
          </w:hyperlink>
        </w:p>
        <w:p w:rsidR="70F28DED" w:rsidP="70F28DED" w:rsidRDefault="70F28DED" w14:paraId="57FA9A73" w14:textId="799D0BB1">
          <w:pPr>
            <w:pStyle w:val="TOC3"/>
            <w:tabs>
              <w:tab w:val="right" w:leader="dot" w:pos="9015"/>
            </w:tabs>
            <w:bidi w:val="0"/>
            <w:rPr>
              <w:rStyle w:val="Hyperlink"/>
            </w:rPr>
          </w:pPr>
          <w:hyperlink w:anchor="_Toc2022168269">
            <w:r w:rsidRPr="70F28DED" w:rsidR="70F28DED">
              <w:rPr>
                <w:rStyle w:val="Hyperlink"/>
              </w:rPr>
              <w:t>1.3.1 Entrevista</w:t>
            </w:r>
            <w:r>
              <w:tab/>
            </w:r>
            <w:r>
              <w:fldChar w:fldCharType="begin"/>
            </w:r>
            <w:r>
              <w:instrText xml:space="preserve">PAGEREF _Toc2022168269 \h</w:instrText>
            </w:r>
            <w:r>
              <w:fldChar w:fldCharType="separate"/>
            </w:r>
            <w:r w:rsidRPr="70F28DED" w:rsidR="70F28DED">
              <w:rPr>
                <w:rStyle w:val="Hyperlink"/>
              </w:rPr>
              <w:t>7</w:t>
            </w:r>
            <w:r>
              <w:fldChar w:fldCharType="end"/>
            </w:r>
          </w:hyperlink>
        </w:p>
        <w:p w:rsidR="70F28DED" w:rsidP="70F28DED" w:rsidRDefault="70F28DED" w14:paraId="2CC35CF3" w14:textId="2B326F6F">
          <w:pPr>
            <w:pStyle w:val="TOC3"/>
            <w:tabs>
              <w:tab w:val="right" w:leader="dot" w:pos="9015"/>
            </w:tabs>
            <w:bidi w:val="0"/>
            <w:rPr>
              <w:rStyle w:val="Hyperlink"/>
            </w:rPr>
          </w:pPr>
          <w:hyperlink w:anchor="_Toc426727059">
            <w:r w:rsidRPr="70F28DED" w:rsidR="70F28DED">
              <w:rPr>
                <w:rStyle w:val="Hyperlink"/>
              </w:rPr>
              <w:t>1.3.2 Análise de mercado</w:t>
            </w:r>
            <w:r>
              <w:tab/>
            </w:r>
            <w:r>
              <w:fldChar w:fldCharType="begin"/>
            </w:r>
            <w:r>
              <w:instrText xml:space="preserve">PAGEREF _Toc426727059 \h</w:instrText>
            </w:r>
            <w:r>
              <w:fldChar w:fldCharType="separate"/>
            </w:r>
            <w:r w:rsidRPr="70F28DED" w:rsidR="70F28DED">
              <w:rPr>
                <w:rStyle w:val="Hyperlink"/>
              </w:rPr>
              <w:t>7</w:t>
            </w:r>
            <w:r>
              <w:fldChar w:fldCharType="end"/>
            </w:r>
          </w:hyperlink>
        </w:p>
        <w:p w:rsidR="70F28DED" w:rsidP="70F28DED" w:rsidRDefault="70F28DED" w14:paraId="125320E5" w14:textId="24F460CA">
          <w:pPr>
            <w:pStyle w:val="TOC3"/>
            <w:tabs>
              <w:tab w:val="right" w:leader="dot" w:pos="9015"/>
            </w:tabs>
            <w:bidi w:val="0"/>
            <w:rPr>
              <w:rStyle w:val="Hyperlink"/>
            </w:rPr>
          </w:pPr>
          <w:hyperlink w:anchor="_Toc120373121">
            <w:r w:rsidRPr="70F28DED" w:rsidR="70F28DED">
              <w:rPr>
                <w:rStyle w:val="Hyperlink"/>
              </w:rPr>
              <w:t>1.3.3 Requisitos</w:t>
            </w:r>
            <w:r>
              <w:tab/>
            </w:r>
            <w:r>
              <w:fldChar w:fldCharType="begin"/>
            </w:r>
            <w:r>
              <w:instrText xml:space="preserve">PAGEREF _Toc120373121 \h</w:instrText>
            </w:r>
            <w:r>
              <w:fldChar w:fldCharType="separate"/>
            </w:r>
            <w:r w:rsidRPr="70F28DED" w:rsidR="70F28DED">
              <w:rPr>
                <w:rStyle w:val="Hyperlink"/>
              </w:rPr>
              <w:t>7</w:t>
            </w:r>
            <w:r>
              <w:fldChar w:fldCharType="end"/>
            </w:r>
          </w:hyperlink>
        </w:p>
        <w:p w:rsidR="70F28DED" w:rsidP="70F28DED" w:rsidRDefault="70F28DED" w14:paraId="28FF2E40" w14:textId="6EA6714B">
          <w:pPr>
            <w:pStyle w:val="TOC1"/>
            <w:tabs>
              <w:tab w:val="right" w:leader="dot" w:pos="9015"/>
            </w:tabs>
            <w:bidi w:val="0"/>
            <w:rPr>
              <w:rStyle w:val="Hyperlink"/>
            </w:rPr>
          </w:pPr>
          <w:hyperlink w:anchor="_Toc641819465">
            <w:r w:rsidRPr="70F28DED" w:rsidR="70F28DED">
              <w:rPr>
                <w:rStyle w:val="Hyperlink"/>
              </w:rPr>
              <w:t>2. OBJETIVO</w:t>
            </w:r>
            <w:r>
              <w:tab/>
            </w:r>
            <w:r>
              <w:fldChar w:fldCharType="begin"/>
            </w:r>
            <w:r>
              <w:instrText xml:space="preserve">PAGEREF _Toc641819465 \h</w:instrText>
            </w:r>
            <w:r>
              <w:fldChar w:fldCharType="separate"/>
            </w:r>
            <w:r w:rsidRPr="70F28DED" w:rsidR="70F28DED">
              <w:rPr>
                <w:rStyle w:val="Hyperlink"/>
              </w:rPr>
              <w:t>7</w:t>
            </w:r>
            <w:r>
              <w:fldChar w:fldCharType="end"/>
            </w:r>
          </w:hyperlink>
        </w:p>
        <w:p w:rsidR="70F28DED" w:rsidP="70F28DED" w:rsidRDefault="70F28DED" w14:paraId="2B4FA4FF" w14:textId="0132CE4D">
          <w:pPr>
            <w:pStyle w:val="TOC1"/>
            <w:tabs>
              <w:tab w:val="right" w:leader="dot" w:pos="9015"/>
            </w:tabs>
            <w:bidi w:val="0"/>
            <w:rPr>
              <w:rStyle w:val="Hyperlink"/>
            </w:rPr>
          </w:pPr>
          <w:hyperlink w:anchor="_Toc1121132048">
            <w:r w:rsidRPr="70F28DED" w:rsidR="70F28DED">
              <w:rPr>
                <w:rStyle w:val="Hyperlink"/>
              </w:rPr>
              <w:t>3. ELICITAÇÃO DE REQUISITOS</w:t>
            </w:r>
            <w:r>
              <w:tab/>
            </w:r>
            <w:r>
              <w:fldChar w:fldCharType="begin"/>
            </w:r>
            <w:r>
              <w:instrText xml:space="preserve">PAGEREF _Toc1121132048 \h</w:instrText>
            </w:r>
            <w:r>
              <w:fldChar w:fldCharType="separate"/>
            </w:r>
            <w:r w:rsidRPr="70F28DED" w:rsidR="70F28DED">
              <w:rPr>
                <w:rStyle w:val="Hyperlink"/>
              </w:rPr>
              <w:t>8</w:t>
            </w:r>
            <w:r>
              <w:fldChar w:fldCharType="end"/>
            </w:r>
          </w:hyperlink>
        </w:p>
        <w:p w:rsidR="70F28DED" w:rsidP="70F28DED" w:rsidRDefault="70F28DED" w14:paraId="1E513786" w14:textId="675C5B44">
          <w:pPr>
            <w:pStyle w:val="TOC2"/>
            <w:tabs>
              <w:tab w:val="right" w:leader="dot" w:pos="9015"/>
            </w:tabs>
            <w:bidi w:val="0"/>
            <w:rPr>
              <w:rStyle w:val="Hyperlink"/>
            </w:rPr>
          </w:pPr>
          <w:hyperlink w:anchor="_Toc1180566180">
            <w:r w:rsidRPr="70F28DED" w:rsidR="70F28DED">
              <w:rPr>
                <w:rStyle w:val="Hyperlink"/>
              </w:rPr>
              <w:t>3.1 Requisitos Funcionais (RF)</w:t>
            </w:r>
            <w:r>
              <w:tab/>
            </w:r>
            <w:r>
              <w:fldChar w:fldCharType="begin"/>
            </w:r>
            <w:r>
              <w:instrText xml:space="preserve">PAGEREF _Toc1180566180 \h</w:instrText>
            </w:r>
            <w:r>
              <w:fldChar w:fldCharType="separate"/>
            </w:r>
            <w:r w:rsidRPr="70F28DED" w:rsidR="70F28DED">
              <w:rPr>
                <w:rStyle w:val="Hyperlink"/>
              </w:rPr>
              <w:t>8</w:t>
            </w:r>
            <w:r>
              <w:fldChar w:fldCharType="end"/>
            </w:r>
          </w:hyperlink>
        </w:p>
        <w:p w:rsidR="70F28DED" w:rsidP="70F28DED" w:rsidRDefault="70F28DED" w14:paraId="120DCC47" w14:textId="6E8C0B2B">
          <w:pPr>
            <w:pStyle w:val="TOC2"/>
            <w:tabs>
              <w:tab w:val="right" w:leader="dot" w:pos="9015"/>
            </w:tabs>
            <w:bidi w:val="0"/>
            <w:rPr>
              <w:rStyle w:val="Hyperlink"/>
            </w:rPr>
          </w:pPr>
          <w:hyperlink w:anchor="_Toc222882186">
            <w:r w:rsidRPr="70F28DED" w:rsidR="70F28DED">
              <w:rPr>
                <w:rStyle w:val="Hyperlink"/>
              </w:rPr>
              <w:t>3.2 Requisitos Não Funcionais (RNF)</w:t>
            </w:r>
            <w:r>
              <w:tab/>
            </w:r>
            <w:r>
              <w:fldChar w:fldCharType="begin"/>
            </w:r>
            <w:r>
              <w:instrText xml:space="preserve">PAGEREF _Toc222882186 \h</w:instrText>
            </w:r>
            <w:r>
              <w:fldChar w:fldCharType="separate"/>
            </w:r>
            <w:r w:rsidRPr="70F28DED" w:rsidR="70F28DED">
              <w:rPr>
                <w:rStyle w:val="Hyperlink"/>
              </w:rPr>
              <w:t>10</w:t>
            </w:r>
            <w:r>
              <w:fldChar w:fldCharType="end"/>
            </w:r>
          </w:hyperlink>
        </w:p>
        <w:p w:rsidR="70F28DED" w:rsidP="70F28DED" w:rsidRDefault="70F28DED" w14:paraId="7271B640" w14:textId="20D2BEF1">
          <w:pPr>
            <w:pStyle w:val="TOC1"/>
            <w:tabs>
              <w:tab w:val="right" w:leader="dot" w:pos="9015"/>
            </w:tabs>
            <w:bidi w:val="0"/>
            <w:rPr>
              <w:rStyle w:val="Hyperlink"/>
            </w:rPr>
          </w:pPr>
          <w:hyperlink w:anchor="_Toc566289694">
            <w:r w:rsidRPr="70F28DED" w:rsidR="70F28DED">
              <w:rPr>
                <w:rStyle w:val="Hyperlink"/>
              </w:rPr>
              <w:t>4. DIAGRAMAS DE CASO DE USO</w:t>
            </w:r>
            <w:r>
              <w:tab/>
            </w:r>
            <w:r>
              <w:fldChar w:fldCharType="begin"/>
            </w:r>
            <w:r>
              <w:instrText xml:space="preserve">PAGEREF _Toc566289694 \h</w:instrText>
            </w:r>
            <w:r>
              <w:fldChar w:fldCharType="separate"/>
            </w:r>
            <w:r w:rsidRPr="70F28DED" w:rsidR="70F28DED">
              <w:rPr>
                <w:rStyle w:val="Hyperlink"/>
              </w:rPr>
              <w:t>12</w:t>
            </w:r>
            <w:r>
              <w:fldChar w:fldCharType="end"/>
            </w:r>
          </w:hyperlink>
        </w:p>
        <w:p w:rsidR="70F28DED" w:rsidP="70F28DED" w:rsidRDefault="70F28DED" w14:paraId="339D70A7" w14:textId="027E0BB7">
          <w:pPr>
            <w:pStyle w:val="TOC2"/>
            <w:tabs>
              <w:tab w:val="right" w:leader="dot" w:pos="9015"/>
            </w:tabs>
            <w:bidi w:val="0"/>
            <w:rPr>
              <w:rStyle w:val="Hyperlink"/>
            </w:rPr>
          </w:pPr>
          <w:hyperlink w:anchor="_Toc1322205938">
            <w:r w:rsidRPr="70F28DED" w:rsidR="70F28DED">
              <w:rPr>
                <w:rStyle w:val="Hyperlink"/>
              </w:rPr>
              <w:t>4.2 Descrição dos casos de uso</w:t>
            </w:r>
            <w:r>
              <w:tab/>
            </w:r>
            <w:r>
              <w:fldChar w:fldCharType="begin"/>
            </w:r>
            <w:r>
              <w:instrText xml:space="preserve">PAGEREF _Toc1322205938 \h</w:instrText>
            </w:r>
            <w:r>
              <w:fldChar w:fldCharType="separate"/>
            </w:r>
            <w:r w:rsidRPr="70F28DED" w:rsidR="70F28DED">
              <w:rPr>
                <w:rStyle w:val="Hyperlink"/>
              </w:rPr>
              <w:t>12</w:t>
            </w:r>
            <w:r>
              <w:fldChar w:fldCharType="end"/>
            </w:r>
          </w:hyperlink>
        </w:p>
        <w:p w:rsidR="70F28DED" w:rsidP="70F28DED" w:rsidRDefault="70F28DED" w14:paraId="4949F94E" w14:textId="2D4AC992">
          <w:pPr>
            <w:pStyle w:val="TOC3"/>
            <w:tabs>
              <w:tab w:val="right" w:leader="dot" w:pos="9015"/>
            </w:tabs>
            <w:bidi w:val="0"/>
            <w:rPr>
              <w:rStyle w:val="Hyperlink"/>
            </w:rPr>
          </w:pPr>
          <w:hyperlink w:anchor="_Toc310782978">
            <w:r w:rsidRPr="70F28DED" w:rsidR="70F28DED">
              <w:rPr>
                <w:rStyle w:val="Hyperlink"/>
              </w:rPr>
              <w:t>4.2.1 Criar e Gerenciar Perfil de Usuário</w:t>
            </w:r>
            <w:r>
              <w:tab/>
            </w:r>
            <w:r>
              <w:fldChar w:fldCharType="begin"/>
            </w:r>
            <w:r>
              <w:instrText xml:space="preserve">PAGEREF _Toc310782978 \h</w:instrText>
            </w:r>
            <w:r>
              <w:fldChar w:fldCharType="separate"/>
            </w:r>
            <w:r w:rsidRPr="70F28DED" w:rsidR="70F28DED">
              <w:rPr>
                <w:rStyle w:val="Hyperlink"/>
              </w:rPr>
              <w:t>12</w:t>
            </w:r>
            <w:r>
              <w:fldChar w:fldCharType="end"/>
            </w:r>
          </w:hyperlink>
        </w:p>
        <w:p w:rsidR="70F28DED" w:rsidP="70F28DED" w:rsidRDefault="70F28DED" w14:paraId="73F40CC5" w14:textId="25719F43">
          <w:pPr>
            <w:pStyle w:val="TOC3"/>
            <w:tabs>
              <w:tab w:val="right" w:leader="dot" w:pos="9015"/>
            </w:tabs>
            <w:bidi w:val="0"/>
            <w:rPr>
              <w:rStyle w:val="Hyperlink"/>
            </w:rPr>
          </w:pPr>
          <w:hyperlink w:anchor="_Toc832029833">
            <w:r w:rsidRPr="70F28DED" w:rsidR="70F28DED">
              <w:rPr>
                <w:rStyle w:val="Hyperlink"/>
              </w:rPr>
              <w:t>4.2.2 Coletar Requisitos e Preferências do Usuário</w:t>
            </w:r>
            <w:r>
              <w:tab/>
            </w:r>
            <w:r>
              <w:fldChar w:fldCharType="begin"/>
            </w:r>
            <w:r>
              <w:instrText xml:space="preserve">PAGEREF _Toc832029833 \h</w:instrText>
            </w:r>
            <w:r>
              <w:fldChar w:fldCharType="separate"/>
            </w:r>
            <w:r w:rsidRPr="70F28DED" w:rsidR="70F28DED">
              <w:rPr>
                <w:rStyle w:val="Hyperlink"/>
              </w:rPr>
              <w:t>15</w:t>
            </w:r>
            <w:r>
              <w:fldChar w:fldCharType="end"/>
            </w:r>
          </w:hyperlink>
        </w:p>
        <w:p w:rsidR="70F28DED" w:rsidP="70F28DED" w:rsidRDefault="70F28DED" w14:paraId="0E4692B2" w14:textId="319F1EFE">
          <w:pPr>
            <w:pStyle w:val="TOC3"/>
            <w:tabs>
              <w:tab w:val="right" w:leader="dot" w:pos="9015"/>
            </w:tabs>
            <w:bidi w:val="0"/>
            <w:rPr>
              <w:rStyle w:val="Hyperlink"/>
            </w:rPr>
          </w:pPr>
          <w:hyperlink w:anchor="_Toc408982375">
            <w:r w:rsidRPr="70F28DED" w:rsidR="70F28DED">
              <w:rPr>
                <w:rStyle w:val="Hyperlink"/>
              </w:rPr>
              <w:t>4.2.3 Gerar Configuração Automatizada de PC</w:t>
            </w:r>
            <w:r>
              <w:tab/>
            </w:r>
            <w:r>
              <w:fldChar w:fldCharType="begin"/>
            </w:r>
            <w:r>
              <w:instrText xml:space="preserve">PAGEREF _Toc408982375 \h</w:instrText>
            </w:r>
            <w:r>
              <w:fldChar w:fldCharType="separate"/>
            </w:r>
            <w:r w:rsidRPr="70F28DED" w:rsidR="70F28DED">
              <w:rPr>
                <w:rStyle w:val="Hyperlink"/>
              </w:rPr>
              <w:t>18</w:t>
            </w:r>
            <w:r>
              <w:fldChar w:fldCharType="end"/>
            </w:r>
          </w:hyperlink>
        </w:p>
        <w:p w:rsidR="70F28DED" w:rsidP="70F28DED" w:rsidRDefault="70F28DED" w14:paraId="28260E7A" w14:textId="3D0C678A">
          <w:pPr>
            <w:pStyle w:val="TOC3"/>
            <w:tabs>
              <w:tab w:val="right" w:leader="dot" w:pos="9015"/>
            </w:tabs>
            <w:bidi w:val="0"/>
            <w:rPr>
              <w:rStyle w:val="Hyperlink"/>
            </w:rPr>
          </w:pPr>
          <w:hyperlink w:anchor="_Toc1110215762">
            <w:r w:rsidRPr="70F28DED" w:rsidR="70F28DED">
              <w:rPr>
                <w:rStyle w:val="Hyperlink"/>
              </w:rPr>
              <w:t>4.2.4 Montagem Manual e Validação da Build</w:t>
            </w:r>
            <w:r>
              <w:tab/>
            </w:r>
            <w:r>
              <w:fldChar w:fldCharType="begin"/>
            </w:r>
            <w:r>
              <w:instrText xml:space="preserve">PAGEREF _Toc1110215762 \h</w:instrText>
            </w:r>
            <w:r>
              <w:fldChar w:fldCharType="separate"/>
            </w:r>
            <w:r w:rsidRPr="70F28DED" w:rsidR="70F28DED">
              <w:rPr>
                <w:rStyle w:val="Hyperlink"/>
              </w:rPr>
              <w:t>20</w:t>
            </w:r>
            <w:r>
              <w:fldChar w:fldCharType="end"/>
            </w:r>
          </w:hyperlink>
        </w:p>
        <w:p w:rsidR="70F28DED" w:rsidP="70F28DED" w:rsidRDefault="70F28DED" w14:paraId="452D708A" w14:textId="0D59914F">
          <w:pPr>
            <w:pStyle w:val="TOC3"/>
            <w:tabs>
              <w:tab w:val="right" w:leader="dot" w:pos="9015"/>
            </w:tabs>
            <w:bidi w:val="0"/>
            <w:rPr>
              <w:rStyle w:val="Hyperlink"/>
            </w:rPr>
          </w:pPr>
          <w:hyperlink w:anchor="_Toc1453774815">
            <w:r w:rsidRPr="70F28DED" w:rsidR="70F28DED">
              <w:rPr>
                <w:rStyle w:val="Hyperlink"/>
              </w:rPr>
              <w:t>4.2.5 Recomendação de Sistema de Refrigeração Inteligente</w:t>
            </w:r>
            <w:r>
              <w:tab/>
            </w:r>
            <w:r>
              <w:fldChar w:fldCharType="begin"/>
            </w:r>
            <w:r>
              <w:instrText xml:space="preserve">PAGEREF _Toc1453774815 \h</w:instrText>
            </w:r>
            <w:r>
              <w:fldChar w:fldCharType="separate"/>
            </w:r>
            <w:r w:rsidRPr="70F28DED" w:rsidR="70F28DED">
              <w:rPr>
                <w:rStyle w:val="Hyperlink"/>
              </w:rPr>
              <w:t>23</w:t>
            </w:r>
            <w:r>
              <w:fldChar w:fldCharType="end"/>
            </w:r>
          </w:hyperlink>
        </w:p>
        <w:p w:rsidR="70F28DED" w:rsidP="70F28DED" w:rsidRDefault="70F28DED" w14:paraId="26F6460F" w14:textId="5315FAC6">
          <w:pPr>
            <w:pStyle w:val="TOC1"/>
            <w:tabs>
              <w:tab w:val="right" w:leader="dot" w:pos="9015"/>
            </w:tabs>
            <w:bidi w:val="0"/>
            <w:rPr>
              <w:rStyle w:val="Hyperlink"/>
            </w:rPr>
          </w:pPr>
          <w:hyperlink w:anchor="_Toc712327600">
            <w:r w:rsidRPr="70F28DED" w:rsidR="70F28DED">
              <w:rPr>
                <w:rStyle w:val="Hyperlink"/>
              </w:rPr>
              <w:t>5. DIAGRAMA DE ATIVIDADE</w:t>
            </w:r>
            <w:r>
              <w:tab/>
            </w:r>
            <w:r>
              <w:fldChar w:fldCharType="begin"/>
            </w:r>
            <w:r>
              <w:instrText xml:space="preserve">PAGEREF _Toc712327600 \h</w:instrText>
            </w:r>
            <w:r>
              <w:fldChar w:fldCharType="separate"/>
            </w:r>
            <w:r w:rsidRPr="70F28DED" w:rsidR="70F28DED">
              <w:rPr>
                <w:rStyle w:val="Hyperlink"/>
              </w:rPr>
              <w:t>27</w:t>
            </w:r>
            <w:r>
              <w:fldChar w:fldCharType="end"/>
            </w:r>
          </w:hyperlink>
        </w:p>
        <w:p w:rsidR="70F28DED" w:rsidP="70F28DED" w:rsidRDefault="70F28DED" w14:paraId="1912C489" w14:textId="5C74847A">
          <w:pPr>
            <w:pStyle w:val="TOC2"/>
            <w:tabs>
              <w:tab w:val="right" w:leader="dot" w:pos="9015"/>
            </w:tabs>
            <w:bidi w:val="0"/>
            <w:rPr>
              <w:rStyle w:val="Hyperlink"/>
            </w:rPr>
          </w:pPr>
          <w:hyperlink w:anchor="_Toc1702133477">
            <w:r w:rsidRPr="70F28DED" w:rsidR="70F28DED">
              <w:rPr>
                <w:rStyle w:val="Hyperlink"/>
              </w:rPr>
              <w:t>5.1 Diagrama de Cadastro e Login</w:t>
            </w:r>
            <w:r>
              <w:tab/>
            </w:r>
            <w:r>
              <w:fldChar w:fldCharType="begin"/>
            </w:r>
            <w:r>
              <w:instrText xml:space="preserve">PAGEREF _Toc1702133477 \h</w:instrText>
            </w:r>
            <w:r>
              <w:fldChar w:fldCharType="separate"/>
            </w:r>
            <w:r w:rsidRPr="70F28DED" w:rsidR="70F28DED">
              <w:rPr>
                <w:rStyle w:val="Hyperlink"/>
              </w:rPr>
              <w:t>27</w:t>
            </w:r>
            <w:r>
              <w:fldChar w:fldCharType="end"/>
            </w:r>
          </w:hyperlink>
        </w:p>
        <w:p w:rsidR="70F28DED" w:rsidP="70F28DED" w:rsidRDefault="70F28DED" w14:paraId="5FF8DC78" w14:textId="0F92BD94">
          <w:pPr>
            <w:pStyle w:val="TOC2"/>
            <w:tabs>
              <w:tab w:val="right" w:leader="dot" w:pos="9015"/>
            </w:tabs>
            <w:bidi w:val="0"/>
            <w:rPr>
              <w:rStyle w:val="Hyperlink"/>
            </w:rPr>
          </w:pPr>
          <w:hyperlink w:anchor="_Toc1887867065">
            <w:r w:rsidRPr="70F28DED" w:rsidR="70F28DED">
              <w:rPr>
                <w:rStyle w:val="Hyperlink"/>
              </w:rPr>
              <w:t>5.2 Diagrama de Configuração Automatizada</w:t>
            </w:r>
            <w:r>
              <w:tab/>
            </w:r>
            <w:r>
              <w:fldChar w:fldCharType="begin"/>
            </w:r>
            <w:r>
              <w:instrText xml:space="preserve">PAGEREF _Toc1887867065 \h</w:instrText>
            </w:r>
            <w:r>
              <w:fldChar w:fldCharType="separate"/>
            </w:r>
            <w:r w:rsidRPr="70F28DED" w:rsidR="70F28DED">
              <w:rPr>
                <w:rStyle w:val="Hyperlink"/>
              </w:rPr>
              <w:t>30</w:t>
            </w:r>
            <w:r>
              <w:fldChar w:fldCharType="end"/>
            </w:r>
          </w:hyperlink>
        </w:p>
        <w:p w:rsidR="70F28DED" w:rsidP="70F28DED" w:rsidRDefault="70F28DED" w14:paraId="1996EE90" w14:textId="6F9BCB1C">
          <w:pPr>
            <w:pStyle w:val="TOC2"/>
            <w:tabs>
              <w:tab w:val="right" w:leader="dot" w:pos="9015"/>
            </w:tabs>
            <w:bidi w:val="0"/>
            <w:rPr>
              <w:rStyle w:val="Hyperlink"/>
            </w:rPr>
          </w:pPr>
          <w:hyperlink w:anchor="_Toc1275373377">
            <w:r w:rsidRPr="70F28DED" w:rsidR="70F28DED">
              <w:rPr>
                <w:rStyle w:val="Hyperlink"/>
              </w:rPr>
              <w:t>5.3. Diagrama do Sistema de Recomendação Térmica</w:t>
            </w:r>
            <w:r>
              <w:tab/>
            </w:r>
            <w:r>
              <w:fldChar w:fldCharType="begin"/>
            </w:r>
            <w:r>
              <w:instrText xml:space="preserve">PAGEREF _Toc1275373377 \h</w:instrText>
            </w:r>
            <w:r>
              <w:fldChar w:fldCharType="separate"/>
            </w:r>
            <w:r w:rsidRPr="70F28DED" w:rsidR="70F28DED">
              <w:rPr>
                <w:rStyle w:val="Hyperlink"/>
              </w:rPr>
              <w:t>32</w:t>
            </w:r>
            <w:r>
              <w:fldChar w:fldCharType="end"/>
            </w:r>
          </w:hyperlink>
        </w:p>
        <w:p w:rsidR="70F28DED" w:rsidP="70F28DED" w:rsidRDefault="70F28DED" w14:paraId="0E4CA2BD" w14:textId="155C04C3">
          <w:pPr>
            <w:pStyle w:val="TOC2"/>
            <w:tabs>
              <w:tab w:val="right" w:leader="dot" w:pos="9015"/>
            </w:tabs>
            <w:bidi w:val="0"/>
            <w:rPr>
              <w:rStyle w:val="Hyperlink"/>
            </w:rPr>
          </w:pPr>
          <w:hyperlink w:anchor="_Toc528856953">
            <w:r w:rsidRPr="70F28DED" w:rsidR="70F28DED">
              <w:rPr>
                <w:rStyle w:val="Hyperlink"/>
              </w:rPr>
              <w:t>5.4 Diagrama de Montagem Manual</w:t>
            </w:r>
            <w:r>
              <w:tab/>
            </w:r>
            <w:r>
              <w:fldChar w:fldCharType="begin"/>
            </w:r>
            <w:r>
              <w:instrText xml:space="preserve">PAGEREF _Toc528856953 \h</w:instrText>
            </w:r>
            <w:r>
              <w:fldChar w:fldCharType="separate"/>
            </w:r>
            <w:r w:rsidRPr="70F28DED" w:rsidR="70F28DED">
              <w:rPr>
                <w:rStyle w:val="Hyperlink"/>
              </w:rPr>
              <w:t>34</w:t>
            </w:r>
            <w:r>
              <w:fldChar w:fldCharType="end"/>
            </w:r>
          </w:hyperlink>
        </w:p>
        <w:p w:rsidR="70F28DED" w:rsidP="70F28DED" w:rsidRDefault="70F28DED" w14:paraId="1E82CEAE" w14:textId="3478A137">
          <w:pPr>
            <w:pStyle w:val="TOC2"/>
            <w:tabs>
              <w:tab w:val="right" w:leader="dot" w:pos="9015"/>
            </w:tabs>
            <w:bidi w:val="0"/>
            <w:rPr>
              <w:rStyle w:val="Hyperlink"/>
            </w:rPr>
          </w:pPr>
          <w:hyperlink w:anchor="_Toc1018738845">
            <w:r w:rsidRPr="70F28DED" w:rsidR="70F28DED">
              <w:rPr>
                <w:rStyle w:val="Hyperlink"/>
              </w:rPr>
              <w:t>5.5 Diagrama de Coleta de Requisitos</w:t>
            </w:r>
            <w:r>
              <w:tab/>
            </w:r>
            <w:r>
              <w:fldChar w:fldCharType="begin"/>
            </w:r>
            <w:r>
              <w:instrText xml:space="preserve">PAGEREF _Toc1018738845 \h</w:instrText>
            </w:r>
            <w:r>
              <w:fldChar w:fldCharType="separate"/>
            </w:r>
            <w:r w:rsidRPr="70F28DED" w:rsidR="70F28DED">
              <w:rPr>
                <w:rStyle w:val="Hyperlink"/>
              </w:rPr>
              <w:t>36</w:t>
            </w:r>
            <w:r>
              <w:fldChar w:fldCharType="end"/>
            </w:r>
          </w:hyperlink>
        </w:p>
        <w:p w:rsidR="70F28DED" w:rsidP="70F28DED" w:rsidRDefault="70F28DED" w14:paraId="1567239A" w14:textId="5933AA6A">
          <w:pPr>
            <w:pStyle w:val="TOC1"/>
            <w:tabs>
              <w:tab w:val="right" w:leader="dot" w:pos="9015"/>
            </w:tabs>
            <w:bidi w:val="0"/>
            <w:rPr>
              <w:rStyle w:val="Hyperlink"/>
            </w:rPr>
          </w:pPr>
          <w:hyperlink w:anchor="_Toc1275726611">
            <w:r w:rsidRPr="70F28DED" w:rsidR="70F28DED">
              <w:rPr>
                <w:rStyle w:val="Hyperlink"/>
              </w:rPr>
              <w:t>6. DIAGRAMA DE ESTADOS</w:t>
            </w:r>
            <w:r>
              <w:tab/>
            </w:r>
            <w:r>
              <w:fldChar w:fldCharType="begin"/>
            </w:r>
            <w:r>
              <w:instrText xml:space="preserve">PAGEREF _Toc1275726611 \h</w:instrText>
            </w:r>
            <w:r>
              <w:fldChar w:fldCharType="separate"/>
            </w:r>
            <w:r w:rsidRPr="70F28DED" w:rsidR="70F28DED">
              <w:rPr>
                <w:rStyle w:val="Hyperlink"/>
              </w:rPr>
              <w:t>38</w:t>
            </w:r>
            <w:r>
              <w:fldChar w:fldCharType="end"/>
            </w:r>
          </w:hyperlink>
        </w:p>
        <w:p w:rsidR="70F28DED" w:rsidP="70F28DED" w:rsidRDefault="70F28DED" w14:paraId="3C28FBB1" w14:textId="6799BFB0">
          <w:pPr>
            <w:pStyle w:val="TOC2"/>
            <w:tabs>
              <w:tab w:val="right" w:leader="dot" w:pos="9015"/>
            </w:tabs>
            <w:bidi w:val="0"/>
            <w:rPr>
              <w:rStyle w:val="Hyperlink"/>
            </w:rPr>
          </w:pPr>
          <w:hyperlink w:anchor="_Toc1667443880">
            <w:r w:rsidRPr="70F28DED" w:rsidR="70F28DED">
              <w:rPr>
                <w:rStyle w:val="Hyperlink"/>
              </w:rPr>
              <w:t>6.1 Diagrama de Coleta de Requisitos</w:t>
            </w:r>
            <w:r>
              <w:tab/>
            </w:r>
            <w:r>
              <w:fldChar w:fldCharType="begin"/>
            </w:r>
            <w:r>
              <w:instrText xml:space="preserve">PAGEREF _Toc1667443880 \h</w:instrText>
            </w:r>
            <w:r>
              <w:fldChar w:fldCharType="separate"/>
            </w:r>
            <w:r w:rsidRPr="70F28DED" w:rsidR="70F28DED">
              <w:rPr>
                <w:rStyle w:val="Hyperlink"/>
              </w:rPr>
              <w:t>40</w:t>
            </w:r>
            <w:r>
              <w:fldChar w:fldCharType="end"/>
            </w:r>
          </w:hyperlink>
        </w:p>
        <w:p w:rsidR="70F28DED" w:rsidP="70F28DED" w:rsidRDefault="70F28DED" w14:paraId="1458182F" w14:textId="6179EA9A">
          <w:pPr>
            <w:pStyle w:val="TOC2"/>
            <w:tabs>
              <w:tab w:val="right" w:leader="dot" w:pos="9015"/>
            </w:tabs>
            <w:bidi w:val="0"/>
            <w:rPr>
              <w:rStyle w:val="Hyperlink"/>
            </w:rPr>
          </w:pPr>
          <w:hyperlink w:anchor="_Toc992545455">
            <w:r w:rsidRPr="70F28DED" w:rsidR="70F28DED">
              <w:rPr>
                <w:rStyle w:val="Hyperlink"/>
              </w:rPr>
              <w:t>6.2 Diagrama de Cadastro e Login</w:t>
            </w:r>
            <w:r>
              <w:tab/>
            </w:r>
            <w:r>
              <w:fldChar w:fldCharType="begin"/>
            </w:r>
            <w:r>
              <w:instrText xml:space="preserve">PAGEREF _Toc992545455 \h</w:instrText>
            </w:r>
            <w:r>
              <w:fldChar w:fldCharType="separate"/>
            </w:r>
            <w:r w:rsidRPr="70F28DED" w:rsidR="70F28DED">
              <w:rPr>
                <w:rStyle w:val="Hyperlink"/>
              </w:rPr>
              <w:t>42</w:t>
            </w:r>
            <w:r>
              <w:fldChar w:fldCharType="end"/>
            </w:r>
          </w:hyperlink>
        </w:p>
        <w:p w:rsidR="70F28DED" w:rsidP="70F28DED" w:rsidRDefault="70F28DED" w14:paraId="47ECBDCD" w14:textId="6357A891">
          <w:pPr>
            <w:pStyle w:val="TOC2"/>
            <w:tabs>
              <w:tab w:val="right" w:leader="dot" w:pos="9015"/>
            </w:tabs>
            <w:bidi w:val="0"/>
            <w:rPr>
              <w:rStyle w:val="Hyperlink"/>
            </w:rPr>
          </w:pPr>
          <w:hyperlink w:anchor="_Toc1816523104">
            <w:r w:rsidRPr="70F28DED" w:rsidR="70F28DED">
              <w:rPr>
                <w:rStyle w:val="Hyperlink"/>
              </w:rPr>
              <w:t>6.3 Diagrama de Configuração Automatizada</w:t>
            </w:r>
            <w:r>
              <w:tab/>
            </w:r>
            <w:r>
              <w:fldChar w:fldCharType="begin"/>
            </w:r>
            <w:r>
              <w:instrText xml:space="preserve">PAGEREF _Toc1816523104 \h</w:instrText>
            </w:r>
            <w:r>
              <w:fldChar w:fldCharType="separate"/>
            </w:r>
            <w:r w:rsidRPr="70F28DED" w:rsidR="70F28DED">
              <w:rPr>
                <w:rStyle w:val="Hyperlink"/>
              </w:rPr>
              <w:t>45</w:t>
            </w:r>
            <w:r>
              <w:fldChar w:fldCharType="end"/>
            </w:r>
          </w:hyperlink>
        </w:p>
        <w:p w:rsidR="70F28DED" w:rsidP="70F28DED" w:rsidRDefault="70F28DED" w14:paraId="6FF6DEC6" w14:textId="5A3E07DA">
          <w:pPr>
            <w:pStyle w:val="TOC2"/>
            <w:tabs>
              <w:tab w:val="right" w:leader="dot" w:pos="9015"/>
            </w:tabs>
            <w:bidi w:val="0"/>
            <w:rPr>
              <w:rStyle w:val="Hyperlink"/>
            </w:rPr>
          </w:pPr>
          <w:hyperlink w:anchor="_Toc2029803069">
            <w:r w:rsidRPr="70F28DED" w:rsidR="70F28DED">
              <w:rPr>
                <w:rStyle w:val="Hyperlink"/>
              </w:rPr>
              <w:t>6.4 Diagrama de Sistema de Refrigeração</w:t>
            </w:r>
            <w:r>
              <w:tab/>
            </w:r>
            <w:r>
              <w:fldChar w:fldCharType="begin"/>
            </w:r>
            <w:r>
              <w:instrText xml:space="preserve">PAGEREF _Toc2029803069 \h</w:instrText>
            </w:r>
            <w:r>
              <w:fldChar w:fldCharType="separate"/>
            </w:r>
            <w:r w:rsidRPr="70F28DED" w:rsidR="70F28DED">
              <w:rPr>
                <w:rStyle w:val="Hyperlink"/>
              </w:rPr>
              <w:t>48</w:t>
            </w:r>
            <w:r>
              <w:fldChar w:fldCharType="end"/>
            </w:r>
          </w:hyperlink>
        </w:p>
        <w:p w:rsidR="70F28DED" w:rsidP="70F28DED" w:rsidRDefault="70F28DED" w14:paraId="224FEE8E" w14:textId="289FC076">
          <w:pPr>
            <w:pStyle w:val="TOC2"/>
            <w:tabs>
              <w:tab w:val="right" w:leader="dot" w:pos="9015"/>
            </w:tabs>
            <w:bidi w:val="0"/>
            <w:rPr>
              <w:rStyle w:val="Hyperlink"/>
            </w:rPr>
          </w:pPr>
          <w:hyperlink w:anchor="_Toc640591345">
            <w:r w:rsidRPr="70F28DED" w:rsidR="70F28DED">
              <w:rPr>
                <w:rStyle w:val="Hyperlink"/>
              </w:rPr>
              <w:t>6.5 Diagrama de Montagem Manual</w:t>
            </w:r>
            <w:r>
              <w:tab/>
            </w:r>
            <w:r>
              <w:fldChar w:fldCharType="begin"/>
            </w:r>
            <w:r>
              <w:instrText xml:space="preserve">PAGEREF _Toc640591345 \h</w:instrText>
            </w:r>
            <w:r>
              <w:fldChar w:fldCharType="separate"/>
            </w:r>
            <w:r w:rsidRPr="70F28DED" w:rsidR="70F28DED">
              <w:rPr>
                <w:rStyle w:val="Hyperlink"/>
              </w:rPr>
              <w:t>50</w:t>
            </w:r>
            <w:r>
              <w:fldChar w:fldCharType="end"/>
            </w:r>
          </w:hyperlink>
        </w:p>
        <w:p w:rsidR="70F28DED" w:rsidP="70F28DED" w:rsidRDefault="70F28DED" w14:paraId="73A56090" w14:textId="4BAF076C">
          <w:pPr>
            <w:pStyle w:val="TOC1"/>
            <w:tabs>
              <w:tab w:val="right" w:leader="dot" w:pos="9015"/>
            </w:tabs>
            <w:bidi w:val="0"/>
            <w:rPr>
              <w:rStyle w:val="Hyperlink"/>
            </w:rPr>
          </w:pPr>
          <w:hyperlink w:anchor="_Toc392753527">
            <w:r w:rsidRPr="70F28DED" w:rsidR="70F28DED">
              <w:rPr>
                <w:rStyle w:val="Hyperlink"/>
              </w:rPr>
              <w:t>7. DIAGRAMA DE SEQUÊNCIA</w:t>
            </w:r>
            <w:r>
              <w:tab/>
            </w:r>
            <w:r>
              <w:fldChar w:fldCharType="begin"/>
            </w:r>
            <w:r>
              <w:instrText xml:space="preserve">PAGEREF _Toc392753527 \h</w:instrText>
            </w:r>
            <w:r>
              <w:fldChar w:fldCharType="separate"/>
            </w:r>
            <w:r w:rsidRPr="70F28DED" w:rsidR="70F28DED">
              <w:rPr>
                <w:rStyle w:val="Hyperlink"/>
              </w:rPr>
              <w:t>52</w:t>
            </w:r>
            <w:r>
              <w:fldChar w:fldCharType="end"/>
            </w:r>
          </w:hyperlink>
        </w:p>
        <w:p w:rsidR="70F28DED" w:rsidP="70F28DED" w:rsidRDefault="70F28DED" w14:paraId="352DF824" w14:textId="64F4503C">
          <w:pPr>
            <w:pStyle w:val="TOC2"/>
            <w:tabs>
              <w:tab w:val="right" w:leader="dot" w:pos="9015"/>
            </w:tabs>
            <w:bidi w:val="0"/>
            <w:rPr>
              <w:rStyle w:val="Hyperlink"/>
            </w:rPr>
          </w:pPr>
          <w:hyperlink w:anchor="_Toc959154745">
            <w:r w:rsidRPr="70F28DED" w:rsidR="70F28DED">
              <w:rPr>
                <w:rStyle w:val="Hyperlink"/>
              </w:rPr>
              <w:t>7.1 Diagrama de Cadastro e Login</w:t>
            </w:r>
            <w:r>
              <w:tab/>
            </w:r>
            <w:r>
              <w:fldChar w:fldCharType="begin"/>
            </w:r>
            <w:r>
              <w:instrText xml:space="preserve">PAGEREF _Toc959154745 \h</w:instrText>
            </w:r>
            <w:r>
              <w:fldChar w:fldCharType="separate"/>
            </w:r>
            <w:r w:rsidRPr="70F28DED" w:rsidR="70F28DED">
              <w:rPr>
                <w:rStyle w:val="Hyperlink"/>
              </w:rPr>
              <w:t>54</w:t>
            </w:r>
            <w:r>
              <w:fldChar w:fldCharType="end"/>
            </w:r>
          </w:hyperlink>
        </w:p>
        <w:p w:rsidR="70F28DED" w:rsidP="70F28DED" w:rsidRDefault="70F28DED" w14:paraId="053CB79D" w14:textId="642E92E5">
          <w:pPr>
            <w:pStyle w:val="TOC2"/>
            <w:tabs>
              <w:tab w:val="right" w:leader="dot" w:pos="9015"/>
            </w:tabs>
            <w:bidi w:val="0"/>
            <w:rPr>
              <w:rStyle w:val="Hyperlink"/>
            </w:rPr>
          </w:pPr>
          <w:hyperlink w:anchor="_Toc293750627">
            <w:r w:rsidRPr="70F28DED" w:rsidR="70F28DED">
              <w:rPr>
                <w:rStyle w:val="Hyperlink"/>
              </w:rPr>
              <w:t>7.2 Diagrama de Coleta de Requisitos</w:t>
            </w:r>
            <w:r>
              <w:tab/>
            </w:r>
            <w:r>
              <w:fldChar w:fldCharType="begin"/>
            </w:r>
            <w:r>
              <w:instrText xml:space="preserve">PAGEREF _Toc293750627 \h</w:instrText>
            </w:r>
            <w:r>
              <w:fldChar w:fldCharType="separate"/>
            </w:r>
            <w:r w:rsidRPr="70F28DED" w:rsidR="70F28DED">
              <w:rPr>
                <w:rStyle w:val="Hyperlink"/>
              </w:rPr>
              <w:t>57</w:t>
            </w:r>
            <w:r>
              <w:fldChar w:fldCharType="end"/>
            </w:r>
          </w:hyperlink>
        </w:p>
        <w:p w:rsidR="70F28DED" w:rsidP="70F28DED" w:rsidRDefault="70F28DED" w14:paraId="19EFDBC4" w14:textId="6D5A187B">
          <w:pPr>
            <w:pStyle w:val="TOC2"/>
            <w:tabs>
              <w:tab w:val="right" w:leader="dot" w:pos="9015"/>
            </w:tabs>
            <w:bidi w:val="0"/>
            <w:rPr>
              <w:rStyle w:val="Hyperlink"/>
            </w:rPr>
          </w:pPr>
          <w:hyperlink w:anchor="_Toc1842276993">
            <w:r w:rsidRPr="70F28DED" w:rsidR="70F28DED">
              <w:rPr>
                <w:rStyle w:val="Hyperlink"/>
              </w:rPr>
              <w:t>7.3 Diagrama de Configuração Automatizada</w:t>
            </w:r>
            <w:r>
              <w:tab/>
            </w:r>
            <w:r>
              <w:fldChar w:fldCharType="begin"/>
            </w:r>
            <w:r>
              <w:instrText xml:space="preserve">PAGEREF _Toc1842276993 \h</w:instrText>
            </w:r>
            <w:r>
              <w:fldChar w:fldCharType="separate"/>
            </w:r>
            <w:r w:rsidRPr="70F28DED" w:rsidR="70F28DED">
              <w:rPr>
                <w:rStyle w:val="Hyperlink"/>
              </w:rPr>
              <w:t>59</w:t>
            </w:r>
            <w:r>
              <w:fldChar w:fldCharType="end"/>
            </w:r>
          </w:hyperlink>
        </w:p>
        <w:p w:rsidR="70F28DED" w:rsidP="70F28DED" w:rsidRDefault="70F28DED" w14:paraId="27E7A49B" w14:textId="0639AA44">
          <w:pPr>
            <w:pStyle w:val="TOC2"/>
            <w:tabs>
              <w:tab w:val="right" w:leader="dot" w:pos="9015"/>
            </w:tabs>
            <w:bidi w:val="0"/>
            <w:rPr>
              <w:rStyle w:val="Hyperlink"/>
            </w:rPr>
          </w:pPr>
          <w:hyperlink w:anchor="_Toc1415730666">
            <w:r w:rsidRPr="70F28DED" w:rsidR="70F28DED">
              <w:rPr>
                <w:rStyle w:val="Hyperlink"/>
              </w:rPr>
              <w:t>7.4 Diagrama de Montagem Manual</w:t>
            </w:r>
            <w:r>
              <w:tab/>
            </w:r>
            <w:r>
              <w:fldChar w:fldCharType="begin"/>
            </w:r>
            <w:r>
              <w:instrText xml:space="preserve">PAGEREF _Toc1415730666 \h</w:instrText>
            </w:r>
            <w:r>
              <w:fldChar w:fldCharType="separate"/>
            </w:r>
            <w:r w:rsidRPr="70F28DED" w:rsidR="70F28DED">
              <w:rPr>
                <w:rStyle w:val="Hyperlink"/>
              </w:rPr>
              <w:t>61</w:t>
            </w:r>
            <w:r>
              <w:fldChar w:fldCharType="end"/>
            </w:r>
          </w:hyperlink>
        </w:p>
        <w:p w:rsidR="70F28DED" w:rsidP="70F28DED" w:rsidRDefault="70F28DED" w14:paraId="153DFC7C" w14:textId="3907EFCC">
          <w:pPr>
            <w:pStyle w:val="TOC2"/>
            <w:tabs>
              <w:tab w:val="right" w:leader="dot" w:pos="9015"/>
            </w:tabs>
            <w:bidi w:val="0"/>
            <w:rPr>
              <w:rStyle w:val="Hyperlink"/>
            </w:rPr>
          </w:pPr>
          <w:hyperlink w:anchor="_Toc294938333">
            <w:r w:rsidRPr="70F28DED" w:rsidR="70F28DED">
              <w:rPr>
                <w:rStyle w:val="Hyperlink"/>
              </w:rPr>
              <w:t>7.5 Diagrama de Sistema de Refrigeração</w:t>
            </w:r>
            <w:r>
              <w:tab/>
            </w:r>
            <w:r>
              <w:fldChar w:fldCharType="begin"/>
            </w:r>
            <w:r>
              <w:instrText xml:space="preserve">PAGEREF _Toc294938333 \h</w:instrText>
            </w:r>
            <w:r>
              <w:fldChar w:fldCharType="separate"/>
            </w:r>
            <w:r w:rsidRPr="70F28DED" w:rsidR="70F28DED">
              <w:rPr>
                <w:rStyle w:val="Hyperlink"/>
              </w:rPr>
              <w:t>63</w:t>
            </w:r>
            <w:r>
              <w:fldChar w:fldCharType="end"/>
            </w:r>
          </w:hyperlink>
        </w:p>
        <w:p w:rsidR="70F28DED" w:rsidP="70F28DED" w:rsidRDefault="70F28DED" w14:paraId="786CE13E" w14:textId="5F45A3DF">
          <w:pPr>
            <w:pStyle w:val="TOC1"/>
            <w:tabs>
              <w:tab w:val="right" w:leader="dot" w:pos="9015"/>
            </w:tabs>
            <w:bidi w:val="0"/>
            <w:rPr>
              <w:rStyle w:val="Hyperlink"/>
            </w:rPr>
          </w:pPr>
          <w:hyperlink w:anchor="_Toc325546556">
            <w:r w:rsidRPr="70F28DED" w:rsidR="70F28DED">
              <w:rPr>
                <w:rStyle w:val="Hyperlink"/>
              </w:rPr>
              <w:t>8. DIAGRAMA DE CLASSES</w:t>
            </w:r>
            <w:r>
              <w:tab/>
            </w:r>
            <w:r>
              <w:fldChar w:fldCharType="begin"/>
            </w:r>
            <w:r>
              <w:instrText xml:space="preserve">PAGEREF _Toc325546556 \h</w:instrText>
            </w:r>
            <w:r>
              <w:fldChar w:fldCharType="separate"/>
            </w:r>
            <w:r w:rsidRPr="70F28DED" w:rsidR="70F28DED">
              <w:rPr>
                <w:rStyle w:val="Hyperlink"/>
              </w:rPr>
              <w:t>65</w:t>
            </w:r>
            <w:r>
              <w:fldChar w:fldCharType="end"/>
            </w:r>
          </w:hyperlink>
        </w:p>
        <w:p w:rsidR="70F28DED" w:rsidP="70F28DED" w:rsidRDefault="70F28DED" w14:paraId="6BEE9A5E" w14:textId="557A834B">
          <w:pPr>
            <w:pStyle w:val="TOC2"/>
            <w:tabs>
              <w:tab w:val="right" w:leader="dot" w:pos="9015"/>
            </w:tabs>
            <w:bidi w:val="0"/>
            <w:rPr>
              <w:rStyle w:val="Hyperlink"/>
            </w:rPr>
          </w:pPr>
          <w:hyperlink w:anchor="_Toc776411943">
            <w:r w:rsidRPr="70F28DED" w:rsidR="70F28DED">
              <w:rPr>
                <w:rStyle w:val="Hyperlink"/>
              </w:rPr>
              <w:t>8.1 Diagrama de Classes</w:t>
            </w:r>
            <w:r>
              <w:tab/>
            </w:r>
            <w:r>
              <w:fldChar w:fldCharType="begin"/>
            </w:r>
            <w:r>
              <w:instrText xml:space="preserve">PAGEREF _Toc776411943 \h</w:instrText>
            </w:r>
            <w:r>
              <w:fldChar w:fldCharType="separate"/>
            </w:r>
            <w:r w:rsidRPr="70F28DED" w:rsidR="70F28DED">
              <w:rPr>
                <w:rStyle w:val="Hyperlink"/>
              </w:rPr>
              <w:t>67</w:t>
            </w:r>
            <w:r>
              <w:fldChar w:fldCharType="end"/>
            </w:r>
          </w:hyperlink>
        </w:p>
        <w:p w:rsidR="70F28DED" w:rsidP="70F28DED" w:rsidRDefault="70F28DED" w14:paraId="38A9DB7A" w14:textId="2FD4EBB1">
          <w:pPr>
            <w:pStyle w:val="TOC3"/>
            <w:tabs>
              <w:tab w:val="right" w:leader="dot" w:pos="9015"/>
            </w:tabs>
            <w:bidi w:val="0"/>
            <w:rPr>
              <w:rStyle w:val="Hyperlink"/>
            </w:rPr>
          </w:pPr>
          <w:hyperlink w:anchor="_Toc1145741270">
            <w:r w:rsidRPr="70F28DED" w:rsidR="70F28DED">
              <w:rPr>
                <w:rStyle w:val="Hyperlink"/>
              </w:rPr>
              <w:t>8.1.1 Descrição das Classes</w:t>
            </w:r>
            <w:r>
              <w:tab/>
            </w:r>
            <w:r>
              <w:fldChar w:fldCharType="begin"/>
            </w:r>
            <w:r>
              <w:instrText xml:space="preserve">PAGEREF _Toc1145741270 \h</w:instrText>
            </w:r>
            <w:r>
              <w:fldChar w:fldCharType="separate"/>
            </w:r>
            <w:r w:rsidRPr="70F28DED" w:rsidR="70F28DED">
              <w:rPr>
                <w:rStyle w:val="Hyperlink"/>
              </w:rPr>
              <w:t>67</w:t>
            </w:r>
            <w:r>
              <w:fldChar w:fldCharType="end"/>
            </w:r>
          </w:hyperlink>
        </w:p>
        <w:p w:rsidR="70F28DED" w:rsidP="70F28DED" w:rsidRDefault="70F28DED" w14:paraId="781426D6" w14:textId="5DF33542">
          <w:pPr>
            <w:pStyle w:val="TOC4"/>
            <w:tabs>
              <w:tab w:val="right" w:leader="dot" w:pos="9015"/>
            </w:tabs>
            <w:bidi w:val="0"/>
            <w:rPr>
              <w:rStyle w:val="Hyperlink"/>
            </w:rPr>
          </w:pPr>
          <w:hyperlink w:anchor="_Toc2120787279">
            <w:r w:rsidRPr="70F28DED" w:rsidR="70F28DED">
              <w:rPr>
                <w:rStyle w:val="Hyperlink"/>
              </w:rPr>
              <w:t>8.1.1.1 SeçãoRecomendação</w:t>
            </w:r>
            <w:r>
              <w:tab/>
            </w:r>
            <w:r>
              <w:fldChar w:fldCharType="begin"/>
            </w:r>
            <w:r>
              <w:instrText xml:space="preserve">PAGEREF _Toc2120787279 \h</w:instrText>
            </w:r>
            <w:r>
              <w:fldChar w:fldCharType="separate"/>
            </w:r>
            <w:r w:rsidRPr="70F28DED" w:rsidR="70F28DED">
              <w:rPr>
                <w:rStyle w:val="Hyperlink"/>
              </w:rPr>
              <w:t>67</w:t>
            </w:r>
            <w:r>
              <w:fldChar w:fldCharType="end"/>
            </w:r>
          </w:hyperlink>
        </w:p>
        <w:p w:rsidR="70F28DED" w:rsidP="70F28DED" w:rsidRDefault="70F28DED" w14:paraId="77B52823" w14:textId="2FDC772A">
          <w:pPr>
            <w:pStyle w:val="TOC4"/>
            <w:tabs>
              <w:tab w:val="right" w:leader="dot" w:pos="9015"/>
            </w:tabs>
            <w:bidi w:val="0"/>
            <w:rPr>
              <w:rStyle w:val="Hyperlink"/>
            </w:rPr>
          </w:pPr>
          <w:hyperlink w:anchor="_Toc296129484">
            <w:r w:rsidRPr="70F28DED" w:rsidR="70F28DED">
              <w:rPr>
                <w:rStyle w:val="Hyperlink"/>
              </w:rPr>
              <w:t>8.1.1.2 PreferenciaUsuario</w:t>
            </w:r>
            <w:r>
              <w:tab/>
            </w:r>
            <w:r>
              <w:fldChar w:fldCharType="begin"/>
            </w:r>
            <w:r>
              <w:instrText xml:space="preserve">PAGEREF _Toc296129484 \h</w:instrText>
            </w:r>
            <w:r>
              <w:fldChar w:fldCharType="separate"/>
            </w:r>
            <w:r w:rsidRPr="70F28DED" w:rsidR="70F28DED">
              <w:rPr>
                <w:rStyle w:val="Hyperlink"/>
              </w:rPr>
              <w:t>68</w:t>
            </w:r>
            <w:r>
              <w:fldChar w:fldCharType="end"/>
            </w:r>
          </w:hyperlink>
        </w:p>
        <w:p w:rsidR="70F28DED" w:rsidP="70F28DED" w:rsidRDefault="70F28DED" w14:paraId="7EC81A8B" w14:textId="6005288F">
          <w:pPr>
            <w:pStyle w:val="TOC4"/>
            <w:tabs>
              <w:tab w:val="right" w:leader="dot" w:pos="9015"/>
            </w:tabs>
            <w:bidi w:val="0"/>
            <w:rPr>
              <w:rStyle w:val="Hyperlink"/>
            </w:rPr>
          </w:pPr>
          <w:hyperlink w:anchor="_Toc327188827">
            <w:r w:rsidRPr="70F28DED" w:rsidR="70F28DED">
              <w:rPr>
                <w:rStyle w:val="Hyperlink"/>
              </w:rPr>
              <w:t>8.1.1.3 IARecomendação</w:t>
            </w:r>
            <w:r>
              <w:tab/>
            </w:r>
            <w:r>
              <w:fldChar w:fldCharType="begin"/>
            </w:r>
            <w:r>
              <w:instrText xml:space="preserve">PAGEREF _Toc327188827 \h</w:instrText>
            </w:r>
            <w:r>
              <w:fldChar w:fldCharType="separate"/>
            </w:r>
            <w:r w:rsidRPr="70F28DED" w:rsidR="70F28DED">
              <w:rPr>
                <w:rStyle w:val="Hyperlink"/>
              </w:rPr>
              <w:t>68</w:t>
            </w:r>
            <w:r>
              <w:fldChar w:fldCharType="end"/>
            </w:r>
          </w:hyperlink>
        </w:p>
        <w:p w:rsidR="70F28DED" w:rsidP="70F28DED" w:rsidRDefault="70F28DED" w14:paraId="6D2612BC" w14:textId="45BFA221">
          <w:pPr>
            <w:pStyle w:val="TOC4"/>
            <w:tabs>
              <w:tab w:val="right" w:leader="dot" w:pos="9015"/>
            </w:tabs>
            <w:bidi w:val="0"/>
            <w:rPr>
              <w:rStyle w:val="Hyperlink"/>
            </w:rPr>
          </w:pPr>
          <w:hyperlink w:anchor="_Toc874413140">
            <w:r w:rsidRPr="70F28DED" w:rsidR="70F28DED">
              <w:rPr>
                <w:rStyle w:val="Hyperlink"/>
              </w:rPr>
              <w:t>8.1.1.4 Build</w:t>
            </w:r>
            <w:r>
              <w:tab/>
            </w:r>
            <w:r>
              <w:fldChar w:fldCharType="begin"/>
            </w:r>
            <w:r>
              <w:instrText xml:space="preserve">PAGEREF _Toc874413140 \h</w:instrText>
            </w:r>
            <w:r>
              <w:fldChar w:fldCharType="separate"/>
            </w:r>
            <w:r w:rsidRPr="70F28DED" w:rsidR="70F28DED">
              <w:rPr>
                <w:rStyle w:val="Hyperlink"/>
              </w:rPr>
              <w:t>69</w:t>
            </w:r>
            <w:r>
              <w:fldChar w:fldCharType="end"/>
            </w:r>
          </w:hyperlink>
        </w:p>
        <w:p w:rsidR="70F28DED" w:rsidP="70F28DED" w:rsidRDefault="70F28DED" w14:paraId="3C53ED35" w14:textId="7F106062">
          <w:pPr>
            <w:pStyle w:val="TOC4"/>
            <w:tabs>
              <w:tab w:val="right" w:leader="dot" w:pos="9015"/>
            </w:tabs>
            <w:bidi w:val="0"/>
            <w:rPr>
              <w:rStyle w:val="Hyperlink"/>
            </w:rPr>
          </w:pPr>
          <w:hyperlink w:anchor="_Toc310025456">
            <w:r w:rsidRPr="70F28DED" w:rsidR="70F28DED">
              <w:rPr>
                <w:rStyle w:val="Hyperlink"/>
              </w:rPr>
              <w:t>8.1.1.5 Componente</w:t>
            </w:r>
            <w:r>
              <w:tab/>
            </w:r>
            <w:r>
              <w:fldChar w:fldCharType="begin"/>
            </w:r>
            <w:r>
              <w:instrText xml:space="preserve">PAGEREF _Toc310025456 \h</w:instrText>
            </w:r>
            <w:r>
              <w:fldChar w:fldCharType="separate"/>
            </w:r>
            <w:r w:rsidRPr="70F28DED" w:rsidR="70F28DED">
              <w:rPr>
                <w:rStyle w:val="Hyperlink"/>
              </w:rPr>
              <w:t>71</w:t>
            </w:r>
            <w:r>
              <w:fldChar w:fldCharType="end"/>
            </w:r>
          </w:hyperlink>
        </w:p>
        <w:p w:rsidR="70F28DED" w:rsidP="70F28DED" w:rsidRDefault="70F28DED" w14:paraId="58D838D7" w14:textId="4EA2A3D3">
          <w:pPr>
            <w:pStyle w:val="TOC4"/>
            <w:tabs>
              <w:tab w:val="right" w:leader="dot" w:pos="9015"/>
            </w:tabs>
            <w:bidi w:val="0"/>
            <w:rPr>
              <w:rStyle w:val="Hyperlink"/>
            </w:rPr>
          </w:pPr>
          <w:hyperlink w:anchor="_Toc1199146873">
            <w:r w:rsidRPr="70F28DED" w:rsidR="70F28DED">
              <w:rPr>
                <w:rStyle w:val="Hyperlink"/>
              </w:rPr>
              <w:t>8.1.1.6 Ambiente</w:t>
            </w:r>
            <w:r>
              <w:tab/>
            </w:r>
            <w:r>
              <w:fldChar w:fldCharType="begin"/>
            </w:r>
            <w:r>
              <w:instrText xml:space="preserve">PAGEREF _Toc1199146873 \h</w:instrText>
            </w:r>
            <w:r>
              <w:fldChar w:fldCharType="separate"/>
            </w:r>
            <w:r w:rsidRPr="70F28DED" w:rsidR="70F28DED">
              <w:rPr>
                <w:rStyle w:val="Hyperlink"/>
              </w:rPr>
              <w:t>72</w:t>
            </w:r>
            <w:r>
              <w:fldChar w:fldCharType="end"/>
            </w:r>
          </w:hyperlink>
        </w:p>
        <w:p w:rsidR="70F28DED" w:rsidP="70F28DED" w:rsidRDefault="70F28DED" w14:paraId="0DA27370" w14:textId="47695EF1">
          <w:pPr>
            <w:pStyle w:val="TOC4"/>
            <w:tabs>
              <w:tab w:val="right" w:leader="dot" w:pos="9015"/>
            </w:tabs>
            <w:bidi w:val="0"/>
            <w:rPr>
              <w:rStyle w:val="Hyperlink"/>
            </w:rPr>
          </w:pPr>
          <w:hyperlink w:anchor="_Toc1570117280">
            <w:r w:rsidRPr="70F28DED" w:rsidR="70F28DED">
              <w:rPr>
                <w:rStyle w:val="Hyperlink"/>
              </w:rPr>
              <w:t>8.1.1.7 User</w:t>
            </w:r>
            <w:r>
              <w:tab/>
            </w:r>
            <w:r>
              <w:fldChar w:fldCharType="begin"/>
            </w:r>
            <w:r>
              <w:instrText xml:space="preserve">PAGEREF _Toc1570117280 \h</w:instrText>
            </w:r>
            <w:r>
              <w:fldChar w:fldCharType="separate"/>
            </w:r>
            <w:r w:rsidRPr="70F28DED" w:rsidR="70F28DED">
              <w:rPr>
                <w:rStyle w:val="Hyperlink"/>
              </w:rPr>
              <w:t>73</w:t>
            </w:r>
            <w:r>
              <w:fldChar w:fldCharType="end"/>
            </w:r>
          </w:hyperlink>
        </w:p>
        <w:p w:rsidR="70F28DED" w:rsidP="70F28DED" w:rsidRDefault="70F28DED" w14:paraId="0FA7A331" w14:textId="233AF19C">
          <w:pPr>
            <w:pStyle w:val="TOC4"/>
            <w:tabs>
              <w:tab w:val="right" w:leader="dot" w:pos="9015"/>
            </w:tabs>
            <w:bidi w:val="0"/>
            <w:rPr>
              <w:rStyle w:val="Hyperlink"/>
            </w:rPr>
          </w:pPr>
          <w:hyperlink w:anchor="_Toc1112277092">
            <w:r w:rsidRPr="70F28DED" w:rsidR="70F28DED">
              <w:rPr>
                <w:rStyle w:val="Hyperlink"/>
              </w:rPr>
              <w:t>8.1.1.8 Sistema</w:t>
            </w:r>
            <w:r>
              <w:tab/>
            </w:r>
            <w:r>
              <w:fldChar w:fldCharType="begin"/>
            </w:r>
            <w:r>
              <w:instrText xml:space="preserve">PAGEREF _Toc1112277092 \h</w:instrText>
            </w:r>
            <w:r>
              <w:fldChar w:fldCharType="separate"/>
            </w:r>
            <w:r w:rsidRPr="70F28DED" w:rsidR="70F28DED">
              <w:rPr>
                <w:rStyle w:val="Hyperlink"/>
              </w:rPr>
              <w:t>75</w:t>
            </w:r>
            <w:r>
              <w:fldChar w:fldCharType="end"/>
            </w:r>
          </w:hyperlink>
        </w:p>
        <w:p w:rsidR="70F28DED" w:rsidP="70F28DED" w:rsidRDefault="70F28DED" w14:paraId="0419C79E" w14:textId="13641B22">
          <w:pPr>
            <w:pStyle w:val="TOC4"/>
            <w:tabs>
              <w:tab w:val="right" w:leader="dot" w:pos="9015"/>
            </w:tabs>
            <w:bidi w:val="0"/>
            <w:rPr>
              <w:rStyle w:val="Hyperlink"/>
            </w:rPr>
          </w:pPr>
          <w:hyperlink w:anchor="_Toc841927250">
            <w:r w:rsidRPr="70F28DED" w:rsidR="70F28DED">
              <w:rPr>
                <w:rStyle w:val="Hyperlink"/>
              </w:rPr>
              <w:t>8.1.1.9 ValidaçãoTérmica</w:t>
            </w:r>
            <w:r>
              <w:tab/>
            </w:r>
            <w:r>
              <w:fldChar w:fldCharType="begin"/>
            </w:r>
            <w:r>
              <w:instrText xml:space="preserve">PAGEREF _Toc841927250 \h</w:instrText>
            </w:r>
            <w:r>
              <w:fldChar w:fldCharType="separate"/>
            </w:r>
            <w:r w:rsidRPr="70F28DED" w:rsidR="70F28DED">
              <w:rPr>
                <w:rStyle w:val="Hyperlink"/>
              </w:rPr>
              <w:t>75</w:t>
            </w:r>
            <w:r>
              <w:fldChar w:fldCharType="end"/>
            </w:r>
          </w:hyperlink>
        </w:p>
        <w:p w:rsidR="70F28DED" w:rsidP="70F28DED" w:rsidRDefault="70F28DED" w14:paraId="584A4147" w14:textId="7559FB2C">
          <w:pPr>
            <w:pStyle w:val="TOC4"/>
            <w:tabs>
              <w:tab w:val="right" w:leader="dot" w:pos="9015"/>
            </w:tabs>
            <w:bidi w:val="0"/>
            <w:rPr>
              <w:rStyle w:val="Hyperlink"/>
            </w:rPr>
          </w:pPr>
          <w:hyperlink w:anchor="_Toc655884628">
            <w:r w:rsidRPr="70F28DED" w:rsidR="70F28DED">
              <w:rPr>
                <w:rStyle w:val="Hyperlink"/>
              </w:rPr>
              <w:t>8.1.1.10 ChatBot</w:t>
            </w:r>
            <w:r>
              <w:tab/>
            </w:r>
            <w:r>
              <w:fldChar w:fldCharType="begin"/>
            </w:r>
            <w:r>
              <w:instrText xml:space="preserve">PAGEREF _Toc655884628 \h</w:instrText>
            </w:r>
            <w:r>
              <w:fldChar w:fldCharType="separate"/>
            </w:r>
            <w:r w:rsidRPr="70F28DED" w:rsidR="70F28DED">
              <w:rPr>
                <w:rStyle w:val="Hyperlink"/>
              </w:rPr>
              <w:t>76</w:t>
            </w:r>
            <w:r>
              <w:fldChar w:fldCharType="end"/>
            </w:r>
          </w:hyperlink>
        </w:p>
        <w:p w:rsidR="70F28DED" w:rsidP="70F28DED" w:rsidRDefault="70F28DED" w14:paraId="74C6D63C" w14:textId="6D2E3757">
          <w:pPr>
            <w:pStyle w:val="TOC4"/>
            <w:tabs>
              <w:tab w:val="right" w:leader="dot" w:pos="9015"/>
            </w:tabs>
            <w:bidi w:val="0"/>
            <w:rPr>
              <w:rStyle w:val="Hyperlink"/>
            </w:rPr>
          </w:pPr>
          <w:hyperlink w:anchor="_Toc624782898">
            <w:r w:rsidRPr="70F28DED" w:rsidR="70F28DED">
              <w:rPr>
                <w:rStyle w:val="Hyperlink"/>
              </w:rPr>
              <w:t>8.1.1.11 Enumerações</w:t>
            </w:r>
            <w:r>
              <w:tab/>
            </w:r>
            <w:r>
              <w:fldChar w:fldCharType="begin"/>
            </w:r>
            <w:r>
              <w:instrText xml:space="preserve">PAGEREF _Toc624782898 \h</w:instrText>
            </w:r>
            <w:r>
              <w:fldChar w:fldCharType="separate"/>
            </w:r>
            <w:r w:rsidRPr="70F28DED" w:rsidR="70F28DED">
              <w:rPr>
                <w:rStyle w:val="Hyperlink"/>
              </w:rPr>
              <w:t>77</w:t>
            </w:r>
            <w:r>
              <w:fldChar w:fldCharType="end"/>
            </w:r>
          </w:hyperlink>
        </w:p>
        <w:p w:rsidR="70F28DED" w:rsidP="70F28DED" w:rsidRDefault="70F28DED" w14:paraId="5B78D90B" w14:textId="0845D237">
          <w:pPr>
            <w:pStyle w:val="TOC3"/>
            <w:tabs>
              <w:tab w:val="right" w:leader="dot" w:pos="9015"/>
            </w:tabs>
            <w:bidi w:val="0"/>
            <w:rPr>
              <w:rStyle w:val="Hyperlink"/>
            </w:rPr>
          </w:pPr>
          <w:hyperlink w:anchor="_Toc487051901">
            <w:r w:rsidRPr="70F28DED" w:rsidR="70F28DED">
              <w:rPr>
                <w:rStyle w:val="Hyperlink"/>
              </w:rPr>
              <w:t>8.1.2 Descrição dos Relacionamentos</w:t>
            </w:r>
            <w:r>
              <w:tab/>
            </w:r>
            <w:r>
              <w:fldChar w:fldCharType="begin"/>
            </w:r>
            <w:r>
              <w:instrText xml:space="preserve">PAGEREF _Toc487051901 \h</w:instrText>
            </w:r>
            <w:r>
              <w:fldChar w:fldCharType="separate"/>
            </w:r>
            <w:r w:rsidRPr="70F28DED" w:rsidR="70F28DED">
              <w:rPr>
                <w:rStyle w:val="Hyperlink"/>
              </w:rPr>
              <w:t>77</w:t>
            </w:r>
            <w:r>
              <w:fldChar w:fldCharType="end"/>
            </w:r>
          </w:hyperlink>
        </w:p>
        <w:p w:rsidR="70F28DED" w:rsidP="70F28DED" w:rsidRDefault="70F28DED" w14:paraId="4AD50148" w14:textId="04DC9079">
          <w:pPr>
            <w:pStyle w:val="TOC4"/>
            <w:tabs>
              <w:tab w:val="right" w:leader="dot" w:pos="9015"/>
            </w:tabs>
            <w:bidi w:val="0"/>
            <w:rPr>
              <w:rStyle w:val="Hyperlink"/>
            </w:rPr>
          </w:pPr>
          <w:hyperlink w:anchor="_Toc611072236">
            <w:r w:rsidRPr="70F28DED" w:rsidR="70F28DED">
              <w:rPr>
                <w:rStyle w:val="Hyperlink"/>
              </w:rPr>
              <w:t>8.1.2.1 SeçãoRecomendação — Build</w:t>
            </w:r>
            <w:r>
              <w:tab/>
            </w:r>
            <w:r>
              <w:fldChar w:fldCharType="begin"/>
            </w:r>
            <w:r>
              <w:instrText xml:space="preserve">PAGEREF _Toc611072236 \h</w:instrText>
            </w:r>
            <w:r>
              <w:fldChar w:fldCharType="separate"/>
            </w:r>
            <w:r w:rsidRPr="70F28DED" w:rsidR="70F28DED">
              <w:rPr>
                <w:rStyle w:val="Hyperlink"/>
              </w:rPr>
              <w:t>77</w:t>
            </w:r>
            <w:r>
              <w:fldChar w:fldCharType="end"/>
            </w:r>
          </w:hyperlink>
        </w:p>
        <w:p w:rsidR="70F28DED" w:rsidP="70F28DED" w:rsidRDefault="70F28DED" w14:paraId="7826F121" w14:textId="64466CFB">
          <w:pPr>
            <w:pStyle w:val="TOC4"/>
            <w:tabs>
              <w:tab w:val="right" w:leader="dot" w:pos="9015"/>
            </w:tabs>
            <w:bidi w:val="0"/>
            <w:rPr>
              <w:rStyle w:val="Hyperlink"/>
            </w:rPr>
          </w:pPr>
          <w:hyperlink w:anchor="_Toc199483525">
            <w:r w:rsidRPr="70F28DED" w:rsidR="70F28DED">
              <w:rPr>
                <w:rStyle w:val="Hyperlink"/>
              </w:rPr>
              <w:t>8.1.2.2 SeçãoRecomendação — PreferenciaUsuario</w:t>
            </w:r>
            <w:r>
              <w:tab/>
            </w:r>
            <w:r>
              <w:fldChar w:fldCharType="begin"/>
            </w:r>
            <w:r>
              <w:instrText xml:space="preserve">PAGEREF _Toc199483525 \h</w:instrText>
            </w:r>
            <w:r>
              <w:fldChar w:fldCharType="separate"/>
            </w:r>
            <w:r w:rsidRPr="70F28DED" w:rsidR="70F28DED">
              <w:rPr>
                <w:rStyle w:val="Hyperlink"/>
              </w:rPr>
              <w:t>78</w:t>
            </w:r>
            <w:r>
              <w:fldChar w:fldCharType="end"/>
            </w:r>
          </w:hyperlink>
        </w:p>
        <w:p w:rsidR="70F28DED" w:rsidP="70F28DED" w:rsidRDefault="70F28DED" w14:paraId="0AC3D959" w14:textId="39FE6288">
          <w:pPr>
            <w:pStyle w:val="TOC4"/>
            <w:tabs>
              <w:tab w:val="right" w:leader="dot" w:pos="9015"/>
            </w:tabs>
            <w:bidi w:val="0"/>
            <w:rPr>
              <w:rStyle w:val="Hyperlink"/>
            </w:rPr>
          </w:pPr>
          <w:hyperlink w:anchor="_Toc480687683">
            <w:r w:rsidRPr="70F28DED" w:rsidR="70F28DED">
              <w:rPr>
                <w:rStyle w:val="Hyperlink"/>
              </w:rPr>
              <w:t>8.1.2.3 IARecomendação → Build</w:t>
            </w:r>
            <w:r>
              <w:tab/>
            </w:r>
            <w:r>
              <w:fldChar w:fldCharType="begin"/>
            </w:r>
            <w:r>
              <w:instrText xml:space="preserve">PAGEREF _Toc480687683 \h</w:instrText>
            </w:r>
            <w:r>
              <w:fldChar w:fldCharType="separate"/>
            </w:r>
            <w:r w:rsidRPr="70F28DED" w:rsidR="70F28DED">
              <w:rPr>
                <w:rStyle w:val="Hyperlink"/>
              </w:rPr>
              <w:t>78</w:t>
            </w:r>
            <w:r>
              <w:fldChar w:fldCharType="end"/>
            </w:r>
          </w:hyperlink>
        </w:p>
        <w:p w:rsidR="70F28DED" w:rsidP="70F28DED" w:rsidRDefault="70F28DED" w14:paraId="31B62FB9" w14:textId="6CFC7575">
          <w:pPr>
            <w:pStyle w:val="TOC4"/>
            <w:tabs>
              <w:tab w:val="right" w:leader="dot" w:pos="9015"/>
            </w:tabs>
            <w:bidi w:val="0"/>
            <w:rPr>
              <w:rStyle w:val="Hyperlink"/>
            </w:rPr>
          </w:pPr>
          <w:hyperlink w:anchor="_Toc991355484">
            <w:r w:rsidRPr="70F28DED" w:rsidR="70F28DED">
              <w:rPr>
                <w:rStyle w:val="Hyperlink"/>
              </w:rPr>
              <w:t>8.1.2.4 Build ↔ Componente</w:t>
            </w:r>
            <w:r>
              <w:tab/>
            </w:r>
            <w:r>
              <w:fldChar w:fldCharType="begin"/>
            </w:r>
            <w:r>
              <w:instrText xml:space="preserve">PAGEREF _Toc991355484 \h</w:instrText>
            </w:r>
            <w:r>
              <w:fldChar w:fldCharType="separate"/>
            </w:r>
            <w:r w:rsidRPr="70F28DED" w:rsidR="70F28DED">
              <w:rPr>
                <w:rStyle w:val="Hyperlink"/>
              </w:rPr>
              <w:t>78</w:t>
            </w:r>
            <w:r>
              <w:fldChar w:fldCharType="end"/>
            </w:r>
          </w:hyperlink>
        </w:p>
        <w:p w:rsidR="70F28DED" w:rsidP="70F28DED" w:rsidRDefault="70F28DED" w14:paraId="1387B551" w14:textId="2E3CAC1D">
          <w:pPr>
            <w:pStyle w:val="TOC4"/>
            <w:tabs>
              <w:tab w:val="right" w:leader="dot" w:pos="9015"/>
            </w:tabs>
            <w:bidi w:val="0"/>
            <w:rPr>
              <w:rStyle w:val="Hyperlink"/>
            </w:rPr>
          </w:pPr>
          <w:hyperlink w:anchor="_Toc656809923">
            <w:r w:rsidRPr="70F28DED" w:rsidR="70F28DED">
              <w:rPr>
                <w:rStyle w:val="Hyperlink"/>
              </w:rPr>
              <w:t>8.1.2.5 Build — Ambiente</w:t>
            </w:r>
            <w:r>
              <w:tab/>
            </w:r>
            <w:r>
              <w:fldChar w:fldCharType="begin"/>
            </w:r>
            <w:r>
              <w:instrText xml:space="preserve">PAGEREF _Toc656809923 \h</w:instrText>
            </w:r>
            <w:r>
              <w:fldChar w:fldCharType="separate"/>
            </w:r>
            <w:r w:rsidRPr="70F28DED" w:rsidR="70F28DED">
              <w:rPr>
                <w:rStyle w:val="Hyperlink"/>
              </w:rPr>
              <w:t>78</w:t>
            </w:r>
            <w:r>
              <w:fldChar w:fldCharType="end"/>
            </w:r>
          </w:hyperlink>
        </w:p>
        <w:p w:rsidR="70F28DED" w:rsidP="70F28DED" w:rsidRDefault="70F28DED" w14:paraId="74A7F5A2" w14:textId="2BEE9DA6">
          <w:pPr>
            <w:pStyle w:val="TOC4"/>
            <w:tabs>
              <w:tab w:val="right" w:leader="dot" w:pos="9015"/>
            </w:tabs>
            <w:bidi w:val="0"/>
            <w:rPr>
              <w:rStyle w:val="Hyperlink"/>
            </w:rPr>
          </w:pPr>
          <w:hyperlink w:anchor="_Toc391140165">
            <w:r w:rsidRPr="70F28DED" w:rsidR="70F28DED">
              <w:rPr>
                <w:rStyle w:val="Hyperlink"/>
              </w:rPr>
              <w:t>8.1.2.6 User → Sistema</w:t>
            </w:r>
            <w:r>
              <w:tab/>
            </w:r>
            <w:r>
              <w:fldChar w:fldCharType="begin"/>
            </w:r>
            <w:r>
              <w:instrText xml:space="preserve">PAGEREF _Toc391140165 \h</w:instrText>
            </w:r>
            <w:r>
              <w:fldChar w:fldCharType="separate"/>
            </w:r>
            <w:r w:rsidRPr="70F28DED" w:rsidR="70F28DED">
              <w:rPr>
                <w:rStyle w:val="Hyperlink"/>
              </w:rPr>
              <w:t>78</w:t>
            </w:r>
            <w:r>
              <w:fldChar w:fldCharType="end"/>
            </w:r>
          </w:hyperlink>
        </w:p>
        <w:p w:rsidR="70F28DED" w:rsidP="70F28DED" w:rsidRDefault="70F28DED" w14:paraId="73FB9F96" w14:textId="63F0767D">
          <w:pPr>
            <w:pStyle w:val="TOC4"/>
            <w:tabs>
              <w:tab w:val="right" w:leader="dot" w:pos="9015"/>
            </w:tabs>
            <w:bidi w:val="0"/>
            <w:rPr>
              <w:rStyle w:val="Hyperlink"/>
            </w:rPr>
          </w:pPr>
          <w:hyperlink w:anchor="_Toc1809479542">
            <w:r w:rsidRPr="70F28DED" w:rsidR="70F28DED">
              <w:rPr>
                <w:rStyle w:val="Hyperlink"/>
              </w:rPr>
              <w:t>8.1.2.7 Sistema → ValidaçãoTérmica</w:t>
            </w:r>
            <w:r>
              <w:tab/>
            </w:r>
            <w:r>
              <w:fldChar w:fldCharType="begin"/>
            </w:r>
            <w:r>
              <w:instrText xml:space="preserve">PAGEREF _Toc1809479542 \h</w:instrText>
            </w:r>
            <w:r>
              <w:fldChar w:fldCharType="separate"/>
            </w:r>
            <w:r w:rsidRPr="70F28DED" w:rsidR="70F28DED">
              <w:rPr>
                <w:rStyle w:val="Hyperlink"/>
              </w:rPr>
              <w:t>78</w:t>
            </w:r>
            <w:r>
              <w:fldChar w:fldCharType="end"/>
            </w:r>
          </w:hyperlink>
        </w:p>
        <w:p w:rsidR="70F28DED" w:rsidP="70F28DED" w:rsidRDefault="70F28DED" w14:paraId="4B59233A" w14:textId="448EAEF9">
          <w:pPr>
            <w:pStyle w:val="TOC4"/>
            <w:tabs>
              <w:tab w:val="right" w:leader="dot" w:pos="9015"/>
            </w:tabs>
            <w:bidi w:val="0"/>
            <w:rPr>
              <w:rStyle w:val="Hyperlink"/>
            </w:rPr>
          </w:pPr>
          <w:hyperlink w:anchor="_Toc1653751882">
            <w:r w:rsidRPr="70F28DED" w:rsidR="70F28DED">
              <w:rPr>
                <w:rStyle w:val="Hyperlink"/>
              </w:rPr>
              <w:t>8.1.2.8 ChatBot ↔ Sistema</w:t>
            </w:r>
            <w:r>
              <w:tab/>
            </w:r>
            <w:r>
              <w:fldChar w:fldCharType="begin"/>
            </w:r>
            <w:r>
              <w:instrText xml:space="preserve">PAGEREF _Toc1653751882 \h</w:instrText>
            </w:r>
            <w:r>
              <w:fldChar w:fldCharType="separate"/>
            </w:r>
            <w:r w:rsidRPr="70F28DED" w:rsidR="70F28DED">
              <w:rPr>
                <w:rStyle w:val="Hyperlink"/>
              </w:rPr>
              <w:t>79</w:t>
            </w:r>
            <w:r>
              <w:fldChar w:fldCharType="end"/>
            </w:r>
          </w:hyperlink>
        </w:p>
        <w:p w:rsidR="70F28DED" w:rsidP="70F28DED" w:rsidRDefault="70F28DED" w14:paraId="19A2ED64" w14:textId="1068D4E1">
          <w:pPr>
            <w:pStyle w:val="TOC4"/>
            <w:tabs>
              <w:tab w:val="right" w:leader="dot" w:pos="9015"/>
            </w:tabs>
            <w:bidi w:val="0"/>
            <w:rPr>
              <w:rStyle w:val="Hyperlink"/>
            </w:rPr>
          </w:pPr>
          <w:hyperlink w:anchor="_Toc528814925">
            <w:r w:rsidRPr="70F28DED" w:rsidR="70F28DED">
              <w:rPr>
                <w:rStyle w:val="Hyperlink"/>
              </w:rPr>
              <w:t>8.1.2.9 ValidaçãoTérmica — Build / Ambiente</w:t>
            </w:r>
            <w:r>
              <w:tab/>
            </w:r>
            <w:r>
              <w:fldChar w:fldCharType="begin"/>
            </w:r>
            <w:r>
              <w:instrText xml:space="preserve">PAGEREF _Toc528814925 \h</w:instrText>
            </w:r>
            <w:r>
              <w:fldChar w:fldCharType="separate"/>
            </w:r>
            <w:r w:rsidRPr="70F28DED" w:rsidR="70F28DED">
              <w:rPr>
                <w:rStyle w:val="Hyperlink"/>
              </w:rPr>
              <w:t>79</w:t>
            </w:r>
            <w:r>
              <w:fldChar w:fldCharType="end"/>
            </w:r>
          </w:hyperlink>
        </w:p>
        <w:p w:rsidR="70F28DED" w:rsidP="70F28DED" w:rsidRDefault="70F28DED" w14:paraId="46A373F4" w14:textId="12D59635">
          <w:pPr>
            <w:pStyle w:val="TOC3"/>
            <w:tabs>
              <w:tab w:val="right" w:leader="dot" w:pos="9015"/>
            </w:tabs>
            <w:bidi w:val="0"/>
            <w:rPr>
              <w:rStyle w:val="Hyperlink"/>
            </w:rPr>
          </w:pPr>
          <w:hyperlink w:anchor="_Toc480837115">
            <w:r w:rsidRPr="70F28DED" w:rsidR="70F28DED">
              <w:rPr>
                <w:rStyle w:val="Hyperlink"/>
              </w:rPr>
              <w:t>8.1.3 Regras de Negócio e Restrições</w:t>
            </w:r>
            <w:r>
              <w:tab/>
            </w:r>
            <w:r>
              <w:fldChar w:fldCharType="begin"/>
            </w:r>
            <w:r>
              <w:instrText xml:space="preserve">PAGEREF _Toc480837115 \h</w:instrText>
            </w:r>
            <w:r>
              <w:fldChar w:fldCharType="separate"/>
            </w:r>
            <w:r w:rsidRPr="70F28DED" w:rsidR="70F28DED">
              <w:rPr>
                <w:rStyle w:val="Hyperlink"/>
              </w:rPr>
              <w:t>79</w:t>
            </w:r>
            <w:r>
              <w:fldChar w:fldCharType="end"/>
            </w:r>
          </w:hyperlink>
        </w:p>
        <w:p w:rsidR="70F28DED" w:rsidP="70F28DED" w:rsidRDefault="70F28DED" w14:paraId="6A881202" w14:textId="1E1CA877">
          <w:pPr>
            <w:pStyle w:val="TOC1"/>
            <w:tabs>
              <w:tab w:val="right" w:leader="dot" w:pos="9015"/>
            </w:tabs>
            <w:bidi w:val="0"/>
            <w:rPr>
              <w:rStyle w:val="Hyperlink"/>
            </w:rPr>
          </w:pPr>
          <w:hyperlink w:anchor="_Toc846943438">
            <w:r w:rsidRPr="70F28DED" w:rsidR="70F28DED">
              <w:rPr>
                <w:rStyle w:val="Hyperlink"/>
              </w:rPr>
              <w:t>9. TECNOLOGIAS</w:t>
            </w:r>
            <w:r>
              <w:tab/>
            </w:r>
            <w:r>
              <w:fldChar w:fldCharType="begin"/>
            </w:r>
            <w:r>
              <w:instrText xml:space="preserve">PAGEREF _Toc846943438 \h</w:instrText>
            </w:r>
            <w:r>
              <w:fldChar w:fldCharType="separate"/>
            </w:r>
            <w:r w:rsidRPr="70F28DED" w:rsidR="70F28DED">
              <w:rPr>
                <w:rStyle w:val="Hyperlink"/>
              </w:rPr>
              <w:t>80</w:t>
            </w:r>
            <w:r>
              <w:fldChar w:fldCharType="end"/>
            </w:r>
          </w:hyperlink>
        </w:p>
        <w:p w:rsidR="70F28DED" w:rsidP="70F28DED" w:rsidRDefault="70F28DED" w14:paraId="62438B07" w14:textId="40AA7205">
          <w:pPr>
            <w:pStyle w:val="TOC1"/>
            <w:tabs>
              <w:tab w:val="right" w:leader="dot" w:pos="9015"/>
            </w:tabs>
            <w:bidi w:val="0"/>
            <w:rPr>
              <w:rStyle w:val="Hyperlink"/>
            </w:rPr>
          </w:pPr>
          <w:hyperlink w:anchor="_Toc1310163202">
            <w:r w:rsidRPr="70F28DED" w:rsidR="70F28DED">
              <w:rPr>
                <w:rStyle w:val="Hyperlink"/>
              </w:rPr>
              <w:t>10. ESCOPO DA PROTOTIPAÇÃO</w:t>
            </w:r>
            <w:r>
              <w:tab/>
            </w:r>
            <w:r>
              <w:fldChar w:fldCharType="begin"/>
            </w:r>
            <w:r>
              <w:instrText xml:space="preserve">PAGEREF _Toc1310163202 \h</w:instrText>
            </w:r>
            <w:r>
              <w:fldChar w:fldCharType="separate"/>
            </w:r>
            <w:r w:rsidRPr="70F28DED" w:rsidR="70F28DED">
              <w:rPr>
                <w:rStyle w:val="Hyperlink"/>
              </w:rPr>
              <w:t>81</w:t>
            </w:r>
            <w:r>
              <w:fldChar w:fldCharType="end"/>
            </w:r>
          </w:hyperlink>
        </w:p>
        <w:p w:rsidR="70F28DED" w:rsidP="70F28DED" w:rsidRDefault="70F28DED" w14:paraId="77A42937" w14:textId="768475B8">
          <w:pPr>
            <w:pStyle w:val="TOC1"/>
            <w:tabs>
              <w:tab w:val="right" w:leader="dot" w:pos="9015"/>
            </w:tabs>
            <w:bidi w:val="0"/>
            <w:rPr>
              <w:rStyle w:val="Hyperlink"/>
            </w:rPr>
          </w:pPr>
          <w:hyperlink w:anchor="_Toc261857213">
            <w:r w:rsidRPr="70F28DED" w:rsidR="70F28DED">
              <w:rPr>
                <w:rStyle w:val="Hyperlink"/>
              </w:rPr>
              <w:t>11. CONCLUSÃO</w:t>
            </w:r>
            <w:r>
              <w:tab/>
            </w:r>
            <w:r>
              <w:fldChar w:fldCharType="begin"/>
            </w:r>
            <w:r>
              <w:instrText xml:space="preserve">PAGEREF _Toc261857213 \h</w:instrText>
            </w:r>
            <w:r>
              <w:fldChar w:fldCharType="separate"/>
            </w:r>
            <w:r w:rsidRPr="70F28DED" w:rsidR="70F28DED">
              <w:rPr>
                <w:rStyle w:val="Hyperlink"/>
              </w:rPr>
              <w:t>82</w:t>
            </w:r>
            <w:r>
              <w:fldChar w:fldCharType="end"/>
            </w:r>
          </w:hyperlink>
        </w:p>
        <w:p w:rsidR="70F28DED" w:rsidP="70F28DED" w:rsidRDefault="70F28DED" w14:paraId="6279FC43" w14:textId="33D443C5">
          <w:pPr>
            <w:pStyle w:val="TOC1"/>
            <w:tabs>
              <w:tab w:val="right" w:leader="dot" w:pos="9015"/>
            </w:tabs>
            <w:bidi w:val="0"/>
            <w:rPr>
              <w:rStyle w:val="Hyperlink"/>
            </w:rPr>
          </w:pPr>
          <w:hyperlink w:anchor="_Toc1872261314">
            <w:r w:rsidRPr="70F28DED" w:rsidR="70F28DED">
              <w:rPr>
                <w:rStyle w:val="Hyperlink"/>
              </w:rPr>
              <w:t>12 REFERENCIAS</w:t>
            </w:r>
            <w:r>
              <w:tab/>
            </w:r>
            <w:r>
              <w:fldChar w:fldCharType="begin"/>
            </w:r>
            <w:r>
              <w:instrText xml:space="preserve">PAGEREF _Toc1872261314 \h</w:instrText>
            </w:r>
            <w:r>
              <w:fldChar w:fldCharType="separate"/>
            </w:r>
            <w:r w:rsidRPr="70F28DED" w:rsidR="70F28DED">
              <w:rPr>
                <w:rStyle w:val="Hyperlink"/>
              </w:rPr>
              <w:t>82</w:t>
            </w:r>
            <w:r>
              <w:fldChar w:fldCharType="end"/>
            </w:r>
          </w:hyperlink>
          <w:r>
            <w:fldChar w:fldCharType="end"/>
          </w:r>
        </w:p>
      </w:sdtContent>
    </w:sdt>
    <w:p w:rsidR="4B48383A" w:rsidP="70F28DED" w:rsidRDefault="4B48383A" w14:paraId="780ADAE8" w14:textId="29EEE523">
      <w:pPr>
        <w:pStyle w:val="Normal1"/>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0F28DED" w:rsidRDefault="4B48383A" w14:paraId="211E365A" w14:textId="4265B27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343410AA" w:rsidRDefault="343410AA" w14:paraId="4E26435B" w14:textId="5424F451">
      <w:r>
        <w:br w:type="page"/>
      </w:r>
    </w:p>
    <w:p w:rsidR="54AE4C5B" w:rsidP="70F28DED" w:rsidRDefault="54AE4C5B" w14:paraId="07E9DB5D" w14:textId="684360CB">
      <w:pPr>
        <w:pStyle w:val="Heading1"/>
        <w:rPr>
          <w:rFonts w:ascii="Times New Roman" w:hAnsi="Times New Roman" w:eastAsia="Times New Roman" w:cs="Times New Roman"/>
          <w:b w:val="1"/>
          <w:bCs w:val="1"/>
          <w:noProof w:val="0"/>
          <w:sz w:val="28"/>
          <w:szCs w:val="28"/>
          <w:lang w:val="pt-BR"/>
        </w:rPr>
      </w:pPr>
      <w:bookmarkStart w:name="_Toc1481218439" w:id="2025371764"/>
      <w:r w:rsidRPr="70F28DED" w:rsidR="1DAC7B3F">
        <w:rPr>
          <w:noProof w:val="0"/>
          <w:lang w:val="pt-BR"/>
        </w:rPr>
        <w:t>1</w:t>
      </w:r>
      <w:r w:rsidRPr="70F28DED" w:rsidR="0BA67E26">
        <w:rPr>
          <w:noProof w:val="0"/>
          <w:lang w:val="pt-BR"/>
        </w:rPr>
        <w:t>.</w:t>
      </w:r>
      <w:r w:rsidRPr="70F28DED" w:rsidR="1DAC7B3F">
        <w:rPr>
          <w:noProof w:val="0"/>
          <w:lang w:val="pt-BR"/>
        </w:rPr>
        <w:t xml:space="preserve"> INTRODUÇÃO</w:t>
      </w:r>
      <w:bookmarkEnd w:id="2025371764"/>
    </w:p>
    <w:p w:rsidR="79D7A98F" w:rsidP="70F28DED" w:rsidRDefault="79D7A98F" w14:paraId="26FB265D" w14:textId="3E244FED">
      <w:pPr>
        <w:pStyle w:val="Heading2"/>
        <w:rPr>
          <w:rFonts w:ascii="Times New Roman" w:hAnsi="Times New Roman" w:eastAsia="Times New Roman" w:cs="Times New Roman"/>
          <w:b w:val="1"/>
          <w:bCs w:val="1"/>
          <w:noProof w:val="0"/>
          <w:sz w:val="24"/>
          <w:szCs w:val="24"/>
          <w:lang w:val="pt-BR"/>
        </w:rPr>
      </w:pPr>
      <w:bookmarkStart w:name="_Toc1539486454" w:id="1014650686"/>
      <w:r w:rsidRPr="70F28DED" w:rsidR="0A0C9228">
        <w:rPr>
          <w:noProof w:val="0"/>
          <w:lang w:val="pt-BR"/>
        </w:rPr>
        <w:t>1.1 Visão geral do Documento</w:t>
      </w:r>
      <w:bookmarkEnd w:id="1014650686"/>
    </w:p>
    <w:p w:rsidR="4B48383A" w:rsidP="70F28DED" w:rsidRDefault="4B48383A" w14:paraId="6B0AF7CB" w14:textId="1EC34B04">
      <w:pPr>
        <w:spacing w:line="360" w:lineRule="auto"/>
        <w:ind w:left="0" w:firstLine="708"/>
        <w:jc w:val="both"/>
        <w:rPr>
          <w:rFonts w:ascii="Times New Roman" w:hAnsi="Times New Roman" w:eastAsia="Times New Roman" w:cs="Times New Roman"/>
          <w:noProof w:val="0"/>
          <w:sz w:val="24"/>
          <w:szCs w:val="24"/>
          <w:lang w:val="pt-BR"/>
        </w:rPr>
      </w:pPr>
      <w:r w:rsidRPr="70F28DED" w:rsidR="3AD01389">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70F28DED" w:rsidR="3AD01389">
        <w:rPr>
          <w:rFonts w:ascii="Times New Roman" w:hAnsi="Times New Roman" w:eastAsia="Times New Roman" w:cs="Times New Roman"/>
          <w:noProof w:val="0"/>
          <w:sz w:val="24"/>
          <w:szCs w:val="24"/>
          <w:lang w:val="pt-BR"/>
        </w:rPr>
        <w:t>Product</w:t>
      </w:r>
      <w:r w:rsidRPr="70F28DED" w:rsidR="3AD01389">
        <w:rPr>
          <w:rFonts w:ascii="Times New Roman" w:hAnsi="Times New Roman" w:eastAsia="Times New Roman" w:cs="Times New Roman"/>
          <w:noProof w:val="0"/>
          <w:sz w:val="24"/>
          <w:szCs w:val="24"/>
          <w:lang w:val="pt-BR"/>
        </w:rPr>
        <w:t xml:space="preserve"> </w:t>
      </w:r>
      <w:r w:rsidRPr="70F28DED" w:rsidR="3AD01389">
        <w:rPr>
          <w:rFonts w:ascii="Times New Roman" w:hAnsi="Times New Roman" w:eastAsia="Times New Roman" w:cs="Times New Roman"/>
          <w:noProof w:val="0"/>
          <w:sz w:val="24"/>
          <w:szCs w:val="24"/>
          <w:lang w:val="pt-BR"/>
        </w:rPr>
        <w:t>Owner</w:t>
      </w:r>
      <w:r w:rsidRPr="70F28DED" w:rsidR="3AD01389">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79D7A98F" w:rsidP="70F28DED" w:rsidRDefault="79D7A98F" w14:paraId="10D916D2" w14:textId="22C7663C">
      <w:pPr>
        <w:pStyle w:val="Heading2"/>
        <w:rPr>
          <w:rFonts w:ascii="Times New Roman" w:hAnsi="Times New Roman" w:eastAsia="Times New Roman" w:cs="Times New Roman"/>
          <w:b w:val="1"/>
          <w:bCs w:val="1"/>
          <w:noProof w:val="0"/>
          <w:sz w:val="20"/>
          <w:szCs w:val="20"/>
          <w:lang w:val="pt-BR"/>
        </w:rPr>
      </w:pPr>
      <w:bookmarkStart w:name="_Toc1095374158" w:id="94302194"/>
      <w:r w:rsidRPr="70F28DED" w:rsidR="0A0C9228">
        <w:rPr>
          <w:noProof w:val="0"/>
          <w:lang w:val="pt-BR"/>
        </w:rPr>
        <w:t>1.2 Escopo do projeto</w:t>
      </w:r>
      <w:bookmarkEnd w:id="94302194"/>
    </w:p>
    <w:p w:rsidR="4B48383A" w:rsidP="70F28DED" w:rsidRDefault="4B48383A" w14:paraId="1691678E" w14:textId="7264CDD7">
      <w:pPr>
        <w:spacing w:line="360" w:lineRule="auto"/>
        <w:ind w:left="0" w:firstLine="708"/>
        <w:jc w:val="both"/>
        <w:rPr>
          <w:rFonts w:ascii="Times New Roman" w:hAnsi="Times New Roman" w:eastAsia="Times New Roman" w:cs="Times New Roman"/>
          <w:noProof w:val="0"/>
          <w:sz w:val="24"/>
          <w:szCs w:val="24"/>
          <w:lang w:val="pt-BR"/>
        </w:rPr>
      </w:pPr>
      <w:r w:rsidRPr="70F28DED" w:rsidR="3AD01389">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70F28DED" w:rsidR="3AD01389">
        <w:rPr>
          <w:rFonts w:ascii="Times New Roman" w:hAnsi="Times New Roman" w:eastAsia="Times New Roman" w:cs="Times New Roman"/>
          <w:noProof w:val="0"/>
          <w:sz w:val="24"/>
          <w:szCs w:val="24"/>
          <w:lang w:val="pt-BR"/>
        </w:rPr>
        <w:t>chatbot</w:t>
      </w:r>
      <w:r w:rsidRPr="70F28DED" w:rsidR="3AD01389">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79D7A98F" w:rsidP="70F28DED" w:rsidRDefault="79D7A98F" w14:paraId="23CF6C93" w14:textId="3AA90A51">
      <w:pPr>
        <w:pStyle w:val="Heading2"/>
        <w:rPr>
          <w:rFonts w:ascii="Times New Roman" w:hAnsi="Times New Roman" w:eastAsia="Times New Roman" w:cs="Times New Roman"/>
          <w:b w:val="1"/>
          <w:bCs w:val="1"/>
          <w:noProof w:val="0"/>
          <w:sz w:val="20"/>
          <w:szCs w:val="20"/>
          <w:lang w:val="pt-BR"/>
        </w:rPr>
      </w:pPr>
      <w:bookmarkStart w:name="_Toc140968090" w:id="938993524"/>
      <w:r w:rsidRPr="70F28DED" w:rsidR="0A0C9228">
        <w:rPr>
          <w:noProof w:val="0"/>
          <w:lang w:val="pt-BR"/>
        </w:rPr>
        <w:t>1.2.1</w:t>
      </w:r>
      <w:r w:rsidRPr="70F28DED" w:rsidR="6D9079A8">
        <w:rPr>
          <w:noProof w:val="0"/>
          <w:lang w:val="pt-BR"/>
        </w:rPr>
        <w:t xml:space="preserve"> </w:t>
      </w:r>
      <w:r w:rsidRPr="70F28DED" w:rsidR="0A0C9228">
        <w:rPr>
          <w:noProof w:val="0"/>
          <w:lang w:val="pt-BR"/>
        </w:rPr>
        <w:t>Problema</w:t>
      </w:r>
      <w:bookmarkEnd w:id="938993524"/>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343410AA" w:rsidRDefault="343410AA" w14:paraId="6F30715B" w14:textId="42378BEA">
      <w:r>
        <w:br w:type="page"/>
      </w:r>
    </w:p>
    <w:p w:rsidR="5B1B2614" w:rsidP="4B48383A" w:rsidRDefault="5B1B2614" w14:paraId="0E83ED6D" w14:textId="47B73B99">
      <w:pPr>
        <w:spacing w:line="360" w:lineRule="auto"/>
        <w:ind w:left="0" w:firstLine="708"/>
        <w:jc w:val="center"/>
        <w:rPr>
          <w:rFonts w:ascii="Times New Roman" w:hAnsi="Times New Roman" w:eastAsia="Times New Roman" w:cs="Times New Roman"/>
          <w:noProof w:val="0"/>
          <w:sz w:val="24"/>
          <w:szCs w:val="24"/>
          <w:lang w:val="pt-BR"/>
        </w:rPr>
      </w:pPr>
      <w:r w:rsidRPr="343410AA" w:rsidR="0C506D2E">
        <w:rPr>
          <w:rFonts w:ascii="Times New Roman" w:hAnsi="Times New Roman" w:eastAsia="Times New Roman" w:cs="Times New Roman"/>
          <w:b w:val="1"/>
          <w:bCs w:val="1"/>
          <w:noProof w:val="0"/>
          <w:sz w:val="24"/>
          <w:szCs w:val="24"/>
          <w:lang w:val="pt-BR"/>
        </w:rPr>
        <w:t>Tabela 1</w:t>
      </w:r>
      <w:r w:rsidRPr="343410AA" w:rsidR="0C506D2E">
        <w:rPr>
          <w:rFonts w:ascii="Times New Roman" w:hAnsi="Times New Roman" w:eastAsia="Times New Roman" w:cs="Times New Roman"/>
          <w:noProof w:val="0"/>
          <w:sz w:val="24"/>
          <w:szCs w:val="24"/>
          <w:lang w:val="pt-BR"/>
        </w:rPr>
        <w:t xml:space="preserve"> – Problemas </w:t>
      </w:r>
      <w:r w:rsidRPr="343410AA" w:rsidR="0C506D2E">
        <w:rPr>
          <w:rFonts w:ascii="Times New Roman" w:hAnsi="Times New Roman" w:eastAsia="Times New Roman" w:cs="Times New Roman"/>
          <w:noProof w:val="0"/>
          <w:sz w:val="24"/>
          <w:szCs w:val="24"/>
          <w:lang w:val="pt-BR"/>
        </w:rPr>
        <w:t>identificados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343410AA" w14:paraId="257FDF58">
        <w:trPr>
          <w:trHeight w:val="300"/>
        </w:trPr>
        <w:tc>
          <w:tcPr>
            <w:tcW w:w="3056" w:type="dxa"/>
            <w:tcBorders>
              <w:top w:val="single" w:color="000000" w:themeColor="text1" w:sz="12"/>
              <w:bottom w:val="single" w:color="000000" w:themeColor="text1" w:sz="12"/>
            </w:tcBorders>
            <w:tcMar/>
            <w:vAlign w:val="center"/>
          </w:tcPr>
          <w:p w:rsidR="4B48383A" w:rsidP="343410AA" w:rsidRDefault="4B48383A" w14:paraId="5D646B3A" w14:textId="7F1147DC">
            <w:pPr>
              <w:spacing w:before="0" w:beforeAutospacing="off" w:after="0" w:afterAutospacing="off" w:line="360" w:lineRule="auto"/>
              <w:jc w:val="both"/>
              <w:rPr>
                <w:rFonts w:ascii="Times New Roman" w:hAnsi="Times New Roman" w:eastAsia="Times New Roman" w:cs="Times New Roman"/>
                <w:b w:val="1"/>
                <w:bCs w:val="1"/>
              </w:rPr>
            </w:pPr>
            <w:r w:rsidRPr="343410AA" w:rsidR="210A2CE7">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343410AA" w:rsidRDefault="4B48383A" w14:paraId="4F956D29" w14:textId="650B9C9B">
            <w:pPr>
              <w:spacing w:before="0" w:beforeAutospacing="off" w:after="0" w:afterAutospacing="off" w:line="360" w:lineRule="auto"/>
              <w:jc w:val="both"/>
              <w:rPr>
                <w:rFonts w:ascii="Times New Roman" w:hAnsi="Times New Roman" w:eastAsia="Times New Roman" w:cs="Times New Roman"/>
                <w:b w:val="1"/>
                <w:bCs w:val="1"/>
              </w:rPr>
            </w:pPr>
            <w:r w:rsidRPr="343410AA" w:rsidR="210A2CE7">
              <w:rPr>
                <w:rFonts w:ascii="Times New Roman" w:hAnsi="Times New Roman" w:eastAsia="Times New Roman" w:cs="Times New Roman"/>
                <w:b w:val="1"/>
                <w:bCs w:val="1"/>
              </w:rPr>
              <w:t>Descrição</w:t>
            </w:r>
          </w:p>
        </w:tc>
      </w:tr>
      <w:tr w:rsidR="4B48383A" w:rsidTr="343410A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5CD870DB" w14:textId="394D6597">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623CAC02" w14:textId="7EAB92B1">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sem conhecimento técnico enfrentam desafios para montar PCs com peças que funcionem bem entre si.</w:t>
            </w:r>
          </w:p>
        </w:tc>
      </w:tr>
      <w:tr w:rsidR="4B48383A" w:rsidTr="343410A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77E6CA61" w14:textId="27B5FACA">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39BFACBD" w14:textId="0D197292">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Plataformas atuais não adaptam sugestões de hardware a diferentes perfis (gamer, escritório, edição de vídeo etc.).</w:t>
            </w:r>
          </w:p>
        </w:tc>
      </w:tr>
      <w:tr w:rsidR="4B48383A" w:rsidTr="343410A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405EF7E8" w14:textId="333CCA2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573E5CAD" w14:textId="43CF034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muitas vezes recebem sugestões que ultrapassam o valor que podem gastar, sem alternativas viáveis.</w:t>
            </w:r>
          </w:p>
        </w:tc>
      </w:tr>
      <w:tr w:rsidR="4B48383A" w:rsidTr="343410AA" w14:paraId="486EFDB5">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565A3A43" w14:textId="24313BC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343410AA" w:rsidRDefault="4B48383A" w14:paraId="77E4C9DB" w14:textId="614200DC">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Nenhum sistema comum considera temperatura, poeira ou ventilação do ambiente onde o PC será usado.</w:t>
            </w:r>
          </w:p>
        </w:tc>
      </w:tr>
      <w:tr w:rsidR="4B48383A" w:rsidTr="343410AA" w14:paraId="6EB66FF5">
        <w:trPr>
          <w:trHeight w:val="300"/>
        </w:trPr>
        <w:tc>
          <w:tcPr>
            <w:tcW w:w="3056" w:type="dxa"/>
            <w:tcBorders>
              <w:bottom w:val="single" w:color="000000" w:themeColor="text1" w:sz="12"/>
              <w:right w:val="single" w:color="000000" w:themeColor="text1" w:sz="12"/>
            </w:tcBorders>
            <w:tcMar/>
            <w:vAlign w:val="center"/>
          </w:tcPr>
          <w:p w:rsidR="4B48383A" w:rsidP="343410AA" w:rsidRDefault="4B48383A" w14:paraId="28887B54" w14:textId="6FDEEEE1">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343410AA" w:rsidRDefault="4B48383A" w14:paraId="4412F327" w14:textId="485F5BC6">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 busca manual por peças e comparação de preços é cansativa, especialmente para leigos.</w:t>
            </w:r>
          </w:p>
        </w:tc>
      </w:tr>
      <w:tr w:rsidR="4B48383A" w:rsidTr="343410A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2A27D3DF" w14:textId="36C7160A">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2070D2FC" w14:textId="08098562">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não recebem alertas ou instruções claras sobre erros ou incompatibilidades ao montar o PC.</w:t>
            </w:r>
          </w:p>
        </w:tc>
      </w:tr>
      <w:tr w:rsidR="4B48383A" w:rsidTr="343410AA" w14:paraId="69CB52C5">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7D5A67B9" w14:textId="42917C2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343410AA" w:rsidRDefault="4B48383A" w14:paraId="22B218F0" w14:textId="6E0AD9F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Não há integração direta com lojas para encontrar as ofertas mais vantajosas em tempo real.</w:t>
            </w:r>
          </w:p>
        </w:tc>
      </w:tr>
      <w:tr w:rsidR="4B48383A" w:rsidTr="343410AA" w14:paraId="72D93FFD">
        <w:trPr>
          <w:trHeight w:val="300"/>
        </w:trPr>
        <w:tc>
          <w:tcPr>
            <w:tcW w:w="3056" w:type="dxa"/>
            <w:tcBorders>
              <w:bottom w:val="single" w:color="000000" w:themeColor="text1" w:sz="12"/>
              <w:right w:val="single" w:color="000000" w:themeColor="text1" w:sz="12"/>
            </w:tcBorders>
            <w:tcMar/>
            <w:vAlign w:val="center"/>
          </w:tcPr>
          <w:p w:rsidR="4B48383A" w:rsidP="343410AA" w:rsidRDefault="4B48383A" w14:paraId="182A08C7" w14:textId="6D5628C4">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343410AA" w:rsidRDefault="4B48383A" w14:paraId="5780823C" w14:textId="277FE89C">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iniciantes não conseguem montar configurações sem aprender conceitos avançados de hardware.</w:t>
            </w:r>
          </w:p>
        </w:tc>
      </w:tr>
      <w:tr w:rsidR="4B48383A" w:rsidTr="343410AA" w14:paraId="432E7FB0">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0F50B05E" w14:textId="4D4CB35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343410AA" w:rsidRDefault="4B48383A" w14:paraId="2EC5A475" w14:textId="6AA50AE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Plataformas atuais não permitem salvar, compartilhar ou exportar builds de forma conveniente.</w:t>
            </w:r>
          </w:p>
        </w:tc>
      </w:tr>
      <w:tr w:rsidR="4B48383A" w:rsidTr="343410AA" w14:paraId="10C20243">
        <w:trPr>
          <w:trHeight w:val="300"/>
        </w:trPr>
        <w:tc>
          <w:tcPr>
            <w:tcW w:w="3056" w:type="dxa"/>
            <w:tcBorders>
              <w:right w:val="single" w:color="000000" w:themeColor="text1" w:sz="12"/>
            </w:tcBorders>
            <w:tcMar/>
            <w:vAlign w:val="center"/>
          </w:tcPr>
          <w:p w:rsidR="4B48383A" w:rsidP="343410AA" w:rsidRDefault="4B48383A" w14:paraId="7D691A7C" w14:textId="0A90D32B">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343410AA" w:rsidRDefault="4B48383A" w14:paraId="54B481F5" w14:textId="0158FFA9">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367769685" w:id="185072979"/>
      <w:r w:rsidRPr="70F28DED" w:rsidR="0A0C9228">
        <w:rPr>
          <w:rFonts w:ascii="Times New Roman" w:hAnsi="Times New Roman" w:eastAsia="Times New Roman" w:cs="Times New Roman"/>
          <w:b w:val="1"/>
          <w:bCs w:val="1"/>
          <w:noProof w:val="0"/>
          <w:sz w:val="24"/>
          <w:szCs w:val="24"/>
          <w:lang w:val="pt-BR"/>
        </w:rPr>
        <w:t>1.2.2 Justifica</w:t>
      </w:r>
      <w:r w:rsidRPr="70F28DED" w:rsidR="2B6A02F7">
        <w:rPr>
          <w:rFonts w:ascii="Times New Roman" w:hAnsi="Times New Roman" w:eastAsia="Times New Roman" w:cs="Times New Roman"/>
          <w:b w:val="1"/>
          <w:bCs w:val="1"/>
          <w:noProof w:val="0"/>
          <w:sz w:val="24"/>
          <w:szCs w:val="24"/>
          <w:lang w:val="pt-BR"/>
        </w:rPr>
        <w:t>tiva</w:t>
      </w:r>
      <w:bookmarkEnd w:id="185072979"/>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884988501" w:id="718918955"/>
      <w:r w:rsidRPr="70F28DED" w:rsidR="2B6A02F7">
        <w:rPr>
          <w:rFonts w:ascii="Times New Roman" w:hAnsi="Times New Roman" w:eastAsia="Times New Roman" w:cs="Times New Roman"/>
          <w:b w:val="1"/>
          <w:bCs w:val="1"/>
          <w:noProof w:val="0"/>
          <w:sz w:val="24"/>
          <w:szCs w:val="24"/>
          <w:lang w:val="pt-BR"/>
        </w:rPr>
        <w:t xml:space="preserve">1.3 Concepção do </w:t>
      </w:r>
      <w:r w:rsidRPr="70F28DED" w:rsidR="73D2CBC7">
        <w:rPr>
          <w:rFonts w:ascii="Times New Roman" w:hAnsi="Times New Roman" w:eastAsia="Times New Roman" w:cs="Times New Roman"/>
          <w:b w:val="1"/>
          <w:bCs w:val="1"/>
          <w:noProof w:val="0"/>
          <w:sz w:val="24"/>
          <w:szCs w:val="24"/>
          <w:lang w:val="pt-BR"/>
        </w:rPr>
        <w:t>Sistema</w:t>
      </w:r>
      <w:bookmarkEnd w:id="718918955"/>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2022168269" w:id="683540214"/>
      <w:r w:rsidRPr="70F28DED" w:rsidR="7620CB1B">
        <w:rPr>
          <w:rFonts w:ascii="Times New Roman" w:hAnsi="Times New Roman" w:eastAsia="Times New Roman" w:cs="Times New Roman"/>
          <w:b w:val="1"/>
          <w:bCs w:val="1"/>
          <w:noProof w:val="0"/>
          <w:sz w:val="24"/>
          <w:szCs w:val="24"/>
          <w:lang w:val="pt-BR"/>
        </w:rPr>
        <w:t>1.3.1 Entrevista</w:t>
      </w:r>
      <w:bookmarkEnd w:id="683540214"/>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426727059" w:id="1579457248"/>
      <w:r w:rsidRPr="70F28DED" w:rsidR="7620CB1B">
        <w:rPr>
          <w:rStyle w:val="Heading3Char"/>
          <w:rFonts w:ascii="Times New Roman" w:hAnsi="Times New Roman" w:eastAsia="Times New Roman" w:cs="Times New Roman"/>
          <w:b w:val="1"/>
          <w:bCs w:val="1"/>
          <w:noProof w:val="0"/>
          <w:sz w:val="24"/>
          <w:szCs w:val="24"/>
          <w:lang w:val="pt-BR"/>
        </w:rPr>
        <w:t>1.3.2 Análise de mercado</w:t>
      </w:r>
      <w:bookmarkEnd w:id="1579457248"/>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20373121" w:id="99521210"/>
      <w:r w:rsidRPr="70F28DED" w:rsidR="7620CB1B">
        <w:rPr>
          <w:rFonts w:ascii="Times New Roman" w:hAnsi="Times New Roman" w:eastAsia="Times New Roman" w:cs="Times New Roman"/>
          <w:b w:val="1"/>
          <w:bCs w:val="1"/>
          <w:noProof w:val="0"/>
          <w:sz w:val="24"/>
          <w:szCs w:val="24"/>
          <w:lang w:val="pt-BR"/>
        </w:rPr>
        <w:t>1.3.3 Requisitos</w:t>
      </w:r>
      <w:bookmarkEnd w:id="99521210"/>
    </w:p>
    <w:p w:rsidR="4B48383A" w:rsidP="4B48383A" w:rsidRDefault="4B48383A" w14:paraId="1BF2B0CD" w14:textId="167563D7">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52EF674A">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2AFB1A72" w:rsidP="70F28DED" w:rsidRDefault="2AFB1A72" w14:paraId="6A681AE4" w14:textId="278B78E1">
      <w:pPr>
        <w:pStyle w:val="Heading1"/>
        <w:rPr>
          <w:rFonts w:ascii="Times New Roman" w:hAnsi="Times New Roman" w:eastAsia="Times New Roman" w:cs="Times New Roman"/>
          <w:b w:val="1"/>
          <w:bCs w:val="1"/>
          <w:noProof w:val="0"/>
          <w:sz w:val="22"/>
          <w:szCs w:val="22"/>
          <w:lang w:val="pt-BR"/>
        </w:rPr>
      </w:pPr>
      <w:bookmarkStart w:name="_Toc641819465" w:id="1823658910"/>
      <w:r w:rsidRPr="70F28DED" w:rsidR="44AA0890">
        <w:rPr>
          <w:noProof w:val="0"/>
          <w:lang w:val="pt-BR"/>
        </w:rPr>
        <w:t>2</w:t>
      </w:r>
      <w:r w:rsidRPr="70F28DED" w:rsidR="3A385806">
        <w:rPr>
          <w:noProof w:val="0"/>
          <w:lang w:val="pt-BR"/>
        </w:rPr>
        <w:t>.</w:t>
      </w:r>
      <w:r w:rsidRPr="70F28DED" w:rsidR="07DBD99A">
        <w:rPr>
          <w:noProof w:val="0"/>
          <w:lang w:val="pt-BR"/>
        </w:rPr>
        <w:t xml:space="preserve"> </w:t>
      </w:r>
      <w:r w:rsidRPr="70F28DED" w:rsidR="44AA0890">
        <w:rPr>
          <w:noProof w:val="0"/>
          <w:lang w:val="pt-BR"/>
        </w:rPr>
        <w:t>OBJETIVO</w:t>
      </w:r>
      <w:bookmarkEnd w:id="1823658910"/>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70F28DED" w:rsidRDefault="76C84164" w14:paraId="06A1153C" w14:textId="1C8088B9">
      <w:pPr>
        <w:pStyle w:val="Heading1"/>
        <w:rPr>
          <w:rFonts w:ascii="Times New Roman" w:hAnsi="Times New Roman" w:eastAsia="Times New Roman" w:cs="Times New Roman"/>
          <w:b w:val="1"/>
          <w:bCs w:val="1"/>
          <w:noProof w:val="0"/>
          <w:sz w:val="24"/>
          <w:szCs w:val="24"/>
          <w:lang w:val="es-ES"/>
        </w:rPr>
      </w:pPr>
      <w:bookmarkStart w:name="_Toc1121132048" w:id="1454222065"/>
      <w:r w:rsidRPr="70F28DED" w:rsidR="5456B0CF">
        <w:rPr>
          <w:noProof w:val="0"/>
          <w:lang w:val="es-ES"/>
        </w:rPr>
        <w:t>3</w:t>
      </w:r>
      <w:r w:rsidRPr="70F28DED" w:rsidR="1A634888">
        <w:rPr>
          <w:noProof w:val="0"/>
          <w:lang w:val="es-ES"/>
        </w:rPr>
        <w:t>.</w:t>
      </w:r>
      <w:r w:rsidRPr="70F28DED" w:rsidR="5456B0CF">
        <w:rPr>
          <w:noProof w:val="0"/>
          <w:lang w:val="es-ES"/>
        </w:rPr>
        <w:t xml:space="preserve"> </w:t>
      </w:r>
      <w:r w:rsidRPr="70F28DED" w:rsidR="5725CB72">
        <w:rPr>
          <w:noProof w:val="0"/>
          <w:lang w:val="es-ES"/>
        </w:rPr>
        <w:t>ELICITAÇÃO DE REQUISITOS</w:t>
      </w:r>
      <w:bookmarkEnd w:id="1454222065"/>
      <w:r w:rsidRPr="70F28DED" w:rsidR="5456B0CF">
        <w:rPr>
          <w:noProof w:val="0"/>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180566180" w:id="265495359"/>
      <w:r w:rsidRPr="70F28DED" w:rsidR="431B1620">
        <w:rPr>
          <w:rFonts w:ascii="Times New Roman" w:hAnsi="Times New Roman" w:eastAsia="Times New Roman" w:cs="Times New Roman"/>
          <w:b w:val="1"/>
          <w:bCs w:val="1"/>
          <w:noProof w:val="0"/>
          <w:sz w:val="24"/>
          <w:szCs w:val="24"/>
          <w:lang w:val="pt-BR"/>
        </w:rPr>
        <w:t>3.1 Requisitos Funcionais (RF)</w:t>
      </w:r>
      <w:bookmarkEnd w:id="265495359"/>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9015" w:type="dxa"/>
        <w:tblLayout w:type="fixed"/>
        <w:tblLook w:val="06A0" w:firstRow="1" w:lastRow="0" w:firstColumn="1" w:lastColumn="0" w:noHBand="1" w:noVBand="1"/>
      </w:tblPr>
      <w:tblGrid>
        <w:gridCol w:w="960"/>
        <w:gridCol w:w="1935"/>
        <w:gridCol w:w="6120"/>
      </w:tblGrid>
      <w:tr w:rsidR="4B48383A" w:rsidTr="70F28DED"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935"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120"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70F28DED"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935" w:type="dxa"/>
            <w:tcBorders>
              <w:top w:val="single" w:color="000000" w:themeColor="text1" w:sz="12"/>
              <w:bottom w:val="single" w:color="000000" w:themeColor="text1" w:sz="12"/>
            </w:tcBorders>
            <w:tcMar/>
            <w:vAlign w:val="center"/>
          </w:tcPr>
          <w:p w:rsidR="4B48383A" w:rsidP="4B48383A" w:rsidRDefault="4B48383A" w14:paraId="77A2F875" w14:textId="58354FEC">
            <w:pPr>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Cadastr</w:t>
            </w:r>
            <w:r w:rsidRPr="343410AA" w:rsidR="00D4FAB3">
              <w:rPr>
                <w:rFonts w:ascii="Times New Roman" w:hAnsi="Times New Roman" w:eastAsia="Times New Roman" w:cs="Times New Roman"/>
              </w:rPr>
              <w:t>ar</w:t>
            </w:r>
            <w:r w:rsidRPr="343410AA" w:rsidR="210A2CE7">
              <w:rPr>
                <w:rFonts w:ascii="Times New Roman" w:hAnsi="Times New Roman" w:eastAsia="Times New Roman" w:cs="Times New Roman"/>
              </w:rPr>
              <w:t xml:space="preserve"> Usuário</w:t>
            </w:r>
          </w:p>
        </w:tc>
        <w:tc>
          <w:tcPr>
            <w:tcW w:w="6120"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70F28DED"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935" w:type="dxa"/>
            <w:tcBorders>
              <w:top w:val="single" w:color="000000" w:themeColor="text1" w:sz="12"/>
              <w:bottom w:val="single" w:color="000000" w:themeColor="text1" w:sz="12"/>
            </w:tcBorders>
            <w:tcMar/>
            <w:vAlign w:val="center"/>
          </w:tcPr>
          <w:p w:rsidR="4B48383A" w:rsidP="4B48383A" w:rsidRDefault="4B48383A" w14:paraId="38183355" w14:textId="27A541F7">
            <w:pPr>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Defini</w:t>
            </w:r>
            <w:r w:rsidRPr="343410AA" w:rsidR="23518900">
              <w:rPr>
                <w:rFonts w:ascii="Times New Roman" w:hAnsi="Times New Roman" w:eastAsia="Times New Roman" w:cs="Times New Roman"/>
              </w:rPr>
              <w:t>r</w:t>
            </w:r>
            <w:r w:rsidRPr="343410AA" w:rsidR="210A2CE7">
              <w:rPr>
                <w:rFonts w:ascii="Times New Roman" w:hAnsi="Times New Roman" w:eastAsia="Times New Roman" w:cs="Times New Roman"/>
              </w:rPr>
              <w:t xml:space="preserve"> Orçamento</w:t>
            </w:r>
          </w:p>
        </w:tc>
        <w:tc>
          <w:tcPr>
            <w:tcW w:w="6120"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70F28DED"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935" w:type="dxa"/>
            <w:tcBorders>
              <w:top w:val="single" w:color="000000" w:themeColor="text1" w:sz="12"/>
              <w:bottom w:val="single" w:color="000000" w:themeColor="text1" w:sz="12"/>
            </w:tcBorders>
            <w:tcMar/>
            <w:vAlign w:val="center"/>
          </w:tcPr>
          <w:p w:rsidR="4B48383A" w:rsidP="343410AA" w:rsidRDefault="4B48383A" w14:paraId="18FD1762" w14:textId="6EBFE3E9">
            <w:pPr>
              <w:pStyle w:val="Normal"/>
              <w:suppressLineNumbers w:val="0"/>
              <w:bidi w:val="0"/>
              <w:spacing w:before="0" w:beforeAutospacing="off" w:after="0" w:afterAutospacing="off" w:line="360" w:lineRule="auto"/>
              <w:ind w:left="0" w:right="0"/>
              <w:jc w:val="left"/>
            </w:pPr>
            <w:r w:rsidRPr="343410AA" w:rsidR="7E05CAD3">
              <w:rPr>
                <w:rFonts w:ascii="Times New Roman" w:hAnsi="Times New Roman" w:eastAsia="Times New Roman" w:cs="Times New Roman"/>
              </w:rPr>
              <w:t>Gerar Recomendação</w:t>
            </w:r>
          </w:p>
        </w:tc>
        <w:tc>
          <w:tcPr>
            <w:tcW w:w="6120"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70F28DED"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935" w:type="dxa"/>
            <w:tcBorders>
              <w:top w:val="single" w:color="000000" w:themeColor="text1" w:sz="12"/>
              <w:bottom w:val="single" w:color="000000" w:themeColor="text1" w:sz="12"/>
            </w:tcBorders>
            <w:tcMar/>
            <w:vAlign w:val="center"/>
          </w:tcPr>
          <w:p w:rsidR="4B48383A" w:rsidP="4B48383A" w:rsidRDefault="4B48383A" w14:paraId="79B49FDF" w14:textId="70FD5AEE">
            <w:pPr>
              <w:spacing w:before="0" w:beforeAutospacing="off" w:after="0" w:afterAutospacing="off" w:line="360" w:lineRule="auto"/>
              <w:rPr>
                <w:rFonts w:ascii="Times New Roman" w:hAnsi="Times New Roman" w:eastAsia="Times New Roman" w:cs="Times New Roman"/>
              </w:rPr>
            </w:pPr>
            <w:r w:rsidRPr="70F28DED" w:rsidR="4619C241">
              <w:rPr>
                <w:rFonts w:ascii="Times New Roman" w:hAnsi="Times New Roman" w:eastAsia="Times New Roman" w:cs="Times New Roman"/>
              </w:rPr>
              <w:t>Montar Manualmente</w:t>
            </w:r>
          </w:p>
        </w:tc>
        <w:tc>
          <w:tcPr>
            <w:tcW w:w="6120"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70F28DED"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935" w:type="dxa"/>
            <w:tcBorders>
              <w:top w:val="single" w:color="000000" w:themeColor="text1" w:sz="12"/>
              <w:bottom w:val="single" w:color="000000" w:themeColor="text1" w:sz="12"/>
            </w:tcBorders>
            <w:tcMar/>
            <w:vAlign w:val="center"/>
          </w:tcPr>
          <w:p w:rsidR="4B48383A" w:rsidP="4B48383A" w:rsidRDefault="4B48383A" w14:paraId="26B51F82" w14:textId="436E0693">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Avalia</w:t>
            </w:r>
            <w:r w:rsidRPr="70F28DED" w:rsidR="0F0C5C13">
              <w:rPr>
                <w:rFonts w:ascii="Times New Roman" w:hAnsi="Times New Roman" w:eastAsia="Times New Roman" w:cs="Times New Roman"/>
              </w:rPr>
              <w:t>r</w:t>
            </w:r>
            <w:r w:rsidRPr="70F28DED" w:rsidR="5A57B910">
              <w:rPr>
                <w:rFonts w:ascii="Times New Roman" w:hAnsi="Times New Roman" w:eastAsia="Times New Roman" w:cs="Times New Roman"/>
              </w:rPr>
              <w:t xml:space="preserve"> Compatibilidade</w:t>
            </w:r>
          </w:p>
        </w:tc>
        <w:tc>
          <w:tcPr>
            <w:tcW w:w="6120"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70F28DED" w14:paraId="5CD979D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935" w:type="dxa"/>
            <w:tcBorders>
              <w:top w:val="single" w:color="000000" w:themeColor="text1" w:sz="12"/>
              <w:bottom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120" w:type="dxa"/>
            <w:tcBorders>
              <w:top w:val="single" w:color="000000" w:themeColor="text1" w:sz="12"/>
              <w:bottom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70F28DED" w14:paraId="5D1D039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935" w:type="dxa"/>
            <w:tcBorders>
              <w:top w:val="single" w:color="000000" w:themeColor="text1" w:sz="12"/>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120" w:type="dxa"/>
            <w:tcBorders>
              <w:top w:val="single" w:color="000000" w:themeColor="text1" w:sz="12"/>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70F28DED"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935"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120"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70F28DED"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935"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120"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70F28DED"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935" w:type="dxa"/>
            <w:tcBorders>
              <w:top w:val="single" w:color="000000" w:themeColor="text1" w:sz="12"/>
              <w:bottom w:val="single" w:color="000000" w:themeColor="text1" w:sz="12"/>
            </w:tcBorders>
            <w:tcMar/>
            <w:vAlign w:val="center"/>
          </w:tcPr>
          <w:p w:rsidR="4B48383A" w:rsidP="4B48383A" w:rsidRDefault="4B48383A" w14:paraId="1D04D568" w14:textId="0421F641">
            <w:pPr>
              <w:spacing w:before="0" w:beforeAutospacing="off" w:after="0" w:afterAutospacing="off" w:line="360" w:lineRule="auto"/>
              <w:rPr>
                <w:rFonts w:ascii="Times New Roman" w:hAnsi="Times New Roman" w:eastAsia="Times New Roman" w:cs="Times New Roman"/>
              </w:rPr>
            </w:pPr>
            <w:r w:rsidRPr="70F28DED" w:rsidR="19C704BA">
              <w:rPr>
                <w:rFonts w:ascii="Times New Roman" w:hAnsi="Times New Roman" w:eastAsia="Times New Roman" w:cs="Times New Roman"/>
              </w:rPr>
              <w:t xml:space="preserve">Gerar </w:t>
            </w:r>
            <w:r w:rsidRPr="70F28DED" w:rsidR="5A57B910">
              <w:rPr>
                <w:rFonts w:ascii="Times New Roman" w:hAnsi="Times New Roman" w:eastAsia="Times New Roman" w:cs="Times New Roman"/>
              </w:rPr>
              <w:t>Links de Compra</w:t>
            </w:r>
          </w:p>
        </w:tc>
        <w:tc>
          <w:tcPr>
            <w:tcW w:w="6120"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70F28DED"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935" w:type="dxa"/>
            <w:tcBorders>
              <w:top w:val="single" w:color="000000" w:themeColor="text1" w:sz="12"/>
              <w:bottom w:val="single" w:color="000000" w:themeColor="text1" w:sz="12"/>
            </w:tcBorders>
            <w:tcMar/>
            <w:vAlign w:val="center"/>
          </w:tcPr>
          <w:p w:rsidR="4B48383A" w:rsidP="4B48383A" w:rsidRDefault="4B48383A" w14:paraId="168CDF66" w14:textId="53E26226">
            <w:pPr>
              <w:spacing w:before="0" w:beforeAutospacing="off" w:after="0" w:afterAutospacing="off" w:line="360" w:lineRule="auto"/>
              <w:rPr>
                <w:rFonts w:ascii="Times New Roman" w:hAnsi="Times New Roman" w:eastAsia="Times New Roman" w:cs="Times New Roman"/>
              </w:rPr>
            </w:pPr>
            <w:r w:rsidRPr="70F28DED" w:rsidR="4E226FCD">
              <w:rPr>
                <w:rFonts w:ascii="Times New Roman" w:hAnsi="Times New Roman" w:eastAsia="Times New Roman" w:cs="Times New Roman"/>
              </w:rPr>
              <w:t xml:space="preserve">Definir </w:t>
            </w:r>
            <w:r w:rsidRPr="70F28DED" w:rsidR="5A57B910">
              <w:rPr>
                <w:rFonts w:ascii="Times New Roman" w:hAnsi="Times New Roman" w:eastAsia="Times New Roman" w:cs="Times New Roman"/>
              </w:rPr>
              <w:t>Perfil de Uso</w:t>
            </w:r>
          </w:p>
        </w:tc>
        <w:tc>
          <w:tcPr>
            <w:tcW w:w="6120"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70F28DED"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935" w:type="dxa"/>
            <w:tcBorders>
              <w:top w:val="single" w:color="000000" w:themeColor="text1" w:sz="12"/>
              <w:bottom w:val="single" w:color="000000" w:themeColor="text1" w:sz="12"/>
            </w:tcBorders>
            <w:tcMar/>
            <w:vAlign w:val="center"/>
          </w:tcPr>
          <w:p w:rsidR="4B48383A" w:rsidP="4B48383A" w:rsidRDefault="4B48383A" w14:paraId="2AA9A7F3" w14:textId="496C38B0">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Suge</w:t>
            </w:r>
            <w:r w:rsidRPr="70F28DED" w:rsidR="6BF710E3">
              <w:rPr>
                <w:rFonts w:ascii="Times New Roman" w:hAnsi="Times New Roman" w:eastAsia="Times New Roman" w:cs="Times New Roman"/>
              </w:rPr>
              <w:t>rir</w:t>
            </w:r>
            <w:r w:rsidRPr="70F28DED" w:rsidR="5A57B910">
              <w:rPr>
                <w:rFonts w:ascii="Times New Roman" w:hAnsi="Times New Roman" w:eastAsia="Times New Roman" w:cs="Times New Roman"/>
              </w:rPr>
              <w:t xml:space="preserve"> por Ambiente</w:t>
            </w:r>
          </w:p>
        </w:tc>
        <w:tc>
          <w:tcPr>
            <w:tcW w:w="6120"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70F28DED"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935" w:type="dxa"/>
            <w:tcBorders>
              <w:top w:val="single" w:color="000000" w:themeColor="text1" w:sz="12"/>
              <w:bottom w:val="single" w:color="000000" w:themeColor="text1" w:sz="12"/>
            </w:tcBorders>
            <w:tcMar/>
            <w:vAlign w:val="center"/>
          </w:tcPr>
          <w:p w:rsidR="4B48383A" w:rsidP="4B48383A" w:rsidRDefault="4B48383A" w14:paraId="1ED26E7F" w14:textId="6E9F7A62">
            <w:pPr>
              <w:spacing w:before="0" w:beforeAutospacing="off" w:after="0" w:afterAutospacing="off" w:line="360" w:lineRule="auto"/>
              <w:rPr>
                <w:rFonts w:ascii="Times New Roman" w:hAnsi="Times New Roman" w:eastAsia="Times New Roman" w:cs="Times New Roman"/>
              </w:rPr>
            </w:pPr>
            <w:r w:rsidRPr="70F28DED" w:rsidR="060B16AA">
              <w:rPr>
                <w:rFonts w:ascii="Times New Roman" w:hAnsi="Times New Roman" w:eastAsia="Times New Roman" w:cs="Times New Roman"/>
              </w:rPr>
              <w:t xml:space="preserve">Utilizar </w:t>
            </w:r>
            <w:r w:rsidRPr="70F28DED" w:rsidR="5A57B910">
              <w:rPr>
                <w:rFonts w:ascii="Times New Roman" w:hAnsi="Times New Roman" w:eastAsia="Times New Roman" w:cs="Times New Roman"/>
              </w:rPr>
              <w:t>Chatbot</w:t>
            </w:r>
          </w:p>
        </w:tc>
        <w:tc>
          <w:tcPr>
            <w:tcW w:w="6120"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70F28DED"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935" w:type="dxa"/>
            <w:tcBorders>
              <w:top w:val="single" w:color="000000" w:themeColor="text1" w:sz="12"/>
              <w:bottom w:val="single" w:color="000000" w:themeColor="text1" w:sz="12"/>
            </w:tcBorders>
            <w:tcMar/>
            <w:vAlign w:val="center"/>
          </w:tcPr>
          <w:p w:rsidR="4B48383A" w:rsidP="4B48383A" w:rsidRDefault="4B48383A" w14:paraId="7AA4D452" w14:textId="7B979162">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Detec</w:t>
            </w:r>
            <w:r w:rsidRPr="70F28DED" w:rsidR="5F2CD7D3">
              <w:rPr>
                <w:rFonts w:ascii="Times New Roman" w:hAnsi="Times New Roman" w:eastAsia="Times New Roman" w:cs="Times New Roman"/>
              </w:rPr>
              <w:t>tar</w:t>
            </w:r>
            <w:r w:rsidRPr="70F28DED" w:rsidR="5A57B910">
              <w:rPr>
                <w:rFonts w:ascii="Times New Roman" w:hAnsi="Times New Roman" w:eastAsia="Times New Roman" w:cs="Times New Roman"/>
              </w:rPr>
              <w:t xml:space="preserve"> de Localização (IP)</w:t>
            </w:r>
          </w:p>
        </w:tc>
        <w:tc>
          <w:tcPr>
            <w:tcW w:w="6120"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70F28DED"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935" w:type="dxa"/>
            <w:tcBorders>
              <w:top w:val="single" w:color="000000" w:themeColor="text1" w:sz="12"/>
              <w:bottom w:val="single" w:color="000000" w:themeColor="text1" w:sz="12"/>
            </w:tcBorders>
            <w:tcMar/>
            <w:vAlign w:val="center"/>
          </w:tcPr>
          <w:p w:rsidR="4B48383A" w:rsidP="4B48383A" w:rsidRDefault="4B48383A" w14:paraId="72E26716" w14:textId="1B8A8FCD">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Coleta</w:t>
            </w:r>
            <w:r w:rsidRPr="70F28DED" w:rsidR="671986B7">
              <w:rPr>
                <w:rFonts w:ascii="Times New Roman" w:hAnsi="Times New Roman" w:eastAsia="Times New Roman" w:cs="Times New Roman"/>
              </w:rPr>
              <w:t>r</w:t>
            </w:r>
            <w:r w:rsidRPr="70F28DED" w:rsidR="5A57B910">
              <w:rPr>
                <w:rFonts w:ascii="Times New Roman" w:hAnsi="Times New Roman" w:eastAsia="Times New Roman" w:cs="Times New Roman"/>
              </w:rPr>
              <w:t xml:space="preserve"> Dados Ambientais</w:t>
            </w:r>
          </w:p>
        </w:tc>
        <w:tc>
          <w:tcPr>
            <w:tcW w:w="6120"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70F28DED"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935" w:type="dxa"/>
            <w:tcBorders>
              <w:top w:val="single" w:color="000000" w:themeColor="text1" w:sz="12"/>
              <w:bottom w:val="single" w:color="000000" w:themeColor="text1" w:sz="12"/>
            </w:tcBorders>
            <w:tcMar/>
            <w:vAlign w:val="center"/>
          </w:tcPr>
          <w:p w:rsidR="4B48383A" w:rsidP="4B48383A" w:rsidRDefault="4B48383A" w14:paraId="0061093A" w14:textId="4EF784BA">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Valida</w:t>
            </w:r>
            <w:r w:rsidRPr="70F28DED" w:rsidR="1F13CAE5">
              <w:rPr>
                <w:rFonts w:ascii="Times New Roman" w:hAnsi="Times New Roman" w:eastAsia="Times New Roman" w:cs="Times New Roman"/>
              </w:rPr>
              <w:t>r</w:t>
            </w:r>
            <w:r w:rsidRPr="70F28DED" w:rsidR="5A57B910">
              <w:rPr>
                <w:rFonts w:ascii="Times New Roman" w:hAnsi="Times New Roman" w:eastAsia="Times New Roman" w:cs="Times New Roman"/>
              </w:rPr>
              <w:t xml:space="preserve"> Gabinete</w:t>
            </w:r>
          </w:p>
        </w:tc>
        <w:tc>
          <w:tcPr>
            <w:tcW w:w="6120"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70F28DED"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935" w:type="dxa"/>
            <w:tcBorders>
              <w:top w:val="single" w:color="000000" w:themeColor="text1" w:sz="12"/>
              <w:bottom w:val="single" w:color="000000" w:themeColor="text1" w:sz="12"/>
            </w:tcBorders>
            <w:tcMar/>
            <w:vAlign w:val="center"/>
          </w:tcPr>
          <w:p w:rsidR="4B48383A" w:rsidP="4B48383A" w:rsidRDefault="4B48383A" w14:paraId="7EC68C3F" w14:textId="59E56DC9">
            <w:pPr>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Recomenda</w:t>
            </w:r>
            <w:r w:rsidRPr="70F28DED" w:rsidR="278DC458">
              <w:rPr>
                <w:rFonts w:ascii="Times New Roman" w:hAnsi="Times New Roman" w:eastAsia="Times New Roman" w:cs="Times New Roman"/>
              </w:rPr>
              <w:t>r Refrigeração</w:t>
            </w:r>
          </w:p>
        </w:tc>
        <w:tc>
          <w:tcPr>
            <w:tcW w:w="6120"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4A908A13">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222882186" w:id="596617026"/>
      <w:r w:rsidRPr="70F28DED" w:rsidR="3B28F440">
        <w:rPr>
          <w:rFonts w:ascii="Times New Roman" w:hAnsi="Times New Roman" w:eastAsia="Times New Roman" w:cs="Times New Roman"/>
          <w:b w:val="1"/>
          <w:bCs w:val="1"/>
          <w:noProof w:val="0"/>
          <w:sz w:val="24"/>
          <w:szCs w:val="24"/>
          <w:lang w:val="pt-BR"/>
        </w:rPr>
        <w:t>3.2</w:t>
      </w:r>
      <w:r w:rsidRPr="70F28DED" w:rsidR="4628EDB1">
        <w:rPr>
          <w:rFonts w:ascii="Times New Roman" w:hAnsi="Times New Roman" w:eastAsia="Times New Roman" w:cs="Times New Roman"/>
          <w:b w:val="1"/>
          <w:bCs w:val="1"/>
          <w:noProof w:val="0"/>
          <w:sz w:val="24"/>
          <w:szCs w:val="24"/>
          <w:lang w:val="pt-BR"/>
        </w:rPr>
        <w:t xml:space="preserve"> </w:t>
      </w:r>
      <w:r w:rsidRPr="70F28DED" w:rsidR="3B28F440">
        <w:rPr>
          <w:rFonts w:ascii="Times New Roman" w:hAnsi="Times New Roman" w:eastAsia="Times New Roman" w:cs="Times New Roman"/>
          <w:b w:val="1"/>
          <w:bCs w:val="1"/>
          <w:noProof w:val="0"/>
          <w:sz w:val="24"/>
          <w:szCs w:val="24"/>
          <w:lang w:val="pt-BR"/>
        </w:rPr>
        <w:t>Requisitos Não Funcionais (RNF)</w:t>
      </w:r>
      <w:bookmarkEnd w:id="596617026"/>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343410AA" w:rsidR="010C4AC3">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343410AA" w:rsidRDefault="343410AA" w14:paraId="1CD24E54" w14:textId="079F3154">
      <w:r>
        <w:br w:type="page"/>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70F28DED"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70F28DED"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70F28DED"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70F28DED"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70F28DED"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70F28DED"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70F28DED"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3003B1BB">
            <w:pPr>
              <w:bidi w:val="0"/>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 xml:space="preserve">Segurança </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3292AD6E">
            <w:pPr>
              <w:bidi w:val="0"/>
              <w:spacing w:before="0" w:beforeAutospacing="off" w:after="0" w:afterAutospacing="off" w:line="360" w:lineRule="auto"/>
              <w:rPr>
                <w:rFonts w:ascii="Times New Roman" w:hAnsi="Times New Roman" w:eastAsia="Times New Roman" w:cs="Times New Roman"/>
              </w:rPr>
            </w:pPr>
            <w:r w:rsidRPr="70F28DED" w:rsidR="5A57B910">
              <w:rPr>
                <w:rFonts w:ascii="Times New Roman" w:hAnsi="Times New Roman" w:eastAsia="Times New Roman" w:cs="Times New Roman"/>
              </w:rPr>
              <w:t>Implementar criptografia de dados</w:t>
            </w:r>
            <w:r w:rsidRPr="70F28DED" w:rsidR="3C71032E">
              <w:rPr>
                <w:rFonts w:ascii="Times New Roman" w:hAnsi="Times New Roman" w:eastAsia="Times New Roman" w:cs="Times New Roman"/>
              </w:rPr>
              <w:t>.</w:t>
            </w:r>
          </w:p>
        </w:tc>
      </w:tr>
      <w:tr w:rsidR="70F28DED" w:rsidTr="70F28DED" w14:paraId="3C1754CD">
        <w:trPr>
          <w:trHeight w:val="300"/>
        </w:trPr>
        <w:tc>
          <w:tcPr>
            <w:tcW w:w="1065" w:type="dxa"/>
            <w:tcBorders>
              <w:top w:val="single" w:color="000000" w:themeColor="text1" w:sz="12"/>
              <w:bottom w:val="single" w:color="000000" w:themeColor="text1" w:sz="12"/>
            </w:tcBorders>
            <w:tcMar/>
            <w:vAlign w:val="center"/>
          </w:tcPr>
          <w:p w:rsidR="3C71032E" w:rsidP="70F28DED" w:rsidRDefault="3C71032E" w14:paraId="0F6170B2" w14:textId="5D22312B">
            <w:pPr>
              <w:pStyle w:val="Normal"/>
              <w:bidi w:val="0"/>
              <w:spacing w:line="360" w:lineRule="auto"/>
              <w:rPr>
                <w:rFonts w:ascii="Times New Roman" w:hAnsi="Times New Roman" w:eastAsia="Times New Roman" w:cs="Times New Roman"/>
              </w:rPr>
            </w:pPr>
            <w:r w:rsidRPr="70F28DED" w:rsidR="3C71032E">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3C71032E" w:rsidP="70F28DED" w:rsidRDefault="3C71032E" w14:paraId="24E28D24" w14:textId="7B77EA03">
            <w:pPr>
              <w:pStyle w:val="Normal"/>
              <w:bidi w:val="0"/>
              <w:spacing w:line="360" w:lineRule="auto"/>
              <w:rPr>
                <w:rFonts w:ascii="Times New Roman" w:hAnsi="Times New Roman" w:eastAsia="Times New Roman" w:cs="Times New Roman"/>
              </w:rPr>
            </w:pPr>
            <w:r w:rsidRPr="70F28DED" w:rsidR="3C71032E">
              <w:rPr>
                <w:rFonts w:ascii="Times New Roman" w:hAnsi="Times New Roman" w:eastAsia="Times New Roman" w:cs="Times New Roman"/>
              </w:rPr>
              <w:t>LGPD</w:t>
            </w:r>
          </w:p>
        </w:tc>
        <w:tc>
          <w:tcPr>
            <w:tcW w:w="6486" w:type="dxa"/>
            <w:tcBorders>
              <w:top w:val="single" w:color="000000" w:themeColor="text1" w:sz="12"/>
              <w:bottom w:val="single" w:color="000000" w:themeColor="text1" w:sz="12"/>
            </w:tcBorders>
            <w:tcMar/>
            <w:vAlign w:val="center"/>
          </w:tcPr>
          <w:p w:rsidR="3C71032E" w:rsidP="70F28DED" w:rsidRDefault="3C71032E" w14:paraId="1AA68E79" w14:textId="7F08E121">
            <w:pPr>
              <w:bidi w:val="0"/>
              <w:spacing w:line="360" w:lineRule="auto"/>
              <w:rPr>
                <w:rFonts w:ascii="Times New Roman" w:hAnsi="Times New Roman" w:eastAsia="Times New Roman" w:cs="Times New Roman"/>
              </w:rPr>
            </w:pPr>
            <w:r w:rsidRPr="70F28DED" w:rsidR="3C71032E">
              <w:rPr>
                <w:rFonts w:ascii="Times New Roman" w:hAnsi="Times New Roman" w:eastAsia="Times New Roman" w:cs="Times New Roman"/>
              </w:rPr>
              <w:t>garantir conformidade com a Lei Geral de Proteção de Dados.</w:t>
            </w:r>
          </w:p>
        </w:tc>
      </w:tr>
      <w:tr w:rsidR="4B48383A" w:rsidTr="70F28DED"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0C165A70">
            <w:pPr>
              <w:bidi w:val="0"/>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Compatibilidade</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70F28DED"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70F28DED"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70F28DED"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70F28DED" w:rsidP="70F28DED" w:rsidRDefault="70F28DED" w14:paraId="1AF82B6C" w14:textId="1E1DFC69">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70F28DED" w:rsidP="70F28DED" w:rsidRDefault="70F28DED" w14:paraId="7D11CA44" w14:textId="6B5B0EB3">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 xml:space="preserve">Implementar </w:t>
            </w:r>
            <w:r w:rsidRPr="70F28DED" w:rsidR="70F28DED">
              <w:rPr>
                <w:rFonts w:ascii="Times New Roman" w:hAnsi="Times New Roman" w:eastAsia="Times New Roman" w:cs="Times New Roman"/>
              </w:rPr>
              <w:t>retentativas</w:t>
            </w:r>
            <w:r w:rsidRPr="70F28DED" w:rsidR="70F28DED">
              <w:rPr>
                <w:rFonts w:ascii="Times New Roman" w:hAnsi="Times New Roman" w:eastAsia="Times New Roman" w:cs="Times New Roman"/>
              </w:rPr>
              <w:t xml:space="preserve"> e </w:t>
            </w:r>
            <w:r w:rsidRPr="70F28DED" w:rsidR="70F28DED">
              <w:rPr>
                <w:rFonts w:ascii="Times New Roman" w:hAnsi="Times New Roman" w:eastAsia="Times New Roman" w:cs="Times New Roman"/>
              </w:rPr>
              <w:t>logging</w:t>
            </w:r>
            <w:r w:rsidRPr="70F28DED" w:rsidR="70F28DED">
              <w:rPr>
                <w:rFonts w:ascii="Times New Roman" w:hAnsi="Times New Roman" w:eastAsia="Times New Roman" w:cs="Times New Roman"/>
              </w:rPr>
              <w:t xml:space="preserve"> para falhas em APIs ou </w:t>
            </w:r>
            <w:r w:rsidRPr="70F28DED" w:rsidR="70F28DED">
              <w:rPr>
                <w:rFonts w:ascii="Times New Roman" w:hAnsi="Times New Roman" w:eastAsia="Times New Roman" w:cs="Times New Roman"/>
              </w:rPr>
              <w:t>scraping</w:t>
            </w:r>
            <w:r w:rsidRPr="70F28DED" w:rsidR="70F28DED">
              <w:rPr>
                <w:rFonts w:ascii="Times New Roman" w:hAnsi="Times New Roman" w:eastAsia="Times New Roman" w:cs="Times New Roman"/>
              </w:rPr>
              <w:t>.</w:t>
            </w:r>
          </w:p>
        </w:tc>
      </w:tr>
      <w:tr w:rsidR="4B48383A" w:rsidTr="70F28DED"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70F28DED" w:rsidP="70F28DED" w:rsidRDefault="70F28DED" w14:paraId="362C9BC0" w14:textId="48A29DBA">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Pré</w:t>
            </w:r>
            <w:r w:rsidRPr="70F28DED" w:rsidR="70F28DED">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70F28DED" w:rsidP="70F28DED" w:rsidRDefault="70F28DED" w14:paraId="5A9C421E" w14:textId="4A12D77E">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Solicitar teto de gastos antes de iniciar o processo de recomendação.</w:t>
            </w:r>
          </w:p>
        </w:tc>
      </w:tr>
      <w:tr w:rsidR="4B48383A" w:rsidTr="70F28DED"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70F28DED" w:rsidP="70F28DED" w:rsidRDefault="70F28DED" w14:paraId="239B516A" w14:textId="5DAEF737">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70F28DED" w:rsidP="70F28DED" w:rsidRDefault="70F28DED" w14:paraId="29C95A82" w14:textId="495B01A3">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 xml:space="preserve">Interface clara: </w:t>
            </w:r>
            <w:r w:rsidRPr="70F28DED" w:rsidR="70F28DED">
              <w:rPr>
                <w:rFonts w:ascii="Times New Roman" w:hAnsi="Times New Roman" w:eastAsia="Times New Roman" w:cs="Times New Roman"/>
              </w:rPr>
              <w:t>chatbot</w:t>
            </w:r>
            <w:r w:rsidRPr="70F28DED" w:rsidR="70F28DED">
              <w:rPr>
                <w:rFonts w:ascii="Times New Roman" w:hAnsi="Times New Roman" w:eastAsia="Times New Roman" w:cs="Times New Roman"/>
              </w:rPr>
              <w:t xml:space="preserve"> à direita, tabela de peças à esquerda.</w:t>
            </w:r>
          </w:p>
        </w:tc>
      </w:tr>
      <w:tr w:rsidR="4B48383A" w:rsidTr="70F28DED"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70F28DED" w:rsidP="70F28DED" w:rsidRDefault="70F28DED" w14:paraId="71289269" w14:textId="6B1D791E">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70F28DED" w:rsidP="70F28DED" w:rsidRDefault="70F28DED" w14:paraId="623CD374" w14:textId="67F3A02D">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Utilizar pop-up de consentimento para coleta automática de dados climáticos; caso negado, entrada manual.</w:t>
            </w:r>
          </w:p>
        </w:tc>
      </w:tr>
      <w:tr w:rsidR="4B48383A" w:rsidTr="70F28DED"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70F28DED" w:rsidP="70F28DED" w:rsidRDefault="70F28DED" w14:paraId="7E2F7756" w14:textId="330998C0">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70F28DED" w:rsidP="70F28DED" w:rsidRDefault="70F28DED" w14:paraId="5D3F4777" w14:textId="28E04EFA">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Solicitar autorização para uso da localização aproximada do usuário.</w:t>
            </w:r>
          </w:p>
        </w:tc>
      </w:tr>
      <w:tr w:rsidR="4B48383A" w:rsidTr="70F28DED"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70F28DED" w:rsidP="70F28DED" w:rsidRDefault="70F28DED" w14:paraId="27C0E467" w14:textId="0EB17ECC">
            <w:pPr>
              <w:bidi w:val="0"/>
              <w:spacing w:before="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70F28DED" w:rsidP="70F28DED" w:rsidRDefault="70F28DED" w14:paraId="5C4B874F" w14:textId="3F8025C7">
            <w:pPr>
              <w:bidi w:val="0"/>
              <w:spacing w:before="120" w:beforeAutospacing="off" w:after="0" w:afterAutospacing="off" w:line="360" w:lineRule="auto"/>
              <w:rPr>
                <w:rFonts w:ascii="Times New Roman" w:hAnsi="Times New Roman" w:eastAsia="Times New Roman" w:cs="Times New Roman"/>
              </w:rPr>
            </w:pPr>
            <w:r w:rsidRPr="70F28DED" w:rsidR="70F28DED">
              <w:rPr>
                <w:rFonts w:ascii="Times New Roman" w:hAnsi="Times New Roman" w:eastAsia="Times New Roman" w:cs="Times New Roman"/>
              </w:rPr>
              <w:t>Permitir configuração externa de TDP e regras térmicas para ajustes futuros.</w:t>
            </w:r>
          </w:p>
        </w:tc>
      </w:tr>
    </w:tbl>
    <w:p w:rsidR="5B042658" w:rsidP="70F28DED" w:rsidRDefault="5B042658" w14:paraId="17A5CFDA" w14:textId="16064777">
      <w:pPr>
        <w:bidi w:val="0"/>
        <w:jc w:val="center"/>
      </w:pPr>
      <w:r w:rsidR="5B042658">
        <w:rPr/>
        <w:t>Fonte: Autoria Própria.</w:t>
      </w:r>
    </w:p>
    <w:p w:rsidR="5F07CBF3" w:rsidP="70F28DED" w:rsidRDefault="5F07CBF3" w14:paraId="24EE460E" w14:textId="72274303">
      <w:pPr>
        <w:pStyle w:val="Heading1"/>
        <w:rPr>
          <w:rFonts w:ascii="Times New Roman" w:hAnsi="Times New Roman" w:eastAsia="Times New Roman" w:cs="Times New Roman"/>
          <w:b w:val="1"/>
          <w:bCs w:val="1"/>
          <w:noProof w:val="0"/>
          <w:sz w:val="24"/>
          <w:szCs w:val="24"/>
          <w:lang w:val="pt-BR"/>
        </w:rPr>
      </w:pPr>
      <w:bookmarkStart w:name="_Toc566289694" w:id="374076200"/>
      <w:r w:rsidRPr="70F28DED" w:rsidR="31498F49">
        <w:rPr>
          <w:noProof w:val="0"/>
          <w:lang w:val="pt-BR"/>
        </w:rPr>
        <w:t>4</w:t>
      </w:r>
      <w:r w:rsidRPr="70F28DED" w:rsidR="310EC377">
        <w:rPr>
          <w:noProof w:val="0"/>
          <w:lang w:val="pt-BR"/>
        </w:rPr>
        <w:t>.</w:t>
      </w:r>
      <w:r w:rsidRPr="70F28DED" w:rsidR="31498F49">
        <w:rPr>
          <w:noProof w:val="0"/>
          <w:lang w:val="pt-BR"/>
        </w:rPr>
        <w:t xml:space="preserve"> DIAGRAM</w:t>
      </w:r>
      <w:r w:rsidRPr="70F28DED" w:rsidR="59339B65">
        <w:rPr>
          <w:noProof w:val="0"/>
          <w:lang w:val="pt-BR"/>
        </w:rPr>
        <w:t>A</w:t>
      </w:r>
      <w:r w:rsidRPr="70F28DED" w:rsidR="31498F49">
        <w:rPr>
          <w:noProof w:val="0"/>
          <w:lang w:val="pt-BR"/>
        </w:rPr>
        <w:t>S DE CASO DE USO</w:t>
      </w:r>
      <w:bookmarkEnd w:id="374076200"/>
    </w:p>
    <w:p w:rsidR="5F07CBF3" w:rsidP="524CBF35" w:rsidRDefault="5F07CBF3" w14:paraId="7E998301" w14:textId="43463A52">
      <w:pPr>
        <w:pStyle w:val="Normal"/>
        <w:spacing w:before="0" w:after="0" w:line="360"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24CBF35" w:rsidR="002996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02996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322205938" w:id="1916659797"/>
      <w:r w:rsidRPr="70F28DED" w:rsidR="1AF10E87">
        <w:rPr>
          <w:rFonts w:ascii="Times New Roman" w:hAnsi="Times New Roman" w:eastAsia="Times New Roman" w:cs="Times New Roman"/>
          <w:b w:val="1"/>
          <w:bCs w:val="1"/>
          <w:sz w:val="24"/>
          <w:szCs w:val="24"/>
        </w:rPr>
        <w:t>4.2 Descrição dos casos de uso</w:t>
      </w:r>
      <w:bookmarkEnd w:id="1916659797"/>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343410AA" w:rsidR="6FB54A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70F28DED"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310782978" w:id="1732801395"/>
      <w:r w:rsidRPr="70F28DED" w:rsidR="59272C15">
        <w:rPr>
          <w:rFonts w:ascii="Times New Roman" w:hAnsi="Times New Roman" w:eastAsia="Times New Roman" w:cs="Times New Roman"/>
          <w:b w:val="1"/>
          <w:bCs w:val="1"/>
          <w:noProof w:val="0"/>
          <w:sz w:val="24"/>
          <w:szCs w:val="24"/>
          <w:lang w:val="pt-BR"/>
        </w:rPr>
        <w:t>4.2.1 Criar e Gerenciar Perfil de Usuário</w:t>
      </w:r>
      <w:bookmarkEnd w:id="1732801395"/>
    </w:p>
    <w:p w:rsidR="7358B05B" w:rsidP="343410AA" w:rsidRDefault="7358B05B" w14:paraId="5FCF3ED1" w14:textId="3F0CD3F6">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343410AA" w:rsidRDefault="4B48383A" w14:paraId="213C3FA6" w14:textId="77741D5B">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pPr>
      <w:r w:rsidRPr="343410AA" w:rsidR="22E21B56">
        <w:rPr>
          <w:b w:val="1"/>
          <w:bCs w:val="1"/>
        </w:rPr>
        <w:t xml:space="preserve">Figura 1 – </w:t>
      </w:r>
      <w:r w:rsidR="22E21B56">
        <w:rPr>
          <w:b w:val="0"/>
          <w:bCs w:val="0"/>
        </w:rPr>
        <w:t>Cadastro e login</w:t>
      </w:r>
      <w:r w:rsidR="22E21B56">
        <w:drawing>
          <wp:inline wp14:editId="19895A75" wp14:anchorId="79C6CC9D">
            <wp:extent cx="4200525" cy="2869098"/>
            <wp:effectExtent l="0" t="0" r="0" b="0"/>
            <wp:docPr id="18684851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65af70d0833347d8">
                      <a:extLst>
                        <a:ext uri="{28A0092B-C50C-407E-A947-70E740481C1C}">
                          <a14:useLocalDpi xmlns:a14="http://schemas.microsoft.com/office/drawing/2010/main"/>
                        </a:ext>
                      </a:extLst>
                    </a:blip>
                    <a:stretch>
                      <a:fillRect/>
                    </a:stretch>
                    <a:srcRect l="0" t="0" r="8125" b="28162"/>
                  </pic:blipFill>
                  <pic:spPr>
                    <a:xfrm rot="0">
                      <a:off x="0" y="0"/>
                      <a:ext cx="4200525" cy="2869098"/>
                    </a:xfrm>
                    <a:prstGeom prst="rect">
                      <a:avLst/>
                    </a:prstGeom>
                  </pic:spPr>
                </pic:pic>
              </a:graphicData>
            </a:graphic>
          </wp:inline>
        </w:drawing>
      </w:r>
    </w:p>
    <w:p w:rsidR="4B48383A" w:rsidP="343410AA" w:rsidRDefault="4B48383A" w14:paraId="446A00A4" w14:textId="6F645F7B">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Fonte: </w:t>
      </w:r>
      <w:r w:rsidR="22E21B56">
        <w:rPr>
          <w:b w:val="0"/>
          <w:bCs w:val="0"/>
        </w:rPr>
        <w:t>Autoria própria</w:t>
      </w:r>
    </w:p>
    <w:p w:rsidR="4B48383A" w:rsidP="343410AA" w:rsidRDefault="4B48383A" w14:paraId="36D97165" w14:textId="082AAD1C">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Figura 2: </w:t>
      </w:r>
      <w:r w:rsidR="22E21B56">
        <w:rPr>
          <w:b w:val="0"/>
          <w:bCs w:val="0"/>
        </w:rPr>
        <w:t>Ações após o login ou cadastro</w:t>
      </w:r>
    </w:p>
    <w:p w:rsidR="4B48383A" w:rsidP="343410AA" w:rsidRDefault="4B48383A" w14:paraId="5A335071" w14:textId="31433313">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pPr>
      <w:r w:rsidR="22E21B56">
        <w:drawing>
          <wp:inline wp14:editId="204717D1" wp14:anchorId="1EFA3473">
            <wp:extent cx="4572000" cy="3392866"/>
            <wp:effectExtent l="0" t="0" r="0" b="0"/>
            <wp:docPr id="5293752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73b0cf89ee134b58">
                      <a:extLst>
                        <a:ext xmlns:a="http://schemas.openxmlformats.org/drawingml/2006/main" uri="{28A0092B-C50C-407E-A947-70E740481C1C}">
                          <a14:useLocalDpi xmlns:a14="http://schemas.microsoft.com/office/drawing/2010/main" val="0"/>
                        </a:ext>
                      </a:extLst>
                    </a:blip>
                    <a:stretch>
                      <a:fillRect/>
                    </a:stretch>
                  </pic:blipFill>
                  <pic:spPr>
                    <a:xfrm>
                      <a:off x="0" y="0"/>
                      <a:ext cx="4572000" cy="3392866"/>
                    </a:xfrm>
                    <a:prstGeom prst="rect">
                      <a:avLst/>
                    </a:prstGeom>
                  </pic:spPr>
                </pic:pic>
              </a:graphicData>
            </a:graphic>
          </wp:inline>
        </w:drawing>
      </w:r>
    </w:p>
    <w:p w:rsidR="4B48383A" w:rsidP="343410AA" w:rsidRDefault="4B48383A" w14:paraId="152A8B02" w14:textId="7276E468">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Fonte: </w:t>
      </w:r>
      <w:r w:rsidR="22E21B56">
        <w:rPr>
          <w:b w:val="0"/>
          <w:bCs w:val="0"/>
        </w:rPr>
        <w:t>Autoria própria</w:t>
      </w:r>
    </w:p>
    <w:p w:rsidR="5833A0FA" w:rsidP="70F28DED" w:rsidRDefault="5833A0FA" w14:paraId="5EE4A4BA" w14:textId="699E56AE">
      <w:pPr>
        <w:pStyle w:val="Heading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832029833" w:id="447210137"/>
      <w:r w:rsidRPr="70F28DED" w:rsidR="4880A6CC">
        <w:rPr>
          <w:noProof w:val="0"/>
          <w:lang w:val="pt-BR"/>
        </w:rPr>
        <w:t>4.2.2</w:t>
      </w:r>
      <w:r w:rsidRPr="70F28DED" w:rsidR="14BA92A5">
        <w:rPr>
          <w:noProof w:val="0"/>
          <w:lang w:val="pt-BR"/>
        </w:rPr>
        <w:t xml:space="preserve"> </w:t>
      </w:r>
      <w:r w:rsidRPr="70F28DED" w:rsidR="3C80FFD4">
        <w:rPr>
          <w:noProof w:val="0"/>
          <w:lang w:val="pt-BR"/>
        </w:rPr>
        <w:t>Coletar Requisitos e Preferências do Usuário</w:t>
      </w:r>
      <w:bookmarkEnd w:id="447210137"/>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343410AA" w:rsidRDefault="7358B05B" w14:paraId="4F19FA7D" w14:textId="79DBB61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7207530B" w:rsidP="343410AA" w:rsidRDefault="7207530B" w14:paraId="7D3360AE" w14:textId="29D833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343410AA" w:rsidR="7207530B">
        <w:rPr>
          <w:b w:val="1"/>
          <w:bCs w:val="1"/>
        </w:rPr>
        <w:t>Figura 3 – Coleta de requisitos do usuário</w:t>
      </w:r>
    </w:p>
    <w:p w:rsidR="7207530B" w:rsidP="343410AA" w:rsidRDefault="7207530B" w14:paraId="480A995F" w14:textId="5798291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7207530B">
        <w:drawing>
          <wp:inline wp14:editId="61BC8328" wp14:anchorId="5777DEAC">
            <wp:extent cx="3420011" cy="2179475"/>
            <wp:effectExtent l="0" t="0" r="0" b="0"/>
            <wp:docPr id="13155565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ad0c51b7f6144a7d">
                      <a:extLst>
                        <a:ext uri="{28A0092B-C50C-407E-A947-70E740481C1C}">
                          <a14:useLocalDpi xmlns:a14="http://schemas.microsoft.com/office/drawing/2010/main"/>
                        </a:ext>
                      </a:extLst>
                    </a:blip>
                    <a:stretch>
                      <a:fillRect/>
                    </a:stretch>
                  </pic:blipFill>
                  <pic:spPr>
                    <a:xfrm rot="0">
                      <a:off x="0" y="0"/>
                      <a:ext cx="3420011" cy="2179475"/>
                    </a:xfrm>
                    <a:prstGeom prst="rect">
                      <a:avLst/>
                    </a:prstGeom>
                  </pic:spPr>
                </pic:pic>
              </a:graphicData>
            </a:graphic>
          </wp:inline>
        </w:drawing>
      </w:r>
    </w:p>
    <w:p w:rsidR="7207530B" w:rsidP="343410AA" w:rsidRDefault="7207530B" w14:paraId="078AED68" w14:textId="37251DD7">
      <w:pPr>
        <w:spacing w:line="360" w:lineRule="auto"/>
        <w:jc w:val="center"/>
        <w:rPr>
          <w:b w:val="0"/>
          <w:bCs w:val="0"/>
        </w:rPr>
      </w:pPr>
      <w:r w:rsidRPr="343410AA" w:rsidR="7207530B">
        <w:rPr>
          <w:b w:val="1"/>
          <w:bCs w:val="1"/>
        </w:rPr>
        <w:t xml:space="preserve">Fonte: </w:t>
      </w:r>
      <w:r w:rsidR="7207530B">
        <w:rPr>
          <w:b w:val="0"/>
          <w:bCs w:val="0"/>
        </w:rPr>
        <w:t xml:space="preserve">Autoria </w:t>
      </w:r>
      <w:r w:rsidR="7207530B">
        <w:rPr>
          <w:b w:val="0"/>
          <w:bCs w:val="0"/>
        </w:rPr>
        <w:t>propria</w:t>
      </w:r>
    </w:p>
    <w:p w:rsidR="0B28058A" w:rsidP="70F28DED"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408982375" w:id="1937701603"/>
      <w:r w:rsidRPr="70F28DED" w:rsidR="7499B5CB">
        <w:rPr>
          <w:b w:val="1"/>
          <w:bCs w:val="1"/>
          <w:noProof w:val="0"/>
          <w:sz w:val="24"/>
          <w:szCs w:val="24"/>
          <w:lang w:val="pt-BR"/>
        </w:rPr>
        <w:t xml:space="preserve">4.2.3 </w:t>
      </w:r>
      <w:r w:rsidRPr="70F28DED" w:rsidR="59272C15">
        <w:rPr>
          <w:b w:val="1"/>
          <w:bCs w:val="1"/>
          <w:noProof w:val="0"/>
          <w:sz w:val="24"/>
          <w:szCs w:val="24"/>
          <w:lang w:val="pt-BR"/>
        </w:rPr>
        <w:t>Gerar Configuração Automatizada de PC</w:t>
      </w:r>
      <w:bookmarkEnd w:id="1937701603"/>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343410AA" w:rsidRDefault="7358B05B" w14:paraId="2DCA0F73" w14:textId="04F02799">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p>
    <w:p w:rsidR="7358B05B" w:rsidP="343410AA" w:rsidRDefault="7358B05B" w14:paraId="0C112E64" w14:textId="253A68D6">
      <w:pPr>
        <w:spacing w:before="240" w:beforeAutospacing="off" w:after="240" w:afterAutospacing="off" w:line="360" w:lineRule="auto"/>
        <w:jc w:val="center"/>
        <w:rPr>
          <w:noProof w:val="0"/>
          <w:lang w:val="pt-BR"/>
        </w:rPr>
      </w:pPr>
      <w:r w:rsidRPr="343410AA" w:rsidR="5474F9C2">
        <w:rPr>
          <w:b w:val="1"/>
          <w:bCs w:val="1"/>
        </w:rPr>
        <w:t>Figura</w:t>
      </w:r>
      <w:r w:rsidRPr="343410AA" w:rsidR="3DE4C40A">
        <w:rPr>
          <w:b w:val="1"/>
          <w:bCs w:val="1"/>
        </w:rPr>
        <w:t xml:space="preserve"> 4</w:t>
      </w:r>
      <w:r w:rsidR="3DE4C40A">
        <w:rPr/>
        <w:t xml:space="preserve"> - Configuração automatizada de </w:t>
      </w:r>
      <w:r w:rsidR="3DE4C40A">
        <w:rPr/>
        <w:t>pc</w:t>
      </w:r>
    </w:p>
    <w:p w:rsidR="7358B05B" w:rsidP="343410AA" w:rsidRDefault="7358B05B" w14:paraId="03F33E80" w14:textId="7000AEF2">
      <w:pPr>
        <w:spacing w:before="240" w:beforeAutospacing="off" w:after="240" w:afterAutospacing="off" w:line="360" w:lineRule="auto"/>
        <w:jc w:val="center"/>
      </w:pPr>
      <w:r w:rsidR="3DE4C40A">
        <w:drawing>
          <wp:inline wp14:editId="43BC4D82" wp14:anchorId="2EA55582">
            <wp:extent cx="4572000" cy="3035322"/>
            <wp:effectExtent l="0" t="0" r="0" b="0"/>
            <wp:docPr id="2872523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66c82be70a14a88">
                      <a:extLst>
                        <a:ext xmlns:a="http://schemas.openxmlformats.org/drawingml/2006/main" uri="{28A0092B-C50C-407E-A947-70E740481C1C}">
                          <a14:useLocalDpi xmlns:a14="http://schemas.microsoft.com/office/drawing/2010/main" val="0"/>
                        </a:ext>
                      </a:extLst>
                    </a:blip>
                    <a:stretch>
                      <a:fillRect/>
                    </a:stretch>
                  </pic:blipFill>
                  <pic:spPr>
                    <a:xfrm>
                      <a:off x="0" y="0"/>
                      <a:ext cx="4572000" cy="3035322"/>
                    </a:xfrm>
                    <a:prstGeom prst="rect">
                      <a:avLst/>
                    </a:prstGeom>
                  </pic:spPr>
                </pic:pic>
              </a:graphicData>
            </a:graphic>
          </wp:inline>
        </w:drawing>
      </w:r>
    </w:p>
    <w:p w:rsidR="7358B05B" w:rsidP="343410AA" w:rsidRDefault="7358B05B" w14:paraId="13656BBF" w14:textId="77EE150E">
      <w:pPr>
        <w:spacing w:before="240" w:beforeAutospacing="off" w:after="240" w:afterAutospacing="off" w:line="360" w:lineRule="auto"/>
        <w:jc w:val="center"/>
        <w:rPr>
          <w:b w:val="0"/>
          <w:bCs w:val="0"/>
          <w:noProof w:val="0"/>
          <w:lang w:val="pt-BR"/>
        </w:rPr>
      </w:pPr>
      <w:r w:rsidRPr="343410AA" w:rsidR="3DE4C40A">
        <w:rPr>
          <w:b w:val="1"/>
          <w:bCs w:val="1"/>
        </w:rPr>
        <w:t xml:space="preserve">Fonte: </w:t>
      </w:r>
      <w:r w:rsidR="3DE4C40A">
        <w:rPr>
          <w:b w:val="0"/>
          <w:bCs w:val="0"/>
        </w:rPr>
        <w:t xml:space="preserve">Autoria </w:t>
      </w:r>
      <w:r w:rsidR="3DE4C40A">
        <w:rPr>
          <w:b w:val="0"/>
          <w:bCs w:val="0"/>
        </w:rPr>
        <w:t>propria</w:t>
      </w:r>
    </w:p>
    <w:p w:rsidR="7358B05B" w:rsidP="70F28DED" w:rsidRDefault="7358B05B" w14:paraId="1C9F52D0" w14:textId="4E17D42C">
      <w:pPr>
        <w:pStyle w:val="Heading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1110215762" w:id="2064730004"/>
      <w:r w:rsidRPr="70F28DED" w:rsidR="189E26CD">
        <w:rPr>
          <w:noProof w:val="0"/>
          <w:lang w:val="pt-BR"/>
        </w:rPr>
        <w:t xml:space="preserve">4.2.4 </w:t>
      </w:r>
      <w:r w:rsidRPr="70F28DED" w:rsidR="6EEAFAAC">
        <w:rPr>
          <w:noProof w:val="0"/>
          <w:lang w:val="pt-BR"/>
        </w:rPr>
        <w:t>Montagem Manual e Validação da Build</w:t>
      </w:r>
      <w:bookmarkEnd w:id="2064730004"/>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3AA51CF5" w:rsidP="343410AA" w:rsidRDefault="3AA51CF5" w14:paraId="69561160" w14:textId="59B73F9F">
      <w:pPr>
        <w:spacing w:line="360" w:lineRule="auto"/>
        <w:jc w:val="center"/>
      </w:pPr>
      <w:r w:rsidRPr="343410AA" w:rsidR="3AA51CF5">
        <w:rPr>
          <w:b w:val="1"/>
          <w:bCs w:val="1"/>
        </w:rPr>
        <w:t xml:space="preserve">Figura </w:t>
      </w:r>
      <w:r w:rsidRPr="343410AA" w:rsidR="65788EE3">
        <w:rPr>
          <w:b w:val="1"/>
          <w:bCs w:val="1"/>
        </w:rPr>
        <w:t>5</w:t>
      </w:r>
      <w:r w:rsidR="3AA51CF5">
        <w:rPr/>
        <w:t xml:space="preserve"> – Montagem manual</w:t>
      </w:r>
    </w:p>
    <w:p w:rsidR="3AA51CF5" w:rsidP="343410AA" w:rsidRDefault="3AA51CF5" w14:paraId="5994C95B" w14:textId="2990ABF4">
      <w:pPr>
        <w:spacing w:line="360" w:lineRule="auto"/>
        <w:jc w:val="center"/>
      </w:pPr>
      <w:r w:rsidR="3AA51CF5">
        <w:drawing>
          <wp:inline wp14:editId="7AA417FD" wp14:anchorId="48DD32E2">
            <wp:extent cx="4572000" cy="3537405"/>
            <wp:effectExtent l="0" t="0" r="0" b="0"/>
            <wp:docPr id="15813949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01c4439618c434e">
                      <a:extLst>
                        <a:ext xmlns:a="http://schemas.openxmlformats.org/drawingml/2006/main" uri="{28A0092B-C50C-407E-A947-70E740481C1C}">
                          <a14:useLocalDpi xmlns:a14="http://schemas.microsoft.com/office/drawing/2010/main" val="0"/>
                        </a:ext>
                      </a:extLst>
                    </a:blip>
                    <a:stretch>
                      <a:fillRect/>
                    </a:stretch>
                  </pic:blipFill>
                  <pic:spPr>
                    <a:xfrm>
                      <a:off x="0" y="0"/>
                      <a:ext cx="4572000" cy="3537405"/>
                    </a:xfrm>
                    <a:prstGeom prst="rect">
                      <a:avLst/>
                    </a:prstGeom>
                  </pic:spPr>
                </pic:pic>
              </a:graphicData>
            </a:graphic>
          </wp:inline>
        </w:drawing>
      </w:r>
    </w:p>
    <w:p w:rsidR="3AA51CF5" w:rsidP="343410AA" w:rsidRDefault="3AA51CF5" w14:paraId="2683FC0B" w14:textId="4995BB28">
      <w:pPr>
        <w:spacing w:line="360" w:lineRule="auto"/>
        <w:jc w:val="center"/>
        <w:rPr>
          <w:b w:val="0"/>
          <w:bCs w:val="0"/>
        </w:rPr>
      </w:pPr>
      <w:r w:rsidR="3AA51CF5">
        <w:rPr>
          <w:b w:val="0"/>
          <w:bCs w:val="0"/>
        </w:rPr>
        <w:t>Fonte: autoria propria</w:t>
      </w:r>
    </w:p>
    <w:p w:rsidR="15D523F9" w:rsidP="70F28DED"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1453774815" w:id="722891789"/>
      <w:r w:rsidRPr="70F28DED" w:rsidR="79BDA57A">
        <w:rPr>
          <w:b w:val="1"/>
          <w:bCs w:val="1"/>
          <w:noProof w:val="0"/>
          <w:sz w:val="24"/>
          <w:szCs w:val="24"/>
          <w:lang w:val="pt-BR"/>
        </w:rPr>
        <w:t xml:space="preserve">4.2.5 </w:t>
      </w:r>
      <w:r w:rsidRPr="70F28DED" w:rsidR="79BDA57A">
        <w:rPr>
          <w:b w:val="1"/>
          <w:bCs w:val="1"/>
          <w:noProof w:val="0"/>
          <w:sz w:val="24"/>
          <w:szCs w:val="24"/>
          <w:lang w:val="pt-BR"/>
        </w:rPr>
        <w:t>Recomendação de Sistema de Refrigeração Inteligente</w:t>
      </w:r>
      <w:bookmarkEnd w:id="722891789"/>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4B48383A" w:rsidP="343410AA" w:rsidRDefault="4B48383A" w14:paraId="19BDDBE1" w14:textId="42C1D716">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343410AA" w:rsidR="2723B1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343410AA" w:rsidR="2723B1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4B48383A" w:rsidP="343410AA" w:rsidRDefault="4B48383A" w14:paraId="3F982A9C" w14:textId="44CABD16">
      <w:pPr>
        <w:pStyle w:val="ListParagraph"/>
        <w:numPr>
          <w:ilvl w:val="0"/>
          <w:numId w:val="61"/>
        </w:numPr>
        <w:spacing w:before="240" w:beforeAutospacing="off" w:after="240" w:afterAutospacing="off" w:line="360" w:lineRule="auto"/>
        <w:in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343410AA" w:rsidRDefault="4B48383A" w14:paraId="5052BAD8" w14:textId="31528BDE">
      <w:pPr>
        <w:spacing w:line="360" w:lineRule="auto"/>
        <w:jc w:val="center"/>
        <w:rPr>
          <w:b w:val="0"/>
          <w:bCs w:val="0"/>
        </w:rPr>
      </w:pPr>
      <w:r w:rsidR="03B97200">
        <w:rPr>
          <w:b w:val="0"/>
          <w:bCs w:val="0"/>
        </w:rPr>
        <w:t xml:space="preserve">Figura </w:t>
      </w:r>
      <w:r w:rsidR="74DA0F4E">
        <w:rPr>
          <w:b w:val="0"/>
          <w:bCs w:val="0"/>
        </w:rPr>
        <w:t>6</w:t>
      </w:r>
      <w:r w:rsidR="03B97200">
        <w:rPr>
          <w:b w:val="0"/>
          <w:bCs w:val="0"/>
        </w:rPr>
        <w:t xml:space="preserve"> – Coleta de temperatura</w:t>
      </w:r>
    </w:p>
    <w:p w:rsidR="4B48383A" w:rsidP="343410AA" w:rsidRDefault="4B48383A" w14:paraId="18997289" w14:textId="7B2A4CDA">
      <w:pPr>
        <w:spacing w:line="360" w:lineRule="auto"/>
        <w:jc w:val="center"/>
      </w:pPr>
      <w:r w:rsidR="03B97200">
        <w:drawing>
          <wp:inline wp14:editId="472800B2" wp14:anchorId="61149DA8">
            <wp:extent cx="4572000" cy="2571276"/>
            <wp:effectExtent l="0" t="0" r="0" b="0"/>
            <wp:docPr id="345665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d25d9b6f15ba418c">
                      <a:extLst>
                        <a:ext xmlns:a="http://schemas.openxmlformats.org/drawingml/2006/main" uri="{28A0092B-C50C-407E-A947-70E740481C1C}">
                          <a14:useLocalDpi xmlns:a14="http://schemas.microsoft.com/office/drawing/2010/main" val="0"/>
                        </a:ext>
                      </a:extLst>
                    </a:blip>
                    <a:stretch>
                      <a:fillRect/>
                    </a:stretch>
                  </pic:blipFill>
                  <pic:spPr>
                    <a:xfrm>
                      <a:off x="0" y="0"/>
                      <a:ext cx="4572000" cy="2571276"/>
                    </a:xfrm>
                    <a:prstGeom prst="rect">
                      <a:avLst/>
                    </a:prstGeom>
                  </pic:spPr>
                </pic:pic>
              </a:graphicData>
            </a:graphic>
          </wp:inline>
        </w:drawing>
      </w:r>
    </w:p>
    <w:p w:rsidR="4B48383A" w:rsidP="343410AA" w:rsidRDefault="4B48383A" w14:paraId="5DC90BCB" w14:textId="1E00B8ED">
      <w:pPr>
        <w:spacing w:line="360" w:lineRule="auto"/>
        <w:jc w:val="center"/>
      </w:pPr>
      <w:r w:rsidR="03B97200">
        <w:rPr/>
        <w:t>Fonte: Autoria própria</w:t>
      </w:r>
    </w:p>
    <w:p w:rsidR="4B48383A" w:rsidP="343410AA" w:rsidRDefault="4B48383A" w14:paraId="6ED007D2" w14:textId="77BC0A83">
      <w:pPr>
        <w:spacing w:line="360" w:lineRule="auto"/>
        <w:jc w:val="center"/>
        <w:rPr>
          <w:b w:val="0"/>
          <w:bCs w:val="0"/>
        </w:rPr>
      </w:pPr>
      <w:r w:rsidRPr="343410AA" w:rsidR="75ECA255">
        <w:rPr>
          <w:b w:val="1"/>
          <w:bCs w:val="1"/>
        </w:rPr>
        <w:t>Figura 7</w:t>
      </w:r>
      <w:r w:rsidR="75ECA255">
        <w:rPr>
          <w:b w:val="0"/>
          <w:bCs w:val="0"/>
        </w:rPr>
        <w:t xml:space="preserve"> – Sistema de refrigeração</w:t>
      </w:r>
    </w:p>
    <w:p w:rsidR="4B48383A" w:rsidP="343410AA" w:rsidRDefault="4B48383A" w14:paraId="0A19661C" w14:textId="6CE1F620">
      <w:pPr>
        <w:spacing w:line="360" w:lineRule="auto"/>
        <w:jc w:val="center"/>
        <w:rPr>
          <w:b w:val="0"/>
          <w:bCs w:val="0"/>
        </w:rPr>
      </w:pPr>
      <w:r w:rsidR="75ECA255">
        <w:drawing>
          <wp:inline wp14:editId="1EC6E003" wp14:anchorId="58EB9005">
            <wp:extent cx="5724524" cy="2924175"/>
            <wp:effectExtent l="0" t="0" r="0" b="0"/>
            <wp:docPr id="307917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159a562a29fa4107">
                      <a:extLst>
                        <a:ext xmlns:a="http://schemas.openxmlformats.org/drawingml/2006/main"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rsidR="75ECA255" w:rsidP="343410AA" w:rsidRDefault="75ECA255" w14:paraId="78D17520" w14:textId="679B6B67">
      <w:pPr>
        <w:spacing w:line="360" w:lineRule="auto"/>
        <w:jc w:val="center"/>
      </w:pPr>
      <w:r w:rsidR="75ECA255">
        <w:rPr/>
        <w:t>Fonte: Autoria própria</w:t>
      </w:r>
    </w:p>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70F28DED" w:rsidRDefault="7E933464" w14:paraId="70FFA936" w14:textId="3CC43176">
      <w:pPr>
        <w:pStyle w:val="Heading1"/>
        <w:keepNext w:val="0"/>
        <w:keepLines w:val="0"/>
        <w:rPr>
          <w:rFonts w:ascii="Aptos" w:hAnsi="Aptos" w:eastAsia="Aptos" w:cs="Aptos" w:asciiTheme="minorAscii" w:hAnsiTheme="minorAscii" w:eastAsiaTheme="minorAscii" w:cstheme="minorAscii"/>
          <w:b w:val="1"/>
          <w:bCs w:val="1"/>
          <w:sz w:val="28"/>
          <w:szCs w:val="28"/>
        </w:rPr>
      </w:pPr>
      <w:bookmarkStart w:name="_Toc712327600" w:id="1031427448"/>
      <w:r w:rsidR="5135C88B">
        <w:rPr/>
        <w:t>5</w:t>
      </w:r>
      <w:r w:rsidR="00CF534D">
        <w:rPr/>
        <w:t>.</w:t>
      </w:r>
      <w:r w:rsidR="5135C88B">
        <w:rPr/>
        <w:t xml:space="preserve"> DIAGRAMA DE ATIVIDADE</w:t>
      </w:r>
      <w:bookmarkEnd w:id="1031427448"/>
    </w:p>
    <w:p w:rsidR="56141C86" w:rsidP="70F28DED" w:rsidRDefault="56141C86" w14:paraId="2BE6F551" w14:textId="03682729">
      <w:pPr>
        <w:pStyle w:val="Normal1"/>
        <w:keepNext w:val="0"/>
        <w:keepLines w:val="0"/>
        <w:spacing w:before="120" w:beforeAutospacing="off" w:after="120" w:afterAutospacing="off"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59227D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70F28DED" w:rsidRDefault="56141C86" w14:paraId="4992CD90" w14:textId="07B70363">
      <w:pPr>
        <w:pStyle w:val="Normal1"/>
        <w:keepNext w:val="0"/>
        <w:keepLines w:val="0"/>
        <w:spacing w:before="120" w:beforeAutospacing="off" w:after="120" w:afterAutospacing="off" w:line="36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59227D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70F28DED" w:rsidRDefault="56141C86" w14:paraId="37D89A21" w14:textId="16E29657">
      <w:pPr>
        <w:pStyle w:val="Normal1"/>
        <w:keepNext w:val="0"/>
        <w:keepLines w:val="0"/>
        <w:numPr>
          <w:ilvl w:val="0"/>
          <w:numId w:val="48"/>
        </w:numPr>
        <w:pBdr>
          <w:top w:val="nil" w:color="000000" w:sz="0" w:space="0"/>
          <w:left w:val="nil" w:color="000000" w:sz="0" w:space="0"/>
          <w:bottom w:val="nil" w:color="000000" w:sz="0" w:space="0"/>
          <w:right w:val="nil" w:color="000000" w:sz="0" w:space="0"/>
          <w:between w:val="nil" w:color="000000" w:sz="0" w:space="0"/>
        </w:pBdr>
        <w:spacing w:before="120" w:beforeAutospacing="off" w:after="12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59227D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70F28DED" w:rsidRDefault="56141C86" w14:paraId="18D5F0C7" w14:textId="1EDCFC8C">
      <w:pPr>
        <w:pStyle w:val="Normal1"/>
        <w:keepNext w:val="0"/>
        <w:keepLines w:val="0"/>
        <w:numPr>
          <w:ilvl w:val="0"/>
          <w:numId w:val="48"/>
        </w:numPr>
        <w:pBdr>
          <w:top w:val="nil" w:color="000000" w:sz="0" w:space="0"/>
          <w:left w:val="nil" w:color="000000" w:sz="0" w:space="0"/>
          <w:bottom w:val="nil" w:color="000000" w:sz="0" w:space="0"/>
          <w:right w:val="nil" w:color="000000" w:sz="0" w:space="0"/>
          <w:between w:val="nil" w:color="000000" w:sz="0" w:space="0"/>
        </w:pBdr>
        <w:spacing w:before="120" w:beforeAutospacing="off" w:after="12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59227D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70F28DED" w:rsidRDefault="56141C86" w14:paraId="56B3A5CD" w14:textId="754BC03E">
      <w:pPr>
        <w:pStyle w:val="Normal1"/>
        <w:keepNext w:val="0"/>
        <w:keepLines w:val="0"/>
        <w:numPr>
          <w:ilvl w:val="0"/>
          <w:numId w:val="48"/>
        </w:numPr>
        <w:pBdr>
          <w:top w:val="nil" w:color="000000" w:sz="0" w:space="0"/>
          <w:left w:val="nil" w:color="000000" w:sz="0" w:space="0"/>
          <w:bottom w:val="nil" w:color="000000" w:sz="0" w:space="0"/>
          <w:right w:val="nil" w:color="000000" w:sz="0" w:space="0"/>
          <w:between w:val="nil" w:color="000000" w:sz="0" w:space="0"/>
        </w:pBdr>
        <w:spacing w:before="120" w:beforeAutospacing="off" w:after="12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59227D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70F28DED" w:rsidRDefault="56141C86" w14:paraId="24D2B394" w14:textId="744EB03F">
      <w:pPr>
        <w:pStyle w:val="Normal1"/>
        <w:keepNext w:val="0"/>
        <w:keepLines w:val="0"/>
        <w:numPr>
          <w:ilvl w:val="0"/>
          <w:numId w:val="48"/>
        </w:numPr>
        <w:pBdr>
          <w:top w:val="nil" w:color="000000" w:sz="0" w:space="0"/>
          <w:left w:val="nil" w:color="000000" w:sz="0" w:space="0"/>
          <w:bottom w:val="nil" w:color="000000" w:sz="0" w:space="0"/>
          <w:right w:val="nil" w:color="000000" w:sz="0" w:space="0"/>
          <w:between w:val="nil" w:color="000000" w:sz="0" w:space="0"/>
        </w:pBdr>
        <w:spacing w:before="120" w:beforeAutospacing="off" w:after="12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7CB629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70F28DED" w:rsidR="7CB629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343410AA" w:rsidRDefault="343410AA" w14:paraId="6A2AF8CD" w14:textId="21A2773F">
      <w:r>
        <w:br w:type="page"/>
      </w:r>
    </w:p>
    <w:p w:rsidR="4B48383A" w:rsidP="343410AA" w:rsidRDefault="4B48383A" w14:paraId="2DDF5F03" w14:textId="2B84009B">
      <w:pPr>
        <w:pStyle w:val="Heading2"/>
        <w:rPr>
          <w:noProof w:val="0"/>
          <w:lang w:val="pt-BR"/>
        </w:rPr>
      </w:pPr>
      <w:bookmarkStart w:name="_Toc1702133477" w:id="1231440163"/>
      <w:r w:rsidRPr="70F28DED" w:rsidR="5878471D">
        <w:rPr>
          <w:noProof w:val="0"/>
          <w:lang w:val="pt-BR"/>
        </w:rPr>
        <w:t>5.1 Diagrama de Cadastro e Login</w:t>
      </w:r>
      <w:bookmarkEnd w:id="1231440163"/>
    </w:p>
    <w:p w:rsidR="014766E5" w:rsidP="343410AA" w:rsidRDefault="014766E5" w14:paraId="38888BD0" w14:textId="3D25CFE4">
      <w:pPr>
        <w:spacing w:line="360" w:lineRule="auto"/>
        <w:ind w:firstLine="708"/>
      </w:pPr>
      <w:r w:rsidRPr="343410AA" w:rsidR="014766E5">
        <w:rPr>
          <w:rFonts w:ascii="Times New Roman" w:hAnsi="Times New Roman" w:eastAsia="Times New Roman" w:cs="Times New Roman"/>
          <w:noProof w:val="0"/>
          <w:sz w:val="24"/>
          <w:szCs w:val="24"/>
          <w:lang w:val="pt-BR"/>
        </w:rPr>
        <w:t>O diagrama de atividades para Cadastro e Login é representado na Figura 8. Ele detalha o fluxo de interação do usuário com o sistema, desde a exibição inicial da tela até as diferentes opções de autenticação e acesso, incluindo caminhos para usuários já logados, novos cadastros e login via plataformas externas.</w:t>
      </w:r>
    </w:p>
    <w:p w:rsidR="4B48383A" w:rsidP="343410AA"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4D7B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343410AA" w:rsidR="43C0A5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343410AA" w:rsidR="74D7B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1AF509E4" w:rsidP="343410AA" w:rsidRDefault="1AF509E4" w14:paraId="3BC72C27" w14:textId="6677268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160" w:afterAutospacing="off" w:line="279" w:lineRule="auto"/>
        <w:ind w:left="708" w:right="0"/>
        <w:jc w:val="center"/>
        <w:rPr>
          <w:rFonts w:ascii="Times New Roman" w:hAnsi="Times New Roman" w:eastAsia="Times New Roman" w:cs="Times New Roman"/>
        </w:rPr>
      </w:pPr>
      <w:r w:rsidR="327B1C86">
        <w:drawing>
          <wp:inline wp14:editId="56E6E679" wp14:anchorId="623966EC">
            <wp:extent cx="5894020" cy="4040494"/>
            <wp:effectExtent l="0" t="0" r="0" b="0"/>
            <wp:docPr id="9357435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c92e35f33134364">
                      <a:extLst>
                        <a:ext xmlns:a="http://schemas.openxmlformats.org/drawingml/2006/main" uri="{28A0092B-C50C-407E-A947-70E740481C1C}">
                          <a14:useLocalDpi xmlns:a14="http://schemas.microsoft.com/office/drawing/2010/main" val="0"/>
                        </a:ext>
                      </a:extLst>
                    </a:blip>
                    <a:stretch>
                      <a:fillRect/>
                    </a:stretch>
                  </pic:blipFill>
                  <pic:spPr>
                    <a:xfrm>
                      <a:off x="0" y="0"/>
                      <a:ext cx="5894020" cy="4040494"/>
                    </a:xfrm>
                    <a:prstGeom prst="rect">
                      <a:avLst/>
                    </a:prstGeom>
                  </pic:spPr>
                </pic:pic>
              </a:graphicData>
            </a:graphic>
          </wp:inline>
        </w:drawing>
      </w:r>
      <w:r w:rsidRPr="343410AA" w:rsidR="37167844">
        <w:rPr>
          <w:rFonts w:ascii="Times New Roman" w:hAnsi="Times New Roman" w:eastAsia="Times New Roman" w:cs="Times New Roman"/>
        </w:rPr>
        <w:t xml:space="preserve">Fonte: Autoria </w:t>
      </w:r>
      <w:r w:rsidRPr="343410AA" w:rsidR="37167844">
        <w:rPr>
          <w:rFonts w:ascii="Times New Roman" w:hAnsi="Times New Roman" w:eastAsia="Times New Roman" w:cs="Times New Roman"/>
        </w:rPr>
        <w:t>prória</w:t>
      </w:r>
    </w:p>
    <w:p w:rsidR="3BB24C0F" w:rsidP="343410AA" w:rsidRDefault="3BB24C0F" w14:paraId="4FEBC971" w14:textId="247A40CB">
      <w:pPr>
        <w:pStyle w:val="Normal1"/>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Início do Processo</w:t>
      </w:r>
      <w:r w:rsidRPr="343410AA" w:rsidR="063D2FEE">
        <w:rPr>
          <w:b w:val="1"/>
          <w:bCs w:val="1"/>
          <w:noProof w:val="0"/>
          <w:sz w:val="28"/>
          <w:szCs w:val="28"/>
          <w:lang w:val="pt-BR"/>
        </w:rPr>
        <w:t>:</w:t>
      </w:r>
    </w:p>
    <w:p w:rsidR="3BB24C0F" w:rsidP="343410AA" w:rsidRDefault="3BB24C0F" w14:paraId="3A7C3EEB" w14:textId="22061368">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690C8B7C">
        <w:rPr>
          <w:rFonts w:ascii="Times New Roman" w:hAnsi="Times New Roman" w:eastAsia="Times New Roman" w:cs="Times New Roman"/>
          <w:i w:val="0"/>
          <w:iCs w:val="0"/>
          <w:noProof w:val="0"/>
          <w:sz w:val="24"/>
          <w:szCs w:val="24"/>
          <w:lang w:val="pt-BR"/>
        </w:rPr>
        <w:t xml:space="preserve">O </w:t>
      </w:r>
      <w:r w:rsidRPr="343410AA" w:rsidR="2A461349">
        <w:rPr>
          <w:rFonts w:ascii="Times New Roman" w:hAnsi="Times New Roman" w:eastAsia="Times New Roman" w:cs="Times New Roman"/>
          <w:i w:val="0"/>
          <w:iCs w:val="0"/>
          <w:noProof w:val="0"/>
          <w:sz w:val="24"/>
          <w:szCs w:val="24"/>
          <w:lang w:val="pt-BR"/>
        </w:rPr>
        <w:t xml:space="preserve">fluxo começa no nó inicial, e a primeira atividade executada é </w:t>
      </w:r>
      <w:r w:rsidRPr="343410AA" w:rsidR="2A461349">
        <w:rPr>
          <w:rFonts w:ascii="Times New Roman" w:hAnsi="Times New Roman" w:eastAsia="Times New Roman" w:cs="Times New Roman"/>
          <w:b w:val="1"/>
          <w:bCs w:val="1"/>
          <w:i w:val="0"/>
          <w:iCs w:val="0"/>
          <w:noProof w:val="0"/>
          <w:sz w:val="24"/>
          <w:szCs w:val="24"/>
          <w:lang w:val="pt-BR"/>
        </w:rPr>
        <w:t>Exibe Tela inicial</w:t>
      </w:r>
      <w:r w:rsidRPr="343410AA" w:rsidR="2A461349">
        <w:rPr>
          <w:rFonts w:ascii="Times New Roman" w:hAnsi="Times New Roman" w:eastAsia="Times New Roman" w:cs="Times New Roman"/>
          <w:i w:val="0"/>
          <w:iCs w:val="0"/>
          <w:noProof w:val="0"/>
          <w:sz w:val="24"/>
          <w:szCs w:val="24"/>
          <w:lang w:val="pt-BR"/>
        </w:rPr>
        <w:t>, que corresponde à exibição da interface principal do sistema.</w:t>
      </w:r>
    </w:p>
    <w:p w:rsidR="3BB24C0F" w:rsidP="343410AA" w:rsidRDefault="3BB24C0F" w14:paraId="22586529" w14:textId="01D02943">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Atividades Paralelas</w:t>
      </w:r>
      <w:r w:rsidRPr="343410AA" w:rsidR="2F52CE3B">
        <w:rPr>
          <w:b w:val="1"/>
          <w:bCs w:val="1"/>
          <w:noProof w:val="0"/>
          <w:sz w:val="28"/>
          <w:szCs w:val="28"/>
          <w:lang w:val="pt-BR"/>
        </w:rPr>
        <w:t>:</w:t>
      </w:r>
    </w:p>
    <w:p w:rsidR="3BB24C0F" w:rsidP="343410AA" w:rsidRDefault="3BB24C0F" w14:paraId="1BC605B9" w14:textId="69B281EC">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A partir da tela inicial, o fluxo se divide em dois caminhos concorrentes através de um nó de ramificação (Fork):</w:t>
      </w:r>
    </w:p>
    <w:p w:rsidR="3BB24C0F" w:rsidP="343410AA" w:rsidRDefault="3BB24C0F" w14:paraId="0CF91D9F" w14:textId="65366931">
      <w:pPr>
        <w:pStyle w:val="ListParagraph"/>
        <w:keepNext w:val="0"/>
        <w:keepLines w:val="0"/>
        <w:numPr>
          <w:ilvl w:val="0"/>
          <w:numId w:val="74"/>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Verificação de Autenticação:</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Verifica Autenticação</w:t>
      </w:r>
      <w:r w:rsidRPr="343410AA" w:rsidR="2A461349">
        <w:rPr>
          <w:rFonts w:ascii="Times New Roman" w:hAnsi="Times New Roman" w:eastAsia="Times New Roman" w:cs="Times New Roman"/>
          <w:i w:val="0"/>
          <w:iCs w:val="0"/>
          <w:noProof w:val="0"/>
          <w:sz w:val="24"/>
          <w:szCs w:val="24"/>
          <w:lang w:val="pt-BR"/>
        </w:rPr>
        <w:t xml:space="preserve"> é executada para determinar se o usuário já possui uma sessão ativa no sistema.</w:t>
      </w:r>
    </w:p>
    <w:p w:rsidR="3BB24C0F" w:rsidP="343410AA" w:rsidRDefault="3BB24C0F" w14:paraId="066E70FC" w14:textId="0B1ED6DF">
      <w:pPr>
        <w:pStyle w:val="ListParagraph"/>
        <w:keepNext w:val="0"/>
        <w:keepLines w:val="0"/>
        <w:numPr>
          <w:ilvl w:val="0"/>
          <w:numId w:val="74"/>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Montagem da Interface:</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Inicia montagem</w:t>
      </w:r>
      <w:r w:rsidRPr="343410AA" w:rsidR="2A461349">
        <w:rPr>
          <w:rFonts w:ascii="Times New Roman" w:hAnsi="Times New Roman" w:eastAsia="Times New Roman" w:cs="Times New Roman"/>
          <w:i w:val="0"/>
          <w:iCs w:val="0"/>
          <w:noProof w:val="0"/>
          <w:sz w:val="24"/>
          <w:szCs w:val="24"/>
          <w:lang w:val="pt-BR"/>
        </w:rPr>
        <w:t xml:space="preserve"> é executada, que é o processo de carregamento dos componentes e dados iniciais da interface.</w:t>
      </w:r>
    </w:p>
    <w:p w:rsidR="3BB24C0F" w:rsidP="343410AA" w:rsidRDefault="3BB24C0F" w14:paraId="56F70F33" w14:textId="240F38F2">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Caminhos Condicionais de Autenticação</w:t>
      </w:r>
      <w:r w:rsidRPr="343410AA" w:rsidR="0043A20A">
        <w:rPr>
          <w:b w:val="1"/>
          <w:bCs w:val="1"/>
          <w:noProof w:val="0"/>
          <w:sz w:val="28"/>
          <w:szCs w:val="28"/>
          <w:lang w:val="pt-BR"/>
        </w:rPr>
        <w:t>:</w:t>
      </w:r>
    </w:p>
    <w:p w:rsidR="3BB24C0F" w:rsidP="343410AA" w:rsidRDefault="3BB24C0F" w14:paraId="21CE400C" w14:textId="69642934">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A partir de </w:t>
      </w:r>
      <w:r w:rsidRPr="343410AA" w:rsidR="2A461349">
        <w:rPr>
          <w:rFonts w:ascii="Times New Roman" w:hAnsi="Times New Roman" w:eastAsia="Times New Roman" w:cs="Times New Roman"/>
          <w:b w:val="1"/>
          <w:bCs w:val="1"/>
          <w:i w:val="0"/>
          <w:iCs w:val="0"/>
          <w:noProof w:val="0"/>
          <w:sz w:val="24"/>
          <w:szCs w:val="24"/>
          <w:lang w:val="pt-BR"/>
        </w:rPr>
        <w:t>Verifica Autenticação</w:t>
      </w:r>
      <w:r w:rsidRPr="343410AA" w:rsidR="2A461349">
        <w:rPr>
          <w:rFonts w:ascii="Times New Roman" w:hAnsi="Times New Roman" w:eastAsia="Times New Roman" w:cs="Times New Roman"/>
          <w:i w:val="0"/>
          <w:iCs w:val="0"/>
          <w:noProof w:val="0"/>
          <w:sz w:val="24"/>
          <w:szCs w:val="24"/>
          <w:lang w:val="pt-BR"/>
        </w:rPr>
        <w:t>, um nó de decisão direciona o fluxo:</w:t>
      </w:r>
    </w:p>
    <w:p w:rsidR="3BB24C0F" w:rsidP="343410AA" w:rsidRDefault="3BB24C0F" w14:paraId="7CCD47BF" w14:textId="1EBEAC53">
      <w:pPr>
        <w:pStyle w:val="ListParagraph"/>
        <w:keepNext w:val="0"/>
        <w:keepLines w:val="0"/>
        <w:numPr>
          <w:ilvl w:val="0"/>
          <w:numId w:val="75"/>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Se a autenticação for positiva (usuário logado):</w:t>
      </w:r>
      <w:r w:rsidRPr="343410AA" w:rsidR="2A461349">
        <w:rPr>
          <w:rFonts w:ascii="Times New Roman" w:hAnsi="Times New Roman" w:eastAsia="Times New Roman" w:cs="Times New Roman"/>
          <w:i w:val="0"/>
          <w:iCs w:val="0"/>
          <w:noProof w:val="0"/>
          <w:sz w:val="24"/>
          <w:szCs w:val="24"/>
          <w:lang w:val="pt-BR"/>
        </w:rPr>
        <w:t xml:space="preserve"> O fluxo vai para a atividade </w:t>
      </w:r>
      <w:r w:rsidRPr="343410AA" w:rsidR="2A461349">
        <w:rPr>
          <w:rFonts w:ascii="Times New Roman" w:hAnsi="Times New Roman" w:eastAsia="Times New Roman" w:cs="Times New Roman"/>
          <w:b w:val="1"/>
          <w:bCs w:val="1"/>
          <w:i w:val="0"/>
          <w:iCs w:val="0"/>
          <w:noProof w:val="0"/>
          <w:sz w:val="24"/>
          <w:szCs w:val="24"/>
          <w:lang w:val="pt-BR"/>
        </w:rPr>
        <w:t>Permite Salvar/Exporta</w:t>
      </w:r>
      <w:r w:rsidRPr="343410AA" w:rsidR="2A461349">
        <w:rPr>
          <w:rFonts w:ascii="Times New Roman" w:hAnsi="Times New Roman" w:eastAsia="Times New Roman" w:cs="Times New Roman"/>
          <w:i w:val="0"/>
          <w:iCs w:val="0"/>
          <w:noProof w:val="0"/>
          <w:sz w:val="24"/>
          <w:szCs w:val="24"/>
          <w:lang w:val="pt-BR"/>
        </w:rPr>
        <w:t>. Esta atividade representa a liberação de funcionalidades que dependem de um usuário autenticado. O fluxo então se conecta diretamente a um nó de sincronização final.</w:t>
      </w:r>
    </w:p>
    <w:p w:rsidR="3BB24C0F" w:rsidP="343410AA" w:rsidRDefault="3BB24C0F" w14:paraId="338CF2FD" w14:textId="67A2AC04">
      <w:pPr>
        <w:pStyle w:val="ListParagraph"/>
        <w:keepNext w:val="0"/>
        <w:keepLines w:val="0"/>
        <w:numPr>
          <w:ilvl w:val="0"/>
          <w:numId w:val="75"/>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Se a autenticação for negativa (usuário não logado):</w:t>
      </w:r>
      <w:r w:rsidRPr="343410AA" w:rsidR="2A461349">
        <w:rPr>
          <w:rFonts w:ascii="Times New Roman" w:hAnsi="Times New Roman" w:eastAsia="Times New Roman" w:cs="Times New Roman"/>
          <w:i w:val="0"/>
          <w:iCs w:val="0"/>
          <w:noProof w:val="0"/>
          <w:sz w:val="24"/>
          <w:szCs w:val="24"/>
          <w:lang w:val="pt-BR"/>
        </w:rPr>
        <w:t xml:space="preserve"> O fluxo se conecta a um nó de sincronização (Join), que aguarda a conclusão da atividade </w:t>
      </w:r>
      <w:r w:rsidRPr="343410AA" w:rsidR="2A461349">
        <w:rPr>
          <w:rFonts w:ascii="Times New Roman" w:hAnsi="Times New Roman" w:eastAsia="Times New Roman" w:cs="Times New Roman"/>
          <w:b w:val="1"/>
          <w:bCs w:val="1"/>
          <w:i w:val="0"/>
          <w:iCs w:val="0"/>
          <w:noProof w:val="0"/>
          <w:sz w:val="24"/>
          <w:szCs w:val="24"/>
          <w:lang w:val="pt-BR"/>
        </w:rPr>
        <w:t>Inicia montagem</w:t>
      </w:r>
      <w:r w:rsidRPr="343410AA" w:rsidR="2A461349">
        <w:rPr>
          <w:rFonts w:ascii="Times New Roman" w:hAnsi="Times New Roman" w:eastAsia="Times New Roman" w:cs="Times New Roman"/>
          <w:i w:val="0"/>
          <w:iCs w:val="0"/>
          <w:noProof w:val="0"/>
          <w:sz w:val="24"/>
          <w:szCs w:val="24"/>
          <w:lang w:val="pt-BR"/>
        </w:rPr>
        <w:t xml:space="preserve"> para prosseguir.</w:t>
      </w:r>
    </w:p>
    <w:p w:rsidR="3BB24C0F" w:rsidP="343410AA" w:rsidRDefault="3BB24C0F" w14:paraId="1B77488A" w14:textId="122D86D9">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Opções de Login/Cadastro</w:t>
      </w:r>
      <w:r w:rsidRPr="343410AA" w:rsidR="3CA1EC1C">
        <w:rPr>
          <w:b w:val="1"/>
          <w:bCs w:val="1"/>
          <w:noProof w:val="0"/>
          <w:sz w:val="28"/>
          <w:szCs w:val="28"/>
          <w:lang w:val="pt-BR"/>
        </w:rPr>
        <w:t>:</w:t>
      </w:r>
    </w:p>
    <w:p w:rsidR="3BB24C0F" w:rsidP="343410AA" w:rsidRDefault="3BB24C0F" w14:paraId="362576AD" w14:textId="0051532B">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Após a sincronização, a atividade </w:t>
      </w:r>
      <w:r w:rsidRPr="343410AA" w:rsidR="2A461349">
        <w:rPr>
          <w:rFonts w:ascii="Times New Roman" w:hAnsi="Times New Roman" w:eastAsia="Times New Roman" w:cs="Times New Roman"/>
          <w:b w:val="1"/>
          <w:bCs w:val="1"/>
          <w:i w:val="0"/>
          <w:iCs w:val="0"/>
          <w:noProof w:val="0"/>
          <w:sz w:val="24"/>
          <w:szCs w:val="24"/>
          <w:lang w:val="pt-BR"/>
        </w:rPr>
        <w:t>Exibe Opções de Login/Cadastro</w:t>
      </w:r>
      <w:r w:rsidRPr="343410AA" w:rsidR="2A461349">
        <w:rPr>
          <w:rFonts w:ascii="Times New Roman" w:hAnsi="Times New Roman" w:eastAsia="Times New Roman" w:cs="Times New Roman"/>
          <w:i w:val="0"/>
          <w:iCs w:val="0"/>
          <w:noProof w:val="0"/>
          <w:sz w:val="24"/>
          <w:szCs w:val="24"/>
          <w:lang w:val="pt-BR"/>
        </w:rPr>
        <w:t xml:space="preserve"> é apresentada. Um novo nó de decisão oferece três caminhos possíveis:</w:t>
      </w:r>
    </w:p>
    <w:p w:rsidR="3BB24C0F" w:rsidP="343410AA" w:rsidRDefault="3BB24C0F" w14:paraId="64AFF90F" w14:textId="30CA3B20">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Acesso sem Login:</w:t>
      </w:r>
      <w:r w:rsidRPr="343410AA" w:rsidR="2A461349">
        <w:rPr>
          <w:rFonts w:ascii="Times New Roman" w:hAnsi="Times New Roman" w:eastAsia="Times New Roman" w:cs="Times New Roman"/>
          <w:i w:val="0"/>
          <w:iCs w:val="0"/>
          <w:noProof w:val="0"/>
          <w:sz w:val="24"/>
          <w:szCs w:val="24"/>
          <w:lang w:val="pt-BR"/>
        </w:rPr>
        <w:t xml:space="preserve"> O fluxo se desvia para a atividade </w:t>
      </w:r>
      <w:r w:rsidRPr="343410AA" w:rsidR="2A461349">
        <w:rPr>
          <w:rFonts w:ascii="Times New Roman" w:hAnsi="Times New Roman" w:eastAsia="Times New Roman" w:cs="Times New Roman"/>
          <w:b w:val="1"/>
          <w:bCs w:val="1"/>
          <w:i w:val="0"/>
          <w:iCs w:val="0"/>
          <w:noProof w:val="0"/>
          <w:sz w:val="24"/>
          <w:szCs w:val="24"/>
          <w:lang w:val="pt-BR"/>
        </w:rPr>
        <w:t>Montagem sem login</w:t>
      </w:r>
      <w:r w:rsidRPr="343410AA" w:rsidR="2A461349">
        <w:rPr>
          <w:rFonts w:ascii="Times New Roman" w:hAnsi="Times New Roman" w:eastAsia="Times New Roman" w:cs="Times New Roman"/>
          <w:i w:val="0"/>
          <w:iCs w:val="0"/>
          <w:noProof w:val="0"/>
          <w:sz w:val="24"/>
          <w:szCs w:val="24"/>
          <w:lang w:val="pt-BR"/>
        </w:rPr>
        <w:t>, permitindo o acesso limitado ao sistema. Este caminho se une ao fluxo principal mais adiante.</w:t>
      </w:r>
    </w:p>
    <w:p w:rsidR="3BB24C0F" w:rsidP="343410AA" w:rsidRDefault="3BB24C0F" w14:paraId="6C3B37B7" w14:textId="76C1ED41">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Login/Cadastro com e-mail e senha:</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Solicita email e senha</w:t>
      </w:r>
      <w:r w:rsidRPr="343410AA" w:rsidR="2A461349">
        <w:rPr>
          <w:rFonts w:ascii="Times New Roman" w:hAnsi="Times New Roman" w:eastAsia="Times New Roman" w:cs="Times New Roman"/>
          <w:i w:val="0"/>
          <w:iCs w:val="0"/>
          <w:noProof w:val="0"/>
          <w:sz w:val="24"/>
          <w:szCs w:val="24"/>
          <w:lang w:val="pt-BR"/>
        </w:rPr>
        <w:t xml:space="preserve"> é executada. Um nó de decisão interno oferece duas opções: login bem-sucedido, que leva à atividade </w:t>
      </w:r>
      <w:r w:rsidRPr="343410AA" w:rsidR="2A461349">
        <w:rPr>
          <w:rFonts w:ascii="Times New Roman" w:hAnsi="Times New Roman" w:eastAsia="Times New Roman" w:cs="Times New Roman"/>
          <w:b w:val="1"/>
          <w:bCs w:val="1"/>
          <w:i w:val="0"/>
          <w:iCs w:val="0"/>
          <w:noProof w:val="0"/>
          <w:sz w:val="24"/>
          <w:szCs w:val="24"/>
          <w:lang w:val="pt-BR"/>
        </w:rPr>
        <w:t>Valida e cria conta</w:t>
      </w:r>
      <w:r w:rsidRPr="343410AA" w:rsidR="2A461349">
        <w:rPr>
          <w:rFonts w:ascii="Times New Roman" w:hAnsi="Times New Roman" w:eastAsia="Times New Roman" w:cs="Times New Roman"/>
          <w:i w:val="0"/>
          <w:iCs w:val="0"/>
          <w:noProof w:val="0"/>
          <w:sz w:val="24"/>
          <w:szCs w:val="24"/>
          <w:lang w:val="pt-BR"/>
        </w:rPr>
        <w:t>, ou recuperação de senha, que dispara um sub-processo que inclui o envio de um e-mail de recuperação e a redefinição da senha pelo usuário.</w:t>
      </w:r>
    </w:p>
    <w:p w:rsidR="3BB24C0F" w:rsidP="343410AA" w:rsidRDefault="3BB24C0F" w14:paraId="254DE0A9" w14:textId="24604A3D">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Login com OAuth Google:</w:t>
      </w:r>
      <w:r w:rsidRPr="343410AA" w:rsidR="2A461349">
        <w:rPr>
          <w:rFonts w:ascii="Times New Roman" w:hAnsi="Times New Roman" w:eastAsia="Times New Roman" w:cs="Times New Roman"/>
          <w:i w:val="0"/>
          <w:iCs w:val="0"/>
          <w:noProof w:val="0"/>
          <w:sz w:val="24"/>
          <w:szCs w:val="24"/>
          <w:lang w:val="pt-BR"/>
        </w:rPr>
        <w:t xml:space="preserve"> O fluxo vai para a atividade </w:t>
      </w:r>
      <w:r w:rsidRPr="343410AA" w:rsidR="2A461349">
        <w:rPr>
          <w:rFonts w:ascii="Times New Roman" w:hAnsi="Times New Roman" w:eastAsia="Times New Roman" w:cs="Times New Roman"/>
          <w:b w:val="1"/>
          <w:bCs w:val="1"/>
          <w:i w:val="0"/>
          <w:iCs w:val="0"/>
          <w:noProof w:val="0"/>
          <w:sz w:val="24"/>
          <w:szCs w:val="24"/>
          <w:lang w:val="pt-BR"/>
        </w:rPr>
        <w:t>Redireciona para OAuth Google</w:t>
      </w:r>
      <w:r w:rsidRPr="343410AA" w:rsidR="2A461349">
        <w:rPr>
          <w:rFonts w:ascii="Times New Roman" w:hAnsi="Times New Roman" w:eastAsia="Times New Roman" w:cs="Times New Roman"/>
          <w:i w:val="0"/>
          <w:iCs w:val="0"/>
          <w:noProof w:val="0"/>
          <w:sz w:val="24"/>
          <w:szCs w:val="24"/>
          <w:lang w:val="pt-BR"/>
        </w:rPr>
        <w:t xml:space="preserve">, onde o usuário é enviado para a plataforma de autenticação externa. Após a autenticação, o sistema executa a atividade </w:t>
      </w:r>
      <w:r w:rsidRPr="343410AA" w:rsidR="2A461349">
        <w:rPr>
          <w:rFonts w:ascii="Times New Roman" w:hAnsi="Times New Roman" w:eastAsia="Times New Roman" w:cs="Times New Roman"/>
          <w:b w:val="1"/>
          <w:bCs w:val="1"/>
          <w:i w:val="0"/>
          <w:iCs w:val="0"/>
          <w:noProof w:val="0"/>
          <w:sz w:val="24"/>
          <w:szCs w:val="24"/>
          <w:lang w:val="pt-BR"/>
        </w:rPr>
        <w:t>Autentica e cria perfil se necessario</w:t>
      </w:r>
      <w:r w:rsidRPr="343410AA" w:rsidR="2A461349">
        <w:rPr>
          <w:rFonts w:ascii="Times New Roman" w:hAnsi="Times New Roman" w:eastAsia="Times New Roman" w:cs="Times New Roman"/>
          <w:i w:val="0"/>
          <w:iCs w:val="0"/>
          <w:noProof w:val="0"/>
          <w:sz w:val="24"/>
          <w:szCs w:val="24"/>
          <w:lang w:val="pt-BR"/>
        </w:rPr>
        <w:t>.</w:t>
      </w:r>
    </w:p>
    <w:p w:rsidR="3BB24C0F" w:rsidP="343410AA" w:rsidRDefault="3BB24C0F" w14:paraId="52D48C96" w14:textId="4C8B5256">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Convergência e Pós-Autenticação</w:t>
      </w:r>
      <w:r w:rsidRPr="343410AA" w:rsidR="534F5341">
        <w:rPr>
          <w:b w:val="1"/>
          <w:bCs w:val="1"/>
          <w:noProof w:val="0"/>
          <w:sz w:val="28"/>
          <w:szCs w:val="28"/>
          <w:lang w:val="pt-BR"/>
        </w:rPr>
        <w:t>:</w:t>
      </w:r>
    </w:p>
    <w:p w:rsidR="3BB24C0F" w:rsidP="343410AA" w:rsidRDefault="3BB24C0F" w14:paraId="63C65588" w14:textId="042E17AF">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Os fluxos de login bem-sucedido (tradicional e Google) convergem em um nó de sincronização e, em seguida, na atividade </w:t>
      </w:r>
      <w:r w:rsidRPr="343410AA" w:rsidR="2A461349">
        <w:rPr>
          <w:rFonts w:ascii="Times New Roman" w:hAnsi="Times New Roman" w:eastAsia="Times New Roman" w:cs="Times New Roman"/>
          <w:b w:val="1"/>
          <w:bCs w:val="1"/>
          <w:i w:val="0"/>
          <w:iCs w:val="0"/>
          <w:noProof w:val="0"/>
          <w:sz w:val="24"/>
          <w:szCs w:val="24"/>
          <w:lang w:val="pt-BR"/>
        </w:rPr>
        <w:t>Usuário autenticado com sucesso</w:t>
      </w:r>
      <w:r w:rsidRPr="343410AA" w:rsidR="2A461349">
        <w:rPr>
          <w:rFonts w:ascii="Times New Roman" w:hAnsi="Times New Roman" w:eastAsia="Times New Roman" w:cs="Times New Roman"/>
          <w:i w:val="0"/>
          <w:iCs w:val="0"/>
          <w:noProof w:val="0"/>
          <w:sz w:val="24"/>
          <w:szCs w:val="24"/>
          <w:lang w:val="pt-BR"/>
        </w:rPr>
        <w:t xml:space="preserve">. Após a autenticação, a atividade </w:t>
      </w:r>
      <w:r w:rsidRPr="343410AA" w:rsidR="2A461349">
        <w:rPr>
          <w:rFonts w:ascii="Times New Roman" w:hAnsi="Times New Roman" w:eastAsia="Times New Roman" w:cs="Times New Roman"/>
          <w:b w:val="1"/>
          <w:bCs w:val="1"/>
          <w:i w:val="0"/>
          <w:iCs w:val="0"/>
          <w:noProof w:val="0"/>
          <w:sz w:val="24"/>
          <w:szCs w:val="24"/>
          <w:lang w:val="pt-BR"/>
        </w:rPr>
        <w:t>Permite Salvar/Exporta</w:t>
      </w:r>
      <w:r w:rsidRPr="343410AA" w:rsidR="2A461349">
        <w:rPr>
          <w:rFonts w:ascii="Times New Roman" w:hAnsi="Times New Roman" w:eastAsia="Times New Roman" w:cs="Times New Roman"/>
          <w:i w:val="0"/>
          <w:iCs w:val="0"/>
          <w:noProof w:val="0"/>
          <w:sz w:val="24"/>
          <w:szCs w:val="24"/>
          <w:lang w:val="pt-BR"/>
        </w:rPr>
        <w:t xml:space="preserve"> é executada, concedendo as permissões necessárias.</w:t>
      </w:r>
    </w:p>
    <w:p w:rsidR="3BB24C0F" w:rsidP="343410AA" w:rsidRDefault="3BB24C0F" w14:paraId="670B84EA" w14:textId="6124AF4F">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Sincronização Final e Conclusão</w:t>
      </w:r>
      <w:r w:rsidRPr="343410AA" w:rsidR="79643DFD">
        <w:rPr>
          <w:b w:val="1"/>
          <w:bCs w:val="1"/>
          <w:noProof w:val="0"/>
          <w:sz w:val="28"/>
          <w:szCs w:val="28"/>
          <w:lang w:val="pt-BR"/>
        </w:rPr>
        <w:t>:</w:t>
      </w:r>
    </w:p>
    <w:p w:rsidR="3BB24C0F" w:rsidP="343410AA" w:rsidRDefault="3BB24C0F" w14:paraId="5BBFFE54" w14:textId="36E667BA">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Todos os fluxos possíveis (usuário </w:t>
      </w:r>
      <w:r w:rsidRPr="343410AA" w:rsidR="2A461349">
        <w:rPr>
          <w:rFonts w:ascii="Times New Roman" w:hAnsi="Times New Roman" w:eastAsia="Times New Roman" w:cs="Times New Roman"/>
          <w:i w:val="0"/>
          <w:iCs w:val="0"/>
          <w:noProof w:val="0"/>
          <w:sz w:val="24"/>
          <w:szCs w:val="24"/>
          <w:lang w:val="pt-BR"/>
        </w:rPr>
        <w:t>pré</w:t>
      </w:r>
      <w:r w:rsidRPr="343410AA" w:rsidR="2A461349">
        <w:rPr>
          <w:rFonts w:ascii="Times New Roman" w:hAnsi="Times New Roman" w:eastAsia="Times New Roman" w:cs="Times New Roman"/>
          <w:i w:val="0"/>
          <w:iCs w:val="0"/>
          <w:noProof w:val="0"/>
          <w:sz w:val="24"/>
          <w:szCs w:val="24"/>
          <w:lang w:val="pt-BR"/>
        </w:rPr>
        <w:t>-autenticado, recém-autenticado e acesso sem login) convergem em um nó de sincronização final. O fluxo se encerra no nó final, indicando que o processo de autenticação ou acesso foi concluído com sucesso e o sistema está pronto para a interação do usuário</w:t>
      </w:r>
      <w:r w:rsidRPr="343410AA" w:rsidR="3B73EACE">
        <w:rPr>
          <w:rFonts w:ascii="Times New Roman" w:hAnsi="Times New Roman" w:eastAsia="Times New Roman" w:cs="Times New Roman"/>
          <w:i w:val="0"/>
          <w:iCs w:val="0"/>
          <w:noProof w:val="0"/>
          <w:sz w:val="24"/>
          <w:szCs w:val="24"/>
          <w:lang w:val="pt-BR"/>
        </w:rPr>
        <w:t>.</w:t>
      </w:r>
    </w:p>
    <w:p w:rsidR="3BB24C0F" w:rsidP="343410AA" w:rsidRDefault="3BB24C0F" w14:paraId="7A69EFE4" w14:textId="67DBCD48">
      <w:pPr>
        <w:pStyle w:val="Normal"/>
        <w:spacing w:before="0"/>
        <w:ind/>
      </w:pPr>
    </w:p>
    <w:p w:rsidR="3BB24C0F" w:rsidP="70F28DED" w:rsidRDefault="3BB24C0F" w14:paraId="6A99F736" w14:textId="0E8A72A0">
      <w:pPr>
        <w:pStyle w:val="Heading2"/>
        <w:spacing w:before="0"/>
        <w:ind/>
        <w:rPr>
          <w:b w:val="1"/>
          <w:bCs w:val="1"/>
        </w:rPr>
      </w:pPr>
      <w:bookmarkStart w:name="_Toc1887867065" w:id="485832010"/>
      <w:r w:rsidRPr="70F28DED" w:rsidR="45BBD9ED">
        <w:rPr>
          <w:b w:val="1"/>
          <w:bCs w:val="1"/>
        </w:rPr>
        <w:t xml:space="preserve">5.2 Diagrama de Configuração </w:t>
      </w:r>
      <w:r w:rsidRPr="70F28DED" w:rsidR="45BBD9ED">
        <w:rPr>
          <w:b w:val="1"/>
          <w:bCs w:val="1"/>
        </w:rPr>
        <w:t>Automatizada</w:t>
      </w:r>
      <w:bookmarkEnd w:id="485832010"/>
    </w:p>
    <w:p w:rsidR="3BB24C0F" w:rsidP="343410AA" w:rsidRDefault="3BB24C0F" w14:paraId="3849723B" w14:textId="2BE97823">
      <w:pPr>
        <w:pStyle w:val="Normal"/>
        <w:spacing w:line="360" w:lineRule="auto"/>
        <w:ind w:firstLine="708"/>
        <w:jc w:val="both"/>
        <w:rPr>
          <w:rFonts w:ascii="Times New Roman" w:hAnsi="Times New Roman" w:eastAsia="Times New Roman" w:cs="Times New Roman"/>
          <w:noProof w:val="0"/>
          <w:sz w:val="24"/>
          <w:szCs w:val="24"/>
          <w:lang w:val="pt-BR"/>
        </w:rPr>
      </w:pPr>
      <w:r w:rsidRPr="343410AA" w:rsidR="4CE475C7">
        <w:rPr>
          <w:noProof w:val="0"/>
          <w:lang w:val="pt-BR"/>
        </w:rPr>
        <w:t>O</w:t>
      </w:r>
      <w:r w:rsidRPr="343410AA" w:rsidR="4CE475C7">
        <w:rPr>
          <w:noProof w:val="0"/>
          <w:lang w:val="pt-BR"/>
        </w:rPr>
        <w:t xml:space="preserve"> diagrama de atividades da Figura 9, intitulado 'Configuração automatizada', ilustra o fluxo de trabalho de um sistema de montagem de PC. Ele é dividido em duas partições que definem as responsabilidades do 'Usuário' e do 'Sistema'.</w:t>
      </w:r>
    </w:p>
    <w:p w:rsidR="3BB24C0F" w:rsidP="343410AA" w:rsidRDefault="3BB24C0F" w14:paraId="539EAE34" w14:textId="7AC8FDED">
      <w:pPr>
        <w:pStyle w:val="Normal"/>
        <w:keepNext w:val="0"/>
        <w:keepLines w:val="0"/>
        <w:spacing w:before="120" w:beforeAutospacing="off" w:after="120" w:afterAutospacing="off" w:line="360" w:lineRule="auto"/>
        <w:ind/>
        <w:jc w:val="center"/>
        <w:rPr>
          <w:rFonts w:ascii="Times New Roman" w:hAnsi="Times New Roman" w:eastAsia="Times New Roman" w:cs="Times New Roman"/>
        </w:rPr>
      </w:pPr>
      <w:r w:rsidRPr="70F28DED" w:rsidR="29471F50">
        <w:rPr>
          <w:rFonts w:ascii="Times New Roman" w:hAnsi="Times New Roman" w:eastAsia="Times New Roman" w:cs="Times New Roman"/>
        </w:rPr>
        <w:t xml:space="preserve">Figura </w:t>
      </w:r>
      <w:r w:rsidRPr="70F28DED" w:rsidR="05E9962C">
        <w:rPr>
          <w:rFonts w:ascii="Times New Roman" w:hAnsi="Times New Roman" w:eastAsia="Times New Roman" w:cs="Times New Roman"/>
        </w:rPr>
        <w:t>9</w:t>
      </w:r>
      <w:r w:rsidRPr="70F28DED" w:rsidR="29471F50">
        <w:rPr>
          <w:rFonts w:ascii="Times New Roman" w:hAnsi="Times New Roman" w:eastAsia="Times New Roman" w:cs="Times New Roman"/>
        </w:rPr>
        <w:t xml:space="preserve"> - Configuração automatizada</w:t>
      </w:r>
    </w:p>
    <w:p w:rsidR="318FE254" w:rsidP="343410AA" w:rsidRDefault="318FE254" w14:paraId="6EAA1058" w14:textId="27D33EE8">
      <w:pPr>
        <w:pStyle w:val="Normal"/>
        <w:suppressLineNumbers w:val="0"/>
        <w:bidi w:val="0"/>
        <w:spacing w:before="0" w:beforeAutospacing="off" w:after="160" w:afterAutospacing="off" w:line="279" w:lineRule="auto"/>
        <w:ind w:left="0" w:right="0"/>
        <w:jc w:val="center"/>
      </w:pPr>
      <w:r w:rsidR="318FE254">
        <w:drawing>
          <wp:inline wp14:editId="6289A711" wp14:anchorId="5E5798DA">
            <wp:extent cx="6362891" cy="4192522"/>
            <wp:effectExtent l="0" t="0" r="0" b="0"/>
            <wp:docPr id="1951428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r w:rsidR="54FF7C6C">
        <w:rPr/>
        <w:t>Fonte: Autoria Própria</w:t>
      </w:r>
    </w:p>
    <w:p w:rsidR="05E723AD" w:rsidP="343410AA" w:rsidRDefault="05E723AD" w14:paraId="677FA661" w14:textId="129652B6">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Partições</w:t>
      </w:r>
    </w:p>
    <w:p w:rsidR="05E723AD" w:rsidP="343410AA" w:rsidRDefault="05E723AD" w14:paraId="097C4579" w14:textId="511A0043">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O diagrama está dividido em duas partições que representam os papéis dos atores no processo:</w:t>
      </w:r>
    </w:p>
    <w:p w:rsidR="05E723AD" w:rsidP="343410AA" w:rsidRDefault="05E723AD" w14:paraId="78E502D8" w14:textId="11A7D36F">
      <w:pPr>
        <w:pStyle w:val="ListParagraph"/>
        <w:keepNext w:val="0"/>
        <w:keepLines w:val="0"/>
        <w:numPr>
          <w:ilvl w:val="0"/>
          <w:numId w:val="77"/>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Usuário:</w:t>
      </w:r>
      <w:r w:rsidRPr="343410AA" w:rsidR="05E723AD">
        <w:rPr>
          <w:rFonts w:ascii="Times New Roman" w:hAnsi="Times New Roman" w:eastAsia="Times New Roman" w:cs="Times New Roman"/>
          <w:i w:val="0"/>
          <w:iCs w:val="0"/>
          <w:noProof w:val="0"/>
          <w:sz w:val="24"/>
          <w:szCs w:val="24"/>
          <w:lang w:val="pt-BR"/>
        </w:rPr>
        <w:t xml:space="preserve"> Responsável por fornecer as informações e tomar decisões.</w:t>
      </w:r>
    </w:p>
    <w:p w:rsidR="05E723AD" w:rsidP="343410AA" w:rsidRDefault="05E723AD" w14:paraId="1CE5F16A" w14:textId="554E0D63">
      <w:pPr>
        <w:pStyle w:val="ListParagraph"/>
        <w:keepNext w:val="0"/>
        <w:keepLines w:val="0"/>
        <w:numPr>
          <w:ilvl w:val="0"/>
          <w:numId w:val="77"/>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Sistema:</w:t>
      </w:r>
      <w:r w:rsidRPr="343410AA" w:rsidR="05E723AD">
        <w:rPr>
          <w:rFonts w:ascii="Times New Roman" w:hAnsi="Times New Roman" w:eastAsia="Times New Roman" w:cs="Times New Roman"/>
          <w:i w:val="0"/>
          <w:iCs w:val="0"/>
          <w:noProof w:val="0"/>
          <w:sz w:val="24"/>
          <w:szCs w:val="24"/>
          <w:lang w:val="pt-BR"/>
        </w:rPr>
        <w:t xml:space="preserve"> Responsável por receber, processar os dados e gerar as sugestões.</w:t>
      </w:r>
    </w:p>
    <w:p w:rsidR="05E723AD" w:rsidP="343410AA" w:rsidRDefault="05E723AD" w14:paraId="02858AA3" w14:textId="7A80E23B">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Fluxo de Entrada de Dados (Usuário)</w:t>
      </w:r>
    </w:p>
    <w:p w:rsidR="05E723AD" w:rsidP="343410AA" w:rsidRDefault="05E723AD" w14:paraId="64579115" w14:textId="78A9A009">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 xml:space="preserve">O processo se inicia no nó inicial, onde o usuário acessa a funcionalidade </w:t>
      </w:r>
      <w:r w:rsidRPr="343410AA" w:rsidR="05E723AD">
        <w:rPr>
          <w:rFonts w:ascii="Times New Roman" w:hAnsi="Times New Roman" w:eastAsia="Times New Roman" w:cs="Times New Roman"/>
          <w:b w:val="1"/>
          <w:bCs w:val="1"/>
          <w:i w:val="0"/>
          <w:iCs w:val="0"/>
          <w:noProof w:val="0"/>
          <w:sz w:val="24"/>
          <w:szCs w:val="24"/>
          <w:lang w:val="pt-BR"/>
        </w:rPr>
        <w:t>"Montar PC"</w:t>
      </w:r>
      <w:r w:rsidRPr="343410AA" w:rsidR="05E723AD">
        <w:rPr>
          <w:rFonts w:ascii="Times New Roman" w:hAnsi="Times New Roman" w:eastAsia="Times New Roman" w:cs="Times New Roman"/>
          <w:i w:val="0"/>
          <w:iCs w:val="0"/>
          <w:noProof w:val="0"/>
          <w:sz w:val="24"/>
          <w:szCs w:val="24"/>
          <w:lang w:val="pt-BR"/>
        </w:rPr>
        <w:t>. Sequencialmente, o usuário fornece ao sistema as seguintes informações:</w:t>
      </w:r>
    </w:p>
    <w:p w:rsidR="05E723AD" w:rsidP="343410AA" w:rsidRDefault="05E723AD" w14:paraId="29C3148C" w14:textId="08C524A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o orçamento</w:t>
      </w:r>
      <w:r w:rsidRPr="343410AA" w:rsidR="05E723AD">
        <w:rPr>
          <w:rFonts w:ascii="Times New Roman" w:hAnsi="Times New Roman" w:eastAsia="Times New Roman" w:cs="Times New Roman"/>
          <w:i w:val="0"/>
          <w:iCs w:val="0"/>
          <w:noProof w:val="0"/>
          <w:sz w:val="24"/>
          <w:szCs w:val="24"/>
          <w:lang w:val="pt-BR"/>
        </w:rPr>
        <w:t xml:space="preserve"> disponível.</w:t>
      </w:r>
    </w:p>
    <w:p w:rsidR="05E723AD" w:rsidP="343410AA" w:rsidRDefault="05E723AD" w14:paraId="6F8464C3" w14:textId="2150CE3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o perfil de uso</w:t>
      </w:r>
      <w:r w:rsidRPr="343410AA" w:rsidR="05E723AD">
        <w:rPr>
          <w:rFonts w:ascii="Times New Roman" w:hAnsi="Times New Roman" w:eastAsia="Times New Roman" w:cs="Times New Roman"/>
          <w:i w:val="0"/>
          <w:iCs w:val="0"/>
          <w:noProof w:val="0"/>
          <w:sz w:val="24"/>
          <w:szCs w:val="24"/>
          <w:lang w:val="pt-BR"/>
        </w:rPr>
        <w:t xml:space="preserve"> (por exemplo, jogos, trabalho, edição de vídeo).</w:t>
      </w:r>
    </w:p>
    <w:p w:rsidR="05E723AD" w:rsidP="343410AA" w:rsidRDefault="05E723AD" w14:paraId="17B40ED9" w14:textId="17974A3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ambiente de uso</w:t>
      </w:r>
      <w:r w:rsidRPr="343410AA" w:rsidR="05E723AD">
        <w:rPr>
          <w:rFonts w:ascii="Times New Roman" w:hAnsi="Times New Roman" w:eastAsia="Times New Roman" w:cs="Times New Roman"/>
          <w:i w:val="0"/>
          <w:iCs w:val="0"/>
          <w:noProof w:val="0"/>
          <w:sz w:val="24"/>
          <w:szCs w:val="24"/>
          <w:lang w:val="pt-BR"/>
        </w:rPr>
        <w:t xml:space="preserve"> (por exemplo, tamanho do espaço, necessidades específicas).</w:t>
      </w:r>
    </w:p>
    <w:p w:rsidR="05E723AD" w:rsidP="343410AA" w:rsidRDefault="05E723AD" w14:paraId="2BE90905" w14:textId="0F44E631">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Processamento e Geração de Sugestão (Sistema)</w:t>
      </w:r>
    </w:p>
    <w:p w:rsidR="05E723AD" w:rsidP="343410AA" w:rsidRDefault="05E723AD" w14:paraId="7B8C4A5B" w14:textId="3A355889">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Após receber os dados, o fluxo passa para a partição "Sistema", que executa as seguintes atividades:</w:t>
      </w:r>
    </w:p>
    <w:p w:rsidR="05E723AD" w:rsidP="343410AA" w:rsidRDefault="05E723AD" w14:paraId="22071279" w14:textId="0C2AD188">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Recebe os dados informados</w:t>
      </w:r>
      <w:r w:rsidRPr="343410AA" w:rsidR="05E723AD">
        <w:rPr>
          <w:rFonts w:ascii="Times New Roman" w:hAnsi="Times New Roman" w:eastAsia="Times New Roman" w:cs="Times New Roman"/>
          <w:i w:val="0"/>
          <w:iCs w:val="0"/>
          <w:noProof w:val="0"/>
          <w:sz w:val="24"/>
          <w:szCs w:val="24"/>
          <w:lang w:val="pt-BR"/>
        </w:rPr>
        <w:t xml:space="preserve"> do usuário.</w:t>
      </w:r>
    </w:p>
    <w:p w:rsidR="05E723AD" w:rsidP="343410AA" w:rsidRDefault="05E723AD" w14:paraId="379B5208" w14:textId="5BBB7E94">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Processa dados com IA</w:t>
      </w:r>
      <w:r w:rsidRPr="343410AA" w:rsidR="05E723AD">
        <w:rPr>
          <w:rFonts w:ascii="Times New Roman" w:hAnsi="Times New Roman" w:eastAsia="Times New Roman" w:cs="Times New Roman"/>
          <w:i w:val="0"/>
          <w:iCs w:val="0"/>
          <w:noProof w:val="0"/>
          <w:sz w:val="24"/>
          <w:szCs w:val="24"/>
          <w:lang w:val="pt-BR"/>
        </w:rPr>
        <w:t>, utilizando inteligência artificial para analisar as informações.</w:t>
      </w:r>
    </w:p>
    <w:p w:rsidR="05E723AD" w:rsidP="343410AA" w:rsidRDefault="05E723AD" w14:paraId="6C09CE16" w14:textId="4E1A43E9">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Gera sugestão de peças</w:t>
      </w:r>
      <w:r w:rsidRPr="343410AA" w:rsidR="05E723AD">
        <w:rPr>
          <w:rFonts w:ascii="Times New Roman" w:hAnsi="Times New Roman" w:eastAsia="Times New Roman" w:cs="Times New Roman"/>
          <w:i w:val="0"/>
          <w:iCs w:val="0"/>
          <w:noProof w:val="0"/>
          <w:sz w:val="24"/>
          <w:szCs w:val="24"/>
          <w:lang w:val="pt-BR"/>
        </w:rPr>
        <w:t xml:space="preserve"> com base na análise.</w:t>
      </w:r>
    </w:p>
    <w:p w:rsidR="05E723AD" w:rsidP="343410AA" w:rsidRDefault="05E723AD" w14:paraId="0F87FE12" w14:textId="43F86BBF">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Avalia compatibilidade dos componentes</w:t>
      </w:r>
      <w:r w:rsidRPr="343410AA" w:rsidR="05E723AD">
        <w:rPr>
          <w:rFonts w:ascii="Times New Roman" w:hAnsi="Times New Roman" w:eastAsia="Times New Roman" w:cs="Times New Roman"/>
          <w:i w:val="0"/>
          <w:iCs w:val="0"/>
          <w:noProof w:val="0"/>
          <w:sz w:val="24"/>
          <w:szCs w:val="24"/>
          <w:lang w:val="pt-BR"/>
        </w:rPr>
        <w:t xml:space="preserve"> para garantir que as peças sugeridas funcionem juntas.</w:t>
      </w:r>
    </w:p>
    <w:p w:rsidR="05E723AD" w:rsidP="343410AA" w:rsidRDefault="05E723AD" w14:paraId="78D28896" w14:textId="62D54C05">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Verificação de Orçamento e Fluxos Alternativos</w:t>
      </w:r>
    </w:p>
    <w:p w:rsidR="05E723AD" w:rsidP="343410AA" w:rsidRDefault="05E723AD" w14:paraId="03120551" w14:textId="4389ADD1">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 xml:space="preserve">Um nó de decisão verifica a condição </w:t>
      </w:r>
      <w:r w:rsidRPr="343410AA" w:rsidR="05E723AD">
        <w:rPr>
          <w:rFonts w:ascii="Times New Roman" w:hAnsi="Times New Roman" w:eastAsia="Times New Roman" w:cs="Times New Roman"/>
          <w:b w:val="1"/>
          <w:bCs w:val="1"/>
          <w:i w:val="0"/>
          <w:iCs w:val="0"/>
          <w:noProof w:val="0"/>
          <w:sz w:val="24"/>
          <w:szCs w:val="24"/>
          <w:lang w:val="pt-BR"/>
        </w:rPr>
        <w:t>Verifica se o orçamento é suficiente</w:t>
      </w:r>
      <w:r w:rsidRPr="343410AA" w:rsidR="05E723AD">
        <w:rPr>
          <w:rFonts w:ascii="Times New Roman" w:hAnsi="Times New Roman" w:eastAsia="Times New Roman" w:cs="Times New Roman"/>
          <w:i w:val="0"/>
          <w:iCs w:val="0"/>
          <w:noProof w:val="0"/>
          <w:sz w:val="24"/>
          <w:szCs w:val="24"/>
          <w:lang w:val="pt-BR"/>
        </w:rPr>
        <w:t>:</w:t>
      </w:r>
    </w:p>
    <w:p w:rsidR="05E723AD" w:rsidP="343410AA" w:rsidRDefault="05E723AD" w14:paraId="1DC33B77" w14:textId="3298EE19">
      <w:pPr>
        <w:pStyle w:val="ListParagraph"/>
        <w:keepNext w:val="0"/>
        <w:keepLines w:val="0"/>
        <w:numPr>
          <w:ilvl w:val="0"/>
          <w:numId w:val="80"/>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orçamento for suficiente ("Sim"):</w:t>
      </w:r>
      <w:r w:rsidRPr="343410AA" w:rsidR="05E723AD">
        <w:rPr>
          <w:rFonts w:ascii="Times New Roman" w:hAnsi="Times New Roman" w:eastAsia="Times New Roman" w:cs="Times New Roman"/>
          <w:i w:val="0"/>
          <w:iCs w:val="0"/>
          <w:noProof w:val="0"/>
          <w:sz w:val="24"/>
          <w:szCs w:val="24"/>
          <w:lang w:val="pt-BR"/>
        </w:rPr>
        <w:t xml:space="preserve"> O sistema executa as atividades </w:t>
      </w:r>
      <w:r w:rsidRPr="343410AA" w:rsidR="05E723AD">
        <w:rPr>
          <w:rFonts w:ascii="Times New Roman" w:hAnsi="Times New Roman" w:eastAsia="Times New Roman" w:cs="Times New Roman"/>
          <w:b w:val="1"/>
          <w:bCs w:val="1"/>
          <w:i w:val="0"/>
          <w:iCs w:val="0"/>
          <w:noProof w:val="0"/>
          <w:sz w:val="24"/>
          <w:szCs w:val="24"/>
          <w:lang w:val="pt-BR"/>
        </w:rPr>
        <w:t>Monta build compatível</w:t>
      </w:r>
      <w:r w:rsidRPr="343410AA" w:rsidR="05E723AD">
        <w:rPr>
          <w:rFonts w:ascii="Times New Roman" w:hAnsi="Times New Roman" w:eastAsia="Times New Roman" w:cs="Times New Roman"/>
          <w:i w:val="0"/>
          <w:iCs w:val="0"/>
          <w:noProof w:val="0"/>
          <w:sz w:val="24"/>
          <w:szCs w:val="24"/>
          <w:lang w:val="pt-BR"/>
        </w:rPr>
        <w:t xml:space="preserve">, </w:t>
      </w:r>
      <w:r w:rsidRPr="343410AA" w:rsidR="05E723AD">
        <w:rPr>
          <w:rFonts w:ascii="Times New Roman" w:hAnsi="Times New Roman" w:eastAsia="Times New Roman" w:cs="Times New Roman"/>
          <w:b w:val="1"/>
          <w:bCs w:val="1"/>
          <w:i w:val="0"/>
          <w:iCs w:val="0"/>
          <w:noProof w:val="0"/>
          <w:sz w:val="24"/>
          <w:szCs w:val="24"/>
          <w:lang w:val="pt-BR"/>
        </w:rPr>
        <w:t>Associa links de compra</w:t>
      </w:r>
      <w:r w:rsidRPr="343410AA" w:rsidR="05E723AD">
        <w:rPr>
          <w:rFonts w:ascii="Times New Roman" w:hAnsi="Times New Roman" w:eastAsia="Times New Roman" w:cs="Times New Roman"/>
          <w:i w:val="0"/>
          <w:iCs w:val="0"/>
          <w:noProof w:val="0"/>
          <w:sz w:val="24"/>
          <w:szCs w:val="24"/>
          <w:lang w:val="pt-BR"/>
        </w:rPr>
        <w:t xml:space="preserve"> e </w:t>
      </w:r>
      <w:r w:rsidRPr="343410AA" w:rsidR="05E723AD">
        <w:rPr>
          <w:rFonts w:ascii="Times New Roman" w:hAnsi="Times New Roman" w:eastAsia="Times New Roman" w:cs="Times New Roman"/>
          <w:b w:val="1"/>
          <w:bCs w:val="1"/>
          <w:i w:val="0"/>
          <w:iCs w:val="0"/>
          <w:noProof w:val="0"/>
          <w:sz w:val="24"/>
          <w:szCs w:val="24"/>
          <w:lang w:val="pt-BR"/>
        </w:rPr>
        <w:t>Exibe sugestão final com justificativa</w:t>
      </w:r>
      <w:r w:rsidRPr="343410AA" w:rsidR="05E723AD">
        <w:rPr>
          <w:rFonts w:ascii="Times New Roman" w:hAnsi="Times New Roman" w:eastAsia="Times New Roman" w:cs="Times New Roman"/>
          <w:i w:val="0"/>
          <w:iCs w:val="0"/>
          <w:noProof w:val="0"/>
          <w:sz w:val="24"/>
          <w:szCs w:val="24"/>
          <w:lang w:val="pt-BR"/>
        </w:rPr>
        <w:t>.</w:t>
      </w:r>
    </w:p>
    <w:p w:rsidR="05E723AD" w:rsidP="343410AA" w:rsidRDefault="05E723AD" w14:paraId="5755445F" w14:textId="07492AC0">
      <w:pPr>
        <w:pStyle w:val="ListParagraph"/>
        <w:keepNext w:val="0"/>
        <w:keepLines w:val="0"/>
        <w:numPr>
          <w:ilvl w:val="0"/>
          <w:numId w:val="80"/>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orçamento for insuficiente ("Não"):</w:t>
      </w:r>
      <w:r w:rsidRPr="343410AA" w:rsidR="05E723AD">
        <w:rPr>
          <w:rFonts w:ascii="Times New Roman" w:hAnsi="Times New Roman" w:eastAsia="Times New Roman" w:cs="Times New Roman"/>
          <w:i w:val="0"/>
          <w:iCs w:val="0"/>
          <w:noProof w:val="0"/>
          <w:sz w:val="24"/>
          <w:szCs w:val="24"/>
          <w:lang w:val="pt-BR"/>
        </w:rPr>
        <w:t xml:space="preserve"> O sistema exibe um </w:t>
      </w:r>
      <w:r w:rsidRPr="343410AA" w:rsidR="05E723AD">
        <w:rPr>
          <w:rFonts w:ascii="Times New Roman" w:hAnsi="Times New Roman" w:eastAsia="Times New Roman" w:cs="Times New Roman"/>
          <w:b w:val="1"/>
          <w:bCs w:val="1"/>
          <w:i w:val="0"/>
          <w:iCs w:val="0"/>
          <w:noProof w:val="0"/>
          <w:sz w:val="24"/>
          <w:szCs w:val="24"/>
          <w:lang w:val="pt-BR"/>
        </w:rPr>
        <w:t>Exibe alerta</w:t>
      </w:r>
      <w:r w:rsidRPr="343410AA" w:rsidR="05E723AD">
        <w:rPr>
          <w:rFonts w:ascii="Times New Roman" w:hAnsi="Times New Roman" w:eastAsia="Times New Roman" w:cs="Times New Roman"/>
          <w:i w:val="0"/>
          <w:iCs w:val="0"/>
          <w:noProof w:val="0"/>
          <w:sz w:val="24"/>
          <w:szCs w:val="24"/>
          <w:lang w:val="pt-BR"/>
        </w:rPr>
        <w:t xml:space="preserve"> e oferece duas opções ao usuário: </w:t>
      </w:r>
      <w:r w:rsidRPr="343410AA" w:rsidR="05E723AD">
        <w:rPr>
          <w:rFonts w:ascii="Times New Roman" w:hAnsi="Times New Roman" w:eastAsia="Times New Roman" w:cs="Times New Roman"/>
          <w:b w:val="1"/>
          <w:bCs w:val="1"/>
          <w:i w:val="0"/>
          <w:iCs w:val="0"/>
          <w:noProof w:val="0"/>
          <w:sz w:val="24"/>
          <w:szCs w:val="24"/>
          <w:lang w:val="pt-BR"/>
        </w:rPr>
        <w:t>Sugere aumento de orçamento (RF-08)</w:t>
      </w:r>
      <w:r w:rsidRPr="343410AA" w:rsidR="05E723AD">
        <w:rPr>
          <w:rFonts w:ascii="Times New Roman" w:hAnsi="Times New Roman" w:eastAsia="Times New Roman" w:cs="Times New Roman"/>
          <w:i w:val="0"/>
          <w:iCs w:val="0"/>
          <w:noProof w:val="0"/>
          <w:sz w:val="24"/>
          <w:szCs w:val="24"/>
          <w:lang w:val="pt-BR"/>
        </w:rPr>
        <w:t xml:space="preserve"> ou </w:t>
      </w:r>
      <w:r w:rsidRPr="343410AA" w:rsidR="05E723AD">
        <w:rPr>
          <w:rFonts w:ascii="Times New Roman" w:hAnsi="Times New Roman" w:eastAsia="Times New Roman" w:cs="Times New Roman"/>
          <w:b w:val="1"/>
          <w:bCs w:val="1"/>
          <w:i w:val="0"/>
          <w:iCs w:val="0"/>
          <w:noProof w:val="0"/>
          <w:sz w:val="24"/>
          <w:szCs w:val="24"/>
          <w:lang w:val="pt-BR"/>
        </w:rPr>
        <w:t>Sugere build alternativa inferior (RF-09)</w:t>
      </w:r>
      <w:r w:rsidRPr="343410AA" w:rsidR="05E723AD">
        <w:rPr>
          <w:rFonts w:ascii="Times New Roman" w:hAnsi="Times New Roman" w:eastAsia="Times New Roman" w:cs="Times New Roman"/>
          <w:i w:val="0"/>
          <w:iCs w:val="0"/>
          <w:noProof w:val="0"/>
          <w:sz w:val="24"/>
          <w:szCs w:val="24"/>
          <w:lang w:val="pt-BR"/>
        </w:rPr>
        <w:t>. Ambos os fluxos levam de volta a uma sugestão final para o usuário.</w:t>
      </w:r>
    </w:p>
    <w:p w:rsidR="05E723AD" w:rsidP="343410AA" w:rsidRDefault="05E723AD" w14:paraId="16989F8D" w14:textId="392A394E">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Decisão do Usuário e Opções Pós-Sugestão</w:t>
      </w:r>
    </w:p>
    <w:p w:rsidR="05E723AD" w:rsidP="343410AA" w:rsidRDefault="05E723AD" w14:paraId="638C14D2" w14:textId="0A49F6AC">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noProof w:val="0"/>
          <w:sz w:val="24"/>
          <w:szCs w:val="24"/>
          <w:lang w:val="pt-BR"/>
        </w:rPr>
      </w:pPr>
      <w:r w:rsidRPr="343410AA" w:rsidR="05E723AD">
        <w:rPr>
          <w:rFonts w:ascii="Times New Roman" w:hAnsi="Times New Roman" w:eastAsia="Times New Roman" w:cs="Times New Roman"/>
          <w:b w:val="0"/>
          <w:bCs w:val="0"/>
          <w:i w:val="0"/>
          <w:iCs w:val="0"/>
          <w:noProof w:val="0"/>
          <w:sz w:val="24"/>
          <w:szCs w:val="24"/>
          <w:lang w:val="pt-BR"/>
        </w:rPr>
        <w:t>Após a exibição da sugestão, o fluxo retorna para a partição "Usuário" em um nó de decisão “Aceita sugestão?”:</w:t>
      </w:r>
    </w:p>
    <w:p w:rsidR="05E723AD" w:rsidP="343410AA" w:rsidRDefault="05E723AD" w14:paraId="70FDB7B4" w14:textId="792DECA5">
      <w:pPr>
        <w:pStyle w:val="ListParagraph"/>
        <w:keepNext w:val="0"/>
        <w:keepLines w:val="0"/>
        <w:numPr>
          <w:ilvl w:val="0"/>
          <w:numId w:val="81"/>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usuário aceita a sugestão ("Sim"):</w:t>
      </w:r>
      <w:r w:rsidRPr="343410AA" w:rsidR="05E723AD">
        <w:rPr>
          <w:rFonts w:ascii="Times New Roman" w:hAnsi="Times New Roman" w:eastAsia="Times New Roman" w:cs="Times New Roman"/>
          <w:i w:val="0"/>
          <w:iCs w:val="0"/>
          <w:noProof w:val="0"/>
          <w:sz w:val="24"/>
          <w:szCs w:val="24"/>
          <w:lang w:val="pt-BR"/>
        </w:rPr>
        <w:t xml:space="preserve"> Um novo nó de decisão Está logado? é ativado. Se a resposta for "Sim", o sistema prossegue para Salva/exporta build. Se a resposta for "Não", o usuário pode optar por Processo sem salvar ou, em um caminho alternativo, continuar sem salvar.</w:t>
      </w:r>
    </w:p>
    <w:p w:rsidR="05E723AD" w:rsidP="343410AA" w:rsidRDefault="05E723AD" w14:paraId="36D25120" w14:textId="04FA253D">
      <w:pPr>
        <w:pStyle w:val="ListParagraph"/>
        <w:keepNext w:val="0"/>
        <w:keepLines w:val="0"/>
        <w:numPr>
          <w:ilvl w:val="0"/>
          <w:numId w:val="81"/>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usuário não aceita a sugestão ("Não"):</w:t>
      </w:r>
      <w:r w:rsidRPr="343410AA" w:rsidR="05E723AD">
        <w:rPr>
          <w:rFonts w:ascii="Times New Roman" w:hAnsi="Times New Roman" w:eastAsia="Times New Roman" w:cs="Times New Roman"/>
          <w:i w:val="0"/>
          <w:iCs w:val="0"/>
          <w:noProof w:val="0"/>
          <w:sz w:val="24"/>
          <w:szCs w:val="24"/>
          <w:lang w:val="pt-BR"/>
        </w:rPr>
        <w:t xml:space="preserve"> O usuário opta por Ajusta build manualmente (CU-04), que é um caso de uso para modificações manuais na configuração.</w:t>
      </w:r>
    </w:p>
    <w:p w:rsidR="05E723AD" w:rsidP="343410AA" w:rsidRDefault="05E723AD" w14:paraId="53BFA9A9" w14:textId="5BD036AC">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Finalização do Fluxo</w:t>
      </w:r>
    </w:p>
    <w:p w:rsidR="05E723AD" w:rsidP="343410AA" w:rsidRDefault="05E723AD" w14:paraId="03D3E544" w14:textId="7973F7D6">
      <w:pPr>
        <w:keepNext w:val="0"/>
        <w:keepLines w:val="0"/>
        <w:spacing w:before="120" w:beforeAutospacing="off" w:after="120" w:afterAutospacing="off" w:line="360" w:lineRule="auto"/>
        <w:ind w:firstLine="708"/>
        <w:jc w:val="both"/>
        <w:rPr>
          <w:rFonts w:ascii="Times New Roman" w:hAnsi="Times New Roman" w:eastAsia="Times New Roman" w:cs="Times New Roman"/>
        </w:rPr>
      </w:pPr>
      <w:r w:rsidRPr="343410AA" w:rsidR="05E723AD">
        <w:rPr>
          <w:rFonts w:ascii="Times New Roman" w:hAnsi="Times New Roman" w:eastAsia="Times New Roman" w:cs="Times New Roman"/>
          <w:b w:val="0"/>
          <w:bCs w:val="0"/>
          <w:i w:val="0"/>
          <w:iCs w:val="0"/>
          <w:noProof w:val="0"/>
          <w:sz w:val="24"/>
          <w:szCs w:val="24"/>
          <w:lang w:val="pt-BR"/>
        </w:rPr>
        <w:t xml:space="preserve">Os fluxos </w:t>
      </w:r>
      <w:r w:rsidRPr="343410AA" w:rsidR="05E723AD">
        <w:rPr>
          <w:rFonts w:ascii="Times New Roman" w:hAnsi="Times New Roman" w:eastAsia="Times New Roman" w:cs="Times New Roman"/>
          <w:b w:val="0"/>
          <w:bCs w:val="0"/>
          <w:i w:val="0"/>
          <w:iCs w:val="0"/>
          <w:noProof w:val="0"/>
          <w:sz w:val="24"/>
          <w:szCs w:val="24"/>
          <w:lang w:val="pt-BR"/>
        </w:rPr>
        <w:t>de Ajusta</w:t>
      </w:r>
      <w:r w:rsidRPr="343410AA" w:rsidR="05E723AD">
        <w:rPr>
          <w:rFonts w:ascii="Times New Roman" w:hAnsi="Times New Roman" w:eastAsia="Times New Roman" w:cs="Times New Roman"/>
          <w:b w:val="0"/>
          <w:bCs w:val="0"/>
          <w:i w:val="0"/>
          <w:iCs w:val="0"/>
          <w:noProof w:val="0"/>
          <w:sz w:val="24"/>
          <w:szCs w:val="24"/>
          <w:lang w:val="pt-BR"/>
        </w:rPr>
        <w:t xml:space="preserve"> build manualmente (CU-04), </w:t>
      </w:r>
      <w:r w:rsidRPr="343410AA" w:rsidR="05E723AD">
        <w:rPr>
          <w:rFonts w:ascii="Times New Roman" w:hAnsi="Times New Roman" w:eastAsia="Times New Roman" w:cs="Times New Roman"/>
          <w:b w:val="0"/>
          <w:bCs w:val="0"/>
          <w:i w:val="0"/>
          <w:iCs w:val="0"/>
          <w:noProof w:val="0"/>
          <w:sz w:val="24"/>
          <w:szCs w:val="24"/>
          <w:lang w:val="pt-BR"/>
        </w:rPr>
        <w:t>Salva/exporta</w:t>
      </w:r>
      <w:r w:rsidRPr="343410AA" w:rsidR="05E723AD">
        <w:rPr>
          <w:rFonts w:ascii="Times New Roman" w:hAnsi="Times New Roman" w:eastAsia="Times New Roman" w:cs="Times New Roman"/>
          <w:b w:val="0"/>
          <w:bCs w:val="0"/>
          <w:i w:val="0"/>
          <w:iCs w:val="0"/>
          <w:noProof w:val="0"/>
          <w:sz w:val="24"/>
          <w:szCs w:val="24"/>
          <w:lang w:val="pt-BR"/>
        </w:rPr>
        <w:t xml:space="preserve"> build e Processo sem salvar convergem para o nó final do diagrama, indicando o encerramento do processo de configuração do PC.</w:t>
      </w:r>
    </w:p>
    <w:p w:rsidR="0E6BA99D" w:rsidP="1CB4B7E6" w:rsidRDefault="0E6BA99D" w14:paraId="186026DA" w14:textId="5E3E68EB">
      <w:pPr>
        <w:pStyle w:val="Heading2"/>
        <w:keepNext w:val="0"/>
        <w:keepLines w:val="0"/>
        <w:rPr>
          <w:noProof w:val="0"/>
          <w:lang w:val="pt-BR"/>
        </w:rPr>
      </w:pPr>
      <w:bookmarkStart w:name="_Toc1275373377" w:id="1862611584"/>
      <w:r w:rsidRPr="70F28DED" w:rsidR="2DBA7DE4">
        <w:rPr>
          <w:noProof w:val="0"/>
          <w:lang w:val="pt-BR"/>
        </w:rPr>
        <w:t>5.3. D</w:t>
      </w:r>
      <w:r w:rsidRPr="70F28DED" w:rsidR="091DCA25">
        <w:rPr>
          <w:noProof w:val="0"/>
          <w:lang w:val="pt-BR"/>
        </w:rPr>
        <w:t>iagrama d</w:t>
      </w:r>
      <w:r w:rsidRPr="70F28DED" w:rsidR="2DBA7DE4">
        <w:rPr>
          <w:noProof w:val="0"/>
          <w:lang w:val="pt-BR"/>
        </w:rPr>
        <w:t>o Sistema de Recomendação Térmica</w:t>
      </w:r>
      <w:bookmarkEnd w:id="1862611584"/>
    </w:p>
    <w:p w:rsidR="3B9642D5" w:rsidP="343410AA" w:rsidRDefault="3B9642D5" w14:paraId="4ED7FA2E" w14:textId="16551E65">
      <w:pPr>
        <w:pStyle w:val="Normal"/>
        <w:spacing w:line="360" w:lineRule="auto"/>
      </w:pPr>
      <w:r w:rsidR="18E4D0C5">
        <w:rPr/>
        <w:t>A Figura 10 apresenta um diagrama de atividade que descreve o processo de um sistema de recomendação de refrigeração. O diagrama é dividido em três partições para ilustrar as responsabilidades do "Usuário", do "Módulo Térmico" e do "Módulo de Validação de Sistema".</w:t>
      </w:r>
    </w:p>
    <w:p w:rsidR="4D88DE77" w:rsidP="343410AA" w:rsidRDefault="4D88DE77" w14:paraId="207AC209" w14:textId="669C4CB2">
      <w:pPr>
        <w:pStyle w:val="Normal"/>
        <w:jc w:val="center"/>
        <w:rPr>
          <w:rFonts w:ascii="Times New Roman" w:hAnsi="Times New Roman" w:eastAsia="Times New Roman" w:cs="Times New Roman"/>
        </w:rPr>
      </w:pPr>
      <w:r w:rsidRPr="70F28DED" w:rsidR="5AC948ED">
        <w:rPr>
          <w:rFonts w:ascii="Times New Roman" w:hAnsi="Times New Roman" w:eastAsia="Times New Roman" w:cs="Times New Roman"/>
        </w:rPr>
        <w:t>F</w:t>
      </w:r>
      <w:r w:rsidRPr="70F28DED" w:rsidR="5AC948ED">
        <w:rPr>
          <w:rFonts w:ascii="Times New Roman" w:hAnsi="Times New Roman" w:eastAsia="Times New Roman" w:cs="Times New Roman"/>
        </w:rPr>
        <w:t xml:space="preserve">igura </w:t>
      </w:r>
      <w:r w:rsidRPr="70F28DED" w:rsidR="32A91612">
        <w:rPr>
          <w:rFonts w:ascii="Times New Roman" w:hAnsi="Times New Roman" w:eastAsia="Times New Roman" w:cs="Times New Roman"/>
        </w:rPr>
        <w:t>10</w:t>
      </w:r>
      <w:r w:rsidRPr="70F28DED" w:rsidR="5AC948ED">
        <w:rPr>
          <w:rFonts w:ascii="Times New Roman" w:hAnsi="Times New Roman" w:eastAsia="Times New Roman" w:cs="Times New Roman"/>
        </w:rPr>
        <w:t xml:space="preserve"> – Sistema de refrigeração</w:t>
      </w:r>
      <w:r w:rsidR="3A2D6E50">
        <w:drawing>
          <wp:inline wp14:editId="1AD4C3DB" wp14:anchorId="06A83DFF">
            <wp:extent cx="5724525" cy="3705225"/>
            <wp:effectExtent l="0" t="0" r="0" b="0"/>
            <wp:docPr id="18075921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47fb9c9238a406a">
                      <a:extLst>
                        <a:ext uri="{28A0092B-C50C-407E-A947-70E740481C1C}">
                          <a14:useLocalDpi xmlns:a14="http://schemas.microsoft.com/office/drawing/2010/main"/>
                        </a:ext>
                      </a:extLst>
                    </a:blip>
                    <a:stretch>
                      <a:fillRect/>
                    </a:stretch>
                  </pic:blipFill>
                  <pic:spPr>
                    <a:xfrm rot="0">
                      <a:off x="0" y="0"/>
                      <a:ext cx="5724525" cy="3705225"/>
                    </a:xfrm>
                    <a:prstGeom prst="rect">
                      <a:avLst/>
                    </a:prstGeom>
                  </pic:spPr>
                </pic:pic>
              </a:graphicData>
            </a:graphic>
          </wp:inline>
        </w:drawing>
      </w:r>
      <w:r w:rsidRPr="70F28DED" w:rsidR="515B1C66">
        <w:rPr>
          <w:rFonts w:ascii="Times New Roman" w:hAnsi="Times New Roman" w:eastAsia="Times New Roman" w:cs="Times New Roman"/>
        </w:rPr>
        <w:t>Fonte: Autoria Própria</w:t>
      </w:r>
      <w:r w:rsidR="218BEEE9">
        <w:rPr/>
        <w:t>.</w:t>
      </w:r>
    </w:p>
    <w:p w:rsidR="364658F8" w:rsidP="70F28DED" w:rsidRDefault="364658F8" w14:paraId="259F93C8" w14:textId="4471C32B">
      <w:pPr>
        <w:pStyle w:val="Normal"/>
        <w:keepNext w:val="0"/>
        <w:keepLines w:val="0"/>
        <w:jc w:val="center"/>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70F28DED" w:rsidR="218BEEE9">
        <w:rPr>
          <w:b w:val="1"/>
          <w:bCs w:val="1"/>
          <w:noProof w:val="0"/>
          <w:sz w:val="28"/>
          <w:szCs w:val="28"/>
          <w:lang w:val="pt-BR"/>
        </w:rPr>
        <w:t>Partições</w:t>
      </w:r>
    </w:p>
    <w:p w:rsidR="364658F8" w:rsidP="343410AA" w:rsidRDefault="364658F8" w14:paraId="20736318" w14:textId="40072173">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está dividido em três partições que representam os papéis dos atores e módulos do processo:</w:t>
      </w:r>
    </w:p>
    <w:p w:rsidR="364658F8" w:rsidP="343410AA" w:rsidRDefault="364658F8" w14:paraId="16F3AA00" w14:textId="2DC7B034">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Usuário: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iniciar o processo e interagir com as recomendações.</w:t>
      </w:r>
    </w:p>
    <w:p w:rsidR="364658F8" w:rsidP="343410AA" w:rsidRDefault="364658F8" w14:paraId="1AC6494C" w14:textId="127C42CD">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processar os dados e gerar as recomendações.</w:t>
      </w:r>
    </w:p>
    <w:p w:rsidR="364658F8" w:rsidP="343410AA" w:rsidRDefault="364658F8" w14:paraId="6D2CEEF1" w14:textId="0C49C54B">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de Validação de Sistema: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verificar a validade das soluções propostas.</w:t>
      </w:r>
    </w:p>
    <w:p w:rsidR="364658F8" w:rsidP="343410AA" w:rsidRDefault="364658F8" w14:paraId="15E7E846" w14:textId="2164A477">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Fluxo de Entrada e Processamento de Dados</w:t>
      </w:r>
    </w:p>
    <w:p w:rsidR="364658F8" w:rsidP="343410AA" w:rsidRDefault="364658F8" w14:paraId="39BFB923" w14:textId="079899FD">
      <w:pPr>
        <w:keepNext w:val="0"/>
        <w:keepLines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processo se inicia no nó inicial, onde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Solicita recomendação térmica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segue para 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verifica se os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Dados disponíveis?</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3C58F5BA" w14:textId="4142A77B">
      <w:pPr>
        <w:pStyle w:val="ListParagraph"/>
        <w:keepNext w:val="0"/>
        <w:keepLines w:val="0"/>
        <w:numPr>
          <w:ilvl w:val="0"/>
          <w:numId w:val="171"/>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os dados não estiverem completos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à partição do usuário, que deve Preenche dados faltantes antes de o processo continuar.</w:t>
      </w:r>
    </w:p>
    <w:p w:rsidR="364658F8" w:rsidP="343410AA" w:rsidRDefault="364658F8" w14:paraId="01602A2A" w14:textId="7A995DF3">
      <w:pPr>
        <w:pStyle w:val="ListParagraph"/>
        <w:keepNext w:val="0"/>
        <w:keepLines w:val="0"/>
        <w:numPr>
          <w:ilvl w:val="0"/>
          <w:numId w:val="171"/>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os dados estiverem disponíveis ("Sim") ou forem preenchidos:</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Módulo Térmico executa as atividades Interpreta ambiente e preferências, Calcula TDP total e, em seguida, Gerar recomendação térmica.</w:t>
      </w:r>
    </w:p>
    <w:p w:rsidR="364658F8" w:rsidP="343410AA" w:rsidRDefault="364658F8" w14:paraId="40296725" w14:textId="66BF8EAF">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Validação da Recomendação e Loop de Geração</w:t>
      </w:r>
    </w:p>
    <w:p w:rsidR="364658F8" w:rsidP="343410AA" w:rsidRDefault="364658F8" w14:paraId="273123E7" w14:textId="6645EAD6">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Após a recomendação ser gerada, o fluxo é transferido para o Módulo de Validação de Sistema, que executa a atividade “Validar Recomendação proposta”. Um nó de decisão verifica a condição “Solução recomendada é válida?”:</w:t>
      </w:r>
    </w:p>
    <w:p w:rsidR="364658F8" w:rsidP="343410AA" w:rsidRDefault="364658F8" w14:paraId="11EDD931" w14:textId="207B6573">
      <w:pPr>
        <w:pStyle w:val="ListParagraph"/>
        <w:keepNext w:val="0"/>
        <w:keepLines w:val="0"/>
        <w:numPr>
          <w:ilvl w:val="0"/>
          <w:numId w:val="172"/>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solução for válida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à partição do usuário.</w:t>
      </w:r>
    </w:p>
    <w:p w:rsidR="364658F8" w:rsidP="343410AA" w:rsidRDefault="364658F8" w14:paraId="07AC2357" w14:textId="01E7E70A">
      <w:pPr>
        <w:pStyle w:val="ListParagraph"/>
        <w:keepNext w:val="0"/>
        <w:keepLines w:val="0"/>
        <w:numPr>
          <w:ilvl w:val="0"/>
          <w:numId w:val="172"/>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solução não for válida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ao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Gerar novamente Recomendação térmica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criando um ciclo de validação e ajuste até que uma solução válida seja encontrada.</w:t>
      </w:r>
    </w:p>
    <w:p w:rsidR="364658F8" w:rsidP="343410AA" w:rsidRDefault="364658F8" w14:paraId="0B86ED85" w14:textId="7D5F816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Interação e Decisão do Usuário</w:t>
      </w:r>
    </w:p>
    <w:p w:rsidR="364658F8" w:rsidP="343410AA" w:rsidRDefault="364658F8" w14:paraId="1F165BCC" w14:textId="2E3DB9F0">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Uma vez que uma solução válida é proposta, o fluxo retorna ao usuário, que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Visualiza Recomendação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Dois nós de decisão sequenciais são apresentados:</w:t>
      </w:r>
    </w:p>
    <w:p w:rsidR="364658F8" w:rsidP="70F28DED" w:rsidRDefault="364658F8" w14:paraId="388E368D" w14:textId="455A7D5A">
      <w:pPr>
        <w:pStyle w:val="ListParagraph"/>
        <w:keepNext w:val="0"/>
        <w:keepLines w:val="0"/>
        <w:numPr>
          <w:ilvl w:val="0"/>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218BEE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Usuário deseja </w:t>
      </w:r>
      <w:r w:rsidRPr="70F28DED" w:rsidR="025E5A3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sugerir?</w:t>
      </w:r>
    </w:p>
    <w:p w:rsidR="364658F8" w:rsidP="343410AA" w:rsidRDefault="364658F8" w14:paraId="31FAEE9D" w14:textId="1990D547">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Envia sugestão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é então enviada para a validação no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de Validação de Sistema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reiniciando o ciclo de validação.</w:t>
      </w:r>
    </w:p>
    <w:p w:rsidR="364658F8" w:rsidP="343410AA" w:rsidRDefault="364658F8" w14:paraId="4488060A" w14:textId="1BFD78D6">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continua para a próxima decisão.</w:t>
      </w:r>
    </w:p>
    <w:p w:rsidR="364658F8" w:rsidP="70F28DED" w:rsidRDefault="364658F8" w14:paraId="3B1DADF5" w14:textId="522FEEEA">
      <w:pPr>
        <w:pStyle w:val="ListParagraph"/>
        <w:keepNext w:val="0"/>
        <w:keepLines w:val="0"/>
        <w:numPr>
          <w:ilvl w:val="0"/>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0F28DED" w:rsidR="218BEE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Aceita </w:t>
      </w:r>
      <w:r w:rsidRPr="70F28DED" w:rsidR="47E00B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Recomendação?</w:t>
      </w:r>
    </w:p>
    <w:p w:rsidR="364658F8" w:rsidP="343410AA" w:rsidRDefault="364658F8" w14:paraId="0A55F896" w14:textId="13B676FF">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Confirma recomendação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024FE794" w14:textId="0829B76D">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Encerra processo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777C7CB7" w14:textId="3A19DE11">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Finalização do Fluxo</w:t>
      </w:r>
    </w:p>
    <w:p w:rsidR="364658F8" w:rsidP="343410AA" w:rsidRDefault="364658F8" w14:paraId="6112D932" w14:textId="594D39A6">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finalização do processo ocorre após a decisão final do usuário. Tanto a </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 Confirma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recomendação quanto a </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 Encerra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processo conduzem o fluxo para o nó final do diagrama. Isso demonstra que o processo é encerrado de forma controlada, independentemente de o usuário ter aceitado ou não a solução proposta.</w:t>
      </w:r>
    </w:p>
    <w:p w:rsidR="364658F8" w:rsidP="343410AA" w:rsidRDefault="364658F8" w14:paraId="7A125666" w14:textId="5E9BD999">
      <w:pPr>
        <w:pStyle w:val="Heading2"/>
        <w:keepNext w:val="0"/>
        <w:keepLines w:val="0"/>
        <w:rPr>
          <w:b w:val="1"/>
          <w:bCs w:val="1"/>
          <w:noProof w:val="0"/>
          <w:lang w:val="pt-BR"/>
        </w:rPr>
      </w:pPr>
      <w:bookmarkStart w:name="_Toc528856953" w:id="1838571578"/>
      <w:r w:rsidRPr="70F28DED" w:rsidR="0A6F1583">
        <w:rPr>
          <w:b w:val="1"/>
          <w:bCs w:val="1"/>
          <w:noProof w:val="0"/>
          <w:lang w:val="pt-BR"/>
        </w:rPr>
        <w:t>5.4 Diagrama de Montagem Manual</w:t>
      </w:r>
      <w:bookmarkEnd w:id="1838571578"/>
    </w:p>
    <w:p w:rsidR="364658F8" w:rsidP="343410AA" w:rsidRDefault="364658F8" w14:paraId="30A2E81C" w14:textId="65DFF77C">
      <w:pPr>
        <w:keepNext w:val="0"/>
        <w:keepLines w:val="0"/>
        <w:spacing w:line="360" w:lineRule="auto"/>
        <w:ind w:firstLine="708"/>
        <w:jc w:val="both"/>
      </w:pPr>
      <w:r w:rsidRPr="343410AA" w:rsidR="55EEE550">
        <w:rPr>
          <w:noProof w:val="0"/>
          <w:lang w:val="pt-BR"/>
        </w:rPr>
        <w:t>A Figura 11 apresenta o diagrama de atividade para a "Montagem Manual de PC". Ele descreve o processo interativo onde o usuário seleciona e modifica componentes, enquanto o sistema atua como um guia de validação em tempo real para garantir a compatibilidade e a viabilidade da configuração.</w:t>
      </w:r>
    </w:p>
    <w:p w:rsidR="364658F8" w:rsidP="343410AA" w:rsidRDefault="364658F8" w14:paraId="72EBC3CB" w14:textId="3B88EC22">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Início e Seleção de Componentes</w:t>
      </w:r>
    </w:p>
    <w:p w:rsidR="364658F8" w:rsidP="343410AA" w:rsidRDefault="364658F8" w14:paraId="1F44E927" w14:textId="7B1561C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com a atividade "Editar Build". O sistema inicia o processo exibindo as categorias de componentes através da atividade "Exibe categoria de componentes". O usuário entra em um ciclo de seleção, onde a atividade "Usuário escolhe ou substitui peça" é o ponto central. A cada escolha, o sistema realiza uma validação de compatibilidade na condição "Peças são compatíveis?":</w:t>
      </w:r>
    </w:p>
    <w:p w:rsidR="364658F8" w:rsidP="343410AA" w:rsidRDefault="364658F8" w14:paraId="731BB652" w14:textId="42BA53D3">
      <w:pPr>
        <w:pStyle w:val="ListParagraph"/>
        <w:keepNext w:val="0"/>
        <w:keepLines w:val="0"/>
        <w:numPr>
          <w:ilvl w:val="0"/>
          <w:numId w:val="17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Caso de Sucesso:</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as peças forem compatíveis ("Sim"), o sistema executa a atividade "Atualizar Build".</w:t>
      </w:r>
    </w:p>
    <w:p w:rsidR="364658F8" w:rsidP="343410AA" w:rsidRDefault="364658F8" w14:paraId="7ABFC59E" w14:textId="1890AF15">
      <w:pPr>
        <w:pStyle w:val="ListParagraph"/>
        <w:keepNext w:val="0"/>
        <w:keepLines w:val="0"/>
        <w:numPr>
          <w:ilvl w:val="0"/>
          <w:numId w:val="17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Caso de Falha:</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houver incompatibilidade ("Não"), o sistema notifica o usuário através da atividade "Exibir mensagem de incompatibilidade" e auxilia a escolha com "Sugerir peças compatíveis".</w:t>
      </w:r>
    </w:p>
    <w:p w:rsidR="364658F8" w:rsidP="343410AA" w:rsidRDefault="364658F8" w14:paraId="2864168E" w14:textId="79656DA2">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Loop de Alterações e Verificação do Gabinete</w:t>
      </w:r>
    </w:p>
    <w:p w:rsidR="364658F8" w:rsidP="343410AA" w:rsidRDefault="364658F8" w14:paraId="666D4AFA" w14:textId="7CFD93A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Após cada atualização ou sugestão, o usuário é questionado na decisão "Alterar mais peças?". Se a resposta for "Sim", o fluxo retorna para o início do ciclo de seleção, permitindo múltiplas modificações. Se a resposta for "Não", o fluxo prossegue para uma etapa específica de verificação do gabinete, na decisão "Alterar Gabinete?".</w:t>
      </w:r>
    </w:p>
    <w:p w:rsidR="364658F8" w:rsidP="343410AA" w:rsidRDefault="364658F8" w14:paraId="26BBB7EF" w14:textId="7892B997">
      <w:pPr>
        <w:bidi w:val="0"/>
      </w:pPr>
      <w:r>
        <w:br w:type="page"/>
      </w:r>
    </w:p>
    <w:p w:rsidR="364658F8" w:rsidP="1AF509E4" w:rsidRDefault="364658F8" w14:paraId="48AD93FE" w14:textId="160B10B7">
      <w:pPr>
        <w:pStyle w:val="Normal"/>
        <w:jc w:val="center"/>
      </w:pPr>
      <w:r w:rsidR="017E1BA4">
        <w:rPr/>
        <w:t>Figura 11 – Montagem manual</w:t>
      </w:r>
    </w:p>
    <w:p w:rsidR="364658F8" w:rsidP="343410AA" w:rsidRDefault="364658F8" w14:paraId="57A10F77" w14:textId="2C92E4E9">
      <w:pPr>
        <w:pStyle w:val="Normal"/>
        <w:suppressLineNumbers w:val="0"/>
        <w:bidi w:val="0"/>
        <w:spacing w:before="0" w:beforeAutospacing="off" w:after="160" w:afterAutospacing="off" w:line="279" w:lineRule="auto"/>
        <w:ind w:left="0" w:right="0"/>
        <w:jc w:val="center"/>
      </w:pPr>
      <w:r w:rsidR="017E1BA4">
        <w:drawing>
          <wp:inline wp14:editId="0E22A0D6" wp14:anchorId="1224212F">
            <wp:extent cx="4041693" cy="7871467"/>
            <wp:effectExtent l="0" t="0" r="0" b="0"/>
            <wp:docPr id="1078995713" name="drawing" descr="&#1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2cad59c11c24780">
                      <a:extLst>
                        <a:ext uri="{28A0092B-C50C-407E-A947-70E740481C1C}">
                          <a14:useLocalDpi xmlns:a14="http://schemas.microsoft.com/office/drawing/2010/main"/>
                        </a:ext>
                      </a:extLst>
                    </a:blip>
                    <a:stretch>
                      <a:fillRect/>
                    </a:stretch>
                    <a:srcRect l="0" t="0" r="0" b="4728"/>
                  </pic:blipFill>
                  <pic:spPr>
                    <a:xfrm rot="0">
                      <a:off x="0" y="0"/>
                      <a:ext cx="4041693" cy="7871467"/>
                    </a:xfrm>
                    <a:prstGeom prst="rect">
                      <a:avLst/>
                    </a:prstGeom>
                  </pic:spPr>
                </pic:pic>
              </a:graphicData>
            </a:graphic>
          </wp:inline>
        </w:drawing>
      </w:r>
    </w:p>
    <w:p w:rsidR="364658F8" w:rsidP="343410AA" w:rsidRDefault="364658F8" w14:paraId="0C051013" w14:textId="2819B6A6">
      <w:pPr>
        <w:pStyle w:val="Normal"/>
        <w:suppressLineNumbers w:val="0"/>
        <w:bidi w:val="0"/>
        <w:spacing w:before="0" w:beforeAutospacing="off" w:after="160" w:afterAutospacing="off" w:line="279" w:lineRule="auto"/>
        <w:ind w:left="0" w:right="0"/>
        <w:jc w:val="center"/>
      </w:pPr>
      <w:r w:rsidR="017E1BA4">
        <w:rPr/>
        <w:t>Fonte: Autoria Própria.</w:t>
      </w:r>
    </w:p>
    <w:p w:rsidR="364658F8" w:rsidP="343410AA" w:rsidRDefault="364658F8" w14:paraId="5537EE55" w14:textId="6E77634C">
      <w:pPr>
        <w:pStyle w:val="Normal"/>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364658F8" w:rsidP="343410AA" w:rsidRDefault="364658F8" w14:paraId="407F07EE" w14:textId="02DF6DB5">
      <w:pPr>
        <w:pStyle w:val="ListParagraph"/>
        <w:keepNext w:val="0"/>
        <w:keepLines w:val="0"/>
        <w:numPr>
          <w:ilvl w:val="0"/>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Alteração do Gabinete: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optar por "Sim", o sistema verifica a condição "Gabinete tem suporte para as peças?".</w:t>
      </w:r>
    </w:p>
    <w:p w:rsidR="364658F8" w:rsidP="343410AA" w:rsidRDefault="364658F8" w14:paraId="4028C5DE" w14:textId="5DECFDA9">
      <w:pPr>
        <w:pStyle w:val="ListParagraph"/>
        <w:keepNext w:val="0"/>
        <w:keepLines w:val="0"/>
        <w:numPr>
          <w:ilvl w:val="1"/>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Compatibilidade: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gabinete for compatível ("Sim"), a atividade "Atualizar gabinete" é executada.</w:t>
      </w:r>
    </w:p>
    <w:p w:rsidR="364658F8" w:rsidP="343410AA" w:rsidRDefault="364658F8" w14:paraId="0E3A6A36" w14:textId="7B8612B7">
      <w:pPr>
        <w:pStyle w:val="ListParagraph"/>
        <w:keepNext w:val="0"/>
        <w:keepLines w:val="0"/>
        <w:numPr>
          <w:ilvl w:val="1"/>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Incompatibilidade: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não for compatível ("Não"), o sistema exibe o "Exibir alerta de incompatibilidade" e executa a atividade "Sugerir novos gabinetes", fornecendo alternativas ao usuário.</w:t>
      </w:r>
    </w:p>
    <w:p w:rsidR="364658F8" w:rsidP="343410AA" w:rsidRDefault="364658F8" w14:paraId="525F9EE6" w14:textId="7B77F5BB">
      <w:pPr>
        <w:pStyle w:val="ListParagraph"/>
        <w:keepNext w:val="0"/>
        <w:keepLines w:val="0"/>
        <w:numPr>
          <w:ilvl w:val="0"/>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Manter o Gabinete: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optar por "Não", o fluxo ignora a etapa de verificação do gabinete, seguindo diretamente para a validação final.</w:t>
      </w:r>
    </w:p>
    <w:p w:rsidR="364658F8" w:rsidP="343410AA" w:rsidRDefault="364658F8" w14:paraId="6B6CFBA9" w14:textId="7C697665">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Validação Final e Finalização do Build</w:t>
      </w:r>
    </w:p>
    <w:p w:rsidR="364658F8" w:rsidP="343410AA" w:rsidRDefault="364658F8" w14:paraId="560A51B3" w14:textId="2E8DDD4F">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Todos os caminhos convergem para a validação final do build. Um nó de decisão rigoroso verifica a condição "Build tem incompatibilidades criticas?".</w:t>
      </w:r>
    </w:p>
    <w:p w:rsidR="364658F8" w:rsidP="343410AA" w:rsidRDefault="364658F8" w14:paraId="328B1783" w14:textId="1E09753D">
      <w:pPr>
        <w:pStyle w:val="ListParagraph"/>
        <w:keepNext w:val="0"/>
        <w:keepLines w:val="0"/>
        <w:numPr>
          <w:ilvl w:val="0"/>
          <w:numId w:val="17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Incompatibilidade Crítica:</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houver incompatibilidade crítica ("Sim"), o sistema notifica o usuário com "Exibe mensagem de incompatibilidade critica", "Bloqueia finalização" e "Solicitar correções". Esse fluxo direciona o usuário a um ponto anterior do processo para que as correções obrigatórias sejam realizadas.</w:t>
      </w:r>
    </w:p>
    <w:p w:rsidR="364658F8" w:rsidP="343410AA" w:rsidRDefault="364658F8" w14:paraId="69AF04B3" w14:textId="039F6B5C">
      <w:pPr>
        <w:pStyle w:val="ListParagraph"/>
        <w:keepNext w:val="0"/>
        <w:keepLines w:val="0"/>
        <w:numPr>
          <w:ilvl w:val="0"/>
          <w:numId w:val="17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Build Válido:</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não houver incompatibilidade crítica ("Não"), a atividade "Permitir Salvar, exportar ou finalizar build" é executada, concedendo ao usuário a opção de concluir o processo.</w:t>
      </w:r>
    </w:p>
    <w:p w:rsidR="364658F8" w:rsidP="343410AA" w:rsidRDefault="364658F8" w14:paraId="2661BF9D" w14:textId="44A5B5B8">
      <w:pPr>
        <w:pStyle w:val="ListParagraph"/>
        <w:keepNext w:val="0"/>
        <w:keepLines w:val="0"/>
        <w:numPr>
          <w:ilvl w:val="0"/>
          <w:numId w:val="176"/>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de "Solicitar correções" e o fluxo de finalização bem-sucedida convergem para o nó final do diagrama, garantindo que o processo seja sempre encerrado de maneira controlada, seja por sucesso ou por necessidade de correção.</w:t>
      </w:r>
    </w:p>
    <w:p w:rsidR="0C3F2B1B" w:rsidP="343410AA" w:rsidRDefault="0C3F2B1B" w14:paraId="2136E7E2" w14:textId="64CF4F2B">
      <w:pPr>
        <w:pStyle w:val="Heading2"/>
        <w:keepNext w:val="0"/>
        <w:keepLines w:val="0"/>
        <w:bidi w:val="0"/>
        <w:rPr>
          <w:noProof w:val="0"/>
          <w:lang w:val="pt-BR"/>
        </w:rPr>
      </w:pPr>
      <w:bookmarkStart w:name="_Toc1018738845" w:id="2030084944"/>
      <w:r w:rsidRPr="70F28DED" w:rsidR="53B027E6">
        <w:rPr>
          <w:noProof w:val="0"/>
          <w:lang w:val="pt-BR"/>
        </w:rPr>
        <w:t>5.5 Diagrama de Coleta de Requisitos</w:t>
      </w:r>
      <w:bookmarkEnd w:id="2030084944"/>
    </w:p>
    <w:p w:rsidR="4D319DF4" w:rsidP="343410AA" w:rsidRDefault="4D319DF4" w14:paraId="0A459770" w14:textId="78861A91">
      <w:pPr>
        <w:spacing w:line="360" w:lineRule="auto"/>
        <w:ind w:firstLine="708"/>
        <w:jc w:val="both"/>
      </w:pPr>
      <w:r w:rsidRPr="343410AA" w:rsidR="4D319DF4">
        <w:rPr>
          <w:rFonts w:ascii="Times New Roman" w:hAnsi="Times New Roman" w:eastAsia="Times New Roman" w:cs="Times New Roman"/>
          <w:noProof w:val="0"/>
          <w:sz w:val="24"/>
          <w:szCs w:val="24"/>
          <w:lang w:val="pt-BR"/>
        </w:rPr>
        <w:t>A Figura 12 descreve o diagrama de atividades para o "Fluxo de Coleta de Requisitos". O diagrama detalha a interação entre o usuário e o sistema, mostrando como as preferências e necessidades para a montagem de um PC são coletadas de forma interativa, incluindo a obtenção de dados de localização e um ciclo de perguntas e respostas.</w:t>
      </w:r>
    </w:p>
    <w:p w:rsidR="343410AA" w:rsidRDefault="343410AA" w14:paraId="182DF0ED" w14:textId="356F1F0D">
      <w:r>
        <w:br w:type="page"/>
      </w:r>
    </w:p>
    <w:p w:rsidR="364658F8" w:rsidP="1AF509E4" w:rsidRDefault="364658F8" w14:paraId="0E566116" w14:textId="57B05E0E">
      <w:pPr>
        <w:pStyle w:val="Normal"/>
        <w:jc w:val="center"/>
      </w:pPr>
      <w:r w:rsidR="38040104">
        <w:rPr/>
        <w:t>Figura 1</w:t>
      </w:r>
      <w:r w:rsidR="50B5B29B">
        <w:rPr/>
        <w:t>2</w:t>
      </w:r>
      <w:r w:rsidR="38040104">
        <w:rPr/>
        <w:t xml:space="preserve"> – Coleta de requisitos</w:t>
      </w:r>
    </w:p>
    <w:p w:rsidR="225C63FF" w:rsidP="320543F7" w:rsidRDefault="225C63FF" w14:paraId="298CC38D" w14:textId="558418CD">
      <w:pPr>
        <w:pStyle w:val="Normal"/>
        <w:jc w:val="center"/>
      </w:pPr>
      <w:r w:rsidR="09C355A0">
        <w:drawing>
          <wp:inline wp14:editId="4C49D3E9" wp14:anchorId="1D45B3DE">
            <wp:extent cx="6114194" cy="6933262"/>
            <wp:effectExtent l="0" t="0" r="0" b="0"/>
            <wp:docPr id="882236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r w:rsidR="114A62BE">
        <w:rPr/>
        <w:t>Fonte: Autoria Própria.</w:t>
      </w:r>
    </w:p>
    <w:p w:rsidR="114A62BE" w:rsidP="343410AA" w:rsidRDefault="114A62BE" w14:paraId="2CF515BC" w14:textId="7FE9B15A">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Partições</w:t>
      </w:r>
    </w:p>
    <w:p w:rsidR="114A62BE" w:rsidP="343410AA" w:rsidRDefault="114A62BE" w14:paraId="59D0ED65" w14:textId="35B9E188">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diagrama é dividido em duas partições que representam os papéis dos atores no processo:</w:t>
      </w:r>
    </w:p>
    <w:p w:rsidR="114A62BE" w:rsidP="343410AA" w:rsidRDefault="114A62BE" w14:paraId="78F34FD5" w14:textId="639FA812">
      <w:pPr>
        <w:pStyle w:val="ListParagraph"/>
        <w:keepNext w:val="0"/>
        <w:keepLines w:val="0"/>
        <w:numPr>
          <w:ilvl w:val="0"/>
          <w:numId w:val="89"/>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Usuário: Atua fornecendo informações e tomando decisões.</w:t>
      </w:r>
    </w:p>
    <w:p w:rsidR="114A62BE" w:rsidP="343410AA" w:rsidRDefault="114A62BE" w14:paraId="05C08033" w14:textId="2D77DD3F">
      <w:pPr>
        <w:pStyle w:val="ListParagraph"/>
        <w:keepNext w:val="0"/>
        <w:keepLines w:val="0"/>
        <w:numPr>
          <w:ilvl w:val="0"/>
          <w:numId w:val="89"/>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Sistema: Responsável por iniciar a coleta, processar dados e fazer perguntas.</w:t>
      </w:r>
    </w:p>
    <w:p w:rsidR="114A62BE" w:rsidP="343410AA" w:rsidRDefault="114A62BE" w14:paraId="34604AE9" w14:textId="6B83190C">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Início e Coleta Inicial de Dados</w:t>
      </w:r>
    </w:p>
    <w:p w:rsidR="114A62BE" w:rsidP="343410AA" w:rsidRDefault="114A62BE" w14:paraId="470D87D8" w14:textId="1DFD2CEF">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fluxo começa com a atividade "Acessa a funcionalidade 'Montar PC'", iniciada pelo usuário. O controle é então transferido para o sistema, que executa as atividades "Inicia coleta de dados via Chatbot" e "Solicita Orçamento e Perfil de Uso", iniciando a interação.</w:t>
      </w:r>
    </w:p>
    <w:p w:rsidR="114A62BE" w:rsidP="343410AA" w:rsidRDefault="114A62BE" w14:paraId="718DEFFD" w14:textId="530F8B15">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Decisão de Localização e Temperatura</w:t>
      </w:r>
    </w:p>
    <w:p w:rsidR="114A62BE" w:rsidP="343410AA" w:rsidRDefault="114A62BE" w14:paraId="0186957E" w14:textId="7F1AC3AD">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sistema apresenta ao usuário a decisão "Permite usar a localização?".</w:t>
      </w:r>
    </w:p>
    <w:p w:rsidR="114A62BE" w:rsidP="343410AA" w:rsidRDefault="114A62BE" w14:paraId="08A9FE19" w14:textId="29B84DD2">
      <w:pPr>
        <w:pStyle w:val="ListParagraph"/>
        <w:keepNext w:val="0"/>
        <w:keepLines w:val="0"/>
        <w:numPr>
          <w:ilvl w:val="0"/>
          <w:numId w:val="90"/>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Permissão Concedida ("SIM"): O sistema "Detecta localização via IP" e, em seguida, "Busca temperatura máxima anual na API de Clima", obtendo os dados necessários de forma automatizada.</w:t>
      </w:r>
    </w:p>
    <w:p w:rsidR="114A62BE" w:rsidP="343410AA" w:rsidRDefault="114A62BE" w14:paraId="0E2DAC37" w14:textId="3EC2B237">
      <w:pPr>
        <w:pStyle w:val="ListParagraph"/>
        <w:keepNext w:val="0"/>
        <w:keepLines w:val="0"/>
        <w:numPr>
          <w:ilvl w:val="0"/>
          <w:numId w:val="90"/>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Permissão Negada ("NÃO"): O sistema "Bloqueia o avanço e solicita a inserção manual da temperatura". O usuário, então, executa a atividade "Insere temperatura manualmente".</w:t>
      </w:r>
    </w:p>
    <w:p w:rsidR="114A62BE" w:rsidP="343410AA" w:rsidRDefault="114A62BE" w14:paraId="6D86B248" w14:textId="10F5B0A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Após a coleta da temperatura (de forma automática ou manual), os fluxos se unem para prosseguir na coleta de outros requisitos.</w:t>
      </w:r>
    </w:p>
    <w:p w:rsidR="114A62BE" w:rsidP="343410AA" w:rsidRDefault="114A62BE" w14:paraId="569FE080" w14:textId="0AE4421F">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Loop de Coleta de Requisitos</w:t>
      </w:r>
    </w:p>
    <w:p w:rsidR="114A62BE" w:rsidP="343410AA" w:rsidRDefault="114A62BE" w14:paraId="4FD06566" w14:textId="21F2381B">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 coleta continua com o sistema executando a atividade "Solicita próximo requisito", que pode incluir informações como "ambiente físico, finalidade". O usuário responde com a atividade "Fornece o requisito". A seguir, o sistema avalia a condição "Requisitos para o perfil SÃO suficientes?".</w:t>
      </w:r>
    </w:p>
    <w:p w:rsidR="114A62BE" w:rsidP="343410AA" w:rsidRDefault="114A62BE" w14:paraId="7CD07D9E" w14:textId="6CA5D25A">
      <w:pPr>
        <w:pStyle w:val="ListParagraph"/>
        <w:keepNext w:val="0"/>
        <w:keepLines w:val="0"/>
        <w:numPr>
          <w:ilvl w:val="0"/>
          <w:numId w:val="91"/>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Se os requisitos não forem suficientes ("NÃO"): O fluxo retorna para "Solicita próximo requisito", reiniciando o ciclo para coletar mais informações.</w:t>
      </w:r>
    </w:p>
    <w:p w:rsidR="114A62BE" w:rsidP="343410AA" w:rsidRDefault="114A62BE" w14:paraId="20798245" w14:textId="0569C0B6">
      <w:pPr>
        <w:pStyle w:val="ListParagraph"/>
        <w:keepNext w:val="0"/>
        <w:keepLines w:val="0"/>
        <w:numPr>
          <w:ilvl w:val="0"/>
          <w:numId w:val="91"/>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Se os requisitos forem suficientes ("SIM"): O fluxo prossegue para a etapa final, saindo do loop.</w:t>
      </w:r>
    </w:p>
    <w:p w:rsidR="114A62BE" w:rsidP="343410AA" w:rsidRDefault="114A62BE" w14:paraId="7253A796" w14:textId="09A0B4CC">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Finalização e Disponibilização de Dados</w:t>
      </w:r>
    </w:p>
    <w:p w:rsidR="114A62BE" w:rsidP="343410AA" w:rsidRDefault="114A62BE" w14:paraId="72BD4894" w14:textId="5193AEA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processo se encerra com o sistema executando duas atividades essenciais:</w:t>
      </w:r>
    </w:p>
    <w:p w:rsidR="114A62BE" w:rsidP="343410AA" w:rsidRDefault="114A62BE" w14:paraId="324FC941" w14:textId="60DA5D42">
      <w:pPr>
        <w:pStyle w:val="ListParagraph"/>
        <w:keepNext w:val="0"/>
        <w:keepLines w:val="0"/>
        <w:numPr>
          <w:ilvl w:val="0"/>
          <w:numId w:val="92"/>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Armazena todas as preferências coletadas (sessão ou perfil): Esta atividade salva os dados de forma persistente ou temporária.</w:t>
      </w:r>
    </w:p>
    <w:p w:rsidR="114A62BE" w:rsidP="343410AA" w:rsidRDefault="114A62BE" w14:paraId="47EC696F" w14:textId="514A1EFF">
      <w:pPr>
        <w:pStyle w:val="ListParagraph"/>
        <w:keepNext w:val="0"/>
        <w:keepLines w:val="0"/>
        <w:numPr>
          <w:ilvl w:val="0"/>
          <w:numId w:val="92"/>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Disponibiliza os dados para os outros casos de uso (CU1, CU3, CU5): Esta atividade torna os dados coletados acessíveis para outros módulos ou funcionalidades do sistema, como o de montagem de PC.</w:t>
      </w:r>
    </w:p>
    <w:p w:rsidR="114A62BE" w:rsidP="70F28DED" w:rsidRDefault="114A62BE" w14:paraId="2B4EEE4B" w14:textId="61B625F6">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70F28DED" w:rsidR="6AFB7269">
        <w:rPr>
          <w:rFonts w:ascii="Times New Roman" w:hAnsi="Times New Roman" w:eastAsia="Times New Roman" w:cs="Times New Roman"/>
          <w:b w:val="0"/>
          <w:bCs w:val="0"/>
          <w:i w:val="0"/>
          <w:iCs w:val="0"/>
          <w:noProof w:val="0"/>
          <w:sz w:val="24"/>
          <w:szCs w:val="24"/>
          <w:lang w:val="pt-BR"/>
        </w:rPr>
        <w:t>O fluxo termina no nó final, indicando o encerramento do processo de coleta de requisitos.</w:t>
      </w:r>
    </w:p>
    <w:p w:rsidR="7E933464" w:rsidP="70F28DED" w:rsidRDefault="7E933464" w14:paraId="6F3751A3" w14:textId="0DFC53F9">
      <w:pPr>
        <w:pStyle w:val="Heading1"/>
        <w:rPr>
          <w:rFonts w:ascii="Times New Roman" w:hAnsi="Times New Roman" w:eastAsia="Times New Roman" w:cs="Times New Roman"/>
          <w:b w:val="1"/>
          <w:bCs w:val="1"/>
          <w:sz w:val="24"/>
          <w:szCs w:val="24"/>
        </w:rPr>
      </w:pPr>
      <w:bookmarkStart w:name="_Toc1275726611" w:id="2068416412"/>
      <w:r w:rsidRPr="70F28DED" w:rsidR="5135C88B">
        <w:rPr>
          <w:rFonts w:ascii="Times New Roman" w:hAnsi="Times New Roman" w:eastAsia="Times New Roman" w:cs="Times New Roman"/>
          <w:b w:val="1"/>
          <w:bCs w:val="1"/>
          <w:sz w:val="24"/>
          <w:szCs w:val="24"/>
        </w:rPr>
        <w:t>6</w:t>
      </w:r>
      <w:r w:rsidRPr="70F28DED" w:rsidR="7AF18AF0">
        <w:rPr>
          <w:rFonts w:ascii="Times New Roman" w:hAnsi="Times New Roman" w:eastAsia="Times New Roman" w:cs="Times New Roman"/>
          <w:b w:val="1"/>
          <w:bCs w:val="1"/>
          <w:sz w:val="24"/>
          <w:szCs w:val="24"/>
        </w:rPr>
        <w:t>.</w:t>
      </w:r>
      <w:r w:rsidRPr="70F28DED" w:rsidR="5135C88B">
        <w:rPr>
          <w:rFonts w:ascii="Times New Roman" w:hAnsi="Times New Roman" w:eastAsia="Times New Roman" w:cs="Times New Roman"/>
          <w:b w:val="1"/>
          <w:bCs w:val="1"/>
          <w:sz w:val="24"/>
          <w:szCs w:val="24"/>
        </w:rPr>
        <w:t xml:space="preserve"> DIAGRAMA DE ESTA</w:t>
      </w:r>
      <w:r w:rsidRPr="70F28DED" w:rsidR="5135C88B">
        <w:rPr>
          <w:rFonts w:ascii="Times New Roman" w:hAnsi="Times New Roman" w:eastAsia="Times New Roman" w:cs="Times New Roman"/>
          <w:b w:val="1"/>
          <w:bCs w:val="1"/>
          <w:sz w:val="24"/>
          <w:szCs w:val="24"/>
        </w:rPr>
        <w:t>DOS</w:t>
      </w:r>
      <w:bookmarkEnd w:id="2068416412"/>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343410AA" w:rsidR="77A5B7AF">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554526A0">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70F28DED" w:rsidR="5FA45F86">
        <w:rPr>
          <w:rFonts w:ascii="Times New Roman" w:hAnsi="Times New Roman" w:eastAsia="Times New Roman" w:cs="Times New Roman"/>
          <w:noProof w:val="0"/>
          <w:sz w:val="24"/>
          <w:szCs w:val="24"/>
          <w:lang w:val="pt-BR"/>
        </w:rPr>
        <w:t xml:space="preserve">A seguir temos os </w:t>
      </w:r>
      <w:r w:rsidRPr="70F28DED" w:rsidR="5FA45F86">
        <w:rPr>
          <w:rFonts w:ascii="Times New Roman" w:hAnsi="Times New Roman" w:eastAsia="Times New Roman" w:cs="Times New Roman"/>
          <w:noProof w:val="0"/>
          <w:sz w:val="24"/>
          <w:szCs w:val="24"/>
          <w:lang w:val="pt-BR"/>
        </w:rPr>
        <w:t>digram</w:t>
      </w:r>
      <w:r w:rsidRPr="70F28DED" w:rsidR="07E27206">
        <w:rPr>
          <w:rFonts w:ascii="Times New Roman" w:hAnsi="Times New Roman" w:eastAsia="Times New Roman" w:cs="Times New Roman"/>
          <w:noProof w:val="0"/>
          <w:sz w:val="24"/>
          <w:szCs w:val="24"/>
          <w:lang w:val="pt-BR"/>
        </w:rPr>
        <w:t>a</w:t>
      </w:r>
      <w:r w:rsidRPr="70F28DED" w:rsidR="5FA45F86">
        <w:rPr>
          <w:rFonts w:ascii="Times New Roman" w:hAnsi="Times New Roman" w:eastAsia="Times New Roman" w:cs="Times New Roman"/>
          <w:noProof w:val="0"/>
          <w:sz w:val="24"/>
          <w:szCs w:val="24"/>
          <w:lang w:val="pt-BR"/>
        </w:rPr>
        <w:t>s</w:t>
      </w:r>
      <w:r w:rsidRPr="70F28DED" w:rsidR="5FA45F86">
        <w:rPr>
          <w:rFonts w:ascii="Times New Roman" w:hAnsi="Times New Roman" w:eastAsia="Times New Roman" w:cs="Times New Roman"/>
          <w:noProof w:val="0"/>
          <w:sz w:val="24"/>
          <w:szCs w:val="24"/>
          <w:lang w:val="pt-BR"/>
        </w:rPr>
        <w:t xml:space="preserve"> do sistema:</w:t>
      </w:r>
    </w:p>
    <w:p w:rsidR="1AF509E4" w:rsidP="343410AA" w:rsidRDefault="1AF509E4" w14:paraId="5FF76FFF" w14:textId="0E30FE0A">
      <w:pPr>
        <w:pStyle w:val="Heading2"/>
        <w:rPr>
          <w:b w:val="1"/>
          <w:bCs w:val="1"/>
          <w:noProof w:val="0"/>
          <w:lang w:val="pt-BR"/>
        </w:rPr>
      </w:pPr>
      <w:bookmarkStart w:name="_Toc1667443880" w:id="254681646"/>
      <w:r w:rsidRPr="70F28DED" w:rsidR="7C829375">
        <w:rPr>
          <w:b w:val="1"/>
          <w:bCs w:val="1"/>
          <w:noProof w:val="0"/>
          <w:lang w:val="pt-BR"/>
        </w:rPr>
        <w:t xml:space="preserve">6.1 Diagrama de Coleta de </w:t>
      </w:r>
      <w:r w:rsidRPr="70F28DED" w:rsidR="1910FE85">
        <w:rPr>
          <w:b w:val="1"/>
          <w:bCs w:val="1"/>
          <w:noProof w:val="0"/>
          <w:lang w:val="pt-BR"/>
        </w:rPr>
        <w:t>R</w:t>
      </w:r>
      <w:r w:rsidRPr="70F28DED" w:rsidR="7C829375">
        <w:rPr>
          <w:b w:val="1"/>
          <w:bCs w:val="1"/>
          <w:noProof w:val="0"/>
          <w:lang w:val="pt-BR"/>
        </w:rPr>
        <w:t>equisitos</w:t>
      </w:r>
      <w:bookmarkEnd w:id="254681646"/>
    </w:p>
    <w:p w:rsidR="1AF509E4" w:rsidP="343410AA" w:rsidRDefault="1AF509E4" w14:paraId="05C54751" w14:textId="09577843">
      <w:pPr>
        <w:keepNext w:val="0"/>
        <w:keepLines w:val="0"/>
        <w:bidi w:val="0"/>
        <w:spacing w:before="80" w:beforeAutospacing="off" w:after="80" w:afterAutospacing="off" w:line="360" w:lineRule="auto"/>
        <w:ind/>
        <w:jc w:val="both"/>
      </w:pPr>
      <w:r w:rsidRPr="343410AA" w:rsidR="3F831809">
        <w:rPr>
          <w:rFonts w:ascii="Times New Roman" w:hAnsi="Times New Roman" w:eastAsia="Times New Roman" w:cs="Times New Roman"/>
          <w:noProof w:val="0"/>
          <w:sz w:val="24"/>
          <w:szCs w:val="24"/>
          <w:lang w:val="pt-BR"/>
        </w:rPr>
        <w:t>A Figura 13 apresenta o diagrama de estados "STM Statemachine Diagram - CU2". Ele modela o comportamento da funcionalidade de coleta de requisitos, detalhando a sequência de estados pelos quais uma sessão do usuário passa, desde o início da coleta até a sua conclusão, com transições condicionadas por eventos e decisões.</w:t>
      </w:r>
    </w:p>
    <w:p w:rsidR="1AF509E4" w:rsidP="1AF509E4" w:rsidRDefault="1AF509E4" w14:paraId="082FDDD6" w14:textId="6C6A9C1F">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343410AA" w:rsidRDefault="61BFC41F" w14:paraId="37916457" w14:textId="07EB1B2B">
      <w:pPr>
        <w:bidi w:val="0"/>
        <w:spacing w:before="240" w:beforeAutospacing="off" w:after="240" w:afterAutospacing="off" w:line="360" w:lineRule="auto"/>
        <w:ind/>
      </w:pPr>
      <w:r>
        <w:br w:type="page"/>
      </w:r>
    </w:p>
    <w:p w:rsidR="61BFC41F" w:rsidP="343410AA" w:rsidRDefault="61BFC41F" w14:paraId="649FB91F" w14:textId="710E3804">
      <w:pPr>
        <w:bidi w:val="0"/>
        <w:spacing w:before="240" w:beforeAutospacing="off" w:after="240" w:afterAutospacing="off" w:line="360" w:lineRule="auto"/>
        <w:ind w:firstLine="0"/>
        <w:jc w:val="center"/>
      </w:pPr>
      <w:r w:rsidR="4C191DB1">
        <w:rPr/>
        <w:t>Figura 13 – Coleta de requisitos</w:t>
      </w:r>
    </w:p>
    <w:p w:rsidR="61BFC41F" w:rsidP="343410AA" w:rsidRDefault="61BFC41F" w14:paraId="2C786A53" w14:textId="2E6DE0FF">
      <w:pPr>
        <w:bidi w:val="0"/>
        <w:spacing w:before="240" w:beforeAutospacing="off" w:after="240" w:afterAutospacing="off" w:line="360" w:lineRule="auto"/>
        <w:ind w:firstLine="0"/>
        <w:jc w:val="center"/>
      </w:pPr>
      <w:r w:rsidR="7806CEAA">
        <w:drawing>
          <wp:inline wp14:editId="7106FB62" wp14:anchorId="2878D835">
            <wp:extent cx="3713006" cy="4958925"/>
            <wp:effectExtent l="0" t="0" r="0" b="0"/>
            <wp:docPr id="4779941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d5460c2e3c96452a">
                      <a:extLst>
                        <a:ext xmlns:a="http://schemas.openxmlformats.org/drawingml/2006/main" uri="{28A0092B-C50C-407E-A947-70E740481C1C}">
                          <a14:useLocalDpi xmlns:a14="http://schemas.microsoft.com/office/drawing/2010/main" val="0"/>
                        </a:ext>
                      </a:extLst>
                    </a:blip>
                    <a:stretch>
                      <a:fillRect/>
                    </a:stretch>
                  </pic:blipFill>
                  <pic:spPr>
                    <a:xfrm>
                      <a:off x="0" y="0"/>
                      <a:ext cx="3713006" cy="4958925"/>
                    </a:xfrm>
                    <a:prstGeom prst="rect">
                      <a:avLst/>
                    </a:prstGeom>
                  </pic:spPr>
                </pic:pic>
              </a:graphicData>
            </a:graphic>
          </wp:inline>
        </w:drawing>
      </w:r>
    </w:p>
    <w:p w:rsidR="61BFC41F" w:rsidP="343410AA" w:rsidRDefault="61BFC41F" w14:paraId="169B2AD4" w14:textId="7D4E0AC5">
      <w:pPr>
        <w:bidi w:val="0"/>
        <w:spacing w:before="240" w:beforeAutospacing="off" w:after="240" w:afterAutospacing="off" w:line="360" w:lineRule="auto"/>
        <w:ind w:firstLine="0"/>
        <w:jc w:val="center"/>
      </w:pPr>
      <w:r w:rsidR="132B485E">
        <w:rPr/>
        <w:t>Fonte: Autoria Própria.</w:t>
      </w:r>
    </w:p>
    <w:p w:rsidR="1AF509E4" w:rsidP="343410AA" w:rsidRDefault="1AF509E4" w14:paraId="194365FB" w14:textId="4DDF2323">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32B485E">
        <w:rPr>
          <w:b w:val="1"/>
          <w:bCs w:val="1"/>
          <w:noProof w:val="0"/>
          <w:sz w:val="28"/>
          <w:szCs w:val="28"/>
          <w:lang w:val="pt-BR"/>
        </w:rPr>
        <w:t>Estados de Coleta e Transições</w:t>
      </w:r>
    </w:p>
    <w:p w:rsidR="1AF509E4" w:rsidP="343410AA" w:rsidRDefault="1AF509E4" w14:paraId="345FCD59" w14:textId="53EB9FE2">
      <w:pPr>
        <w:keepNext w:val="0"/>
        <w:keepLines w:val="0"/>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O fluxo começa no nó inicial, com o evento "Usuário inicia a coleta", que leva a sessão ao estado "</w:t>
      </w:r>
      <w:r w:rsidRPr="343410AA" w:rsidR="132B485E">
        <w:rPr>
          <w:rFonts w:ascii="Times New Roman" w:hAnsi="Times New Roman" w:eastAsia="Times New Roman" w:cs="Times New Roman"/>
          <w:i w:val="0"/>
          <w:iCs w:val="0"/>
          <w:noProof w:val="0"/>
          <w:sz w:val="24"/>
          <w:szCs w:val="24"/>
          <w:lang w:val="pt-BR"/>
        </w:rPr>
        <w:t>Coletando_Dados_Essenciais</w:t>
      </w:r>
      <w:r w:rsidRPr="343410AA" w:rsidR="132B485E">
        <w:rPr>
          <w:rFonts w:ascii="Times New Roman" w:hAnsi="Times New Roman" w:eastAsia="Times New Roman" w:cs="Times New Roman"/>
          <w:i w:val="0"/>
          <w:iCs w:val="0"/>
          <w:noProof w:val="0"/>
          <w:sz w:val="24"/>
          <w:szCs w:val="24"/>
          <w:lang w:val="pt-BR"/>
        </w:rPr>
        <w:t>".</w:t>
      </w:r>
    </w:p>
    <w:p w:rsidR="1AF509E4" w:rsidP="343410AA" w:rsidRDefault="1AF509E4" w14:paraId="6A6B8834" w14:textId="6FBB9007">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Essencial:</w:t>
      </w:r>
      <w:r w:rsidRPr="343410AA" w:rsidR="132B485E">
        <w:rPr>
          <w:rFonts w:ascii="Times New Roman" w:hAnsi="Times New Roman" w:eastAsia="Times New Roman" w:cs="Times New Roman"/>
          <w:i w:val="0"/>
          <w:iCs w:val="0"/>
          <w:noProof w:val="0"/>
          <w:sz w:val="24"/>
          <w:szCs w:val="24"/>
          <w:lang w:val="pt-BR"/>
        </w:rPr>
        <w:t xml:space="preserve"> Nesse estado, o sistema espera que o usuário forneça os dados essenciais (como orçamento e perfil de uso). A transição para o próximo estado, "</w:t>
      </w:r>
      <w:r w:rsidRPr="343410AA" w:rsidR="132B485E">
        <w:rPr>
          <w:rFonts w:ascii="Times New Roman" w:hAnsi="Times New Roman" w:eastAsia="Times New Roman" w:cs="Times New Roman"/>
          <w:i w:val="0"/>
          <w:iCs w:val="0"/>
          <w:noProof w:val="0"/>
          <w:sz w:val="24"/>
          <w:szCs w:val="24"/>
          <w:lang w:val="pt-BR"/>
        </w:rPr>
        <w:t>Aguardando_Decisao_Localizacao</w:t>
      </w:r>
      <w:r w:rsidRPr="343410AA" w:rsidR="132B485E">
        <w:rPr>
          <w:rFonts w:ascii="Times New Roman" w:hAnsi="Times New Roman" w:eastAsia="Times New Roman" w:cs="Times New Roman"/>
          <w:i w:val="0"/>
          <w:iCs w:val="0"/>
          <w:noProof w:val="0"/>
          <w:sz w:val="24"/>
          <w:szCs w:val="24"/>
          <w:lang w:val="pt-BR"/>
        </w:rPr>
        <w:t>", ocorre quando o evento "Dados essenciais fornecidos" é disparado.</w:t>
      </w:r>
    </w:p>
    <w:p w:rsidR="1AF509E4" w:rsidP="343410AA" w:rsidRDefault="1AF509E4" w14:paraId="02EFD85F" w14:textId="39721B36">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Decisão de Localização:</w:t>
      </w:r>
      <w:r w:rsidRPr="343410AA" w:rsidR="132B485E">
        <w:rPr>
          <w:rFonts w:ascii="Times New Roman" w:hAnsi="Times New Roman" w:eastAsia="Times New Roman" w:cs="Times New Roman"/>
          <w:i w:val="0"/>
          <w:iCs w:val="0"/>
          <w:noProof w:val="0"/>
          <w:sz w:val="24"/>
          <w:szCs w:val="24"/>
          <w:lang w:val="pt-BR"/>
        </w:rPr>
        <w:t xml:space="preserve"> O estado "</w:t>
      </w:r>
      <w:r w:rsidRPr="343410AA" w:rsidR="132B485E">
        <w:rPr>
          <w:rFonts w:ascii="Times New Roman" w:hAnsi="Times New Roman" w:eastAsia="Times New Roman" w:cs="Times New Roman"/>
          <w:i w:val="0"/>
          <w:iCs w:val="0"/>
          <w:noProof w:val="0"/>
          <w:sz w:val="24"/>
          <w:szCs w:val="24"/>
          <w:lang w:val="pt-BR"/>
        </w:rPr>
        <w:t>Aguardando_Decisao_Localizacao</w:t>
      </w:r>
      <w:r w:rsidRPr="343410AA" w:rsidR="132B485E">
        <w:rPr>
          <w:rFonts w:ascii="Times New Roman" w:hAnsi="Times New Roman" w:eastAsia="Times New Roman" w:cs="Times New Roman"/>
          <w:i w:val="0"/>
          <w:iCs w:val="0"/>
          <w:noProof w:val="0"/>
          <w:sz w:val="24"/>
          <w:szCs w:val="24"/>
          <w:lang w:val="pt-BR"/>
        </w:rPr>
        <w:t xml:space="preserve">" representa o momento em que o sistema solicita permissão para usar a localização. A partir </w:t>
      </w:r>
      <w:r w:rsidRPr="343410AA" w:rsidR="132B485E">
        <w:rPr>
          <w:rFonts w:ascii="Times New Roman" w:hAnsi="Times New Roman" w:eastAsia="Times New Roman" w:cs="Times New Roman"/>
          <w:i w:val="0"/>
          <w:iCs w:val="0"/>
          <w:noProof w:val="0"/>
          <w:sz w:val="24"/>
          <w:szCs w:val="24"/>
          <w:lang w:val="pt-BR"/>
        </w:rPr>
        <w:t>daqui, duas</w:t>
      </w:r>
      <w:r w:rsidRPr="343410AA" w:rsidR="132B485E">
        <w:rPr>
          <w:rFonts w:ascii="Times New Roman" w:hAnsi="Times New Roman" w:eastAsia="Times New Roman" w:cs="Times New Roman"/>
          <w:i w:val="0"/>
          <w:iCs w:val="0"/>
          <w:noProof w:val="0"/>
          <w:sz w:val="24"/>
          <w:szCs w:val="24"/>
          <w:lang w:val="pt-BR"/>
        </w:rPr>
        <w:t xml:space="preserve"> transições são possíveis:</w:t>
      </w:r>
    </w:p>
    <w:p w:rsidR="1AF509E4" w:rsidP="343410AA" w:rsidRDefault="1AF509E4" w14:paraId="402A6C97" w14:textId="47C07D86">
      <w:pPr>
        <w:pStyle w:val="ListParagraph"/>
        <w:keepNext w:val="0"/>
        <w:keepLines w:val="0"/>
        <w:numPr>
          <w:ilvl w:val="1"/>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 xml:space="preserve">Se o evento "Usuário permite" ocorrer, a sessão entra no </w:t>
      </w:r>
      <w:r w:rsidRPr="343410AA" w:rsidR="132B485E">
        <w:rPr>
          <w:rFonts w:ascii="Times New Roman" w:hAnsi="Times New Roman" w:eastAsia="Times New Roman" w:cs="Times New Roman"/>
          <w:i w:val="0"/>
          <w:iCs w:val="0"/>
          <w:noProof w:val="0"/>
          <w:sz w:val="24"/>
          <w:szCs w:val="24"/>
          <w:lang w:val="pt-BR"/>
        </w:rPr>
        <w:t>sub-estado</w:t>
      </w:r>
      <w:r w:rsidRPr="343410AA" w:rsidR="132B485E">
        <w:rPr>
          <w:rFonts w:ascii="Times New Roman" w:hAnsi="Times New Roman" w:eastAsia="Times New Roman" w:cs="Times New Roman"/>
          <w:i w:val="0"/>
          <w:iCs w:val="0"/>
          <w:noProof w:val="0"/>
          <w:sz w:val="24"/>
          <w:szCs w:val="24"/>
          <w:lang w:val="pt-BR"/>
        </w:rPr>
        <w:t xml:space="preserve"> "Automática (via API)".</w:t>
      </w:r>
    </w:p>
    <w:p w:rsidR="1AF509E4" w:rsidP="343410AA" w:rsidRDefault="1AF509E4" w14:paraId="3DA08C64" w14:textId="47B301C1">
      <w:pPr>
        <w:pStyle w:val="ListParagraph"/>
        <w:keepNext w:val="0"/>
        <w:keepLines w:val="0"/>
        <w:numPr>
          <w:ilvl w:val="1"/>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 xml:space="preserve">Se o evento "Usuário recusa" ocorrer, a sessão entra no </w:t>
      </w:r>
      <w:r w:rsidRPr="343410AA" w:rsidR="132B485E">
        <w:rPr>
          <w:rFonts w:ascii="Times New Roman" w:hAnsi="Times New Roman" w:eastAsia="Times New Roman" w:cs="Times New Roman"/>
          <w:i w:val="0"/>
          <w:iCs w:val="0"/>
          <w:noProof w:val="0"/>
          <w:sz w:val="24"/>
          <w:szCs w:val="24"/>
          <w:lang w:val="pt-BR"/>
        </w:rPr>
        <w:t>sub-estado</w:t>
      </w:r>
      <w:r w:rsidRPr="343410AA" w:rsidR="132B485E">
        <w:rPr>
          <w:rFonts w:ascii="Times New Roman" w:hAnsi="Times New Roman" w:eastAsia="Times New Roman" w:cs="Times New Roman"/>
          <w:i w:val="0"/>
          <w:iCs w:val="0"/>
          <w:noProof w:val="0"/>
          <w:sz w:val="24"/>
          <w:szCs w:val="24"/>
          <w:lang w:val="pt-BR"/>
        </w:rPr>
        <w:t xml:space="preserve"> "Manual (via Usuário)".</w:t>
      </w:r>
    </w:p>
    <w:p w:rsidR="1AF509E4" w:rsidP="343410AA" w:rsidRDefault="1AF509E4" w14:paraId="3469BD92" w14:textId="4652C466">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de Localização:</w:t>
      </w:r>
      <w:r w:rsidRPr="343410AA" w:rsidR="132B485E">
        <w:rPr>
          <w:rFonts w:ascii="Times New Roman" w:hAnsi="Times New Roman" w:eastAsia="Times New Roman" w:cs="Times New Roman"/>
          <w:i w:val="0"/>
          <w:iCs w:val="0"/>
          <w:noProof w:val="0"/>
          <w:sz w:val="24"/>
          <w:szCs w:val="24"/>
          <w:lang w:val="pt-BR"/>
        </w:rPr>
        <w:t xml:space="preserve"> O estado "</w:t>
      </w:r>
      <w:r w:rsidRPr="343410AA" w:rsidR="132B485E">
        <w:rPr>
          <w:rFonts w:ascii="Times New Roman" w:hAnsi="Times New Roman" w:eastAsia="Times New Roman" w:cs="Times New Roman"/>
          <w:i w:val="0"/>
          <w:iCs w:val="0"/>
          <w:noProof w:val="0"/>
          <w:sz w:val="24"/>
          <w:szCs w:val="24"/>
          <w:lang w:val="pt-BR"/>
        </w:rPr>
        <w:t>Coletando_Localizacao</w:t>
      </w:r>
      <w:r w:rsidRPr="343410AA" w:rsidR="132B485E">
        <w:rPr>
          <w:rFonts w:ascii="Times New Roman" w:hAnsi="Times New Roman" w:eastAsia="Times New Roman" w:cs="Times New Roman"/>
          <w:i w:val="0"/>
          <w:iCs w:val="0"/>
          <w:noProof w:val="0"/>
          <w:sz w:val="24"/>
          <w:szCs w:val="24"/>
          <w:lang w:val="pt-BR"/>
        </w:rPr>
        <w:t xml:space="preserve">" é um estado composto que representa a coleta de temperatura. Os </w:t>
      </w:r>
      <w:r w:rsidRPr="343410AA" w:rsidR="132B485E">
        <w:rPr>
          <w:rFonts w:ascii="Times New Roman" w:hAnsi="Times New Roman" w:eastAsia="Times New Roman" w:cs="Times New Roman"/>
          <w:i w:val="0"/>
          <w:iCs w:val="0"/>
          <w:noProof w:val="0"/>
          <w:sz w:val="24"/>
          <w:szCs w:val="24"/>
          <w:lang w:val="pt-BR"/>
        </w:rPr>
        <w:t>sub-estados</w:t>
      </w:r>
      <w:r w:rsidRPr="343410AA" w:rsidR="132B485E">
        <w:rPr>
          <w:rFonts w:ascii="Times New Roman" w:hAnsi="Times New Roman" w:eastAsia="Times New Roman" w:cs="Times New Roman"/>
          <w:i w:val="0"/>
          <w:iCs w:val="0"/>
          <w:noProof w:val="0"/>
          <w:sz w:val="24"/>
          <w:szCs w:val="24"/>
          <w:lang w:val="pt-BR"/>
        </w:rPr>
        <w:t xml:space="preserve"> "Automática" e "Manual" modelam as duas formas de obtenção dos dados. Ambas as transições para o próximo estado, "</w:t>
      </w:r>
      <w:r w:rsidRPr="343410AA" w:rsidR="132B485E">
        <w:rPr>
          <w:rFonts w:ascii="Times New Roman" w:hAnsi="Times New Roman" w:eastAsia="Times New Roman" w:cs="Times New Roman"/>
          <w:i w:val="0"/>
          <w:iCs w:val="0"/>
          <w:noProof w:val="0"/>
          <w:sz w:val="24"/>
          <w:szCs w:val="24"/>
          <w:lang w:val="pt-BR"/>
        </w:rPr>
        <w:t>Coletando_Dados_Adicionais</w:t>
      </w:r>
      <w:r w:rsidRPr="343410AA" w:rsidR="132B485E">
        <w:rPr>
          <w:rFonts w:ascii="Times New Roman" w:hAnsi="Times New Roman" w:eastAsia="Times New Roman" w:cs="Times New Roman"/>
          <w:i w:val="0"/>
          <w:iCs w:val="0"/>
          <w:noProof w:val="0"/>
          <w:sz w:val="24"/>
          <w:szCs w:val="24"/>
          <w:lang w:val="pt-BR"/>
        </w:rPr>
        <w:t>", são acionadas quando a temperatura é obtida: "Temperatura obtida via API e IP" ou "Temperatura inserida".</w:t>
      </w:r>
    </w:p>
    <w:p w:rsidR="1AF509E4" w:rsidP="343410AA" w:rsidRDefault="1AF509E4" w14:paraId="69A1C32F" w14:textId="7FC324B2">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Adicional e Loop de Validação:</w:t>
      </w:r>
      <w:r w:rsidRPr="343410AA" w:rsidR="132B485E">
        <w:rPr>
          <w:rFonts w:ascii="Times New Roman" w:hAnsi="Times New Roman" w:eastAsia="Times New Roman" w:cs="Times New Roman"/>
          <w:i w:val="0"/>
          <w:iCs w:val="0"/>
          <w:noProof w:val="0"/>
          <w:sz w:val="24"/>
          <w:szCs w:val="24"/>
          <w:lang w:val="pt-BR"/>
        </w:rPr>
        <w:t xml:space="preserve"> No estado "</w:t>
      </w:r>
      <w:r w:rsidRPr="343410AA" w:rsidR="132B485E">
        <w:rPr>
          <w:rFonts w:ascii="Times New Roman" w:hAnsi="Times New Roman" w:eastAsia="Times New Roman" w:cs="Times New Roman"/>
          <w:i w:val="0"/>
          <w:iCs w:val="0"/>
          <w:noProof w:val="0"/>
          <w:sz w:val="24"/>
          <w:szCs w:val="24"/>
          <w:lang w:val="pt-BR"/>
        </w:rPr>
        <w:t>Coletando_Dados_Adicionais</w:t>
      </w:r>
      <w:r w:rsidRPr="343410AA" w:rsidR="132B485E">
        <w:rPr>
          <w:rFonts w:ascii="Times New Roman" w:hAnsi="Times New Roman" w:eastAsia="Times New Roman" w:cs="Times New Roman"/>
          <w:i w:val="0"/>
          <w:iCs w:val="0"/>
          <w:noProof w:val="0"/>
          <w:sz w:val="24"/>
          <w:szCs w:val="24"/>
          <w:lang w:val="pt-BR"/>
        </w:rPr>
        <w:t xml:space="preserve">", o sistema solicita mais informações. Há uma transição de </w:t>
      </w:r>
      <w:r w:rsidRPr="343410AA" w:rsidR="132B485E">
        <w:rPr>
          <w:rFonts w:ascii="Times New Roman" w:hAnsi="Times New Roman" w:eastAsia="Times New Roman" w:cs="Times New Roman"/>
          <w:i w:val="0"/>
          <w:iCs w:val="0"/>
          <w:noProof w:val="0"/>
          <w:sz w:val="24"/>
          <w:szCs w:val="24"/>
          <w:lang w:val="pt-BR"/>
        </w:rPr>
        <w:t>auto-retorno</w:t>
      </w:r>
      <w:r w:rsidRPr="343410AA" w:rsidR="132B485E">
        <w:rPr>
          <w:rFonts w:ascii="Times New Roman" w:hAnsi="Times New Roman" w:eastAsia="Times New Roman" w:cs="Times New Roman"/>
          <w:i w:val="0"/>
          <w:iCs w:val="0"/>
          <w:noProof w:val="0"/>
          <w:sz w:val="24"/>
          <w:szCs w:val="24"/>
          <w:lang w:val="pt-BR"/>
        </w:rPr>
        <w:t xml:space="preserve"> dentro do estado, que representa o loop de coleta de dados até que a condição de guarda [</w:t>
      </w:r>
      <w:r w:rsidRPr="343410AA" w:rsidR="132B485E">
        <w:rPr>
          <w:rFonts w:ascii="Times New Roman" w:hAnsi="Times New Roman" w:eastAsia="Times New Roman" w:cs="Times New Roman"/>
          <w:i w:val="0"/>
          <w:iCs w:val="0"/>
          <w:noProof w:val="0"/>
          <w:sz w:val="24"/>
          <w:szCs w:val="24"/>
          <w:lang w:val="pt-BR"/>
        </w:rPr>
        <w:t>RequisitosSuficientes</w:t>
      </w:r>
      <w:r w:rsidRPr="343410AA" w:rsidR="132B485E">
        <w:rPr>
          <w:rFonts w:ascii="Times New Roman" w:hAnsi="Times New Roman" w:eastAsia="Times New Roman" w:cs="Times New Roman"/>
          <w:i w:val="0"/>
          <w:iCs w:val="0"/>
          <w:noProof w:val="0"/>
          <w:sz w:val="24"/>
          <w:szCs w:val="24"/>
          <w:lang w:val="pt-BR"/>
        </w:rPr>
        <w:t>] seja atendida.</w:t>
      </w:r>
    </w:p>
    <w:p w:rsidR="1AF509E4" w:rsidP="343410AA" w:rsidRDefault="1AF509E4" w14:paraId="09B08AB8" w14:textId="0D26B3F4">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Concluída:</w:t>
      </w:r>
      <w:r w:rsidRPr="343410AA" w:rsidR="132B485E">
        <w:rPr>
          <w:rFonts w:ascii="Times New Roman" w:hAnsi="Times New Roman" w:eastAsia="Times New Roman" w:cs="Times New Roman"/>
          <w:i w:val="0"/>
          <w:iCs w:val="0"/>
          <w:noProof w:val="0"/>
          <w:sz w:val="24"/>
          <w:szCs w:val="24"/>
          <w:lang w:val="pt-BR"/>
        </w:rPr>
        <w:t xml:space="preserve"> Quando a condição é atendida, a transição para o estado "</w:t>
      </w:r>
      <w:r w:rsidRPr="343410AA" w:rsidR="132B485E">
        <w:rPr>
          <w:rFonts w:ascii="Times New Roman" w:hAnsi="Times New Roman" w:eastAsia="Times New Roman" w:cs="Times New Roman"/>
          <w:i w:val="0"/>
          <w:iCs w:val="0"/>
          <w:noProof w:val="0"/>
          <w:sz w:val="24"/>
          <w:szCs w:val="24"/>
          <w:lang w:val="pt-BR"/>
        </w:rPr>
        <w:t>Coleta_Concluida</w:t>
      </w:r>
      <w:r w:rsidRPr="343410AA" w:rsidR="132B485E">
        <w:rPr>
          <w:rFonts w:ascii="Times New Roman" w:hAnsi="Times New Roman" w:eastAsia="Times New Roman" w:cs="Times New Roman"/>
          <w:i w:val="0"/>
          <w:iCs w:val="0"/>
          <w:noProof w:val="0"/>
          <w:sz w:val="24"/>
          <w:szCs w:val="24"/>
          <w:lang w:val="pt-BR"/>
        </w:rPr>
        <w:t>" é ativada.</w:t>
      </w:r>
    </w:p>
    <w:p w:rsidR="1AF509E4" w:rsidP="343410AA" w:rsidRDefault="1AF509E4" w14:paraId="2AFBD6D4" w14:textId="36783588">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32B485E">
        <w:rPr>
          <w:b w:val="1"/>
          <w:bCs w:val="1"/>
          <w:noProof w:val="0"/>
          <w:sz w:val="28"/>
          <w:szCs w:val="28"/>
          <w:lang w:val="pt-BR"/>
        </w:rPr>
        <w:t>Finalização</w:t>
      </w:r>
    </w:p>
    <w:p w:rsidR="1AF509E4" w:rsidP="343410AA" w:rsidRDefault="1AF509E4" w14:paraId="1E29A2B4" w14:textId="46B59ADB">
      <w:pPr>
        <w:keepNext w:val="0"/>
        <w:keepLines w:val="0"/>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A partir do estado "</w:t>
      </w:r>
      <w:r w:rsidRPr="343410AA" w:rsidR="132B485E">
        <w:rPr>
          <w:rFonts w:ascii="Times New Roman" w:hAnsi="Times New Roman" w:eastAsia="Times New Roman" w:cs="Times New Roman"/>
          <w:i w:val="0"/>
          <w:iCs w:val="0"/>
          <w:noProof w:val="0"/>
          <w:sz w:val="24"/>
          <w:szCs w:val="24"/>
          <w:lang w:val="pt-BR"/>
        </w:rPr>
        <w:t>Coleta_Concluida</w:t>
      </w:r>
      <w:r w:rsidRPr="343410AA" w:rsidR="132B485E">
        <w:rPr>
          <w:rFonts w:ascii="Times New Roman" w:hAnsi="Times New Roman" w:eastAsia="Times New Roman" w:cs="Times New Roman"/>
          <w:i w:val="0"/>
          <w:iCs w:val="0"/>
          <w:noProof w:val="0"/>
          <w:sz w:val="24"/>
          <w:szCs w:val="24"/>
          <w:lang w:val="pt-BR"/>
        </w:rPr>
        <w:t>", a transição final é disparada pelo evento "Finaliza e envia dados", levando ao nó final do diagrama. Isso representa o encerramento da coleta de requisitos e a disponibilização dos dados para o restante do sistema.</w:t>
      </w:r>
    </w:p>
    <w:p w:rsidR="1AF509E4" w:rsidP="70F28DED" w:rsidRDefault="1AF509E4" w14:paraId="4045BE85" w14:textId="3652224B">
      <w:pPr>
        <w:pStyle w:val="Heading2"/>
        <w:keepNext w:val="0"/>
        <w:keepLines w:val="0"/>
        <w:bidi w:val="0"/>
        <w:rPr>
          <w:rFonts w:ascii="Times New Roman" w:hAnsi="Times New Roman" w:eastAsia="Times New Roman" w:cs="Times New Roman"/>
          <w:i w:val="0"/>
          <w:iCs w:val="0"/>
          <w:noProof w:val="0"/>
          <w:sz w:val="24"/>
          <w:szCs w:val="24"/>
          <w:lang w:val="pt-BR"/>
        </w:rPr>
      </w:pPr>
      <w:bookmarkStart w:name="_Toc992545455" w:id="1730578342"/>
      <w:r w:rsidRPr="70F28DED" w:rsidR="7737A338">
        <w:rPr>
          <w:noProof w:val="0"/>
          <w:lang w:val="pt-BR"/>
        </w:rPr>
        <w:t>6.2 Diagrama de Cadastro e Login</w:t>
      </w:r>
      <w:bookmarkEnd w:id="1730578342"/>
    </w:p>
    <w:p w:rsidR="34DBFF70" w:rsidP="343410AA" w:rsidRDefault="34DBFF70" w14:paraId="3483093B" w14:textId="090CE2FC">
      <w:pPr>
        <w:keepNext w:val="0"/>
        <w:keepLines w:val="0"/>
        <w:bidi w:val="0"/>
        <w:spacing w:line="360" w:lineRule="auto"/>
        <w:ind w:firstLine="708"/>
        <w:jc w:val="both"/>
      </w:pPr>
      <w:r w:rsidRPr="343410AA" w:rsidR="34DBFF70">
        <w:rPr>
          <w:rFonts w:ascii="Times New Roman" w:hAnsi="Times New Roman" w:eastAsia="Times New Roman" w:cs="Times New Roman"/>
          <w:noProof w:val="0"/>
          <w:sz w:val="24"/>
          <w:szCs w:val="24"/>
          <w:lang w:val="pt-BR"/>
        </w:rPr>
        <w:t>A Figura 14 exibe o diagrama de estados de "Cadastro e Login". Este diagrama modela o comportamento dinâmico da sessão de um usuário, detalhando as transições entre diferentes estados, como "Tela Inicial", "Login Tradicional", "Login Google", "Esqueceu Senha" e "Seção autenticada", em resposta a eventos específicos do usuário.</w:t>
      </w:r>
    </w:p>
    <w:p w:rsidR="343410AA" w:rsidRDefault="343410AA" w14:paraId="1E01E044" w14:textId="5AB0991E">
      <w:r>
        <w:br w:type="page"/>
      </w:r>
    </w:p>
    <w:p w:rsidR="61BFC41F" w:rsidP="343410AA" w:rsidRDefault="61BFC41F" w14:paraId="0BA68AB3" w14:textId="146EFA3D">
      <w:pPr>
        <w:pStyle w:val="Normal"/>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43410AA" w:rsidR="7806CEAA">
        <w:rPr>
          <w:rFonts w:ascii="Times New Roman" w:hAnsi="Times New Roman" w:eastAsia="Times New Roman" w:cs="Times New Roman"/>
          <w:noProof w:val="0"/>
          <w:sz w:val="24"/>
          <w:szCs w:val="24"/>
          <w:lang w:val="pt-BR"/>
        </w:rPr>
        <w:t>Figura 1</w:t>
      </w:r>
      <w:r w:rsidRPr="343410AA" w:rsidR="326DBD45">
        <w:rPr>
          <w:rFonts w:ascii="Times New Roman" w:hAnsi="Times New Roman" w:eastAsia="Times New Roman" w:cs="Times New Roman"/>
          <w:noProof w:val="0"/>
          <w:sz w:val="24"/>
          <w:szCs w:val="24"/>
          <w:lang w:val="pt-BR"/>
        </w:rPr>
        <w:t>4</w:t>
      </w:r>
      <w:r w:rsidRPr="343410AA" w:rsidR="7806CEAA">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71DDBB5F">
      <w:pPr>
        <w:bidi w:val="0"/>
        <w:spacing w:line="360" w:lineRule="auto"/>
        <w:jc w:val="center"/>
        <w:rPr>
          <w:rFonts w:ascii="Times New Roman" w:hAnsi="Times New Roman" w:eastAsia="Times New Roman" w:cs="Times New Roman"/>
        </w:rPr>
      </w:pPr>
      <w:r w:rsidR="3F22E7B9">
        <w:drawing>
          <wp:inline wp14:editId="2305235B" wp14:anchorId="7712672A">
            <wp:extent cx="5724524" cy="3819525"/>
            <wp:effectExtent l="0" t="0" r="0" b="0"/>
            <wp:docPr id="14216697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ebaaf17a9934666">
                      <a:extLst>
                        <a:ext xmlns:a="http://schemas.openxmlformats.org/drawingml/2006/main"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r w:rsidRPr="343410AA" w:rsidR="75E41CEE">
        <w:rPr>
          <w:rFonts w:ascii="Times New Roman" w:hAnsi="Times New Roman" w:eastAsia="Times New Roman" w:cs="Times New Roman"/>
        </w:rPr>
        <w:t>Fonte:Autoria própria.</w:t>
      </w:r>
    </w:p>
    <w:p w:rsidR="1AF509E4" w:rsidP="343410AA" w:rsidRDefault="1AF509E4" w14:paraId="7CB0A6BE" w14:textId="7B9FBFC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Estrutura de Estados</w:t>
      </w:r>
    </w:p>
    <w:p w:rsidR="1AF509E4" w:rsidP="343410AA" w:rsidRDefault="1AF509E4" w14:paraId="7259B625" w14:textId="66E203C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é composto por estados que podem ser categorizados da seguinte forma:</w:t>
      </w:r>
    </w:p>
    <w:p w:rsidR="1AF509E4" w:rsidP="343410AA" w:rsidRDefault="1AF509E4" w14:paraId="78431A6E" w14:textId="56EDC557">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Início e Navegação: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"Tela Inicial", "Iniciando Montagem", "Montagem sem login".</w:t>
      </w:r>
    </w:p>
    <w:p w:rsidR="1AF509E4" w:rsidP="343410AA" w:rsidRDefault="1AF509E4" w14:paraId="3390889A" w14:textId="000F0C75">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Escolha: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"Escolhendo Login/Cadastro".</w:t>
      </w:r>
    </w:p>
    <w:p w:rsidR="1AF509E4" w:rsidP="343410AA" w:rsidRDefault="1AF509E4" w14:paraId="3E1F0793" w14:textId="7F2B0A99">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Cadastro e Autenticação: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"Cadastro Tradicional", "Criando Conta", "Login Tradicional", "Login Google", "Autenticando Google",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"Autenticando".</w:t>
      </w:r>
    </w:p>
    <w:p w:rsidR="1AF509E4" w:rsidP="343410AA" w:rsidRDefault="1AF509E4" w14:paraId="7B0ADE74" w14:textId="6AB98C22">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Recuperação de Senha: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"Esqueceu Senha", "Enviando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Recuperação", "Redefinindo senha".</w:t>
      </w:r>
    </w:p>
    <w:p w:rsidR="1AF509E4" w:rsidP="343410AA" w:rsidRDefault="1AF509E4" w14:paraId="7B64F2FC" w14:textId="5C2D896A">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 Final de Sucesso: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"Seção autenticada".</w:t>
      </w:r>
    </w:p>
    <w:p w:rsidR="1AF509E4" w:rsidP="343410AA" w:rsidRDefault="1AF509E4" w14:paraId="7A36576C" w14:textId="62773720">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Fluxo de Transições Detalhado</w:t>
      </w:r>
    </w:p>
    <w:p w:rsidR="1AF509E4" w:rsidP="343410AA" w:rsidRDefault="1AF509E4" w14:paraId="18F87398" w14:textId="70E86671">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 Transições Iniciais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começa no nó inicial, levando ao estado "Tela Inicial". A partir daí, duas transições são possíveis:</w:t>
      </w:r>
    </w:p>
    <w:p w:rsidR="1AF509E4" w:rsidP="343410AA" w:rsidRDefault="1AF509E4" w14:paraId="419FF246" w14:textId="3EEAFAA9">
      <w:pPr>
        <w:pStyle w:val="ListParagraph"/>
        <w:keepNext w:val="0"/>
        <w:keepLines w:val="0"/>
        <w:numPr>
          <w:ilvl w:val="0"/>
          <w:numId w:val="17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o estado "Iniciando Montagem", disparada pelo evento "Clica em iniciar Montagem".</w:t>
      </w:r>
    </w:p>
    <w:p w:rsidR="1AF509E4" w:rsidP="343410AA" w:rsidRDefault="1AF509E4" w14:paraId="6F654547" w14:textId="0F07EC21">
      <w:pPr>
        <w:pStyle w:val="ListParagraph"/>
        <w:keepNext w:val="0"/>
        <w:keepLines w:val="0"/>
        <w:numPr>
          <w:ilvl w:val="0"/>
          <w:numId w:val="17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o estado "Montagem sem login", disparada pelo evento "Não deseja logar", que leva ao nó final.</w:t>
      </w:r>
    </w:p>
    <w:p w:rsidR="1AF509E4" w:rsidP="343410AA" w:rsidRDefault="1AF509E4" w14:paraId="27A4AEE3" w14:textId="00663A37">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 Fluxo de Seleção e Opções de Autenticação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estado "Iniciando Montagem" leva ao estado "Escolhendo Login/Cadastro". Este estado é central para as opções de autenticação e permite as seguintes transições:</w:t>
      </w:r>
    </w:p>
    <w:p w:rsidR="1AF509E4" w:rsidP="343410AA" w:rsidRDefault="1AF509E4" w14:paraId="6B17663E" w14:textId="7A2CCB40">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LoginTradicional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disparada pelo evento "Escolhe Login".</w:t>
      </w:r>
    </w:p>
    <w:p w:rsidR="1AF509E4" w:rsidP="343410AA" w:rsidRDefault="1AF509E4" w14:paraId="748905B7" w14:textId="56787043">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"Login Google", disparada pelo evento "Login com google".</w:t>
      </w:r>
    </w:p>
    <w:p w:rsidR="1AF509E4" w:rsidP="343410AA" w:rsidRDefault="1AF509E4" w14:paraId="701B8366" w14:textId="6F4137C4">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"Cadastro Tradicional", disparada pelo evento "Escolhe "Cadastrar"".</w:t>
      </w:r>
    </w:p>
    <w:p w:rsidR="1AF509E4" w:rsidP="343410AA" w:rsidRDefault="1AF509E4" w14:paraId="0606BC0D" w14:textId="2CC74233">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Há também uma transição direta de "Tela Inicial" para "Escolhendo Login/Cadastro", que ocorre sob a condição "Deseja Salvar / Exporta".</w:t>
      </w:r>
    </w:p>
    <w:p w:rsidR="1AF509E4" w:rsidP="343410AA" w:rsidRDefault="1AF509E4" w14:paraId="3ABBC0E4" w14:textId="1ACA078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 Fluxo de Cadastro Tradicional</w:t>
      </w:r>
    </w:p>
    <w:p w:rsidR="1AF509E4" w:rsidP="343410AA" w:rsidRDefault="1AF509E4" w14:paraId="7AD6D704" w14:textId="56F421B7">
      <w:pPr>
        <w:pStyle w:val="ListParagraph"/>
        <w:keepNext w:val="0"/>
        <w:keepLines w:val="0"/>
        <w:numPr>
          <w:ilvl w:val="0"/>
          <w:numId w:val="18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 estado "Cadastro Tradicional", a transição para "Criando Conta" é disparada pelo evento "Fornece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 senha".</w:t>
      </w:r>
    </w:p>
    <w:p w:rsidR="1AF509E4" w:rsidP="343410AA" w:rsidRDefault="1AF509E4" w14:paraId="65E26F5B" w14:textId="4572A938">
      <w:pPr>
        <w:pStyle w:val="ListParagraph"/>
        <w:keepNext w:val="0"/>
        <w:keepLines w:val="0"/>
        <w:numPr>
          <w:ilvl w:val="0"/>
          <w:numId w:val="18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transição de "Criando Conta" para "Autenticando" é disparada pelo evento "Cria conta".</w:t>
      </w:r>
    </w:p>
    <w:p w:rsidR="1AF509E4" w:rsidP="343410AA" w:rsidRDefault="1AF509E4" w14:paraId="76E99385" w14:textId="16287E11">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 Fluxo de Autenticação Tradicional e Recuperação de Senha</w:t>
      </w:r>
    </w:p>
    <w:p w:rsidR="1AF509E4" w:rsidP="343410AA" w:rsidRDefault="1AF509E4" w14:paraId="3252B466" w14:textId="45D26785">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LoginTradicional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uma transição 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é disparada.</w:t>
      </w:r>
    </w:p>
    <w:p w:rsidR="1AF509E4" w:rsidP="343410AA" w:rsidRDefault="1AF509E4" w14:paraId="4D8458B5" w14:textId="1B5A5E77">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duas transições são possíveis:</w:t>
      </w:r>
    </w:p>
    <w:p w:rsidR="1AF509E4" w:rsidP="343410AA" w:rsidRDefault="1AF509E4" w14:paraId="135A604C" w14:textId="2354525C">
      <w:pPr>
        <w:pStyle w:val="ListParagraph"/>
        <w:keepNext w:val="0"/>
        <w:keepLines w:val="0"/>
        <w:numPr>
          <w:ilvl w:val="1"/>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"Autenticando", se a condição "Login Válido" for atendida.</w:t>
      </w:r>
    </w:p>
    <w:p w:rsidR="1AF509E4" w:rsidP="343410AA" w:rsidRDefault="1AF509E4" w14:paraId="2DD033EF" w14:textId="5D34FA42">
      <w:pPr>
        <w:pStyle w:val="ListParagraph"/>
        <w:keepNext w:val="0"/>
        <w:keepLines w:val="0"/>
        <w:numPr>
          <w:ilvl w:val="1"/>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"Esqueceu Senha", se o evento "Clica em 'Esqueci senha'" ocorrer.</w:t>
      </w:r>
    </w:p>
    <w:p w:rsidR="1AF509E4" w:rsidP="343410AA" w:rsidRDefault="1AF509E4" w14:paraId="1642EFA0" w14:textId="039972A8">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fluxo de recuperação de senha segue os estados "Enviando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Recuperação" e "Redefinindo senha", com uma transição de retorno 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após a redefinição, para revalidar a nova senha.</w:t>
      </w:r>
    </w:p>
    <w:p w:rsidR="1AF509E4" w:rsidP="343410AA" w:rsidRDefault="1AF509E4" w14:paraId="69AB94DD" w14:textId="4C0E8B33">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 Fluxo de Autenticação via Google</w:t>
      </w:r>
    </w:p>
    <w:p w:rsidR="1AF509E4" w:rsidP="343410AA" w:rsidRDefault="1AF509E4" w14:paraId="144F2108" w14:textId="43DB3347">
      <w:pPr>
        <w:pStyle w:val="ListParagraph"/>
        <w:keepNext w:val="0"/>
        <w:keepLines w:val="0"/>
        <w:numPr>
          <w:ilvl w:val="0"/>
          <w:numId w:val="18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"Login Google", uma transição para "Autenticando Google" é disparada.</w:t>
      </w:r>
    </w:p>
    <w:p w:rsidR="1AF509E4" w:rsidP="343410AA" w:rsidRDefault="1AF509E4" w14:paraId="23C71D1C" w14:textId="108F9F42">
      <w:pPr>
        <w:pStyle w:val="ListParagraph"/>
        <w:keepNext w:val="0"/>
        <w:keepLines w:val="0"/>
        <w:numPr>
          <w:ilvl w:val="0"/>
          <w:numId w:val="18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"Autenticando Google", a transição para o estado "Autenticando" é disparada pelo evento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Autentica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com sucesso".</w:t>
      </w:r>
    </w:p>
    <w:p w:rsidR="1AF509E4" w:rsidP="343410AA" w:rsidRDefault="1AF509E4" w14:paraId="7FDA30BF" w14:textId="3988991F">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f) Transição para o Estado Final</w:t>
      </w:r>
    </w:p>
    <w:p w:rsidR="1AF509E4" w:rsidP="343410AA" w:rsidRDefault="1AF509E4" w14:paraId="3F443F2B" w14:textId="46208C0B">
      <w:pPr>
        <w:pStyle w:val="ListParagraph"/>
        <w:keepNext w:val="0"/>
        <w:keepLines w:val="0"/>
        <w:numPr>
          <w:ilvl w:val="0"/>
          <w:numId w:val="183"/>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"Autenticando" representa o processamento final da autenticação e transita para o estado "Seção autenticada".</w:t>
      </w:r>
    </w:p>
    <w:p w:rsidR="1AF509E4" w:rsidP="343410AA" w:rsidRDefault="1AF509E4" w14:paraId="71969E32" w14:textId="4C294BF4">
      <w:pPr>
        <w:pStyle w:val="ListParagraph"/>
        <w:keepNext w:val="0"/>
        <w:keepLines w:val="0"/>
        <w:numPr>
          <w:ilvl w:val="0"/>
          <w:numId w:val="183"/>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"Seção autenticada" e o estado "Montagem sem login" representam os dois estados finais válidos e levam ao nó final do diagrama, indicando o encerramento do fluxo de autenticação/acesso.</w:t>
      </w:r>
    </w:p>
    <w:p w:rsidR="1AF509E4" w:rsidP="343410AA" w:rsidRDefault="1AF509E4" w14:paraId="7A376095" w14:textId="5992603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Conclusão</w:t>
      </w:r>
    </w:p>
    <w:p w:rsidR="1AF509E4" w:rsidP="343410AA" w:rsidRDefault="1AF509E4" w14:paraId="0B84FC8A" w14:textId="5BC2FF39">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modela de forma clara e granular o ciclo de vida da sessão do usuário durante a autenticação. A distinção entre os diferentes estados, as transições controladas por eventos e as condições de guarda criam um fluxo lógico e robusto para o tratamento das interações do usuário, desde a escolha inicial até o acesso finalizado. A inclusão do fluxo de recuperação de senha e do acesso sem login demonstra a abrangência da modelagem.</w:t>
      </w:r>
    </w:p>
    <w:p w:rsidR="21DD563B" w:rsidP="343410AA" w:rsidRDefault="21DD563B" w14:paraId="16C7027F" w14:textId="16CC3007">
      <w:pPr>
        <w:pStyle w:val="Heading2"/>
        <w:keepNext w:val="0"/>
        <w:keepLines w:val="0"/>
        <w:bidi w:val="0"/>
        <w:rPr>
          <w:noProof w:val="0"/>
          <w:lang w:val="pt-BR"/>
        </w:rPr>
      </w:pPr>
      <w:bookmarkStart w:name="_Toc1816523104" w:id="173961475"/>
      <w:r w:rsidRPr="70F28DED" w:rsidR="294097B8">
        <w:rPr>
          <w:noProof w:val="0"/>
          <w:lang w:val="pt-BR"/>
        </w:rPr>
        <w:t>6.3</w:t>
      </w:r>
      <w:r w:rsidRPr="70F28DED" w:rsidR="294097B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Diagrama de Configuração Automatizada</w:t>
      </w:r>
      <w:bookmarkEnd w:id="173961475"/>
    </w:p>
    <w:p w:rsidR="21DD563B" w:rsidP="343410AA" w:rsidRDefault="21DD563B" w14:paraId="111F2179" w14:textId="18963D66">
      <w:pPr>
        <w:pStyle w:val="Normal"/>
        <w:keepNext w:val="0"/>
        <w:keepLines w:val="0"/>
        <w:bidi w:val="0"/>
        <w:spacing w:line="360" w:lineRule="auto"/>
        <w:jc w:val="both"/>
        <w:rPr>
          <w:noProof w:val="0"/>
          <w:lang w:val="pt-BR"/>
        </w:rPr>
      </w:pPr>
      <w:r w:rsidRPr="343410AA" w:rsidR="0F91009D">
        <w:rPr>
          <w:noProof w:val="0"/>
          <w:lang w:val="pt-BR"/>
        </w:rPr>
        <w:t>A</w:t>
      </w:r>
      <w:r w:rsidRPr="343410AA" w:rsidR="0F91009D">
        <w:rPr>
          <w:noProof w:val="0"/>
          <w:lang w:val="pt-BR"/>
        </w:rPr>
        <w:t xml:space="preserve"> Figura 15 exibe o diagrama de estados que modela o ciclo de vida de uma sessão de configuração de PC. O diagrama detalha a transição da sessão por estados compostos como "</w:t>
      </w:r>
      <w:r w:rsidRPr="343410AA" w:rsidR="0F91009D">
        <w:rPr>
          <w:noProof w:val="0"/>
          <w:lang w:val="pt-BR"/>
        </w:rPr>
        <w:t>AguardandoDados</w:t>
      </w:r>
      <w:r w:rsidRPr="343410AA" w:rsidR="0F91009D">
        <w:rPr>
          <w:noProof w:val="0"/>
          <w:lang w:val="pt-BR"/>
        </w:rPr>
        <w:t>", "</w:t>
      </w:r>
      <w:r w:rsidRPr="343410AA" w:rsidR="0F91009D">
        <w:rPr>
          <w:noProof w:val="0"/>
          <w:lang w:val="pt-BR"/>
        </w:rPr>
        <w:t>avaliandoOrcamento</w:t>
      </w:r>
      <w:r w:rsidRPr="343410AA" w:rsidR="0F91009D">
        <w:rPr>
          <w:noProof w:val="0"/>
          <w:lang w:val="pt-BR"/>
        </w:rPr>
        <w:t>" e "</w:t>
      </w:r>
      <w:r w:rsidRPr="343410AA" w:rsidR="0F91009D">
        <w:rPr>
          <w:noProof w:val="0"/>
          <w:lang w:val="pt-BR"/>
        </w:rPr>
        <w:t>MostrandoBuild</w:t>
      </w:r>
      <w:r w:rsidRPr="343410AA" w:rsidR="0F91009D">
        <w:rPr>
          <w:noProof w:val="0"/>
          <w:lang w:val="pt-BR"/>
        </w:rPr>
        <w:t>", ilustrando como o sistema interage com o usuário desde a coleta de informações até a finalização e ajuste da configuração do computador.</w:t>
      </w:r>
    </w:p>
    <w:p w:rsidR="21DD563B" w:rsidP="343410AA" w:rsidRDefault="21DD563B" w14:paraId="24323A02" w14:textId="37910386">
      <w:pPr>
        <w:bidi w:val="0"/>
        <w:spacing w:line="360" w:lineRule="auto"/>
        <w:jc w:val="both"/>
      </w:pPr>
    </w:p>
    <w:p w:rsidR="21DD563B" w:rsidP="343410AA" w:rsidRDefault="21DD563B" w14:paraId="69E82D55" w14:textId="05639B68">
      <w:pPr>
        <w:bidi w:val="0"/>
        <w:spacing w:line="360" w:lineRule="auto"/>
        <w:jc w:val="center"/>
        <w:rPr>
          <w:rFonts w:ascii="Times New Roman" w:hAnsi="Times New Roman" w:eastAsia="Times New Roman" w:cs="Times New Roman"/>
        </w:rPr>
      </w:pPr>
      <w:r w:rsidRPr="343410AA" w:rsidR="72334352">
        <w:rPr>
          <w:rFonts w:ascii="Times New Roman" w:hAnsi="Times New Roman" w:eastAsia="Times New Roman" w:cs="Times New Roman"/>
        </w:rPr>
        <w:t>Figura 15: Configuração automatizada</w:t>
      </w:r>
    </w:p>
    <w:p w:rsidR="21DD563B" w:rsidP="1AF509E4" w:rsidRDefault="21DD563B" w14:paraId="1B65AD7D" w14:textId="7FB8F924">
      <w:pPr>
        <w:bidi w:val="0"/>
        <w:spacing w:line="360" w:lineRule="auto"/>
        <w:jc w:val="center"/>
        <w:rPr>
          <w:rFonts w:ascii="Times New Roman" w:hAnsi="Times New Roman" w:eastAsia="Times New Roman" w:cs="Times New Roman"/>
        </w:rPr>
      </w:pPr>
      <w:r w:rsidR="3F22E7B9">
        <w:drawing>
          <wp:inline wp14:editId="3D258C6F" wp14:anchorId="681C38C8">
            <wp:extent cx="5641180" cy="5444067"/>
            <wp:effectExtent l="0" t="0" r="0" b="0"/>
            <wp:docPr id="17338515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e672b0406874b88">
                      <a:extLst>
                        <a:ext xmlns:a="http://schemas.openxmlformats.org/drawingml/2006/main" uri="{28A0092B-C50C-407E-A947-70E740481C1C}">
                          <a14:useLocalDpi xmlns:a14="http://schemas.microsoft.com/office/drawing/2010/main" val="0"/>
                        </a:ext>
                      </a:extLst>
                    </a:blip>
                    <a:stretch>
                      <a:fillRect/>
                    </a:stretch>
                  </pic:blipFill>
                  <pic:spPr>
                    <a:xfrm>
                      <a:off x="0" y="0"/>
                      <a:ext cx="5641180" cy="5444067"/>
                    </a:xfrm>
                    <a:prstGeom prst="rect">
                      <a:avLst/>
                    </a:prstGeom>
                  </pic:spPr>
                </pic:pic>
              </a:graphicData>
            </a:graphic>
          </wp:inline>
        </w:drawing>
      </w:r>
      <w:r w:rsidRPr="343410AA" w:rsidR="05D1A3B4">
        <w:rPr>
          <w:rFonts w:ascii="Times New Roman" w:hAnsi="Times New Roman" w:eastAsia="Times New Roman" w:cs="Times New Roman"/>
        </w:rPr>
        <w:t>Fonte: Autoria Própria.</w:t>
      </w:r>
    </w:p>
    <w:p w:rsidR="1AF509E4" w:rsidP="343410AA" w:rsidRDefault="1AF509E4" w14:paraId="659AE556" w14:textId="06FED3A9">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Estados e Transições Principais</w:t>
      </w:r>
    </w:p>
    <w:p w:rsidR="1AF509E4" w:rsidP="343410AA" w:rsidRDefault="1AF509E4" w14:paraId="3B728DB1" w14:textId="16BCDF82">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processo se inicia no estado composto "AguardandoDados", que gerencia a entrada e a validação das informações do usuário. Uma vez que os dados são validados, a sessão transita para o estado "GerandoSugestão" pelo evento "IA inicia recomendação".</w:t>
      </w:r>
    </w:p>
    <w:p w:rsidR="1AF509E4" w:rsidP="343410AA" w:rsidRDefault="1AF509E4" w14:paraId="52200C8B" w14:textId="4C50EA9B">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recomendação gerada leva a sessão ao estado composto "avaliandoOrcamento", onde o sistema interage com o usuário para garantir que o orçamento seja atendido. Em seguida, a transição para o estado composto "MostrandoBuild" ocorre com o evento "Prosseguir com Build". O fluxo termina no nó final, que é alcançado a partir do sub-estado "Finalizado".</w:t>
      </w:r>
    </w:p>
    <w:p w:rsidR="1AF509E4" w:rsidP="343410AA" w:rsidRDefault="1AF509E4" w14:paraId="55F2D06A" w14:textId="1B657CBF">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AguardandoDados</w:t>
      </w:r>
      <w:r w:rsidRPr="343410AA" w:rsidR="356A6071">
        <w:rPr>
          <w:b w:val="1"/>
          <w:bCs w:val="1"/>
          <w:noProof w:val="0"/>
          <w:sz w:val="28"/>
          <w:szCs w:val="28"/>
          <w:lang w:val="pt-BR"/>
        </w:rPr>
        <w:t>"</w:t>
      </w:r>
    </w:p>
    <w:p w:rsidR="1AF509E4" w:rsidP="343410AA" w:rsidRDefault="1AF509E4" w14:paraId="453C244C" w14:textId="2863563A">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Este estado gerencia a coleta inicial de dados e é composto por três sub-estados:</w:t>
      </w:r>
    </w:p>
    <w:p w:rsidR="1AF509E4" w:rsidP="343410AA" w:rsidRDefault="1AF509E4" w14:paraId="0C928BD2" w14:textId="4A288B8C">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"ColetandoDados":</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É o estado inicial para a entrada de dados. A transição para "ValidandoDados" é disparada pelo evento "Dados inseridos".</w:t>
      </w:r>
    </w:p>
    <w:p w:rsidR="1AF509E4" w:rsidP="343410AA" w:rsidRDefault="1AF509E4" w14:paraId="4D889838" w14:textId="02C8758D">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"ValidandoDados":</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verifica se os dados são completos e válidos. Se houver problemas, o evento "Dados incompletos / invalidos" retorna a sessão para "ColetandoDados". Se os dados forem válidos, a transição para "ProntoParaProcessar" ocorre com o evento "Dados Válidos".</w:t>
      </w:r>
    </w:p>
    <w:p w:rsidR="1AF509E4" w:rsidP="343410AA" w:rsidRDefault="1AF509E4" w14:paraId="25EBE50C" w14:textId="52092547">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"ProntoParaProcessar":</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Este sub-estado é o ponto de saída do estado composto.</w:t>
      </w:r>
    </w:p>
    <w:p w:rsidR="1AF509E4" w:rsidP="343410AA" w:rsidRDefault="1AF509E4" w14:paraId="7D4FCD52" w14:textId="20442EA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avaliandoOrcamento</w:t>
      </w:r>
      <w:r w:rsidRPr="343410AA" w:rsidR="356A6071">
        <w:rPr>
          <w:b w:val="1"/>
          <w:bCs w:val="1"/>
          <w:noProof w:val="0"/>
          <w:sz w:val="28"/>
          <w:szCs w:val="28"/>
          <w:lang w:val="pt-BR"/>
        </w:rPr>
        <w:t>"</w:t>
      </w:r>
    </w:p>
    <w:p w:rsidR="1AF509E4" w:rsidP="343410AA" w:rsidRDefault="1AF509E4" w14:paraId="3DD4530F" w14:textId="2B25E37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Este estado lida com a avaliação do orçamento e a interação com o usuário sobre as sugestões:</w:t>
      </w:r>
    </w:p>
    <w:p w:rsidR="1AF509E4" w:rsidP="343410AA" w:rsidRDefault="1AF509E4" w14:paraId="6F2D67B0" w14:textId="6AF9ED79">
      <w:pPr>
        <w:pStyle w:val="ListParagraph"/>
        <w:keepNext w:val="0"/>
        <w:keepLines w:val="0"/>
        <w:numPr>
          <w:ilvl w:val="0"/>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no sub-estado "ChecandoOrcamento", acionado pelo evento "Sugestão gerada".</w:t>
      </w:r>
    </w:p>
    <w:p w:rsidR="1AF509E4" w:rsidP="343410AA" w:rsidRDefault="1AF509E4" w14:paraId="65D15CB6" w14:textId="61E46F8B">
      <w:pPr>
        <w:pStyle w:val="ListParagraph"/>
        <w:keepNext w:val="0"/>
        <w:keepLines w:val="0"/>
        <w:numPr>
          <w:ilvl w:val="0"/>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partir de "ChecandoOrcamento", duas transições são possíveis, com base na condição do orçamento ser "Dentro do orçamento" ou "Fora do orçamento".</w:t>
      </w:r>
    </w:p>
    <w:p w:rsidR="1AF509E4" w:rsidP="343410AA" w:rsidRDefault="1AF509E4" w14:paraId="29064031" w14:textId="42825886">
      <w:pPr>
        <w:pStyle w:val="ListParagraph"/>
        <w:keepNext w:val="0"/>
        <w:keepLines w:val="0"/>
        <w:numPr>
          <w:ilvl w:val="1"/>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"OrcamentoSuficiente":</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este estado ocorre se o orçamento for suficiente.</w:t>
      </w:r>
    </w:p>
    <w:p w:rsidR="1AF509E4" w:rsidP="343410AA" w:rsidRDefault="1AF509E4" w14:paraId="145C1C81" w14:textId="35FB1532">
      <w:pPr>
        <w:pStyle w:val="ListParagraph"/>
        <w:keepNext w:val="0"/>
        <w:keepLines w:val="0"/>
        <w:numPr>
          <w:ilvl w:val="1"/>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"OrcamentoInsuficiente":</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orçamento for insuficiente, o sistema oferece alternativas nos estados "ExibindoSugestaoUpgrade" (evento "Sugere aumento (RF-08)") ou "ExibindoSugestaoAlternativa" (evento "Sugere build inferior (RF-09)"). Esses fluxos podem retornar a "ChecandoOrcamento", criando um ciclo de sugestão e avaliação.</w:t>
      </w:r>
    </w:p>
    <w:p w:rsidR="1AF509E4" w:rsidP="343410AA" w:rsidRDefault="1AF509E4" w14:paraId="56ADF637" w14:textId="61C9DE74">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MostrandoBuild</w:t>
      </w:r>
      <w:r w:rsidRPr="343410AA" w:rsidR="356A6071">
        <w:rPr>
          <w:b w:val="1"/>
          <w:bCs w:val="1"/>
          <w:noProof w:val="0"/>
          <w:sz w:val="28"/>
          <w:szCs w:val="28"/>
          <w:lang w:val="pt-BR"/>
        </w:rPr>
        <w:t>"</w:t>
      </w:r>
    </w:p>
    <w:p w:rsidR="1AF509E4" w:rsidP="343410AA" w:rsidRDefault="1AF509E4" w14:paraId="2A285F37" w14:textId="34139FD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Neste estado, o usuário interage com a configuração proposta:</w:t>
      </w:r>
    </w:p>
    <w:p w:rsidR="1AF509E4" w:rsidP="343410AA" w:rsidRDefault="1AF509E4" w14:paraId="7BC1A221" w14:textId="1534B7AF">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em "MostrandoBuild", onde o build é exibido.</w:t>
      </w:r>
    </w:p>
    <w:p w:rsidR="1AF509E4" w:rsidP="343410AA" w:rsidRDefault="1AF509E4" w14:paraId="286AADC7" w14:textId="1D5D363A">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partir de "MostrandoBuild", o usuário pode optar por:</w:t>
      </w:r>
    </w:p>
    <w:p w:rsidR="1AF509E4" w:rsidP="343410AA" w:rsidRDefault="1AF509E4" w14:paraId="1BC8E81A" w14:textId="0446A907">
      <w:pPr>
        <w:pStyle w:val="ListParagraph"/>
        <w:keepNext w:val="0"/>
        <w:keepLines w:val="0"/>
        <w:numPr>
          <w:ilvl w:val="1"/>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Salvar o build, transicionando para "SalvandoBuild" com o evento "Usuario decide salvar / exportar (CU1)".</w:t>
      </w:r>
    </w:p>
    <w:p w:rsidR="1AF509E4" w:rsidP="343410AA" w:rsidRDefault="1AF509E4" w14:paraId="2C005363" w14:textId="792DF59F">
      <w:pPr>
        <w:pStyle w:val="ListParagraph"/>
        <w:keepNext w:val="0"/>
        <w:keepLines w:val="0"/>
        <w:numPr>
          <w:ilvl w:val="1"/>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Editar o build, transicionando para "AjustandoBuild" com o evento "Usuario decide editar (CU4)".</w:t>
      </w:r>
    </w:p>
    <w:p w:rsidR="1AF509E4" w:rsidP="343410AA" w:rsidRDefault="1AF509E4" w14:paraId="44ABF77B" w14:textId="6252E0BF">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sub-estado "AjustandoBuild" possui um loop de auto-retorno até que o "Ajuste concluído".</w:t>
      </w:r>
    </w:p>
    <w:p w:rsidR="1AF509E4" w:rsidP="343410AA" w:rsidRDefault="1AF509E4" w14:paraId="6350D1CF" w14:textId="4F77DE9C">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estados "SalvandoBuild" e "AjustandoBuild" convergem para o estado "Finalizado", que representa o encerramento da interação com o build.</w:t>
      </w:r>
    </w:p>
    <w:p w:rsidR="1AF509E4" w:rsidP="343410AA" w:rsidRDefault="1AF509E4" w14:paraId="075E4CF4" w14:textId="43CA77AD">
      <w:pPr>
        <w:pStyle w:val="ListParagraph"/>
        <w:keepNext w:val="0"/>
        <w:keepLines w:val="0"/>
        <w:numPr>
          <w:ilvl w:val="0"/>
          <w:numId w:val="186"/>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transição final para o nó final do diagrama ocorre a partir do sub-estado "Finalizado".</w:t>
      </w:r>
    </w:p>
    <w:p w:rsidR="1AF509E4" w:rsidP="1CB4B7E6" w:rsidRDefault="1AF509E4" w14:paraId="58D6402E" w14:textId="74579EB5">
      <w:pPr>
        <w:pStyle w:val="Heading2"/>
        <w:keepNext w:val="0"/>
        <w:keepLines w:val="0"/>
        <w:rPr>
          <w:b w:val="1"/>
          <w:bCs w:val="1"/>
          <w:sz w:val="28"/>
          <w:szCs w:val="28"/>
        </w:rPr>
      </w:pPr>
      <w:bookmarkStart w:name="_Toc2029803069" w:id="649416616"/>
      <w:r w:rsidR="7106D1C7">
        <w:rPr/>
        <w:t>6.4 Diagrama de Sistema de Refrigeração</w:t>
      </w:r>
      <w:bookmarkEnd w:id="649416616"/>
    </w:p>
    <w:p w:rsidR="356A6071" w:rsidP="343410AA" w:rsidRDefault="356A6071" w14:paraId="77C1DD77" w14:textId="45AC0BC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pt-BR"/>
        </w:rPr>
      </w:pPr>
      <w:r w:rsidRPr="343410AA" w:rsidR="356A6071">
        <w:rPr>
          <w:rFonts w:ascii="Times New Roman" w:hAnsi="Times New Roman" w:eastAsia="Times New Roman" w:cs="Times New Roman"/>
          <w:noProof w:val="0"/>
          <w:sz w:val="24"/>
          <w:szCs w:val="24"/>
          <w:lang w:val="pt-BR"/>
        </w:rPr>
        <w:t xml:space="preserve">A Figura 16 apresenta o diagrama de estados do "Sistema de Refrigeração". Este diagrama modela o comportamento de um sistema de recomendação de soluções térmicas, descrevendo as transições da sessão do usuário entre estados como "Coletando dados", "Validando </w:t>
      </w:r>
      <w:r w:rsidRPr="343410AA" w:rsidR="356A6071">
        <w:rPr>
          <w:rFonts w:ascii="Times New Roman" w:hAnsi="Times New Roman" w:eastAsia="Times New Roman" w:cs="Times New Roman"/>
          <w:noProof w:val="0"/>
          <w:sz w:val="24"/>
          <w:szCs w:val="24"/>
          <w:lang w:val="pt-BR"/>
        </w:rPr>
        <w:t>Solucao</w:t>
      </w:r>
      <w:r w:rsidRPr="343410AA" w:rsidR="356A6071">
        <w:rPr>
          <w:rFonts w:ascii="Times New Roman" w:hAnsi="Times New Roman" w:eastAsia="Times New Roman" w:cs="Times New Roman"/>
          <w:noProof w:val="0"/>
          <w:sz w:val="24"/>
          <w:szCs w:val="24"/>
          <w:lang w:val="pt-BR"/>
        </w:rPr>
        <w:t xml:space="preserve">" e "Exibindo </w:t>
      </w:r>
      <w:r w:rsidRPr="343410AA" w:rsidR="356A6071">
        <w:rPr>
          <w:rFonts w:ascii="Times New Roman" w:hAnsi="Times New Roman" w:eastAsia="Times New Roman" w:cs="Times New Roman"/>
          <w:noProof w:val="0"/>
          <w:sz w:val="24"/>
          <w:szCs w:val="24"/>
          <w:lang w:val="pt-BR"/>
        </w:rPr>
        <w:t>Recomendacao</w:t>
      </w:r>
      <w:r w:rsidRPr="343410AA" w:rsidR="356A6071">
        <w:rPr>
          <w:rFonts w:ascii="Times New Roman" w:hAnsi="Times New Roman" w:eastAsia="Times New Roman" w:cs="Times New Roman"/>
          <w:noProof w:val="0"/>
          <w:sz w:val="24"/>
          <w:szCs w:val="24"/>
          <w:lang w:val="pt-BR"/>
        </w:rPr>
        <w:t>", e incluindo ciclos de validação e feedback que garantem a proposição de uma solução viável.</w:t>
      </w:r>
    </w:p>
    <w:p w:rsidR="0F8E36DA" w:rsidP="343410AA" w:rsidRDefault="0F8E36DA" w14:paraId="29CCFDBB" w14:textId="58340591">
      <w:pPr>
        <w:pStyle w:val="Normal"/>
        <w:keepNext w:val="0"/>
        <w:keepLines w:val="0"/>
        <w:bidi w:val="0"/>
        <w:rPr>
          <w:rFonts w:ascii="Times New Roman" w:hAnsi="Times New Roman" w:eastAsia="Times New Roman" w:cs="Times New Roman"/>
          <w:b w:val="1"/>
          <w:bCs w:val="1"/>
          <w:noProof w:val="0"/>
          <w:sz w:val="28"/>
          <w:szCs w:val="28"/>
          <w:lang w:val="pt-BR"/>
        </w:rPr>
      </w:pPr>
      <w:r w:rsidRPr="343410AA" w:rsidR="0F8E36DA">
        <w:rPr>
          <w:b w:val="1"/>
          <w:bCs w:val="1"/>
          <w:noProof w:val="0"/>
          <w:sz w:val="28"/>
          <w:szCs w:val="28"/>
          <w:lang w:val="pt-BR"/>
        </w:rPr>
        <w:t>Estados e Transições Principais</w:t>
      </w:r>
    </w:p>
    <w:p w:rsidR="0F8E36DA" w:rsidP="343410AA" w:rsidRDefault="0F8E36DA" w14:paraId="257FC00D" w14:textId="5558C689">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processo se inicia no nó inicial, levando ao estado "Aguardando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solicitacao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o estado "Coletando dados" é disparada pelo evento "Solicita a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 partir daí, o fluxo segue uma sequência de processamento e validação:</w:t>
      </w:r>
    </w:p>
    <w:p w:rsidR="0F8E36DA" w:rsidP="343410AA" w:rsidRDefault="0F8E36DA" w14:paraId="0E595AD8" w14:textId="70190B60">
      <w:pPr>
        <w:pStyle w:val="ListParagraph"/>
        <w:keepNext w:val="0"/>
        <w:keepLines w:val="0"/>
        <w:numPr>
          <w:ilvl w:val="0"/>
          <w:numId w:val="18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Coleta e Processamento: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os dados serem validados, o sistema passa pelos estados "Interpretando ambiente", "Calculando TDP" e "Gerando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Recomendacoes</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cada um representando uma etapa de análise e processamento da solicitação do usuário.</w:t>
      </w:r>
    </w:p>
    <w:p w:rsidR="0F8E36DA" w:rsidP="343410AA" w:rsidRDefault="0F8E36DA" w14:paraId="2D99E79E" w14:textId="5C3A5F0C">
      <w:pPr>
        <w:pStyle w:val="ListParagraph"/>
        <w:keepNext w:val="0"/>
        <w:keepLines w:val="0"/>
        <w:numPr>
          <w:ilvl w:val="0"/>
          <w:numId w:val="18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Validação: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o estado "Validando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é disparada pelo evento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gerada". Este estado é um ponto de controle crucial do fluxo.</w:t>
      </w:r>
    </w:p>
    <w:p w:rsidR="343410AA" w:rsidP="343410AA" w:rsidRDefault="343410AA" w14:paraId="077FDA57" w14:textId="11C31589">
      <w:pPr>
        <w:keepNext w:val="0"/>
        <w:keepLines w:val="0"/>
        <w:bidi w:val="0"/>
        <w:spacing w:before="120" w:beforeAutospacing="off" w:after="120" w:afterAutospacing="off" w:line="360" w:lineRule="auto"/>
        <w:jc w:val="both"/>
      </w:pPr>
      <w:r>
        <w:br w:type="page"/>
      </w:r>
    </w:p>
    <w:p w:rsidR="058C1A67" w:rsidP="343410AA" w:rsidRDefault="058C1A67" w14:paraId="7AC84621" w14:textId="07170115">
      <w:pPr>
        <w:pStyle w:val="Normal"/>
        <w:keepNext w:val="0"/>
        <w:keepLines w:val="0"/>
        <w:bidi w:val="0"/>
        <w:spacing w:before="120" w:beforeAutospacing="off" w:after="120" w:afterAutospacing="off" w:line="360" w:lineRule="auto"/>
        <w:jc w:val="center"/>
        <w:rPr>
          <w:rFonts w:ascii="Times New Roman" w:hAnsi="Times New Roman" w:eastAsia="Times New Roman" w:cs="Times New Roman"/>
        </w:rPr>
      </w:pPr>
      <w:r w:rsidRPr="343410AA" w:rsidR="50EFF48B">
        <w:rPr>
          <w:rFonts w:ascii="Times New Roman" w:hAnsi="Times New Roman" w:eastAsia="Times New Roman" w:cs="Times New Roman"/>
        </w:rPr>
        <w:t>Figura 1</w:t>
      </w:r>
      <w:r w:rsidRPr="343410AA" w:rsidR="674BEABE">
        <w:rPr>
          <w:rFonts w:ascii="Times New Roman" w:hAnsi="Times New Roman" w:eastAsia="Times New Roman" w:cs="Times New Roman"/>
        </w:rPr>
        <w:t>6</w:t>
      </w:r>
      <w:r w:rsidRPr="343410AA" w:rsidR="50EFF48B">
        <w:rPr>
          <w:rFonts w:ascii="Times New Roman" w:hAnsi="Times New Roman" w:eastAsia="Times New Roman" w:cs="Times New Roman"/>
        </w:rPr>
        <w:t xml:space="preserve"> – Sistema de refrigeração</w:t>
      </w:r>
    </w:p>
    <w:p w:rsidR="058C1A67" w:rsidP="343410AA" w:rsidRDefault="058C1A67" w14:paraId="66B9386A" w14:textId="6254DC6E">
      <w:pPr>
        <w:keepNext w:val="0"/>
        <w:keepLines w:val="0"/>
        <w:bidi w:val="0"/>
        <w:spacing w:before="120" w:beforeAutospacing="off" w:after="120" w:afterAutospacing="off" w:line="360" w:lineRule="auto"/>
        <w:jc w:val="center"/>
      </w:pPr>
      <w:r w:rsidR="50EFF48B">
        <w:drawing>
          <wp:inline wp14:editId="3FB99AD4" wp14:anchorId="2E6F3A5B">
            <wp:extent cx="4007536" cy="5486398"/>
            <wp:effectExtent l="0" t="0" r="0" b="0"/>
            <wp:docPr id="18539024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56e68dc6ac254763">
                      <a:extLst>
                        <a:ext xmlns:a="http://schemas.openxmlformats.org/drawingml/2006/main" uri="{28A0092B-C50C-407E-A947-70E740481C1C}">
                          <a14:useLocalDpi xmlns:a14="http://schemas.microsoft.com/office/drawing/2010/main" val="0"/>
                        </a:ext>
                      </a:extLst>
                    </a:blip>
                    <a:stretch>
                      <a:fillRect/>
                    </a:stretch>
                  </pic:blipFill>
                  <pic:spPr>
                    <a:xfrm>
                      <a:off x="0" y="0"/>
                      <a:ext cx="4007536" cy="5486398"/>
                    </a:xfrm>
                    <a:prstGeom prst="rect">
                      <a:avLst/>
                    </a:prstGeom>
                  </pic:spPr>
                </pic:pic>
              </a:graphicData>
            </a:graphic>
          </wp:inline>
        </w:drawing>
      </w:r>
    </w:p>
    <w:p w:rsidR="1AF509E4" w:rsidP="343410AA" w:rsidRDefault="1AF509E4" w14:paraId="4CAD2945" w14:textId="2BBF55DC">
      <w:pPr>
        <w:keepNext w:val="0"/>
        <w:keepLines w:val="0"/>
        <w:bidi w:val="0"/>
        <w:spacing w:before="120" w:beforeAutospacing="off" w:after="120" w:afterAutospacing="off" w:line="360" w:lineRule="auto"/>
        <w:jc w:val="center"/>
      </w:pPr>
      <w:r w:rsidR="306F8277">
        <w:rPr/>
        <w:t>Fonte: Autoria Própria.</w:t>
      </w:r>
    </w:p>
    <w:p w:rsidR="1AF509E4" w:rsidP="343410AA" w:rsidRDefault="1AF509E4" w14:paraId="0ABE4A00" w14:textId="7EAD9B0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Fluxos Condicionais e Ciclos de Validação</w:t>
      </w:r>
    </w:p>
    <w:p w:rsidR="1AF509E4" w:rsidP="343410AA" w:rsidRDefault="1AF509E4" w14:paraId="66FB494E" w14:textId="138DC2E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estado "Validando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determina o próximo passo com base na validade da proposta:</w:t>
      </w:r>
    </w:p>
    <w:p w:rsidR="1AF509E4" w:rsidP="343410AA" w:rsidRDefault="1AF509E4" w14:paraId="101EADD8" w14:textId="4A83E3C8">
      <w:pPr>
        <w:pStyle w:val="ListParagraph"/>
        <w:keepNext w:val="0"/>
        <w:keepLines w:val="0"/>
        <w:numPr>
          <w:ilvl w:val="0"/>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Proposta Válida: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 proposta for válida, o evento "Proposta valida" leva a sessão ao estado "Exibindo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1AF509E4" w:rsidP="343410AA" w:rsidRDefault="1AF509E4" w14:paraId="012EC4F4" w14:textId="035DC5CF">
      <w:pPr>
        <w:pStyle w:val="ListParagraph"/>
        <w:keepNext w:val="0"/>
        <w:keepLines w:val="0"/>
        <w:numPr>
          <w:ilvl w:val="0"/>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Proposta Inválida: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 proposta for inválida, o evento "Proposta invalida" leva a sessão ao estado "Gerando novamente Ajuste".</w:t>
      </w:r>
    </w:p>
    <w:p w:rsidR="1AF509E4" w:rsidP="343410AA" w:rsidRDefault="1AF509E4" w14:paraId="46DDCAA9" w14:textId="015C22BE">
      <w:pPr>
        <w:pStyle w:val="ListParagraph"/>
        <w:keepNext w:val="0"/>
        <w:keepLines w:val="0"/>
        <w:numPr>
          <w:ilvl w:val="1"/>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estado "Gerando novamente Ajuste" tem um ciclo de feedback: se o ajuste for válido, a transição "Ajuste valido" retorna a sessão para "Validando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Se o ajuste falhar, o evento "Ajuste falhou" leva ao estado terminal de erro, "Estado Erro".</w:t>
      </w:r>
    </w:p>
    <w:p w:rsidR="1AF509E4" w:rsidP="343410AA" w:rsidRDefault="1AF509E4" w14:paraId="41CF1DCE" w14:textId="4760709F">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Interação com o Usuário e Finalização</w:t>
      </w:r>
    </w:p>
    <w:p w:rsidR="1AF509E4" w:rsidP="343410AA" w:rsidRDefault="1AF509E4" w14:paraId="4DA002BA" w14:textId="69EE305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Após a exibição de uma recomendação válida, o sistema transita para o estado "Aguardando Resposta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onde espera a decisão do usuário:</w:t>
      </w:r>
    </w:p>
    <w:p w:rsidR="1AF509E4" w:rsidP="343410AA" w:rsidRDefault="1AF509E4" w14:paraId="23F5002B" w14:textId="27565F63">
      <w:pPr>
        <w:pStyle w:val="ListParagraph"/>
        <w:keepNext w:val="0"/>
        <w:keepLines w:val="0"/>
        <w:numPr>
          <w:ilvl w:val="0"/>
          <w:numId w:val="19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Aceitação: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"Aceita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fluxo segue para o estado "Confirmado".</w:t>
      </w:r>
    </w:p>
    <w:p w:rsidR="1AF509E4" w:rsidP="343410AA" w:rsidRDefault="1AF509E4" w14:paraId="38DED93E" w14:textId="6FC6FFC0">
      <w:pPr>
        <w:pStyle w:val="ListParagraph"/>
        <w:keepNext w:val="0"/>
        <w:keepLines w:val="0"/>
        <w:numPr>
          <w:ilvl w:val="0"/>
          <w:numId w:val="19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Rejeição: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"Rejeita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fluxo segue para o estado "Encerrado".</w:t>
      </w:r>
    </w:p>
    <w:p w:rsidR="1AF509E4" w:rsidP="343410AA" w:rsidRDefault="1AF509E4" w14:paraId="42B5210C" w14:textId="5B109BE1">
      <w:pPr>
        <w:pStyle w:val="ListParagraph"/>
        <w:keepNext w:val="0"/>
        <w:keepLines w:val="0"/>
        <w:numPr>
          <w:ilvl w:val="0"/>
          <w:numId w:val="191"/>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de erro, "Estado Erro", também leva ao estado "Encerrado" através do evento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encerra", garantindo uma finalização controlada mesmo em caso de falha. </w:t>
      </w:r>
      <w:r>
        <w:tab/>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estados "Confirmado" e "Encerrado" representam os dois pontos finais do fluxo, cada um levando ao nó final do diagrama.</w:t>
      </w:r>
    </w:p>
    <w:p w:rsidR="1AF509E4" w:rsidP="343410AA" w:rsidRDefault="1AF509E4" w14:paraId="348AAFD3" w14:textId="2BAD1299">
      <w:pPr>
        <w:pStyle w:val="Heading2"/>
        <w:keepNext w:val="0"/>
        <w:keepLines w:val="0"/>
        <w:bidi w:val="0"/>
        <w:spacing w:before="120" w:beforeAutospacing="off" w:after="120" w:afterAutospacing="off"/>
        <w:rPr>
          <w:b w:val="1"/>
          <w:bCs w:val="1"/>
          <w:noProof w:val="0"/>
          <w:lang w:val="pt-BR"/>
        </w:rPr>
      </w:pPr>
      <w:bookmarkStart w:name="_Toc640591345" w:id="174414614"/>
      <w:r w:rsidRPr="70F28DED" w:rsidR="479DF130">
        <w:rPr>
          <w:noProof w:val="0"/>
          <w:lang w:val="pt-BR"/>
        </w:rPr>
        <w:t>6.5 Diagrama de Montagem Manual</w:t>
      </w:r>
      <w:bookmarkEnd w:id="174414614"/>
    </w:p>
    <w:p w:rsidR="1AF509E4" w:rsidP="343410AA" w:rsidRDefault="1AF509E4" w14:paraId="7241B3B0" w14:textId="2F0688E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noProof w:val="0"/>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estados da Figura 17 modela o ciclo de vida de uma sessão de montagem manual de PC, onde o usuário é guiado por um sistema de validação em tempo real. O processo é focado na seleção e confirmação da compatibilidade dos componentes, incluindo a escolha do gabinete, antes da finalização do build.</w:t>
      </w:r>
    </w:p>
    <w:p w:rsidR="1AF509E4" w:rsidP="343410AA" w:rsidRDefault="1AF509E4" w14:paraId="70015166" w14:textId="1E8CCAF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Fluxo de Seleção de Componentes</w:t>
      </w:r>
    </w:p>
    <w:p w:rsidR="1AF509E4" w:rsidP="343410AA" w:rsidRDefault="1AF509E4" w14:paraId="3F72F6AF" w14:textId="621DB8A7">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fluxo se inicia após o evento "Selecionar build gerada pela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IA", levando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ao estado "Edita build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automatica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usuário então segue uma sequência de seleção de componentes:</w:t>
      </w:r>
    </w:p>
    <w:p w:rsidR="1AF509E4" w:rsidP="343410AA" w:rsidRDefault="1AF509E4" w14:paraId="3F2B2374" w14:textId="0D1867E3">
      <w:pPr>
        <w:pStyle w:val="ListParagraph"/>
        <w:keepNext w:val="0"/>
        <w:keepLines w:val="0"/>
        <w:numPr>
          <w:ilvl w:val="0"/>
          <w:numId w:val="19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Seleção de Categoria: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estado inicial é "Seleciona categoria de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Componete</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que representa a escolha do tipo de peça a ser alterada.</w:t>
      </w:r>
    </w:p>
    <w:p w:rsidR="1AF509E4" w:rsidP="343410AA" w:rsidRDefault="1AF509E4" w14:paraId="7E30405F" w14:textId="0B2A1CC9">
      <w:pPr>
        <w:pStyle w:val="ListParagraph"/>
        <w:keepNext w:val="0"/>
        <w:keepLines w:val="0"/>
        <w:numPr>
          <w:ilvl w:val="0"/>
          <w:numId w:val="19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Seleção da Peça: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Em seguida, a sessão transita para "Seleciona Peça". O evento "Validação em tempo real" leva ao estado de validação.</w:t>
      </w:r>
    </w:p>
    <w:p w:rsidR="058C1A67" w:rsidP="343410AA" w:rsidRDefault="058C1A67" w14:paraId="0E4A2014" w14:textId="69B2B28B">
      <w:pPr>
        <w:pStyle w:val="Normal"/>
        <w:keepNext w:val="0"/>
        <w:keepLines w:val="0"/>
        <w:bidi w:val="0"/>
        <w:spacing w:before="120" w:beforeAutospacing="off" w:after="120" w:afterAutospacing="off" w:line="360" w:lineRule="auto"/>
        <w:jc w:val="center"/>
      </w:pPr>
      <w:r w:rsidR="50EFF48B">
        <w:rPr/>
        <w:t>Figura 1</w:t>
      </w:r>
      <w:r w:rsidR="07F1E863">
        <w:rPr/>
        <w:t>7</w:t>
      </w:r>
      <w:r w:rsidR="50EFF48B">
        <w:rPr/>
        <w:t xml:space="preserve"> – Montagem Manual</w:t>
      </w:r>
    </w:p>
    <w:p w:rsidR="6824F88D" w:rsidP="343410AA" w:rsidRDefault="6824F88D" w14:paraId="495CB4EA" w14:textId="43CEF8F2">
      <w:pPr>
        <w:keepNext w:val="0"/>
        <w:keepLines w:val="0"/>
        <w:spacing w:before="120" w:beforeAutospacing="off" w:after="120" w:afterAutospacing="off" w:line="360" w:lineRule="auto"/>
        <w:jc w:val="center"/>
        <w:rPr>
          <w:rFonts w:ascii="Times New Roman" w:hAnsi="Times New Roman" w:eastAsia="Times New Roman" w:cs="Times New Roman"/>
        </w:rPr>
      </w:pPr>
      <w:r w:rsidR="7527BC8B">
        <w:drawing>
          <wp:inline wp14:editId="6FD42B1B" wp14:anchorId="0DB2A4CC">
            <wp:extent cx="5724524" cy="4591052"/>
            <wp:effectExtent l="0" t="0" r="0" b="0"/>
            <wp:docPr id="843294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b8d8cb33c644ae7">
                      <a:extLst>
                        <a:ext xmlns:a="http://schemas.openxmlformats.org/drawingml/2006/main"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r w:rsidRPr="524CBF35" w:rsidR="690643AA">
        <w:rPr>
          <w:rFonts w:ascii="Times New Roman" w:hAnsi="Times New Roman" w:eastAsia="Times New Roman" w:cs="Times New Roman"/>
        </w:rPr>
        <w:t>Fonte: Autoria Própria.</w:t>
      </w:r>
    </w:p>
    <w:p w:rsidR="71775870" w:rsidP="70F28DED" w:rsidRDefault="71775870" w14:paraId="3D07D440" w14:textId="48840B3E">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3BDD0E92">
        <w:rPr>
          <w:b w:val="1"/>
          <w:bCs w:val="1"/>
          <w:noProof w:val="0"/>
          <w:sz w:val="28"/>
          <w:szCs w:val="28"/>
          <w:lang w:val="pt-BR"/>
        </w:rPr>
        <w:t>Validação e Sugestão de Alternativas</w:t>
      </w:r>
    </w:p>
    <w:p w:rsidR="71775870" w:rsidP="524CBF35" w:rsidRDefault="71775870" w14:paraId="12607E34" w14:textId="67BD864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estado </w:t>
      </w:r>
      <w:r w:rsidRPr="524CBF35" w:rsidR="0F3B6C4B">
        <w:rPr>
          <w:rFonts w:ascii="Times New Roman" w:hAnsi="Times New Roman" w:eastAsia="Times New Roman" w:cs="Times New Roman"/>
          <w:i w:val="0"/>
          <w:iCs w:val="0"/>
          <w:noProof w:val="0"/>
          <w:sz w:val="24"/>
          <w:szCs w:val="24"/>
          <w:lang w:val="pt-BR"/>
        </w:rPr>
        <w:t>"Validando compatibilidade"</w:t>
      </w:r>
      <w:r w:rsidRPr="524CBF35" w:rsidR="0F3B6C4B">
        <w:rPr>
          <w:rFonts w:ascii="Times New Roman" w:hAnsi="Times New Roman" w:eastAsia="Times New Roman" w:cs="Times New Roman"/>
          <w:i w:val="0"/>
          <w:iCs w:val="0"/>
          <w:noProof w:val="0"/>
          <w:sz w:val="24"/>
          <w:szCs w:val="24"/>
          <w:lang w:val="pt-BR"/>
        </w:rPr>
        <w:t xml:space="preserve"> é um ponto de controle que gera duas transições:</w:t>
      </w:r>
    </w:p>
    <w:p w:rsidR="71775870" w:rsidP="524CBF35" w:rsidRDefault="71775870" w14:paraId="1A025DFB" w14:textId="32671B91">
      <w:pPr>
        <w:pStyle w:val="ListParagraph"/>
        <w:keepNext w:val="0"/>
        <w:keepLines w:val="0"/>
        <w:numPr>
          <w:ilvl w:val="0"/>
          <w:numId w:val="10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Incompatibilidade:</w:t>
      </w:r>
      <w:r w:rsidRPr="524CBF35" w:rsidR="0F3B6C4B">
        <w:rPr>
          <w:rFonts w:ascii="Times New Roman" w:hAnsi="Times New Roman" w:eastAsia="Times New Roman" w:cs="Times New Roman"/>
          <w:i w:val="0"/>
          <w:iCs w:val="0"/>
          <w:noProof w:val="0"/>
          <w:sz w:val="24"/>
          <w:szCs w:val="24"/>
          <w:lang w:val="pt-BR"/>
        </w:rPr>
        <w:t xml:space="preserve"> Se ocorrer o evento </w:t>
      </w:r>
      <w:r w:rsidRPr="524CBF35" w:rsidR="0F3B6C4B">
        <w:rPr>
          <w:rFonts w:ascii="Times New Roman" w:hAnsi="Times New Roman" w:eastAsia="Times New Roman" w:cs="Times New Roman"/>
          <w:i w:val="0"/>
          <w:iCs w:val="0"/>
          <w:noProof w:val="0"/>
          <w:sz w:val="24"/>
          <w:szCs w:val="24"/>
          <w:lang w:val="pt-BR"/>
        </w:rPr>
        <w:t>"incompatibilidade detectada"</w:t>
      </w:r>
      <w:r w:rsidRPr="524CBF35" w:rsidR="0F3B6C4B">
        <w:rPr>
          <w:rFonts w:ascii="Times New Roman" w:hAnsi="Times New Roman" w:eastAsia="Times New Roman" w:cs="Times New Roman"/>
          <w:i w:val="0"/>
          <w:iCs w:val="0"/>
          <w:noProof w:val="0"/>
          <w:sz w:val="24"/>
          <w:szCs w:val="24"/>
          <w:lang w:val="pt-BR"/>
        </w:rPr>
        <w:t xml:space="preserve">, a sessão transita para </w:t>
      </w:r>
      <w:r w:rsidRPr="524CBF35" w:rsidR="0F3B6C4B">
        <w:rPr>
          <w:rFonts w:ascii="Times New Roman" w:hAnsi="Times New Roman" w:eastAsia="Times New Roman" w:cs="Times New Roman"/>
          <w:i w:val="0"/>
          <w:iCs w:val="0"/>
          <w:noProof w:val="0"/>
          <w:sz w:val="24"/>
          <w:szCs w:val="24"/>
          <w:lang w:val="pt-BR"/>
        </w:rPr>
        <w:t>"Exibindo Mensagem de erro"</w:t>
      </w:r>
      <w:r w:rsidRPr="524CBF35" w:rsidR="0F3B6C4B">
        <w:rPr>
          <w:rFonts w:ascii="Times New Roman" w:hAnsi="Times New Roman" w:eastAsia="Times New Roman" w:cs="Times New Roman"/>
          <w:i w:val="0"/>
          <w:iCs w:val="0"/>
          <w:noProof w:val="0"/>
          <w:sz w:val="24"/>
          <w:szCs w:val="24"/>
          <w:lang w:val="pt-BR"/>
        </w:rPr>
        <w:t xml:space="preserve">, que por sua vez leva ao estado </w:t>
      </w:r>
      <w:r w:rsidRPr="524CBF35" w:rsidR="0F3B6C4B">
        <w:rPr>
          <w:rFonts w:ascii="Times New Roman" w:hAnsi="Times New Roman" w:eastAsia="Times New Roman" w:cs="Times New Roman"/>
          <w:i w:val="0"/>
          <w:iCs w:val="0"/>
          <w:noProof w:val="0"/>
          <w:sz w:val="24"/>
          <w:szCs w:val="24"/>
          <w:lang w:val="pt-BR"/>
        </w:rPr>
        <w:t>"Sugerindo peça alternativa"</w:t>
      </w:r>
      <w:r w:rsidRPr="524CBF35" w:rsidR="0F3B6C4B">
        <w:rPr>
          <w:rFonts w:ascii="Times New Roman" w:hAnsi="Times New Roman" w:eastAsia="Times New Roman" w:cs="Times New Roman"/>
          <w:i w:val="0"/>
          <w:iCs w:val="0"/>
          <w:noProof w:val="0"/>
          <w:sz w:val="24"/>
          <w:szCs w:val="24"/>
          <w:lang w:val="pt-BR"/>
        </w:rPr>
        <w:t>. Este estado oferece opções ao usuário, que pode "Selecionar nova peça", retornando ao estado de validação, criando um ciclo de ajuste e verificação.</w:t>
      </w:r>
    </w:p>
    <w:p w:rsidR="71775870" w:rsidP="524CBF35" w:rsidRDefault="71775870" w14:paraId="380C41E7" w14:textId="3F4534CC">
      <w:pPr>
        <w:pStyle w:val="ListParagraph"/>
        <w:keepNext w:val="0"/>
        <w:keepLines w:val="0"/>
        <w:numPr>
          <w:ilvl w:val="0"/>
          <w:numId w:val="10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Compatibilidade:</w:t>
      </w:r>
      <w:r w:rsidRPr="524CBF35" w:rsidR="0F3B6C4B">
        <w:rPr>
          <w:rFonts w:ascii="Times New Roman" w:hAnsi="Times New Roman" w:eastAsia="Times New Roman" w:cs="Times New Roman"/>
          <w:i w:val="0"/>
          <w:iCs w:val="0"/>
          <w:noProof w:val="0"/>
          <w:sz w:val="24"/>
          <w:szCs w:val="24"/>
          <w:lang w:val="pt-BR"/>
        </w:rPr>
        <w:t xml:space="preserve"> Se a condição </w:t>
      </w:r>
      <w:r w:rsidRPr="524CBF35" w:rsidR="0F3B6C4B">
        <w:rPr>
          <w:rFonts w:ascii="Times New Roman" w:hAnsi="Times New Roman" w:eastAsia="Times New Roman" w:cs="Times New Roman"/>
          <w:i w:val="0"/>
          <w:iCs w:val="0"/>
          <w:noProof w:val="0"/>
          <w:sz w:val="24"/>
          <w:szCs w:val="24"/>
          <w:lang w:val="pt-BR"/>
        </w:rPr>
        <w:t>"Compatibilidade confirmada"</w:t>
      </w:r>
      <w:r w:rsidRPr="524CBF35" w:rsidR="0F3B6C4B">
        <w:rPr>
          <w:rFonts w:ascii="Times New Roman" w:hAnsi="Times New Roman" w:eastAsia="Times New Roman" w:cs="Times New Roman"/>
          <w:i w:val="0"/>
          <w:iCs w:val="0"/>
          <w:noProof w:val="0"/>
          <w:sz w:val="24"/>
          <w:szCs w:val="24"/>
          <w:lang w:val="pt-BR"/>
        </w:rPr>
        <w:t xml:space="preserve"> for atendida, a sessão entra no estado </w:t>
      </w:r>
      <w:r w:rsidRPr="524CBF35" w:rsidR="0F3B6C4B">
        <w:rPr>
          <w:rFonts w:ascii="Times New Roman" w:hAnsi="Times New Roman" w:eastAsia="Times New Roman" w:cs="Times New Roman"/>
          <w:i w:val="0"/>
          <w:iCs w:val="0"/>
          <w:noProof w:val="0"/>
          <w:sz w:val="24"/>
          <w:szCs w:val="24"/>
          <w:lang w:val="pt-BR"/>
        </w:rPr>
        <w:t>"Peça compatível"</w:t>
      </w:r>
      <w:r w:rsidRPr="524CBF35" w:rsidR="0F3B6C4B">
        <w:rPr>
          <w:rFonts w:ascii="Times New Roman" w:hAnsi="Times New Roman" w:eastAsia="Times New Roman" w:cs="Times New Roman"/>
          <w:i w:val="0"/>
          <w:iCs w:val="0"/>
          <w:noProof w:val="0"/>
          <w:sz w:val="24"/>
          <w:szCs w:val="24"/>
          <w:lang w:val="pt-BR"/>
        </w:rPr>
        <w:t>.</w:t>
      </w:r>
    </w:p>
    <w:p w:rsidR="1CB4B7E6" w:rsidP="1CB4B7E6" w:rsidRDefault="1CB4B7E6" w14:paraId="3DF68696" w14:textId="1F7BBA0E">
      <w:pPr>
        <w:pStyle w:val="Normal"/>
        <w:keepNext w:val="0"/>
        <w:keepLines w:val="0"/>
        <w:bidi w:val="0"/>
        <w:spacing w:before="120" w:beforeAutospacing="off" w:after="120" w:afterAutospacing="off" w:line="360" w:lineRule="auto"/>
        <w:ind w:left="0"/>
        <w:jc w:val="both"/>
        <w:rPr>
          <w:rFonts w:ascii="Times New Roman" w:hAnsi="Times New Roman" w:eastAsia="Times New Roman" w:cs="Times New Roman"/>
          <w:i w:val="0"/>
          <w:iCs w:val="0"/>
          <w:noProof w:val="0"/>
          <w:sz w:val="24"/>
          <w:szCs w:val="24"/>
          <w:lang w:val="pt-BR"/>
        </w:rPr>
      </w:pPr>
    </w:p>
    <w:p w:rsidR="1CB4B7E6" w:rsidP="524CBF35" w:rsidRDefault="1CB4B7E6" w14:paraId="53330F35" w14:textId="36D86940">
      <w:pPr>
        <w:pStyle w:val="Normal"/>
        <w:keepNext w:val="0"/>
        <w:keepLines w:val="0"/>
        <w:bidi w:val="0"/>
        <w:spacing w:before="120" w:beforeAutospacing="off" w:after="120" w:afterAutospacing="off" w:line="360" w:lineRule="auto"/>
        <w:ind w:left="0"/>
        <w:jc w:val="both"/>
        <w:rPr>
          <w:rFonts w:ascii="Times New Roman" w:hAnsi="Times New Roman" w:eastAsia="Times New Roman" w:cs="Times New Roman"/>
          <w:i w:val="0"/>
          <w:iCs w:val="0"/>
          <w:noProof w:val="0"/>
          <w:sz w:val="24"/>
          <w:szCs w:val="24"/>
          <w:lang w:val="pt-BR"/>
        </w:rPr>
      </w:pPr>
    </w:p>
    <w:p w:rsidR="71775870" w:rsidP="70F28DED" w:rsidRDefault="71775870" w14:paraId="0D4C5227" w14:textId="4716E297">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3BDD0E92">
        <w:rPr>
          <w:b w:val="1"/>
          <w:bCs w:val="1"/>
          <w:noProof w:val="0"/>
          <w:sz w:val="28"/>
          <w:szCs w:val="28"/>
          <w:lang w:val="pt-BR"/>
        </w:rPr>
        <w:t>Loop de Adição de Componentes</w:t>
      </w:r>
    </w:p>
    <w:p w:rsidR="71775870" w:rsidP="524CBF35" w:rsidRDefault="71775870" w14:paraId="01EF0C7C" w14:textId="19AEB295">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estado </w:t>
      </w:r>
      <w:r w:rsidRPr="524CBF35" w:rsidR="0F3B6C4B">
        <w:rPr>
          <w:rFonts w:ascii="Times New Roman" w:hAnsi="Times New Roman" w:eastAsia="Times New Roman" w:cs="Times New Roman"/>
          <w:i w:val="0"/>
          <w:iCs w:val="0"/>
          <w:noProof w:val="0"/>
          <w:sz w:val="24"/>
          <w:szCs w:val="24"/>
          <w:lang w:val="pt-BR"/>
        </w:rPr>
        <w:t>"Peça compatível"</w:t>
      </w:r>
      <w:r w:rsidRPr="524CBF35" w:rsidR="0F3B6C4B">
        <w:rPr>
          <w:rFonts w:ascii="Times New Roman" w:hAnsi="Times New Roman" w:eastAsia="Times New Roman" w:cs="Times New Roman"/>
          <w:i w:val="0"/>
          <w:iCs w:val="0"/>
          <w:noProof w:val="0"/>
          <w:sz w:val="24"/>
          <w:szCs w:val="24"/>
          <w:lang w:val="pt-BR"/>
        </w:rPr>
        <w:t xml:space="preserve"> é o ponto de decisão para continuar a montagem manual. Com base no evento </w:t>
      </w:r>
      <w:r w:rsidRPr="524CBF35" w:rsidR="0F3B6C4B">
        <w:rPr>
          <w:rFonts w:ascii="Times New Roman" w:hAnsi="Times New Roman" w:eastAsia="Times New Roman" w:cs="Times New Roman"/>
          <w:i w:val="0"/>
          <w:iCs w:val="0"/>
          <w:noProof w:val="0"/>
          <w:sz w:val="24"/>
          <w:szCs w:val="24"/>
          <w:lang w:val="pt-BR"/>
        </w:rPr>
        <w:t>"</w:t>
      </w:r>
      <w:r w:rsidRPr="524CBF35" w:rsidR="0F3B6C4B">
        <w:rPr>
          <w:rFonts w:ascii="Times New Roman" w:hAnsi="Times New Roman" w:eastAsia="Times New Roman" w:cs="Times New Roman"/>
          <w:i w:val="0"/>
          <w:iCs w:val="0"/>
          <w:noProof w:val="0"/>
          <w:sz w:val="24"/>
          <w:szCs w:val="24"/>
          <w:lang w:val="pt-BR"/>
        </w:rPr>
        <w:t>usuario</w:t>
      </w:r>
      <w:r w:rsidRPr="524CBF35" w:rsidR="0F3B6C4B">
        <w:rPr>
          <w:rFonts w:ascii="Times New Roman" w:hAnsi="Times New Roman" w:eastAsia="Times New Roman" w:cs="Times New Roman"/>
          <w:i w:val="0"/>
          <w:iCs w:val="0"/>
          <w:noProof w:val="0"/>
          <w:sz w:val="24"/>
          <w:szCs w:val="24"/>
          <w:lang w:val="pt-BR"/>
        </w:rPr>
        <w:t xml:space="preserve"> adiciona mais peças?"</w:t>
      </w:r>
      <w:r w:rsidRPr="524CBF35" w:rsidR="0F3B6C4B">
        <w:rPr>
          <w:rFonts w:ascii="Times New Roman" w:hAnsi="Times New Roman" w:eastAsia="Times New Roman" w:cs="Times New Roman"/>
          <w:i w:val="0"/>
          <w:iCs w:val="0"/>
          <w:noProof w:val="0"/>
          <w:sz w:val="24"/>
          <w:szCs w:val="24"/>
          <w:lang w:val="pt-BR"/>
        </w:rPr>
        <w:t>, a sessão pode:</w:t>
      </w:r>
    </w:p>
    <w:p w:rsidR="71775870" w:rsidP="524CBF35" w:rsidRDefault="71775870" w14:paraId="4B90C2B0" w14:textId="0803E623">
      <w:pPr>
        <w:pStyle w:val="ListParagraph"/>
        <w:keepNext w:val="0"/>
        <w:keepLines w:val="0"/>
        <w:numPr>
          <w:ilvl w:val="0"/>
          <w:numId w:val="10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Adicionar mais peças:</w:t>
      </w:r>
      <w:r w:rsidRPr="524CBF35" w:rsidR="0F3B6C4B">
        <w:rPr>
          <w:rFonts w:ascii="Times New Roman" w:hAnsi="Times New Roman" w:eastAsia="Times New Roman" w:cs="Times New Roman"/>
          <w:i w:val="0"/>
          <w:iCs w:val="0"/>
          <w:noProof w:val="0"/>
          <w:sz w:val="24"/>
          <w:szCs w:val="24"/>
          <w:lang w:val="pt-BR"/>
        </w:rPr>
        <w:t xml:space="preserve"> Se a resposta for "Sim", a sessão transita para o estado </w:t>
      </w:r>
      <w:r w:rsidRPr="524CBF35" w:rsidR="0F3B6C4B">
        <w:rPr>
          <w:rFonts w:ascii="Times New Roman" w:hAnsi="Times New Roman" w:eastAsia="Times New Roman" w:cs="Times New Roman"/>
          <w:i w:val="0"/>
          <w:iCs w:val="0"/>
          <w:noProof w:val="0"/>
          <w:sz w:val="24"/>
          <w:szCs w:val="24"/>
          <w:lang w:val="pt-BR"/>
        </w:rPr>
        <w:t>"Seleciona mais componentes"</w:t>
      </w:r>
      <w:r w:rsidRPr="524CBF35" w:rsidR="0F3B6C4B">
        <w:rPr>
          <w:rFonts w:ascii="Times New Roman" w:hAnsi="Times New Roman" w:eastAsia="Times New Roman" w:cs="Times New Roman"/>
          <w:i w:val="0"/>
          <w:iCs w:val="0"/>
          <w:noProof w:val="0"/>
          <w:sz w:val="24"/>
          <w:szCs w:val="24"/>
          <w:lang w:val="pt-BR"/>
        </w:rPr>
        <w:t>, que retorna ao início do ciclo de seleção de componentes.</w:t>
      </w:r>
    </w:p>
    <w:p w:rsidR="71775870" w:rsidP="524CBF35" w:rsidRDefault="71775870" w14:paraId="0C5EC4BA" w14:textId="37B30B05">
      <w:pPr>
        <w:pStyle w:val="ListParagraph"/>
        <w:keepNext w:val="0"/>
        <w:keepLines w:val="0"/>
        <w:numPr>
          <w:ilvl w:val="0"/>
          <w:numId w:val="10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Prosseguir:</w:t>
      </w:r>
      <w:r w:rsidRPr="524CBF35" w:rsidR="0F3B6C4B">
        <w:rPr>
          <w:rFonts w:ascii="Times New Roman" w:hAnsi="Times New Roman" w:eastAsia="Times New Roman" w:cs="Times New Roman"/>
          <w:i w:val="0"/>
          <w:iCs w:val="0"/>
          <w:noProof w:val="0"/>
          <w:sz w:val="24"/>
          <w:szCs w:val="24"/>
          <w:lang w:val="pt-BR"/>
        </w:rPr>
        <w:t xml:space="preserve"> Se a resposta for "Não", a sessão avança para o fluxo de verificação do gabinete.</w:t>
      </w:r>
    </w:p>
    <w:p w:rsidR="71775870" w:rsidP="70F28DED" w:rsidRDefault="71775870" w14:paraId="1BBBCD86" w14:textId="4FF5F6DE">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3BDD0E92">
        <w:rPr>
          <w:b w:val="1"/>
          <w:bCs w:val="1"/>
          <w:noProof w:val="0"/>
          <w:sz w:val="28"/>
          <w:szCs w:val="28"/>
          <w:lang w:val="pt-BR"/>
        </w:rPr>
        <w:t>Verificação do Gabinete</w:t>
      </w:r>
    </w:p>
    <w:p w:rsidR="71775870" w:rsidP="524CBF35" w:rsidRDefault="71775870" w14:paraId="72AB1A5E" w14:textId="6F7AFECA">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diagrama apresenta um fluxo de validação específico para o gabinete, que pode ser acessado de diferentes maneiras, como a transição do estado </w:t>
      </w:r>
      <w:r w:rsidRPr="524CBF35" w:rsidR="0F3B6C4B">
        <w:rPr>
          <w:rFonts w:ascii="Times New Roman" w:hAnsi="Times New Roman" w:eastAsia="Times New Roman" w:cs="Times New Roman"/>
          <w:i w:val="0"/>
          <w:iCs w:val="0"/>
          <w:noProof w:val="0"/>
          <w:sz w:val="24"/>
          <w:szCs w:val="24"/>
          <w:lang w:val="pt-BR"/>
        </w:rPr>
        <w:t>"Seleciona mais componentes"</w:t>
      </w:r>
      <w:r w:rsidRPr="524CBF35" w:rsidR="0F3B6C4B">
        <w:rPr>
          <w:rFonts w:ascii="Times New Roman" w:hAnsi="Times New Roman" w:eastAsia="Times New Roman" w:cs="Times New Roman"/>
          <w:i w:val="0"/>
          <w:iCs w:val="0"/>
          <w:noProof w:val="0"/>
          <w:sz w:val="24"/>
          <w:szCs w:val="24"/>
          <w:lang w:val="pt-BR"/>
        </w:rPr>
        <w:t xml:space="preserve"> ou a partir do evento </w:t>
      </w:r>
      <w:r w:rsidRPr="524CBF35" w:rsidR="0F3B6C4B">
        <w:rPr>
          <w:rFonts w:ascii="Times New Roman" w:hAnsi="Times New Roman" w:eastAsia="Times New Roman" w:cs="Times New Roman"/>
          <w:i w:val="0"/>
          <w:iCs w:val="0"/>
          <w:noProof w:val="0"/>
          <w:sz w:val="24"/>
          <w:szCs w:val="24"/>
          <w:lang w:val="pt-BR"/>
        </w:rPr>
        <w:t>"Altera gabinete"</w:t>
      </w:r>
      <w:r w:rsidRPr="524CBF35" w:rsidR="0F3B6C4B">
        <w:rPr>
          <w:rFonts w:ascii="Times New Roman" w:hAnsi="Times New Roman" w:eastAsia="Times New Roman" w:cs="Times New Roman"/>
          <w:i w:val="0"/>
          <w:iCs w:val="0"/>
          <w:noProof w:val="0"/>
          <w:sz w:val="24"/>
          <w:szCs w:val="24"/>
          <w:lang w:val="pt-BR"/>
        </w:rPr>
        <w:t xml:space="preserve">. O estado </w:t>
      </w:r>
      <w:r w:rsidRPr="524CBF35" w:rsidR="0F3B6C4B">
        <w:rPr>
          <w:rFonts w:ascii="Times New Roman" w:hAnsi="Times New Roman" w:eastAsia="Times New Roman" w:cs="Times New Roman"/>
          <w:i w:val="0"/>
          <w:iCs w:val="0"/>
          <w:noProof w:val="0"/>
          <w:sz w:val="24"/>
          <w:szCs w:val="24"/>
          <w:lang w:val="pt-BR"/>
        </w:rPr>
        <w:t>"Valida gabinete"</w:t>
      </w:r>
      <w:r w:rsidRPr="524CBF35" w:rsidR="0F3B6C4B">
        <w:rPr>
          <w:rFonts w:ascii="Times New Roman" w:hAnsi="Times New Roman" w:eastAsia="Times New Roman" w:cs="Times New Roman"/>
          <w:i w:val="0"/>
          <w:iCs w:val="0"/>
          <w:noProof w:val="0"/>
          <w:sz w:val="24"/>
          <w:szCs w:val="24"/>
          <w:lang w:val="pt-BR"/>
        </w:rPr>
        <w:t xml:space="preserve"> é central, verificando a compatibilidade do gabinete com as demais peças.</w:t>
      </w:r>
    </w:p>
    <w:p w:rsidR="71775870" w:rsidP="524CBF35" w:rsidRDefault="71775870" w14:paraId="2B879501" w14:textId="61193DB0">
      <w:pPr>
        <w:pStyle w:val="ListParagraph"/>
        <w:keepNext w:val="0"/>
        <w:keepLines w:val="0"/>
        <w:numPr>
          <w:ilvl w:val="0"/>
          <w:numId w:val="11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Compatível:</w:t>
      </w:r>
      <w:r w:rsidRPr="524CBF35" w:rsidR="0F3B6C4B">
        <w:rPr>
          <w:rFonts w:ascii="Times New Roman" w:hAnsi="Times New Roman" w:eastAsia="Times New Roman" w:cs="Times New Roman"/>
          <w:i w:val="0"/>
          <w:iCs w:val="0"/>
          <w:noProof w:val="0"/>
          <w:sz w:val="24"/>
          <w:szCs w:val="24"/>
          <w:lang w:val="pt-BR"/>
        </w:rPr>
        <w:t xml:space="preserve"> Se a condição for "</w:t>
      </w:r>
      <w:r w:rsidRPr="524CBF35" w:rsidR="0F3B6C4B">
        <w:rPr>
          <w:rFonts w:ascii="Times New Roman" w:hAnsi="Times New Roman" w:eastAsia="Times New Roman" w:cs="Times New Roman"/>
          <w:i w:val="0"/>
          <w:iCs w:val="0"/>
          <w:noProof w:val="0"/>
          <w:sz w:val="24"/>
          <w:szCs w:val="24"/>
          <w:lang w:val="pt-BR"/>
        </w:rPr>
        <w:t>Validacao</w:t>
      </w:r>
      <w:r w:rsidRPr="524CBF35" w:rsidR="0F3B6C4B">
        <w:rPr>
          <w:rFonts w:ascii="Times New Roman" w:hAnsi="Times New Roman" w:eastAsia="Times New Roman" w:cs="Times New Roman"/>
          <w:i w:val="0"/>
          <w:iCs w:val="0"/>
          <w:noProof w:val="0"/>
          <w:sz w:val="24"/>
          <w:szCs w:val="24"/>
          <w:lang w:val="pt-BR"/>
        </w:rPr>
        <w:t xml:space="preserve"> OK", a sessão entra no estado </w:t>
      </w:r>
      <w:r w:rsidRPr="524CBF35" w:rsidR="0F3B6C4B">
        <w:rPr>
          <w:rFonts w:ascii="Times New Roman" w:hAnsi="Times New Roman" w:eastAsia="Times New Roman" w:cs="Times New Roman"/>
          <w:i w:val="0"/>
          <w:iCs w:val="0"/>
          <w:noProof w:val="0"/>
          <w:sz w:val="24"/>
          <w:szCs w:val="24"/>
          <w:lang w:val="pt-BR"/>
        </w:rPr>
        <w:t>"Gabinete Compatível"</w:t>
      </w:r>
      <w:r w:rsidRPr="524CBF35" w:rsidR="0F3B6C4B">
        <w:rPr>
          <w:rFonts w:ascii="Times New Roman" w:hAnsi="Times New Roman" w:eastAsia="Times New Roman" w:cs="Times New Roman"/>
          <w:i w:val="0"/>
          <w:iCs w:val="0"/>
          <w:noProof w:val="0"/>
          <w:sz w:val="24"/>
          <w:szCs w:val="24"/>
          <w:lang w:val="pt-BR"/>
        </w:rPr>
        <w:t>.</w:t>
      </w:r>
    </w:p>
    <w:p w:rsidR="71775870" w:rsidP="524CBF35" w:rsidRDefault="71775870" w14:paraId="715B4F42" w14:textId="05FCD87E">
      <w:pPr>
        <w:pStyle w:val="ListParagraph"/>
        <w:keepNext w:val="0"/>
        <w:keepLines w:val="0"/>
        <w:numPr>
          <w:ilvl w:val="0"/>
          <w:numId w:val="11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Incompatível:</w:t>
      </w:r>
      <w:r w:rsidRPr="524CBF35" w:rsidR="0F3B6C4B">
        <w:rPr>
          <w:rFonts w:ascii="Times New Roman" w:hAnsi="Times New Roman" w:eastAsia="Times New Roman" w:cs="Times New Roman"/>
          <w:i w:val="0"/>
          <w:iCs w:val="0"/>
          <w:noProof w:val="0"/>
          <w:sz w:val="24"/>
          <w:szCs w:val="24"/>
          <w:lang w:val="pt-BR"/>
        </w:rPr>
        <w:t xml:space="preserve"> Se a condição "Validação falhou" ocorrer, a sessão transita para </w:t>
      </w:r>
      <w:r w:rsidRPr="524CBF35" w:rsidR="0F3B6C4B">
        <w:rPr>
          <w:rFonts w:ascii="Times New Roman" w:hAnsi="Times New Roman" w:eastAsia="Times New Roman" w:cs="Times New Roman"/>
          <w:i w:val="0"/>
          <w:iCs w:val="0"/>
          <w:noProof w:val="0"/>
          <w:sz w:val="24"/>
          <w:szCs w:val="24"/>
          <w:lang w:val="pt-BR"/>
        </w:rPr>
        <w:t>"Exibindo mensagem de erro"</w:t>
      </w:r>
      <w:r w:rsidRPr="524CBF35" w:rsidR="0F3B6C4B">
        <w:rPr>
          <w:rFonts w:ascii="Times New Roman" w:hAnsi="Times New Roman" w:eastAsia="Times New Roman" w:cs="Times New Roman"/>
          <w:i w:val="0"/>
          <w:iCs w:val="0"/>
          <w:noProof w:val="0"/>
          <w:sz w:val="24"/>
          <w:szCs w:val="24"/>
          <w:lang w:val="pt-BR"/>
        </w:rPr>
        <w:t xml:space="preserve"> e, em seguida, para </w:t>
      </w:r>
      <w:r w:rsidRPr="524CBF35" w:rsidR="0F3B6C4B">
        <w:rPr>
          <w:rFonts w:ascii="Times New Roman" w:hAnsi="Times New Roman" w:eastAsia="Times New Roman" w:cs="Times New Roman"/>
          <w:i w:val="0"/>
          <w:iCs w:val="0"/>
          <w:noProof w:val="0"/>
          <w:sz w:val="24"/>
          <w:szCs w:val="24"/>
          <w:lang w:val="pt-BR"/>
        </w:rPr>
        <w:t>"Sugerindo gabinete"</w:t>
      </w:r>
      <w:r w:rsidRPr="524CBF35" w:rsidR="0F3B6C4B">
        <w:rPr>
          <w:rFonts w:ascii="Times New Roman" w:hAnsi="Times New Roman" w:eastAsia="Times New Roman" w:cs="Times New Roman"/>
          <w:i w:val="0"/>
          <w:iCs w:val="0"/>
          <w:noProof w:val="0"/>
          <w:sz w:val="24"/>
          <w:szCs w:val="24"/>
          <w:lang w:val="pt-BR"/>
        </w:rPr>
        <w:t>, onde um ciclo de ajuste se inicia.</w:t>
      </w:r>
    </w:p>
    <w:p w:rsidR="71775870" w:rsidP="70F28DED" w:rsidRDefault="71775870" w14:paraId="2DC07768" w14:textId="3DAB4B3D">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3BDD0E92">
        <w:rPr>
          <w:b w:val="1"/>
          <w:bCs w:val="1"/>
          <w:noProof w:val="0"/>
          <w:sz w:val="28"/>
          <w:szCs w:val="28"/>
          <w:lang w:val="pt-BR"/>
        </w:rPr>
        <w:t>Finalização da Montagem</w:t>
      </w:r>
    </w:p>
    <w:p w:rsidR="71775870" w:rsidP="524CBF35" w:rsidRDefault="71775870" w14:paraId="37A6F881" w14:textId="03B370AD">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Uma vez que o gabinete é considerado compatível, o estado </w:t>
      </w:r>
      <w:r w:rsidRPr="524CBF35" w:rsidR="0F3B6C4B">
        <w:rPr>
          <w:rFonts w:ascii="Times New Roman" w:hAnsi="Times New Roman" w:eastAsia="Times New Roman" w:cs="Times New Roman"/>
          <w:i w:val="0"/>
          <w:iCs w:val="0"/>
          <w:noProof w:val="0"/>
          <w:sz w:val="24"/>
          <w:szCs w:val="24"/>
          <w:lang w:val="pt-BR"/>
        </w:rPr>
        <w:t>"Gabinete Compatível"</w:t>
      </w:r>
      <w:r w:rsidRPr="524CBF35" w:rsidR="0F3B6C4B">
        <w:rPr>
          <w:rFonts w:ascii="Times New Roman" w:hAnsi="Times New Roman" w:eastAsia="Times New Roman" w:cs="Times New Roman"/>
          <w:i w:val="0"/>
          <w:iCs w:val="0"/>
          <w:noProof w:val="0"/>
          <w:sz w:val="24"/>
          <w:szCs w:val="24"/>
          <w:lang w:val="pt-BR"/>
        </w:rPr>
        <w:t xml:space="preserve"> leva a sessão ao estado </w:t>
      </w:r>
      <w:r w:rsidRPr="524CBF35" w:rsidR="0F3B6C4B">
        <w:rPr>
          <w:rFonts w:ascii="Times New Roman" w:hAnsi="Times New Roman" w:eastAsia="Times New Roman" w:cs="Times New Roman"/>
          <w:i w:val="0"/>
          <w:iCs w:val="0"/>
          <w:noProof w:val="0"/>
          <w:sz w:val="24"/>
          <w:szCs w:val="24"/>
          <w:lang w:val="pt-BR"/>
        </w:rPr>
        <w:t>"Finalizando montagem"</w:t>
      </w:r>
      <w:r w:rsidRPr="524CBF35" w:rsidR="0F3B6C4B">
        <w:rPr>
          <w:rFonts w:ascii="Times New Roman" w:hAnsi="Times New Roman" w:eastAsia="Times New Roman" w:cs="Times New Roman"/>
          <w:i w:val="0"/>
          <w:iCs w:val="0"/>
          <w:noProof w:val="0"/>
          <w:sz w:val="24"/>
          <w:szCs w:val="24"/>
          <w:lang w:val="pt-BR"/>
        </w:rPr>
        <w:t>. Este estado representa a conclusão do processo de edição manual, e a transição a partir dele leva ao nó final do diagrama, encerrando a atividade.</w:t>
      </w:r>
    </w:p>
    <w:p w:rsidR="343410AA" w:rsidP="343410AA" w:rsidRDefault="343410AA" w14:paraId="433497CE" w14:textId="527E902A">
      <w:pPr>
        <w:pStyle w:val="Normal"/>
        <w:bidi w:val="0"/>
      </w:pPr>
    </w:p>
    <w:p w:rsidR="1AF509E4" w:rsidP="524CBF35" w:rsidRDefault="1AF509E4" w14:paraId="2B59AC77" w14:textId="1FDE6EDF">
      <w:pPr>
        <w:pStyle w:val="Normal"/>
        <w:keepNext w:val="1"/>
        <w:keepLines w:val="1"/>
        <w:bidi w:val="0"/>
        <w:spacing w:line="360" w:lineRule="auto"/>
        <w:rPr>
          <w:noProof w:val="0"/>
          <w:lang w:val="pt-BR"/>
        </w:rPr>
      </w:pPr>
    </w:p>
    <w:p w:rsidR="7E933464" w:rsidP="320543F7" w:rsidRDefault="7E933464" w14:paraId="293CD8F9" w14:textId="555F2D7C">
      <w:pPr>
        <w:pStyle w:val="Heading1"/>
        <w:bidi w:val="0"/>
        <w:spacing w:before="240" w:beforeAutospacing="off" w:after="240" w:afterAutospacing="off" w:line="360" w:lineRule="auto"/>
        <w:ind w:firstLine="0"/>
        <w:rPr>
          <w:rFonts w:ascii="Times New Roman" w:hAnsi="Times New Roman" w:eastAsia="Times New Roman" w:cs="Times New Roman"/>
          <w:b w:val="1"/>
          <w:bCs w:val="1"/>
          <w:sz w:val="24"/>
          <w:szCs w:val="24"/>
        </w:rPr>
      </w:pPr>
      <w:bookmarkStart w:name="_Toc392753527" w:id="854485600"/>
      <w:r w:rsidRPr="70F28DED" w:rsidR="5135C88B">
        <w:rPr>
          <w:rFonts w:ascii="Times New Roman" w:hAnsi="Times New Roman" w:eastAsia="Times New Roman" w:cs="Times New Roman"/>
          <w:b w:val="1"/>
          <w:bCs w:val="1"/>
          <w:sz w:val="24"/>
          <w:szCs w:val="24"/>
        </w:rPr>
        <w:t>7</w:t>
      </w:r>
      <w:r w:rsidRPr="70F28DED" w:rsidR="2BE9D2C4">
        <w:rPr>
          <w:rFonts w:ascii="Times New Roman" w:hAnsi="Times New Roman" w:eastAsia="Times New Roman" w:cs="Times New Roman"/>
          <w:b w:val="1"/>
          <w:bCs w:val="1"/>
          <w:sz w:val="24"/>
          <w:szCs w:val="24"/>
        </w:rPr>
        <w:t>.</w:t>
      </w:r>
      <w:r w:rsidRPr="70F28DED" w:rsidR="5135C88B">
        <w:rPr>
          <w:rFonts w:ascii="Times New Roman" w:hAnsi="Times New Roman" w:eastAsia="Times New Roman" w:cs="Times New Roman"/>
          <w:b w:val="1"/>
          <w:bCs w:val="1"/>
          <w:sz w:val="24"/>
          <w:szCs w:val="24"/>
        </w:rPr>
        <w:t xml:space="preserve"> DIAGR</w:t>
      </w:r>
      <w:r w:rsidRPr="70F28DED" w:rsidR="394A5588">
        <w:rPr>
          <w:rFonts w:ascii="Times New Roman" w:hAnsi="Times New Roman" w:eastAsia="Times New Roman" w:cs="Times New Roman"/>
          <w:b w:val="1"/>
          <w:bCs w:val="1"/>
          <w:sz w:val="24"/>
          <w:szCs w:val="24"/>
        </w:rPr>
        <w:t>A</w:t>
      </w:r>
      <w:r w:rsidRPr="70F28DED" w:rsidR="5135C88B">
        <w:rPr>
          <w:rFonts w:ascii="Times New Roman" w:hAnsi="Times New Roman" w:eastAsia="Times New Roman" w:cs="Times New Roman"/>
          <w:b w:val="1"/>
          <w:bCs w:val="1"/>
          <w:sz w:val="24"/>
          <w:szCs w:val="24"/>
        </w:rPr>
        <w:t xml:space="preserve">MA DE </w:t>
      </w:r>
      <w:r w:rsidRPr="70F28DED" w:rsidR="1C6E9F3B">
        <w:rPr>
          <w:rFonts w:ascii="Times New Roman" w:hAnsi="Times New Roman" w:eastAsia="Times New Roman" w:cs="Times New Roman"/>
          <w:b w:val="1"/>
          <w:bCs w:val="1"/>
          <w:sz w:val="24"/>
          <w:szCs w:val="24"/>
        </w:rPr>
        <w:t>SEQUÊNCIA</w:t>
      </w:r>
      <w:bookmarkEnd w:id="85448560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4B48383A" w:rsidP="1CB4B7E6" w:rsidRDefault="4B48383A" w14:paraId="259F2906" w14:textId="6C1ECF5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CB4B7E6"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343410AA" w:rsidRDefault="7E933464" w14:paraId="1468B43A" w14:textId="6648CF94">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4AAB36AD">
        <w:rPr>
          <w:rFonts w:ascii="Times New Roman" w:hAnsi="Times New Roman" w:eastAsia="Times New Roman" w:cs="Times New Roman"/>
          <w:noProof w:val="0"/>
          <w:sz w:val="24"/>
          <w:szCs w:val="24"/>
          <w:lang w:val="pt-BR"/>
        </w:rPr>
        <w:t xml:space="preserve">A seguir temos os </w:t>
      </w:r>
      <w:r w:rsidRPr="343410AA" w:rsidR="4AAB36AD">
        <w:rPr>
          <w:rFonts w:ascii="Times New Roman" w:hAnsi="Times New Roman" w:eastAsia="Times New Roman" w:cs="Times New Roman"/>
          <w:noProof w:val="0"/>
          <w:sz w:val="24"/>
          <w:szCs w:val="24"/>
          <w:lang w:val="pt-BR"/>
        </w:rPr>
        <w:t>di</w:t>
      </w:r>
      <w:r w:rsidRPr="343410AA" w:rsidR="44F8CFF8">
        <w:rPr>
          <w:rFonts w:ascii="Times New Roman" w:hAnsi="Times New Roman" w:eastAsia="Times New Roman" w:cs="Times New Roman"/>
          <w:noProof w:val="0"/>
          <w:sz w:val="24"/>
          <w:szCs w:val="24"/>
          <w:lang w:val="pt-BR"/>
        </w:rPr>
        <w:t>a</w:t>
      </w:r>
      <w:r w:rsidRPr="343410AA" w:rsidR="4AAB36AD">
        <w:rPr>
          <w:rFonts w:ascii="Times New Roman" w:hAnsi="Times New Roman" w:eastAsia="Times New Roman" w:cs="Times New Roman"/>
          <w:noProof w:val="0"/>
          <w:sz w:val="24"/>
          <w:szCs w:val="24"/>
          <w:lang w:val="pt-BR"/>
        </w:rPr>
        <w:t>gram</w:t>
      </w:r>
      <w:r w:rsidRPr="343410AA" w:rsidR="0AF0BE0D">
        <w:rPr>
          <w:rFonts w:ascii="Times New Roman" w:hAnsi="Times New Roman" w:eastAsia="Times New Roman" w:cs="Times New Roman"/>
          <w:noProof w:val="0"/>
          <w:sz w:val="24"/>
          <w:szCs w:val="24"/>
          <w:lang w:val="pt-BR"/>
        </w:rPr>
        <w:t>a</w:t>
      </w:r>
      <w:r w:rsidRPr="343410AA" w:rsidR="4AAB36AD">
        <w:rPr>
          <w:rFonts w:ascii="Times New Roman" w:hAnsi="Times New Roman" w:eastAsia="Times New Roman" w:cs="Times New Roman"/>
          <w:noProof w:val="0"/>
          <w:sz w:val="24"/>
          <w:szCs w:val="24"/>
          <w:lang w:val="pt-BR"/>
        </w:rPr>
        <w:t>s</w:t>
      </w:r>
      <w:r w:rsidRPr="343410AA" w:rsidR="4AAB36AD">
        <w:rPr>
          <w:rFonts w:ascii="Times New Roman" w:hAnsi="Times New Roman" w:eastAsia="Times New Roman" w:cs="Times New Roman"/>
          <w:noProof w:val="0"/>
          <w:sz w:val="24"/>
          <w:szCs w:val="24"/>
          <w:lang w:val="pt-BR"/>
        </w:rPr>
        <w:t xml:space="preserve"> de </w:t>
      </w:r>
      <w:r w:rsidRPr="343410AA" w:rsidR="3620B5F2">
        <w:rPr>
          <w:rFonts w:ascii="Times New Roman" w:hAnsi="Times New Roman" w:eastAsia="Times New Roman" w:cs="Times New Roman"/>
          <w:noProof w:val="0"/>
          <w:sz w:val="24"/>
          <w:szCs w:val="24"/>
          <w:lang w:val="pt-BR"/>
        </w:rPr>
        <w:t>sequência</w:t>
      </w:r>
    </w:p>
    <w:p w:rsidR="7E933464" w:rsidP="343410AA" w:rsidRDefault="7E933464" w14:paraId="18AD9980" w14:textId="6302A5E3">
      <w:pPr>
        <w:pStyle w:val="Heading2"/>
        <w:keepNext w:val="0"/>
        <w:keepLines w:val="0"/>
        <w:bidi w:val="0"/>
        <w:spacing w:before="80" w:beforeAutospacing="off" w:after="80" w:afterAutospacing="off" w:line="360" w:lineRule="auto"/>
      </w:pPr>
      <w:bookmarkStart w:name="_Toc959154745" w:id="433920804"/>
      <w:r w:rsidR="7B629621">
        <w:rPr/>
        <w:t>7.1 Diagrama de Cadastro e Login</w:t>
      </w:r>
      <w:bookmarkEnd w:id="433920804"/>
    </w:p>
    <w:p w:rsidR="7E933464" w:rsidP="343410AA" w:rsidRDefault="7E933464" w14:paraId="115444D5" w14:textId="26A087DD">
      <w:pPr>
        <w:keepNext w:val="0"/>
        <w:keepLines w:val="0"/>
        <w:bidi w:val="0"/>
        <w:spacing w:before="80" w:beforeAutospacing="off" w:after="80" w:afterAutospacing="off" w:line="360" w:lineRule="auto"/>
        <w:ind w:firstLine="708"/>
        <w:jc w:val="both"/>
        <w:rPr>
          <w:rFonts w:ascii="Times New Roman" w:hAnsi="Times New Roman" w:eastAsia="Times New Roman" w:cs="Times New Roman"/>
          <w:noProof w:val="0"/>
          <w:sz w:val="24"/>
          <w:szCs w:val="24"/>
          <w:lang w:val="pt-BR"/>
        </w:rPr>
      </w:pPr>
      <w:r w:rsidRPr="343410AA" w:rsidR="28BDB1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18 modela as interações dinâmicas entre os objetos "Usuário", "Sistema", "Serviço de Autenticação" e "Banco de Dados" para todos os processos de gerenciamento de conta, organizados em fluxos distintos.</w:t>
      </w:r>
    </w:p>
    <w:p w:rsidR="7E933464" w:rsidP="343410AA" w:rsidRDefault="7E933464" w14:paraId="134E25A2" w14:textId="18C49417">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Fluxo de Cadastro Manual</w:t>
      </w:r>
    </w:p>
    <w:p w:rsidR="7E933464" w:rsidP="343410AA" w:rsidRDefault="7E933464" w14:paraId="278513DA" w14:textId="5B8618C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"Solicita cadastro" ao "Sistema".</w:t>
      </w:r>
    </w:p>
    <w:p w:rsidR="7E933464" w:rsidP="343410AA" w:rsidRDefault="7E933464" w14:paraId="7A23730C" w14:textId="12983EA4">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Exibição: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exibe um "Exibe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formulario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"Usuário".</w:t>
      </w:r>
    </w:p>
    <w:p w:rsidR="7E933464" w:rsidP="343410AA" w:rsidRDefault="7E933464" w14:paraId="04AE71AC" w14:textId="5631FA3E">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Criação de Conta: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os "Envia dados" ao "Sistema".</w:t>
      </w:r>
    </w:p>
    <w:p w:rsidR="7E933464" w:rsidP="343410AA" w:rsidRDefault="7E933464" w14:paraId="3C98CCFE" w14:textId="111325A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Validação: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"Validar e criar conta" para o "Serviço de Autenticação".</w:t>
      </w:r>
    </w:p>
    <w:p w:rsidR="7E933464" w:rsidP="343410AA" w:rsidRDefault="7E933464" w14:paraId="786C67E8" w14:textId="4ABEC31B">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Persistência: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envia a mensagem "Armazena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ao "Banco de Dados".</w:t>
      </w:r>
    </w:p>
    <w:p w:rsidR="7E933464" w:rsidP="343410AA" w:rsidRDefault="7E933464" w14:paraId="2D88AFD9" w14:textId="6687B27A">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"Banco de Dados" retorna "OK" para o "Serviço de Autenticação", que responde com "Cadastro OK" ao "Sistema".</w:t>
      </w:r>
    </w:p>
    <w:p w:rsidR="7E933464" w:rsidP="343410AA" w:rsidRDefault="7E933464" w14:paraId="2997D768" w14:textId="4C636A5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uma "Confirmação de sucesso" para o "Usuário".</w:t>
      </w:r>
    </w:p>
    <w:p w:rsidR="7E933464" w:rsidP="343410AA" w:rsidRDefault="7E933464" w14:paraId="12959851" w14:textId="349CA24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Fluxo de Cadastro com Google</w:t>
      </w:r>
    </w:p>
    <w:p w:rsidR="7E933464" w:rsidP="343410AA" w:rsidRDefault="7E933464" w14:paraId="69F942A0" w14:textId="043F35A8">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"Solicita cadastro com Google" para o "Sistema".</w:t>
      </w:r>
    </w:p>
    <w:p w:rsidR="7E933464" w:rsidP="343410AA" w:rsidRDefault="7E933464" w14:paraId="607EA0DC" w14:textId="43E965DD">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Redirecionamento: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"Redireciona para Google".</w:t>
      </w:r>
    </w:p>
    <w:p w:rsidR="7E933464" w:rsidP="343410AA" w:rsidRDefault="7E933464" w14:paraId="5A696907" w14:textId="65386C68">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Autenticação: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 "Usuário" realizar o login, o "Sistema" envia "Cria/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valida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conta" ao "Serviço de Autenticação".</w:t>
      </w:r>
    </w:p>
    <w:p w:rsidR="7E933464" w:rsidP="343410AA" w:rsidRDefault="7E933464" w14:paraId="692DE5B3" w14:textId="29CF9E44">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retorna "Autenticação OK" ao "Sistema".</w:t>
      </w:r>
    </w:p>
    <w:p w:rsidR="7E933464" w:rsidP="343410AA" w:rsidRDefault="7E933464" w14:paraId="5C4EEA4E" w14:textId="28B7B4E9">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"Cadastro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concluido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"Usuário".</w:t>
      </w:r>
    </w:p>
    <w:p w:rsidR="7E933464" w:rsidP="343410AA" w:rsidRDefault="7E933464" w14:paraId="56E326FE" w14:textId="75FB9FFA">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 xml:space="preserve">Fluxo de Login Tradicional (Bloco </w:t>
      </w:r>
      <w:r w:rsidRPr="343410AA" w:rsidR="20388651">
        <w:rPr>
          <w:b w:val="1"/>
          <w:bCs w:val="1"/>
          <w:noProof w:val="0"/>
          <w:sz w:val="28"/>
          <w:szCs w:val="28"/>
          <w:lang w:val="pt-BR"/>
        </w:rPr>
        <w:t>alt</w:t>
      </w:r>
      <w:r w:rsidRPr="343410AA" w:rsidR="20388651">
        <w:rPr>
          <w:b w:val="1"/>
          <w:bCs w:val="1"/>
          <w:noProof w:val="0"/>
          <w:sz w:val="28"/>
          <w:szCs w:val="28"/>
          <w:lang w:val="pt-BR"/>
        </w:rPr>
        <w:t>)</w:t>
      </w:r>
    </w:p>
    <w:p w:rsidR="7E933464" w:rsidP="343410AA" w:rsidRDefault="7E933464" w14:paraId="6B2026B9" w14:textId="54C66313">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login" ao "Sistema", que responde com "Solicita e-mail/senha".</w:t>
      </w:r>
    </w:p>
    <w:p w:rsidR="7E933464" w:rsidP="343410AA" w:rsidRDefault="7E933464" w14:paraId="7BF9B4BE" w14:textId="3F9E623D">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Validação: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"Envia credenciais" e o "Sistema" envia "Valida credenciais" ao "Serviço de Autenticação".</w:t>
      </w:r>
    </w:p>
    <w:p w:rsidR="7E933464" w:rsidP="343410AA" w:rsidRDefault="7E933464" w14:paraId="6629FD17" w14:textId="49271345">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Sucesso:</w:t>
      </w:r>
    </w:p>
    <w:p w:rsidR="7E933464" w:rsidP="343410AA" w:rsidRDefault="7E933464" w14:paraId="5B6D3B14" w14:textId="78A46C1C">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responde "Sucesso".</w:t>
      </w:r>
    </w:p>
    <w:p w:rsidR="7E933464" w:rsidP="343410AA" w:rsidRDefault="7E933464" w14:paraId="33EDFE9D" w14:textId="292B0A31">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Conclusão: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"Acesso concedido" ao "Usuário".</w:t>
      </w:r>
    </w:p>
    <w:p w:rsidR="7E933464" w:rsidP="343410AA" w:rsidRDefault="7E933464" w14:paraId="3497CD41" w14:textId="5C8D9C1A">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Falha:</w:t>
      </w:r>
    </w:p>
    <w:p w:rsidR="7E933464" w:rsidP="343410AA" w:rsidRDefault="7E933464" w14:paraId="38FE80ED" w14:textId="01DD5BE9">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Erro: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responde "Falha" ao "Sistema".</w:t>
      </w:r>
    </w:p>
    <w:p w:rsidR="7E933464" w:rsidP="343410AA" w:rsidRDefault="7E933464" w14:paraId="2BCFEAE3" w14:textId="6E3BD166">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"Login falhou" ao "Usuário".</w:t>
      </w:r>
    </w:p>
    <w:p w:rsidR="7E933464" w:rsidP="343410AA" w:rsidRDefault="7E933464" w14:paraId="033317B5" w14:textId="093031CE">
      <w:pPr>
        <w:pStyle w:val="Normal"/>
        <w:bidi w:val="0"/>
        <w:spacing w:before="240" w:beforeAutospacing="off" w:after="240" w:afterAutospacing="off" w:line="360" w:lineRule="auto"/>
        <w:ind/>
      </w:pPr>
    </w:p>
    <w:p w:rsidR="7E933464" w:rsidP="343410AA" w:rsidRDefault="7E933464" w14:paraId="075ECB14" w14:textId="34044962">
      <w:pPr>
        <w:pStyle w:val="Normal"/>
        <w:bidi w:val="0"/>
        <w:spacing w:before="0" w:beforeAutospacing="off" w:after="0" w:afterAutospacing="off" w:line="240" w:lineRule="atLeast"/>
        <w:ind/>
        <w:jc w:val="center"/>
      </w:pPr>
      <w:r w:rsidR="56E663B9">
        <w:rPr/>
        <w:t>Figura 18 – Cadastro e Login</w:t>
      </w:r>
    </w:p>
    <w:p w:rsidR="028F1DC3" w:rsidP="343410AA" w:rsidRDefault="028F1DC3" w14:paraId="1330411B" w14:textId="6C739CFB">
      <w:pPr>
        <w:pStyle w:val="Normal"/>
        <w:spacing w:before="0" w:beforeAutospacing="off" w:after="0" w:afterAutospacing="off" w:line="240" w:lineRule="atLeast"/>
        <w:ind w:firstLine="0"/>
        <w:jc w:val="center"/>
      </w:pPr>
      <w:r w:rsidR="0EAF28D5">
        <w:drawing>
          <wp:inline wp14:editId="37403E9A" wp14:anchorId="0663B756">
            <wp:extent cx="2921782" cy="8129586"/>
            <wp:effectExtent l="0" t="0" r="0" b="0"/>
            <wp:docPr id="1519434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e4f8b088a6054b8a">
                      <a:extLst>
                        <a:ext xmlns:a="http://schemas.openxmlformats.org/drawingml/2006/main" uri="{28A0092B-C50C-407E-A947-70E740481C1C}">
                          <a14:useLocalDpi xmlns:a14="http://schemas.microsoft.com/office/drawing/2010/main" val="0"/>
                        </a:ext>
                      </a:extLst>
                    </a:blip>
                    <a:stretch>
                      <a:fillRect/>
                    </a:stretch>
                  </pic:blipFill>
                  <pic:spPr>
                    <a:xfrm>
                      <a:off x="0" y="0"/>
                      <a:ext cx="2921782" cy="8129586"/>
                    </a:xfrm>
                    <a:prstGeom prst="rect">
                      <a:avLst/>
                    </a:prstGeom>
                  </pic:spPr>
                </pic:pic>
              </a:graphicData>
            </a:graphic>
          </wp:inline>
        </w:drawing>
      </w:r>
    </w:p>
    <w:p w:rsidR="028F1DC3" w:rsidP="343410AA" w:rsidRDefault="028F1DC3" w14:paraId="2FBAE5B6" w14:textId="40318E19">
      <w:pPr>
        <w:pStyle w:val="Normal"/>
        <w:spacing w:before="0" w:beforeAutospacing="off" w:after="0" w:afterAutospacing="off" w:line="240" w:lineRule="atLeast"/>
        <w:ind w:firstLine="0"/>
        <w:jc w:val="center"/>
      </w:pPr>
      <w:r w:rsidR="4E6D2106">
        <w:rPr/>
        <w:t>Fonte: Autoria Própria.</w:t>
      </w:r>
      <w:r w:rsidR="2455C849">
        <w:rPr/>
        <w:t xml:space="preserve"> </w:t>
      </w:r>
    </w:p>
    <w:p w:rsidR="343410AA" w:rsidP="343410AA" w:rsidRDefault="343410AA" w14:paraId="47C28611" w14:textId="600591B7">
      <w:pPr>
        <w:pStyle w:val="Normal"/>
        <w:spacing w:before="0" w:beforeAutospacing="off" w:after="0" w:afterAutospacing="off" w:line="240" w:lineRule="atLeast"/>
        <w:ind w:firstLine="0"/>
        <w:jc w:val="center"/>
      </w:pPr>
    </w:p>
    <w:p w:rsidR="3EA0D5C5" w:rsidP="343410AA" w:rsidRDefault="3EA0D5C5" w14:paraId="64A1DDAB" w14:textId="61145F8C">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EA0D5C5">
        <w:rPr>
          <w:b w:val="1"/>
          <w:bCs w:val="1"/>
          <w:noProof w:val="0"/>
          <w:sz w:val="28"/>
          <w:szCs w:val="28"/>
          <w:lang w:val="pt-BR"/>
        </w:rPr>
        <w:t>Fluxo de Recuperação de Senha</w:t>
      </w:r>
    </w:p>
    <w:p w:rsidR="3EA0D5C5" w:rsidP="343410AA" w:rsidRDefault="3EA0D5C5" w14:paraId="35B47421" w14:textId="7609DFAE">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"Esqueceu a senha", e o "Sistema" solicita "Solicita e-mail".</w:t>
      </w:r>
    </w:p>
    <w:p w:rsidR="3EA0D5C5" w:rsidP="343410AA" w:rsidRDefault="3EA0D5C5" w14:paraId="429D45D6" w14:textId="421574AA">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Verificação: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o e-mail, e o "Sistema" aciona o "Serviço de Autenticação" para "Verifica e-mail" no "Banco de Dados".</w:t>
      </w:r>
    </w:p>
    <w:p w:rsidR="3EA0D5C5" w:rsidP="343410AA" w:rsidRDefault="3EA0D5C5" w14:paraId="4007982D" w14:textId="74F19881">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Envio: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envia um "link redefinição" ao "Sistema", que o envia ao "Usuário".</w:t>
      </w:r>
    </w:p>
    <w:p w:rsidR="3EA0D5C5" w:rsidP="343410AA" w:rsidRDefault="3EA0D5C5" w14:paraId="51F0CF18" w14:textId="4D5E23F7">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Redefinição: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acessa o "Envia link" e "Redefine senha", e o "Sistema" envia "Atualiza senha" ao "Serviço de Autenticação".</w:t>
      </w:r>
    </w:p>
    <w:p w:rsidR="3EA0D5C5" w:rsidP="343410AA" w:rsidRDefault="3EA0D5C5" w14:paraId="58D99B95" w14:textId="0EE3926F">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Confirmação: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atualiza o registro no "Banco de Dados" e retorna "OK" ao "Sistema".</w:t>
      </w:r>
    </w:p>
    <w:p w:rsidR="3EA0D5C5" w:rsidP="343410AA" w:rsidRDefault="3EA0D5C5" w14:paraId="381B9B84" w14:textId="631F1241">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Notificação: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"Senha redefinida com sucesso" ao "Usuário".</w:t>
      </w:r>
    </w:p>
    <w:p w:rsidR="3EA0D5C5" w:rsidP="1CB4B7E6" w:rsidRDefault="3EA0D5C5" w14:paraId="4E9F17F5" w14:textId="69C4110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EA0D5C5">
        <w:rPr>
          <w:b w:val="1"/>
          <w:bCs w:val="1"/>
          <w:noProof w:val="0"/>
          <w:sz w:val="28"/>
          <w:szCs w:val="28"/>
          <w:lang w:val="pt-BR"/>
        </w:rPr>
        <w:t xml:space="preserve">Fluxo de Montagem de Build (Bloco </w:t>
      </w:r>
      <w:r w:rsidRPr="1CB4B7E6" w:rsidR="3EA0D5C5">
        <w:rPr>
          <w:b w:val="1"/>
          <w:bCs w:val="1"/>
          <w:noProof w:val="0"/>
          <w:sz w:val="28"/>
          <w:szCs w:val="28"/>
          <w:lang w:val="pt-BR"/>
        </w:rPr>
        <w:t>alt</w:t>
      </w:r>
      <w:r w:rsidRPr="1CB4B7E6" w:rsidR="3EA0D5C5">
        <w:rPr>
          <w:b w:val="1"/>
          <w:bCs w:val="1"/>
          <w:noProof w:val="0"/>
          <w:sz w:val="28"/>
          <w:szCs w:val="28"/>
          <w:lang w:val="pt-BR"/>
        </w:rPr>
        <w:t>)</w:t>
      </w:r>
    </w:p>
    <w:p w:rsidR="3EA0D5C5" w:rsidP="343410AA" w:rsidRDefault="3EA0D5C5" w14:paraId="26788549" w14:textId="3F816E6B">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"Inicia montagem" ao "Sistema".</w:t>
      </w:r>
    </w:p>
    <w:p w:rsidR="3EA0D5C5" w:rsidP="343410AA" w:rsidRDefault="3EA0D5C5" w14:paraId="64D02B30" w14:textId="2C7485F5">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Verificação: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verifica a autenticação com o "Serviço de Autenticação".</w:t>
      </w:r>
    </w:p>
    <w:p w:rsidR="3EA0D5C5" w:rsidP="343410AA" w:rsidRDefault="3EA0D5C5" w14:paraId="4B1EDB72" w14:textId="6B8DB0F1">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"Está logado":</w:t>
      </w:r>
    </w:p>
    <w:p w:rsidR="3EA0D5C5" w:rsidP="343410AA" w:rsidRDefault="3EA0D5C5" w14:paraId="0D066B6F" w14:textId="74FB3B66">
      <w:pPr>
        <w:pStyle w:val="ListParagraph"/>
        <w:keepNext w:val="0"/>
        <w:keepLines w:val="0"/>
        <w:numPr>
          <w:ilvl w:val="1"/>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Funcionalidade:</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"Montagem com privilégios".</w:t>
      </w:r>
    </w:p>
    <w:p w:rsidR="3EA0D5C5" w:rsidP="343410AA" w:rsidRDefault="3EA0D5C5" w14:paraId="20659D58" w14:textId="2DCD9066">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"Não logado":</w:t>
      </w:r>
    </w:p>
    <w:p w:rsidR="3EA0D5C5" w:rsidP="343410AA" w:rsidRDefault="3EA0D5C5" w14:paraId="1868DF76" w14:textId="161BE89F">
      <w:pPr>
        <w:pStyle w:val="ListParagraph"/>
        <w:keepNext w:val="0"/>
        <w:keepLines w:val="0"/>
        <w:numPr>
          <w:ilvl w:val="1"/>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Funcionalidade:</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"Montagem limitada + aviso".</w:t>
      </w:r>
    </w:p>
    <w:p w:rsidR="3EA0D5C5" w:rsidP="343410AA" w:rsidRDefault="3EA0D5C5" w14:paraId="08B049D6" w14:textId="116FE2FE">
      <w:pPr>
        <w:pStyle w:val="Heading2"/>
        <w:keepNext w:val="0"/>
        <w:keepLines w:val="0"/>
        <w:rPr>
          <w:noProof w:val="0"/>
          <w:lang w:val="pt-BR"/>
        </w:rPr>
      </w:pPr>
      <w:bookmarkStart w:name="_Toc293750627" w:id="1009881961"/>
      <w:r w:rsidRPr="70F28DED" w:rsidR="193C6F31">
        <w:rPr>
          <w:noProof w:val="0"/>
          <w:lang w:val="pt-BR"/>
        </w:rPr>
        <w:t>7.2 Diagrama de Coleta de Requisitos</w:t>
      </w:r>
      <w:bookmarkEnd w:id="1009881961"/>
    </w:p>
    <w:p w:rsidR="3EA0D5C5" w:rsidP="343410AA" w:rsidRDefault="3EA0D5C5" w14:paraId="6AA2BC5E" w14:textId="6AE4DA9A">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da Figura 19 modela as interações entre o "Usuário", a "Interface (</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"Sistema" e os serviços de detecção de localização e clima para coletar todos os requisitos necessários para a montagem de um PC.</w:t>
      </w:r>
    </w:p>
    <w:p w:rsidR="343410AA" w:rsidP="343410AA" w:rsidRDefault="343410AA" w14:paraId="1346B1B9" w14:textId="08A5AAC3">
      <w:pPr>
        <w:pStyle w:val="Normal"/>
        <w:keepNext w:val="0"/>
        <w:keepLines w:val="0"/>
        <w:rPr>
          <w:noProof w:val="0"/>
          <w:lang w:val="pt-BR"/>
        </w:rPr>
      </w:pPr>
    </w:p>
    <w:p w:rsidR="343410AA" w:rsidP="343410AA" w:rsidRDefault="343410AA" w14:paraId="652272FB" w14:textId="279C4639">
      <w:pPr>
        <w:pStyle w:val="Normal"/>
        <w:spacing w:before="0" w:beforeAutospacing="off" w:after="0" w:afterAutospacing="off" w:line="240" w:lineRule="atLeast"/>
        <w:ind w:firstLine="0"/>
        <w:jc w:val="center"/>
      </w:pPr>
    </w:p>
    <w:p w:rsidR="7E933464" w:rsidP="320543F7" w:rsidRDefault="7E933464" w14:paraId="2D285109" w14:textId="5629273D">
      <w:pPr>
        <w:bidi w:val="0"/>
        <w:spacing w:before="240" w:beforeAutospacing="off" w:after="240" w:afterAutospacing="off" w:line="360" w:lineRule="auto"/>
        <w:ind w:firstLine="0"/>
        <w:jc w:val="center"/>
      </w:pPr>
      <w:r w:rsidR="607D16E2">
        <w:rPr/>
        <w:t>Figura 1</w:t>
      </w:r>
      <w:r w:rsidR="451AB82A">
        <w:rPr/>
        <w:t>9</w:t>
      </w:r>
      <w:r w:rsidR="607D16E2">
        <w:rPr/>
        <w:t xml:space="preserve"> – Coleta de requisitos</w:t>
      </w:r>
    </w:p>
    <w:p w:rsidR="7E933464" w:rsidP="320543F7" w:rsidRDefault="7E933464" w14:paraId="47D315E5" w14:textId="6DCAC01A">
      <w:pPr>
        <w:bidi w:val="0"/>
        <w:spacing w:before="240" w:beforeAutospacing="off" w:after="240" w:afterAutospacing="off" w:line="360" w:lineRule="auto"/>
        <w:ind w:firstLine="0"/>
        <w:jc w:val="center"/>
      </w:pPr>
      <w:r w:rsidR="7BAAF9F1">
        <w:drawing>
          <wp:inline wp14:editId="7EC038B0" wp14:anchorId="4EEF806B">
            <wp:extent cx="5724524" cy="5238748"/>
            <wp:effectExtent l="0" t="0" r="0" b="0"/>
            <wp:docPr id="10793876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81029d9b1724946">
                      <a:extLst>
                        <a:ext xmlns:a="http://schemas.openxmlformats.org/drawingml/2006/main" uri="{28A0092B-C50C-407E-A947-70E740481C1C}">
                          <a14:useLocalDpi xmlns:a14="http://schemas.microsoft.com/office/drawing/2010/main" val="0"/>
                        </a:ext>
                      </a:extLst>
                    </a:blip>
                    <a:stretch>
                      <a:fillRect/>
                    </a:stretch>
                  </pic:blipFill>
                  <pic:spPr>
                    <a:xfrm>
                      <a:off x="0" y="0"/>
                      <a:ext cx="5724524" cy="5238748"/>
                    </a:xfrm>
                    <a:prstGeom prst="rect">
                      <a:avLst/>
                    </a:prstGeom>
                  </pic:spPr>
                </pic:pic>
              </a:graphicData>
            </a:graphic>
          </wp:inline>
        </w:drawing>
      </w:r>
      <w:r w:rsidR="35DF9D93">
        <w:rPr/>
        <w:t>Fonte: Autoria Própria.</w:t>
      </w:r>
    </w:p>
    <w:p w:rsidR="7E933464" w:rsidP="1CB4B7E6" w:rsidRDefault="7E933464" w14:paraId="0FB5AF6C" w14:textId="63D825C3">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Dados Essenciais (Orçamento e Perfil)</w:t>
      </w:r>
    </w:p>
    <w:p w:rsidR="7E933464" w:rsidP="343410AA" w:rsidRDefault="7E933464" w14:paraId="02296ECB" w14:textId="6FAF3881">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a funcionalidade 'Montar PC'".</w:t>
      </w:r>
    </w:p>
    <w:p w:rsidR="7E933464" w:rsidP="343410AA" w:rsidRDefault="7E933464" w14:paraId="4B5F2D2A" w14:textId="5DE8D2F5">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Solicitação: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"Solicita Orçamento" para o "Usuário", que responde com "Fornece a informação".</w:t>
      </w:r>
    </w:p>
    <w:p w:rsidR="7E933464" w:rsidP="343410AA" w:rsidRDefault="7E933464" w14:paraId="66BD709A" w14:textId="4447F14D">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Processamento: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"Envia Orçamento" para o "Sistema", que responde com uma "Confirma recebimento". Este ciclo se repete para o "Solicita o Perfil de Uso".</w:t>
      </w:r>
    </w:p>
    <w:p w:rsidR="7E933464" w:rsidP="1CB4B7E6" w:rsidRDefault="7E933464" w14:paraId="61AF4C17" w14:textId="3A5C588B">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 xml:space="preserve">Fluxo de Coleta de Localização (Bloco </w:t>
      </w:r>
      <w:r w:rsidRPr="1CB4B7E6" w:rsidR="35DF9D93">
        <w:rPr>
          <w:b w:val="1"/>
          <w:bCs w:val="1"/>
          <w:noProof w:val="0"/>
          <w:sz w:val="28"/>
          <w:szCs w:val="28"/>
          <w:lang w:val="pt-BR"/>
        </w:rPr>
        <w:t>alt</w:t>
      </w:r>
      <w:r w:rsidRPr="1CB4B7E6" w:rsidR="35DF9D93">
        <w:rPr>
          <w:b w:val="1"/>
          <w:bCs w:val="1"/>
          <w:noProof w:val="0"/>
          <w:sz w:val="28"/>
          <w:szCs w:val="28"/>
          <w:lang w:val="pt-BR"/>
        </w:rPr>
        <w:t>)</w:t>
      </w:r>
    </w:p>
    <w:p w:rsidR="7E933464" w:rsidP="343410AA" w:rsidRDefault="7E933464" w14:paraId="4027B416" w14:textId="456617B0">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Decisão: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"Oferece usar localização para recomendação térmica" para o "Usuário", que deve decidir entre "Permite" ou "Recusa".</w:t>
      </w:r>
    </w:p>
    <w:p w:rsidR="7E933464" w:rsidP="343410AA" w:rsidRDefault="7E933464" w14:paraId="2845DAC5" w14:textId="69E51B39">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"Usuário permite a localização":</w:t>
      </w:r>
    </w:p>
    <w:p w:rsidR="7E933464" w:rsidP="343410AA" w:rsidRDefault="7E933464" w14:paraId="5CD1264E" w14:textId="7BCD2569">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Detecção: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SolicitaDeteccaoDeLocalizacao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"Sistema", que aciona o "Serviço de Detecção de IP" com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GetUserID</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7E933464" w:rsidP="343410AA" w:rsidRDefault="7E933464" w14:paraId="131F20F8" w14:textId="65AE81B0">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Obtenção de Temperatura: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Detecção de IP" retorna o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IP)", que o "Sistema" usa para enviar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GetTemperaturaPorIP</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(IP)" para o "Serviço de API de Clima".</w:t>
      </w:r>
    </w:p>
    <w:p w:rsidR="7E933464" w:rsidP="343410AA" w:rsidRDefault="7E933464" w14:paraId="32BE19E7" w14:textId="3220A3EB">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Resposta: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API de Clima" retorna 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 para o "Sistema".</w:t>
      </w:r>
    </w:p>
    <w:p w:rsidR="7E933464" w:rsidP="343410AA" w:rsidRDefault="7E933464" w14:paraId="70A759E3" w14:textId="0877084D">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"Usuário recusa a localização":</w:t>
      </w:r>
    </w:p>
    <w:p w:rsidR="7E933464" w:rsidP="343410AA" w:rsidRDefault="7E933464" w14:paraId="54F65BEF" w14:textId="27CE5F8D">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Solicitação 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envia a mensagem "Solicita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insercao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manual da temperatura" para o "Usuário".</w:t>
      </w:r>
    </w:p>
    <w:p w:rsidR="7E933464" w:rsidP="343410AA" w:rsidRDefault="7E933464" w14:paraId="20067E43" w14:textId="31C20E2D">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Resposta 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responde com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Insere(</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 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Envia(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"Sistema".</w:t>
      </w:r>
    </w:p>
    <w:p w:rsidR="7E933464" w:rsidP="343410AA" w:rsidRDefault="7E933464" w14:paraId="30727B4B" w14:textId="54356D19">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Confirmação: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retorna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TemperaturaOK</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7E933464" w:rsidP="1CB4B7E6" w:rsidRDefault="7E933464" w14:paraId="21BA3F83" w14:textId="7DA63F22">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Requisitos Adicionais (Bloco loop)</w:t>
      </w:r>
    </w:p>
    <w:p w:rsidR="7E933464" w:rsidP="343410AA" w:rsidRDefault="7E933464" w14:paraId="51D6AFF2" w14:textId="2296220C">
      <w:pPr>
        <w:pStyle w:val="ListParagraph"/>
        <w:keepNext w:val="0"/>
        <w:keepLines w:val="0"/>
        <w:numPr>
          <w:ilvl w:val="0"/>
          <w:numId w:val="200"/>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8. Loop de Coleta: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inicia um loop que dura "até que os requisitos para o perfil sejam suficientes". Dentro do loop, o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"Solicita próximo requisito" e o "Usuário" responde com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Fornece(</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Requisito)".</w:t>
      </w:r>
    </w:p>
    <w:p w:rsidR="7E933464" w:rsidP="343410AA" w:rsidRDefault="7E933464" w14:paraId="5AEE105C" w14:textId="0E0A4C1F">
      <w:pPr>
        <w:pStyle w:val="ListParagraph"/>
        <w:keepNext w:val="0"/>
        <w:keepLines w:val="0"/>
        <w:numPr>
          <w:ilvl w:val="0"/>
          <w:numId w:val="200"/>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9. Processamento Interno: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Envia(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Requisito)" para o "Sistema", que retorna uma "Confirmação". Este ciclo se repete até que a condição do loop seja satisfeita.</w:t>
      </w:r>
    </w:p>
    <w:p w:rsidR="7E933464" w:rsidP="1CB4B7E6" w:rsidRDefault="7E933464" w14:paraId="3B1159E1" w14:textId="1722885E">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Finalização do Fluxo</w:t>
      </w:r>
    </w:p>
    <w:p w:rsidR="7E933464" w:rsidP="343410AA" w:rsidRDefault="7E933464" w14:paraId="07308BEF" w14:textId="6952CA63">
      <w:pPr>
        <w:pStyle w:val="ListParagraph"/>
        <w:keepNext w:val="0"/>
        <w:keepLines w:val="0"/>
        <w:numPr>
          <w:ilvl w:val="0"/>
          <w:numId w:val="201"/>
        </w:numPr>
        <w:bidi w:val="0"/>
        <w:spacing w:before="60" w:beforeAutospacing="off" w:after="6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10. Conclusão: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 loop, o "Sistema" executa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FinalizarColetaDeDados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 em seguida,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ArmazenaPreferencias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TodosOsDados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em si mesmo, para persistir as informações.</w:t>
      </w:r>
    </w:p>
    <w:p w:rsidR="7E933464" w:rsidP="343410AA" w:rsidRDefault="7E933464" w14:paraId="649DB7A2" w14:textId="725F8475">
      <w:pPr>
        <w:pStyle w:val="ListParagraph"/>
        <w:keepNext w:val="0"/>
        <w:keepLines w:val="0"/>
        <w:numPr>
          <w:ilvl w:val="0"/>
          <w:numId w:val="201"/>
        </w:numPr>
        <w:bidi w:val="0"/>
        <w:spacing w:before="60" w:beforeAutospacing="off" w:after="6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11. Notificação Final: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retorna uma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ConfirmaçãoFinal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que exibe a mensagem "Exibe confirmação e avança para a próxima etapa" para o "Usuário".</w:t>
      </w:r>
    </w:p>
    <w:p w:rsidR="7E933464" w:rsidP="343410AA" w:rsidRDefault="7E933464" w14:paraId="35D33F1E" w14:textId="38F1D3AF">
      <w:pPr>
        <w:pStyle w:val="Heading2"/>
        <w:keepNext w:val="0"/>
        <w:keepLines w:val="0"/>
        <w:bidi w:val="0"/>
        <w:spacing w:before="40" w:beforeAutospacing="off" w:after="40" w:afterAutospacing="off" w:line="360" w:lineRule="auto"/>
        <w:rPr>
          <w:noProof w:val="0"/>
          <w:lang w:val="pt-BR"/>
        </w:rPr>
      </w:pPr>
      <w:bookmarkStart w:name="_Toc1842276993" w:id="1290062906"/>
      <w:r w:rsidRPr="70F28DED" w:rsidR="3B66FB59">
        <w:rPr>
          <w:noProof w:val="0"/>
          <w:lang w:val="pt-BR"/>
        </w:rPr>
        <w:t>7.3 Diagrama de Configuração Automatizada</w:t>
      </w:r>
      <w:bookmarkEnd w:id="1290062906"/>
    </w:p>
    <w:p w:rsidR="7E933464" w:rsidP="343410AA" w:rsidRDefault="7E933464" w14:paraId="00DE6FE3" w14:textId="1AF58A62">
      <w:pPr>
        <w:keepNext w:val="0"/>
        <w:keepLines w:val="0"/>
        <w:bidi w:val="0"/>
        <w:spacing w:before="40" w:beforeAutospacing="off" w:after="40" w:afterAutospacing="off" w:line="360" w:lineRule="auto"/>
        <w:ind w:firstLine="708"/>
        <w:jc w:val="both"/>
        <w:rPr>
          <w:rFonts w:ascii="Times New Roman" w:hAnsi="Times New Roman" w:eastAsia="Times New Roman" w:cs="Times New Roman"/>
          <w:noProof w:val="0"/>
          <w:sz w:val="24"/>
          <w:szCs w:val="24"/>
          <w:lang w:val="pt-BR"/>
        </w:rPr>
      </w:pP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20 detalha o fluxo de interações entre os objetos "Usuário", "Interface", "Sistema" e diversos serviços (IA, Validador, API de Preços e Geolocalização) para a funcionalidade de configuração automatizada de um PC. O processo é dividido em três fases principais: coleta de dados, geração da sugestão e a decisão do usuário.</w:t>
      </w:r>
    </w:p>
    <w:p w:rsidR="7E933464" w:rsidP="1CB4B7E6" w:rsidRDefault="7E933464" w14:paraId="20824750" w14:textId="0E0BAF1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Dados</w:t>
      </w:r>
    </w:p>
    <w:p w:rsidR="7E933464" w:rsidP="343410AA" w:rsidRDefault="7E933464" w14:paraId="780FD25E" w14:textId="7B653994">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 e Solicitação: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'Montar PC'", e a "Interface" responde com a mensagem "Solicita orçamento, perfil e ambiente".</w:t>
      </w:r>
    </w:p>
    <w:p w:rsidR="7E933464" w:rsidP="343410AA" w:rsidRDefault="7E933464" w14:paraId="2CA0CDAC" w14:textId="03BA8C85">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Envio de 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"Informa dados" para a "Interface", que a repassa para o "Sistema" com "Envia dados do usuário".</w:t>
      </w:r>
    </w:p>
    <w:p w:rsidR="7E933464" w:rsidP="343410AA" w:rsidRDefault="7E933464" w14:paraId="1FE8F19C" w14:textId="3D4AB62C">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3. Coleta de Localização (Bloco </w:t>
      </w: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solicita a temperatura do ambiente.</w:t>
      </w:r>
    </w:p>
    <w:p w:rsidR="7E933464" w:rsidP="343410AA" w:rsidRDefault="7E933464" w14:paraId="57AA30DC" w14:textId="046B6F54">
      <w:pPr>
        <w:pStyle w:val="ListParagraph"/>
        <w:keepNext w:val="0"/>
        <w:keepLines w:val="0"/>
        <w:numPr>
          <w:ilvl w:val="1"/>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Permissão Concedida: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"Solicita cidade/IP" para o "Serviço de Geolocalização", que retorna a "Retorna temperatura".</w:t>
      </w:r>
    </w:p>
    <w:p w:rsidR="7E933464" w:rsidP="343410AA" w:rsidRDefault="7E933464" w14:paraId="5DBA07AA" w14:textId="0AEFC570">
      <w:pPr>
        <w:pStyle w:val="ListParagraph"/>
        <w:keepNext w:val="0"/>
        <w:keepLines w:val="0"/>
        <w:numPr>
          <w:ilvl w:val="1"/>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Permissão Negada: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fornece a "Informa temperatura manualmente".</w:t>
      </w:r>
    </w:p>
    <w:p w:rsidR="7E933464" w:rsidP="320543F7" w:rsidRDefault="7E933464" w14:paraId="3C93CAF5" w14:textId="49DA65A6">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43410AA" w:rsidR="2455C849">
        <w:rPr>
          <w:rFonts w:ascii="Times New Roman" w:hAnsi="Times New Roman" w:eastAsia="Times New Roman" w:cs="Times New Roman"/>
          <w:noProof w:val="0"/>
          <w:sz w:val="24"/>
          <w:szCs w:val="24"/>
          <w:lang w:val="pt-BR"/>
        </w:rPr>
        <w:t xml:space="preserve">Figura </w:t>
      </w:r>
      <w:r w:rsidRPr="343410AA" w:rsidR="39C3A0CB">
        <w:rPr>
          <w:rFonts w:ascii="Times New Roman" w:hAnsi="Times New Roman" w:eastAsia="Times New Roman" w:cs="Times New Roman"/>
          <w:noProof w:val="0"/>
          <w:sz w:val="24"/>
          <w:szCs w:val="24"/>
          <w:lang w:val="pt-BR"/>
        </w:rPr>
        <w:t>20</w:t>
      </w:r>
      <w:r w:rsidRPr="343410AA" w:rsidR="2455C849">
        <w:rPr>
          <w:rFonts w:ascii="Times New Roman" w:hAnsi="Times New Roman" w:eastAsia="Times New Roman" w:cs="Times New Roman"/>
          <w:noProof w:val="0"/>
          <w:sz w:val="24"/>
          <w:szCs w:val="24"/>
          <w:lang w:val="pt-BR"/>
        </w:rPr>
        <w:t xml:space="preserve"> - Configuração automatizada</w:t>
      </w:r>
      <w:r w:rsidR="3ED7DA45">
        <w:drawing>
          <wp:inline wp14:editId="2C72A763" wp14:anchorId="5F5ACD7A">
            <wp:extent cx="5724524" cy="3657600"/>
            <wp:effectExtent l="0" t="0" r="0" b="0"/>
            <wp:docPr id="136384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f86333b51874906">
                      <a:extLst>
                        <a:ext xmlns:a="http://schemas.openxmlformats.org/drawingml/2006/main"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r w:rsidRPr="343410AA" w:rsidR="083A8F43">
        <w:rPr>
          <w:rFonts w:ascii="Times New Roman" w:hAnsi="Times New Roman" w:eastAsia="Times New Roman" w:cs="Times New Roman"/>
          <w:noProof w:val="0"/>
          <w:sz w:val="24"/>
          <w:szCs w:val="24"/>
          <w:lang w:val="pt-BR"/>
        </w:rPr>
        <w:t>Fonte: Autoria Própria.</w:t>
      </w:r>
    </w:p>
    <w:p w:rsidR="7E933464" w:rsidP="1CB4B7E6" w:rsidRDefault="7E933464" w14:paraId="2E397ED6" w14:textId="2F873ABB">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Fluxo de Geração da Sugestão</w:t>
      </w:r>
    </w:p>
    <w:p w:rsidR="7E933464" w:rsidP="343410AA" w:rsidRDefault="7E933464" w14:paraId="54454315" w14:textId="11AC8A28">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Processamento da IA:</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"Processar dados e gerar sugestão de peças" para a "IA de Recomendação", que retorna a "Retorna build sugerida".</w:t>
      </w:r>
    </w:p>
    <w:p w:rsidR="7E933464" w:rsidP="343410AA" w:rsidRDefault="7E933464" w14:paraId="79B29420" w14:textId="13DB891D">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Validação: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"Verificar compatibilidade das peças" para o "Validador de Compatibilidade", que retorna "Compatível / Incompatível".</w:t>
      </w:r>
    </w:p>
    <w:p w:rsidR="7E933464" w:rsidP="343410AA" w:rsidRDefault="7E933464" w14:paraId="791DF1E4" w14:textId="29398689">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Busca de Preços:</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"Buscar links e valores atualizados" para a "API de Preços", que responde com "Retorna links de compra".</w:t>
      </w:r>
    </w:p>
    <w:p w:rsidR="7E933464" w:rsidP="343410AA" w:rsidRDefault="7E933464" w14:paraId="6D3C2074" w14:textId="2B9C116C">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Exibição: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exibe a "Exibe build sugerida + preços + justificativas" na "Interface" para o "Usuário".</w:t>
      </w:r>
    </w:p>
    <w:p w:rsidR="7E933464" w:rsidP="1CB4B7E6" w:rsidRDefault="7E933464" w14:paraId="0C49FF55" w14:textId="634CC78C">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 xml:space="preserve">Fluxo de Decisão do Usuário (Bloco </w:t>
      </w:r>
      <w:r w:rsidRPr="1CB4B7E6" w:rsidR="083A8F43">
        <w:rPr>
          <w:b w:val="1"/>
          <w:bCs w:val="1"/>
          <w:noProof w:val="0"/>
          <w:sz w:val="28"/>
          <w:szCs w:val="28"/>
          <w:lang w:val="pt-BR"/>
        </w:rPr>
        <w:t>alt</w:t>
      </w:r>
      <w:r w:rsidRPr="1CB4B7E6" w:rsidR="083A8F43">
        <w:rPr>
          <w:b w:val="1"/>
          <w:bCs w:val="1"/>
          <w:noProof w:val="0"/>
          <w:sz w:val="28"/>
          <w:szCs w:val="28"/>
          <w:lang w:val="pt-BR"/>
        </w:rPr>
        <w:t>)</w:t>
      </w:r>
    </w:p>
    <w:p w:rsidR="7E933464" w:rsidP="343410AA" w:rsidRDefault="7E933464" w14:paraId="7F514C82" w14:textId="29528C45">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8. Decisão do Usuário: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aguarda a decisão do "Usuário" com a mensagem "Aceita ou rejeita sugestão".</w:t>
      </w:r>
    </w:p>
    <w:p w:rsidR="7E933464" w:rsidP="343410AA" w:rsidRDefault="7E933464" w14:paraId="65972214" w14:textId="1F199A2C">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de Aceitação (Bloco </w:t>
      </w: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aninhado):</w:t>
      </w:r>
    </w:p>
    <w:p w:rsidR="7E933464" w:rsidP="343410AA" w:rsidRDefault="7E933464" w14:paraId="6F7C6EC4" w14:textId="7800DE2A">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"Está logado":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"Salvar/exportar build (CU1)" para o banco de dados e retorna uma "Confirmação de salvamento" para a "Interface".</w:t>
      </w:r>
    </w:p>
    <w:p w:rsidR="7E933464" w:rsidP="343410AA" w:rsidRDefault="7E933464" w14:paraId="2CF71EC9" w14:textId="47328E8E">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"Não logado":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"Prossegue sem salvar" para a "Interface".</w:t>
      </w:r>
    </w:p>
    <w:p w:rsidR="7E933464" w:rsidP="343410AA" w:rsidRDefault="7E933464" w14:paraId="7B985731" w14:textId="61C7CC94">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Rejeição:</w:t>
      </w:r>
    </w:p>
    <w:p w:rsidR="7E933464" w:rsidP="343410AA" w:rsidRDefault="7E933464" w14:paraId="5A057695" w14:textId="2D9A9D04">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9. Redirecionamento: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"Redireciona para montagem manual (CU4)" para a "Interface", que inicia um novo processo.</w:t>
      </w:r>
    </w:p>
    <w:p w:rsidR="7E933464" w:rsidP="343410AA" w:rsidRDefault="7E933464" w14:paraId="2E6992D6" w14:textId="667C9373">
      <w:pPr>
        <w:pStyle w:val="Heading2"/>
        <w:bidi w:val="0"/>
        <w:rPr>
          <w:rFonts w:ascii="Times New Roman" w:hAnsi="Times New Roman" w:eastAsia="Times New Roman" w:cs="Times New Roman"/>
          <w:noProof w:val="0"/>
          <w:sz w:val="24"/>
          <w:szCs w:val="24"/>
          <w:lang w:val="pt-BR"/>
        </w:rPr>
      </w:pPr>
      <w:bookmarkStart w:name="_Toc1415730666" w:id="733610087"/>
      <w:r w:rsidRPr="70F28DED" w:rsidR="020DF335">
        <w:rPr>
          <w:noProof w:val="0"/>
          <w:lang w:val="pt-BR"/>
        </w:rPr>
        <w:t>7.4 Diagrama de Montagem Manual</w:t>
      </w:r>
      <w:bookmarkEnd w:id="733610087"/>
    </w:p>
    <w:p w:rsidR="7E933464" w:rsidP="343410AA" w:rsidRDefault="7E933464" w14:paraId="7B68A907" w14:textId="4FEDF147">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21 detalha as interações entre o "Usuário", o "Sistema (UI)" e os serviços de validação para o processo de montagem e edição manual de um build de PC. O fluxo é segmentado em etapas de seleção, validação e finalização, com validações em tempo real.</w:t>
      </w:r>
    </w:p>
    <w:p w:rsidR="7E933464" w:rsidP="1CB4B7E6" w:rsidRDefault="7E933464" w14:paraId="02A97893" w14:textId="0C79165B">
      <w:pPr>
        <w:pStyle w:val="Normal"/>
        <w:keepNext w:val="1"/>
        <w:keepLines w:val="1"/>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Fluxo de Início da Montagem Manual</w:t>
      </w:r>
    </w:p>
    <w:p w:rsidR="7E933464" w:rsidP="343410AA" w:rsidRDefault="7E933464" w14:paraId="0F57B8E1" w14:textId="3151026D">
      <w:pPr>
        <w:pStyle w:val="ListParagraph"/>
        <w:numPr>
          <w:ilvl w:val="0"/>
          <w:numId w:val="205"/>
        </w:numPr>
        <w:bidi w:val="0"/>
        <w:spacing w:before="240" w:beforeAutospacing="off" w:after="2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montagem manual ou edição de build" para o "Sistema (UI)".</w:t>
      </w:r>
    </w:p>
    <w:p w:rsidR="7E933464" w:rsidP="343410AA" w:rsidRDefault="7E933464" w14:paraId="0E84A4B8" w14:textId="6A3FFF39">
      <w:pPr>
        <w:pStyle w:val="ListParagraph"/>
        <w:numPr>
          <w:ilvl w:val="0"/>
          <w:numId w:val="205"/>
        </w:numPr>
        <w:bidi w:val="0"/>
        <w:spacing w:before="240" w:beforeAutospacing="off" w:after="2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Exibição: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responde com a mensagem "Exibir categorias de componentes" para o "Usuário", iniciando o processo de seleção.</w:t>
      </w:r>
    </w:p>
    <w:p w:rsidR="7E933464" w:rsidP="343410AA" w:rsidRDefault="7E933464" w14:paraId="08BD8085" w14:textId="5BE35202">
      <w:pPr>
        <w:bidi w:val="0"/>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E933464" w:rsidP="320543F7" w:rsidRDefault="7E933464" w14:paraId="2D8F8ECF" w14:textId="35FBF5EF">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4579D63D" w14:textId="2683691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374030" w14:textId="322BE2B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67CB5" w14:textId="7E1DF9BD">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7E83B9" w14:textId="3CF8383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43410AA" w:rsidRDefault="7E933464" w14:paraId="1C7D4BA1" w14:textId="3DE17849">
      <w:pPr>
        <w:keepNext w:val="0"/>
        <w:keepLines w:val="0"/>
        <w:bidi w:val="0"/>
        <w:spacing w:before="100" w:beforeAutospacing="off" w:after="100" w:afterAutospacing="off" w:line="360" w:lineRule="auto"/>
        <w:ind w:firstLine="0"/>
        <w:jc w:val="center"/>
        <w:rPr>
          <w:rFonts w:ascii="Times New Roman" w:hAnsi="Times New Roman" w:eastAsia="Times New Roman" w:cs="Times New Roman"/>
          <w:noProof w:val="0"/>
          <w:sz w:val="24"/>
          <w:szCs w:val="24"/>
          <w:lang w:val="pt-BR"/>
        </w:rPr>
      </w:pPr>
      <w:r w:rsidRPr="343410AA" w:rsidR="083A8F43">
        <w:rPr>
          <w:rFonts w:ascii="Times New Roman" w:hAnsi="Times New Roman" w:eastAsia="Times New Roman" w:cs="Times New Roman"/>
          <w:noProof w:val="0"/>
          <w:sz w:val="24"/>
          <w:szCs w:val="24"/>
          <w:lang w:val="pt-BR"/>
        </w:rPr>
        <w:t>Figura 21 – Montagem manual</w:t>
      </w:r>
      <w:r w:rsidR="2455C849">
        <w:drawing>
          <wp:inline wp14:editId="3E42C9A2" wp14:anchorId="098CA2BA">
            <wp:extent cx="5724524" cy="5695948"/>
            <wp:effectExtent l="0" t="0" r="0" b="0"/>
            <wp:docPr id="2126963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87f2a3ddd8b455d">
                      <a:extLst>
                        <a:ext xmlns:a="http://schemas.openxmlformats.org/drawingml/2006/main" uri="{28A0092B-C50C-407E-A947-70E740481C1C}">
                          <a14:useLocalDpi xmlns:a14="http://schemas.microsoft.com/office/drawing/2010/main" val="0"/>
                        </a:ext>
                      </a:extLst>
                    </a:blip>
                    <a:stretch>
                      <a:fillRect/>
                    </a:stretch>
                  </pic:blipFill>
                  <pic:spPr>
                    <a:xfrm>
                      <a:off x="0" y="0"/>
                      <a:ext cx="5724524" cy="5695948"/>
                    </a:xfrm>
                    <a:prstGeom prst="rect">
                      <a:avLst/>
                    </a:prstGeom>
                  </pic:spPr>
                </pic:pic>
              </a:graphicData>
            </a:graphic>
          </wp:inline>
        </w:drawing>
      </w:r>
      <w:r w:rsidRPr="343410AA" w:rsidR="716B93CC">
        <w:rPr>
          <w:rFonts w:ascii="Times New Roman" w:hAnsi="Times New Roman" w:eastAsia="Times New Roman" w:cs="Times New Roman"/>
          <w:noProof w:val="0"/>
          <w:sz w:val="24"/>
          <w:szCs w:val="24"/>
          <w:lang w:val="pt-BR"/>
        </w:rPr>
        <w:t>Fonte: Autoria Própria.</w:t>
      </w:r>
    </w:p>
    <w:p w:rsidR="7E933464" w:rsidP="1CB4B7E6" w:rsidRDefault="7E933464" w14:paraId="69E5238C" w14:textId="19AFF434">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716B93CC">
        <w:rPr>
          <w:b w:val="1"/>
          <w:bCs w:val="1"/>
          <w:noProof w:val="0"/>
          <w:sz w:val="28"/>
          <w:szCs w:val="28"/>
          <w:lang w:val="pt-BR"/>
        </w:rPr>
        <w:t>Fluxo de Seleção de Componentes (Bloco loop)</w:t>
      </w:r>
    </w:p>
    <w:p w:rsidR="7E933464" w:rsidP="343410AA" w:rsidRDefault="7E933464" w14:paraId="7A8CF93B" w14:textId="6A9F9B73">
      <w:pPr>
        <w:pStyle w:val="ListParagraph"/>
        <w:keepNext w:val="0"/>
        <w:keepLines w:val="0"/>
        <w:numPr>
          <w:ilvl w:val="0"/>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Seleção:</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"Seleciona ou altera componente" para o "Sistema (UI)", que aciona o "Validador Compatibilidade" com a mensagem "Validar compatibilidade técnica".</w:t>
      </w:r>
    </w:p>
    <w:p w:rsidR="7E933464" w:rsidP="343410AA" w:rsidRDefault="7E933464" w14:paraId="72BDCD90" w14:textId="14B73B95">
      <w:pPr>
        <w:pStyle w:val="ListParagraph"/>
        <w:keepNext w:val="0"/>
        <w:keepLines w:val="0"/>
        <w:numPr>
          <w:ilvl w:val="0"/>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4. Validação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processa a resposta de validação técnica.</w:t>
      </w:r>
    </w:p>
    <w:p w:rsidR="7E933464" w:rsidP="343410AA" w:rsidRDefault="7E933464" w14:paraId="73C576C6" w14:textId="77902E77">
      <w:pPr>
        <w:pStyle w:val="ListParagraph"/>
        <w:keepNext w:val="0"/>
        <w:keepLines w:val="0"/>
        <w:numPr>
          <w:ilvl w:val="1"/>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[Compatível</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envia uma mensagem para o "Validador Gabinete" para "Validar compatibilidade física (se gabinete)".</w:t>
      </w:r>
    </w:p>
    <w:p w:rsidR="7E933464" w:rsidP="343410AA" w:rsidRDefault="7E933464" w14:paraId="093FA9FD" w14:textId="20C996D5">
      <w:pPr>
        <w:pStyle w:val="ListParagraph"/>
        <w:keepNext w:val="0"/>
        <w:keepLines w:val="0"/>
        <w:numPr>
          <w:ilvl w:val="2"/>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Validação Física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aninhado):</w:t>
      </w:r>
    </w:p>
    <w:p w:rsidR="7E933464" w:rsidP="343410AA" w:rsidRDefault="7E933464" w14:paraId="4E5472B4" w14:textId="5FC741DE">
      <w:pPr>
        <w:pStyle w:val="ListParagraph"/>
        <w:keepNext w:val="0"/>
        <w:keepLines w:val="0"/>
        <w:numPr>
          <w:ilvl w:val="3"/>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[Gabinete compatível]:</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continua sem interrupções.</w:t>
      </w:r>
    </w:p>
    <w:p w:rsidR="7E933464" w:rsidP="343410AA" w:rsidRDefault="7E933464" w14:paraId="6BE6555E" w14:textId="2F895EE2">
      <w:pPr>
        <w:pStyle w:val="ListParagraph"/>
        <w:keepNext w:val="0"/>
        <w:keepLines w:val="0"/>
        <w:numPr>
          <w:ilvl w:val="3"/>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[Gabinete incompatível]:</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"Exibir alerta de incompatibilidade física" para o "Usuário".</w:t>
      </w:r>
    </w:p>
    <w:p w:rsidR="7E933464" w:rsidP="343410AA" w:rsidRDefault="7E933464" w14:paraId="2AEF7D03" w14:textId="5B471C05">
      <w:pPr>
        <w:pStyle w:val="ListParagraph"/>
        <w:keepNext w:val="0"/>
        <w:keepLines w:val="0"/>
        <w:numPr>
          <w:ilvl w:val="1"/>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[Incompatível</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"Exibir mensagem de incompatibilidade" para o "Usuário". Este ciclo se repete até que o "Usuário" termine a seleção de componentes.</w:t>
      </w:r>
    </w:p>
    <w:p w:rsidR="7E933464" w:rsidP="1CB4B7E6" w:rsidRDefault="7E933464" w14:paraId="18440C12" w14:textId="065D6D57">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716B93CC">
        <w:rPr>
          <w:b w:val="1"/>
          <w:bCs w:val="1"/>
          <w:noProof w:val="0"/>
          <w:sz w:val="28"/>
          <w:szCs w:val="28"/>
          <w:lang w:val="pt-BR"/>
        </w:rPr>
        <w:t>Fluxo de Finalização</w:t>
      </w:r>
    </w:p>
    <w:p w:rsidR="7E933464" w:rsidP="343410AA" w:rsidRDefault="7E933464" w14:paraId="27F1588D" w14:textId="0D734E0D">
      <w:pPr>
        <w:pStyle w:val="ListParagraph"/>
        <w:keepNext w:val="0"/>
        <w:keepLines w:val="0"/>
        <w:numPr>
          <w:ilvl w:val="0"/>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Finalização:</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"Finaliza montagem" para o "Sistema (UI)", que solicita ao "Validador Compatibilidade" a mensagem "Verificar se há incompatibilidades críticas".</w:t>
      </w:r>
    </w:p>
    <w:p w:rsidR="7E933464" w:rsidP="343410AA" w:rsidRDefault="7E933464" w14:paraId="2C180D4D" w14:textId="2815EBA4">
      <w:pPr>
        <w:pStyle w:val="ListParagraph"/>
        <w:keepNext w:val="0"/>
        <w:keepLines w:val="0"/>
        <w:numPr>
          <w:ilvl w:val="0"/>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6. Verificação Crítica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p>
    <w:p w:rsidR="7E933464" w:rsidP="343410AA" w:rsidRDefault="7E933464" w14:paraId="02C599AD" w14:textId="78470860">
      <w:pPr>
        <w:pStyle w:val="ListParagraph"/>
        <w:keepNext w:val="0"/>
        <w:keepLines w:val="0"/>
        <w:numPr>
          <w:ilvl w:val="1"/>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[Build válida]:</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"Validador Compatibilidade" retorna "Build aprovada" para o "Sistema (UI)". O sistema então executa a mensagem "Salvar ou exportar build", finalizando o processo com sucesso.</w:t>
      </w:r>
    </w:p>
    <w:p w:rsidR="7E933464" w:rsidP="343410AA" w:rsidRDefault="7E933464" w14:paraId="0514ED99" w14:textId="63A91733">
      <w:pPr>
        <w:pStyle w:val="ListParagraph"/>
        <w:keepNext w:val="0"/>
        <w:keepLines w:val="0"/>
        <w:numPr>
          <w:ilvl w:val="1"/>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[Incompatibilidade crítica]:</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a mensagem "Bloquear finalização, exibir mensagem de erro" para o "Usuário", impedindo a conclusão do processo até que as correções sejam feitas.</w:t>
      </w:r>
    </w:p>
    <w:p w:rsidR="7E933464" w:rsidP="343410AA" w:rsidRDefault="7E933464" w14:paraId="1AA0FE3A" w14:textId="3AB84101">
      <w:pPr>
        <w:pStyle w:val="Heading2"/>
        <w:keepNext w:val="0"/>
        <w:keepLines w:val="0"/>
        <w:bidi w:val="0"/>
        <w:spacing w:before="120" w:beforeAutospacing="off" w:after="120" w:afterAutospacing="off" w:line="360" w:lineRule="auto"/>
        <w:rPr>
          <w:rFonts w:ascii="Times New Roman" w:hAnsi="Times New Roman" w:eastAsia="Times New Roman" w:cs="Times New Roman"/>
          <w:noProof w:val="0"/>
          <w:sz w:val="24"/>
          <w:szCs w:val="24"/>
          <w:lang w:val="pt-BR"/>
        </w:rPr>
      </w:pPr>
      <w:bookmarkStart w:name="_Toc294938333" w:id="521634891"/>
      <w:r w:rsidRPr="70F28DED" w:rsidR="688A3D48">
        <w:rPr>
          <w:noProof w:val="0"/>
          <w:lang w:val="pt-BR"/>
        </w:rPr>
        <w:t>7.5 Diagrama de Sistema de Refrigeração</w:t>
      </w:r>
      <w:bookmarkEnd w:id="521634891"/>
    </w:p>
    <w:p w:rsidR="7E933464" w:rsidP="343410AA" w:rsidRDefault="7E933464" w14:paraId="3844E742" w14:textId="462ACF88">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noProof w:val="0"/>
          <w:sz w:val="24"/>
          <w:szCs w:val="24"/>
          <w:lang w:val="pt-BR"/>
        </w:rPr>
      </w:pPr>
      <w:r w:rsidRPr="343410AA" w:rsidR="7A5230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22 detalha o fluxo de interações entre os objetos "Usuário", "Sistema" e os serviços "Módulo Térmico" e "Módulo de Validação" para gerar e validar uma recomendação de refrigeração. O fluxo inclui a coleta de dados, a geração de sugestões, a validação e a interação com o usuário, com lógicas de ajuste e finalização.</w:t>
      </w:r>
    </w:p>
    <w:p w:rsidR="7E933464" w:rsidP="343410AA" w:rsidRDefault="7E933464" w14:paraId="050F26F6" w14:textId="3A560FF0">
      <w:pPr>
        <w:keepNext w:val="0"/>
        <w:keepLines w:val="0"/>
        <w:bidi w:val="0"/>
        <w:spacing w:before="120" w:beforeAutospacing="off" w:after="120" w:afterAutospacing="off" w:line="360" w:lineRule="auto"/>
        <w:ind w:firstLine="708"/>
        <w:jc w:val="center"/>
        <w:rPr>
          <w:rFonts w:ascii="Times New Roman" w:hAnsi="Times New Roman" w:eastAsia="Times New Roman" w:cs="Times New Roman"/>
          <w:noProof w:val="0"/>
          <w:sz w:val="24"/>
          <w:szCs w:val="24"/>
          <w:lang w:val="pt-BR"/>
        </w:rPr>
      </w:pPr>
      <w:r w:rsidRPr="343410AA" w:rsidR="2455C849">
        <w:rPr>
          <w:rFonts w:ascii="Times New Roman" w:hAnsi="Times New Roman" w:eastAsia="Times New Roman" w:cs="Times New Roman"/>
          <w:noProof w:val="0"/>
          <w:sz w:val="24"/>
          <w:szCs w:val="24"/>
          <w:lang w:val="pt-BR"/>
        </w:rPr>
        <w:t>Figura 2</w:t>
      </w:r>
      <w:r w:rsidRPr="343410AA" w:rsidR="5F33D79A">
        <w:rPr>
          <w:rFonts w:ascii="Times New Roman" w:hAnsi="Times New Roman" w:eastAsia="Times New Roman" w:cs="Times New Roman"/>
          <w:noProof w:val="0"/>
          <w:sz w:val="24"/>
          <w:szCs w:val="24"/>
          <w:lang w:val="pt-BR"/>
        </w:rPr>
        <w:t>2</w:t>
      </w:r>
      <w:r w:rsidRPr="343410AA" w:rsidR="2455C849">
        <w:rPr>
          <w:rFonts w:ascii="Times New Roman" w:hAnsi="Times New Roman" w:eastAsia="Times New Roman" w:cs="Times New Roman"/>
          <w:noProof w:val="0"/>
          <w:sz w:val="24"/>
          <w:szCs w:val="24"/>
          <w:lang w:val="pt-BR"/>
        </w:rPr>
        <w:t xml:space="preserve"> – Sistema de Refrigeração</w:t>
      </w:r>
    </w:p>
    <w:p w:rsidR="74587C59" w:rsidP="343410AA" w:rsidRDefault="74587C59" w14:paraId="49CE7B3B" w14:textId="1BF1DA2B">
      <w:pPr>
        <w:keepNext w:val="0"/>
        <w:keepLines w:val="0"/>
        <w:bidi w:val="0"/>
        <w:spacing w:before="120" w:beforeAutospacing="off" w:after="120" w:afterAutospacing="off" w:line="360" w:lineRule="auto"/>
        <w:ind w:firstLine="0"/>
        <w:jc w:val="center"/>
        <w:rPr>
          <w:rFonts w:ascii="Times New Roman" w:hAnsi="Times New Roman" w:eastAsia="Times New Roman" w:cs="Times New Roman"/>
          <w:noProof w:val="0"/>
          <w:sz w:val="24"/>
          <w:szCs w:val="24"/>
          <w:lang w:val="pt-BR"/>
        </w:rPr>
      </w:pPr>
      <w:r w:rsidR="7A7F2931">
        <w:drawing>
          <wp:inline wp14:editId="684AF776" wp14:anchorId="7F72B5AB">
            <wp:extent cx="4381500" cy="5724524"/>
            <wp:effectExtent l="0" t="0" r="0" b="0"/>
            <wp:docPr id="1993680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78014e2b69849dc">
                      <a:extLst>
                        <a:ext xmlns:a="http://schemas.openxmlformats.org/drawingml/2006/main" uri="{28A0092B-C50C-407E-A947-70E740481C1C}">
                          <a14:useLocalDpi xmlns:a14="http://schemas.microsoft.com/office/drawing/2010/main" val="0"/>
                        </a:ext>
                      </a:extLst>
                    </a:blip>
                    <a:stretch>
                      <a:fillRect/>
                    </a:stretch>
                  </pic:blipFill>
                  <pic:spPr>
                    <a:xfrm>
                      <a:off x="0" y="0"/>
                      <a:ext cx="4381500" cy="5724524"/>
                    </a:xfrm>
                    <a:prstGeom prst="rect">
                      <a:avLst/>
                    </a:prstGeom>
                  </pic:spPr>
                </pic:pic>
              </a:graphicData>
            </a:graphic>
          </wp:inline>
        </w:drawing>
      </w:r>
    </w:p>
    <w:p w:rsidR="74587C59" w:rsidP="343410AA" w:rsidRDefault="74587C59" w14:paraId="110DB8F1" w14:textId="4760626B">
      <w:pPr>
        <w:keepNext w:val="0"/>
        <w:keepLines w:val="0"/>
        <w:bidi w:val="0"/>
        <w:spacing w:before="120" w:beforeAutospacing="off" w:after="120" w:afterAutospacing="off" w:line="360" w:lineRule="auto"/>
        <w:ind w:firstLine="0"/>
        <w:jc w:val="center"/>
        <w:rPr>
          <w:rFonts w:ascii="Times New Roman" w:hAnsi="Times New Roman" w:eastAsia="Times New Roman" w:cs="Times New Roman"/>
          <w:noProof w:val="0"/>
          <w:sz w:val="24"/>
          <w:szCs w:val="24"/>
          <w:lang w:val="pt-BR"/>
        </w:rPr>
      </w:pPr>
      <w:r w:rsidRPr="343410AA" w:rsidR="05776606">
        <w:rPr>
          <w:rFonts w:ascii="Times New Roman" w:hAnsi="Times New Roman" w:eastAsia="Times New Roman" w:cs="Times New Roman"/>
          <w:noProof w:val="0"/>
          <w:sz w:val="24"/>
          <w:szCs w:val="24"/>
          <w:lang w:val="pt-BR"/>
        </w:rPr>
        <w:t>Fonte: Autoria Própria</w:t>
      </w:r>
    </w:p>
    <w:p w:rsidR="46709E09" w:rsidP="70F28DED" w:rsidRDefault="46709E09" w14:paraId="12FDF88D" w14:textId="55D4943D">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6AD77E7C">
        <w:rPr>
          <w:b w:val="1"/>
          <w:bCs w:val="1"/>
          <w:noProof w:val="0"/>
          <w:sz w:val="28"/>
          <w:szCs w:val="28"/>
          <w:lang w:val="pt-BR"/>
        </w:rPr>
        <w:t>Fluxo de Coleta e Geração da Recomendação</w:t>
      </w:r>
    </w:p>
    <w:p w:rsidR="46709E09" w:rsidP="343410AA" w:rsidRDefault="46709E09" w14:paraId="14128DAD" w14:textId="335185B8">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1. Solicitação:</w:t>
      </w:r>
      <w:r w:rsidRPr="343410AA" w:rsidR="60C2A337">
        <w:rPr>
          <w:rFonts w:ascii="Times New Roman" w:hAnsi="Times New Roman" w:eastAsia="Times New Roman" w:cs="Times New Roman"/>
          <w:i w:val="0"/>
          <w:iCs w:val="0"/>
          <w:noProof w:val="0"/>
          <w:sz w:val="24"/>
          <w:szCs w:val="24"/>
          <w:lang w:val="pt-BR"/>
        </w:rPr>
        <w:t xml:space="preserve"> O "Usuário" envia a mensagem "</w:t>
      </w:r>
      <w:r w:rsidRPr="343410AA" w:rsidR="60C2A337">
        <w:rPr>
          <w:rFonts w:ascii="Times New Roman" w:hAnsi="Times New Roman" w:eastAsia="Times New Roman" w:cs="Times New Roman"/>
          <w:i w:val="0"/>
          <w:iCs w:val="0"/>
          <w:noProof w:val="0"/>
          <w:sz w:val="24"/>
          <w:szCs w:val="24"/>
          <w:lang w:val="pt-BR"/>
        </w:rPr>
        <w:t>solicitaRecomendacao</w:t>
      </w:r>
      <w:r w:rsidRPr="343410AA" w:rsidR="60C2A337">
        <w:rPr>
          <w:rFonts w:ascii="Times New Roman" w:hAnsi="Times New Roman" w:eastAsia="Times New Roman" w:cs="Times New Roman"/>
          <w:i w:val="0"/>
          <w:iCs w:val="0"/>
          <w:noProof w:val="0"/>
          <w:sz w:val="24"/>
          <w:szCs w:val="24"/>
          <w:lang w:val="pt-BR"/>
        </w:rPr>
        <w:t>()" para o "Sistema".</w:t>
      </w:r>
    </w:p>
    <w:p w:rsidR="46709E09" w:rsidP="343410AA" w:rsidRDefault="46709E09" w14:paraId="521AA1A9" w14:textId="41A92FA0">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 xml:space="preserve">2. Verificação de Dados (Bloco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b w:val="1"/>
          <w:bCs w:val="1"/>
          <w:i w:val="0"/>
          <w:iCs w:val="0"/>
          <w:noProof w:val="0"/>
          <w:sz w:val="24"/>
          <w:szCs w:val="24"/>
          <w:lang w:val="pt-BR"/>
        </w:rPr>
        <w:t>):</w:t>
      </w:r>
      <w:r w:rsidRPr="343410AA" w:rsidR="60C2A337">
        <w:rPr>
          <w:rFonts w:ascii="Times New Roman" w:hAnsi="Times New Roman" w:eastAsia="Times New Roman" w:cs="Times New Roman"/>
          <w:i w:val="0"/>
          <w:iCs w:val="0"/>
          <w:noProof w:val="0"/>
          <w:sz w:val="24"/>
          <w:szCs w:val="24"/>
          <w:lang w:val="pt-BR"/>
        </w:rPr>
        <w:t xml:space="preserve"> O "Sistema" executa "</w:t>
      </w:r>
      <w:r w:rsidRPr="343410AA" w:rsidR="60C2A337">
        <w:rPr>
          <w:rFonts w:ascii="Times New Roman" w:hAnsi="Times New Roman" w:eastAsia="Times New Roman" w:cs="Times New Roman"/>
          <w:i w:val="0"/>
          <w:iCs w:val="0"/>
          <w:noProof w:val="0"/>
          <w:sz w:val="24"/>
          <w:szCs w:val="24"/>
          <w:lang w:val="pt-BR"/>
        </w:rPr>
        <w:t>verificaDados</w:t>
      </w:r>
      <w:r w:rsidRPr="343410AA" w:rsidR="60C2A337">
        <w:rPr>
          <w:rFonts w:ascii="Times New Roman" w:hAnsi="Times New Roman" w:eastAsia="Times New Roman" w:cs="Times New Roman"/>
          <w:i w:val="0"/>
          <w:iCs w:val="0"/>
          <w:noProof w:val="0"/>
          <w:sz w:val="24"/>
          <w:szCs w:val="24"/>
          <w:lang w:val="pt-BR"/>
        </w:rPr>
        <w:t>()". Se os dados estiverem incompletos, o "Sistema" envia "</w:t>
      </w:r>
      <w:r w:rsidRPr="343410AA" w:rsidR="60C2A337">
        <w:rPr>
          <w:rFonts w:ascii="Times New Roman" w:hAnsi="Times New Roman" w:eastAsia="Times New Roman" w:cs="Times New Roman"/>
          <w:i w:val="0"/>
          <w:iCs w:val="0"/>
          <w:noProof w:val="0"/>
          <w:sz w:val="24"/>
          <w:szCs w:val="24"/>
          <w:lang w:val="pt-BR"/>
        </w:rPr>
        <w:t>solicitaPreenchimento</w:t>
      </w:r>
      <w:r w:rsidRPr="343410AA" w:rsidR="60C2A337">
        <w:rPr>
          <w:rFonts w:ascii="Times New Roman" w:hAnsi="Times New Roman" w:eastAsia="Times New Roman" w:cs="Times New Roman"/>
          <w:i w:val="0"/>
          <w:iCs w:val="0"/>
          <w:noProof w:val="0"/>
          <w:sz w:val="24"/>
          <w:szCs w:val="24"/>
          <w:lang w:val="pt-BR"/>
        </w:rPr>
        <w:t>()" e recebe "</w:t>
      </w:r>
      <w:r w:rsidRPr="343410AA" w:rsidR="60C2A337">
        <w:rPr>
          <w:rFonts w:ascii="Times New Roman" w:hAnsi="Times New Roman" w:eastAsia="Times New Roman" w:cs="Times New Roman"/>
          <w:i w:val="0"/>
          <w:iCs w:val="0"/>
          <w:noProof w:val="0"/>
          <w:sz w:val="24"/>
          <w:szCs w:val="24"/>
          <w:lang w:val="pt-BR"/>
        </w:rPr>
        <w:t>enviaDadosFaltantes</w:t>
      </w:r>
      <w:r w:rsidRPr="343410AA" w:rsidR="60C2A337">
        <w:rPr>
          <w:rFonts w:ascii="Times New Roman" w:hAnsi="Times New Roman" w:eastAsia="Times New Roman" w:cs="Times New Roman"/>
          <w:i w:val="0"/>
          <w:iCs w:val="0"/>
          <w:noProof w:val="0"/>
          <w:sz w:val="24"/>
          <w:szCs w:val="24"/>
          <w:lang w:val="pt-BR"/>
        </w:rPr>
        <w:t>()", criando um loop de coleta.</w:t>
      </w:r>
    </w:p>
    <w:p w:rsidR="46709E09" w:rsidP="343410AA" w:rsidRDefault="46709E09" w14:paraId="491055A8" w14:textId="0D051017">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3. Processamento Térmico:</w:t>
      </w:r>
      <w:r w:rsidRPr="343410AA" w:rsidR="60C2A337">
        <w:rPr>
          <w:rFonts w:ascii="Times New Roman" w:hAnsi="Times New Roman" w:eastAsia="Times New Roman" w:cs="Times New Roman"/>
          <w:i w:val="0"/>
          <w:iCs w:val="0"/>
          <w:noProof w:val="0"/>
          <w:sz w:val="24"/>
          <w:szCs w:val="24"/>
          <w:lang w:val="pt-BR"/>
        </w:rPr>
        <w:t xml:space="preserve"> Após a validação dos dados, o "Sistema" envia as mensagens "</w:t>
      </w:r>
      <w:r w:rsidRPr="343410AA" w:rsidR="60C2A337">
        <w:rPr>
          <w:rFonts w:ascii="Times New Roman" w:hAnsi="Times New Roman" w:eastAsia="Times New Roman" w:cs="Times New Roman"/>
          <w:i w:val="0"/>
          <w:iCs w:val="0"/>
          <w:noProof w:val="0"/>
          <w:sz w:val="24"/>
          <w:szCs w:val="24"/>
          <w:lang w:val="pt-BR"/>
        </w:rPr>
        <w:t>interpretarAmbiente</w:t>
      </w:r>
      <w:r w:rsidRPr="343410AA" w:rsidR="60C2A337">
        <w:rPr>
          <w:rFonts w:ascii="Times New Roman" w:hAnsi="Times New Roman" w:eastAsia="Times New Roman" w:cs="Times New Roman"/>
          <w:i w:val="0"/>
          <w:iCs w:val="0"/>
          <w:noProof w:val="0"/>
          <w:sz w:val="24"/>
          <w:szCs w:val="24"/>
          <w:lang w:val="pt-BR"/>
        </w:rPr>
        <w:t>()", "</w:t>
      </w:r>
      <w:r w:rsidRPr="343410AA" w:rsidR="60C2A337">
        <w:rPr>
          <w:rFonts w:ascii="Times New Roman" w:hAnsi="Times New Roman" w:eastAsia="Times New Roman" w:cs="Times New Roman"/>
          <w:i w:val="0"/>
          <w:iCs w:val="0"/>
          <w:noProof w:val="0"/>
          <w:sz w:val="24"/>
          <w:szCs w:val="24"/>
          <w:lang w:val="pt-BR"/>
        </w:rPr>
        <w:t>calcularTDP</w:t>
      </w:r>
      <w:r w:rsidRPr="343410AA" w:rsidR="60C2A337">
        <w:rPr>
          <w:rFonts w:ascii="Times New Roman" w:hAnsi="Times New Roman" w:eastAsia="Times New Roman" w:cs="Times New Roman"/>
          <w:i w:val="0"/>
          <w:iCs w:val="0"/>
          <w:noProof w:val="0"/>
          <w:sz w:val="24"/>
          <w:szCs w:val="24"/>
          <w:lang w:val="pt-BR"/>
        </w:rPr>
        <w:t>()" e "</w:t>
      </w:r>
      <w:r w:rsidRPr="343410AA" w:rsidR="60C2A337">
        <w:rPr>
          <w:rFonts w:ascii="Times New Roman" w:hAnsi="Times New Roman" w:eastAsia="Times New Roman" w:cs="Times New Roman"/>
          <w:i w:val="0"/>
          <w:iCs w:val="0"/>
          <w:noProof w:val="0"/>
          <w:sz w:val="24"/>
          <w:szCs w:val="24"/>
          <w:lang w:val="pt-BR"/>
        </w:rPr>
        <w:t>gerarRecomendacao</w:t>
      </w:r>
      <w:r w:rsidRPr="343410AA" w:rsidR="60C2A337">
        <w:rPr>
          <w:rFonts w:ascii="Times New Roman" w:hAnsi="Times New Roman" w:eastAsia="Times New Roman" w:cs="Times New Roman"/>
          <w:i w:val="0"/>
          <w:iCs w:val="0"/>
          <w:noProof w:val="0"/>
          <w:sz w:val="24"/>
          <w:szCs w:val="24"/>
          <w:lang w:val="pt-BR"/>
        </w:rPr>
        <w:t>()" para o "Módulo Térmico".</w:t>
      </w:r>
    </w:p>
    <w:p w:rsidR="46709E09" w:rsidP="343410AA" w:rsidRDefault="46709E09" w14:paraId="1CC70419" w14:textId="07957326">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4. Validação:</w:t>
      </w:r>
      <w:r w:rsidRPr="343410AA" w:rsidR="60C2A337">
        <w:rPr>
          <w:rFonts w:ascii="Times New Roman" w:hAnsi="Times New Roman" w:eastAsia="Times New Roman" w:cs="Times New Roman"/>
          <w:i w:val="0"/>
          <w:iCs w:val="0"/>
          <w:noProof w:val="0"/>
          <w:sz w:val="24"/>
          <w:szCs w:val="24"/>
          <w:lang w:val="pt-BR"/>
        </w:rPr>
        <w:t xml:space="preserve"> O "Módulo Térmico" retorna a "</w:t>
      </w:r>
      <w:r w:rsidRPr="343410AA" w:rsidR="60C2A337">
        <w:rPr>
          <w:rFonts w:ascii="Times New Roman" w:hAnsi="Times New Roman" w:eastAsia="Times New Roman" w:cs="Times New Roman"/>
          <w:i w:val="0"/>
          <w:iCs w:val="0"/>
          <w:noProof w:val="0"/>
          <w:sz w:val="24"/>
          <w:szCs w:val="24"/>
          <w:lang w:val="pt-BR"/>
        </w:rPr>
        <w:t>retornaRecomendacao</w:t>
      </w:r>
      <w:r w:rsidRPr="343410AA" w:rsidR="60C2A337">
        <w:rPr>
          <w:rFonts w:ascii="Times New Roman" w:hAnsi="Times New Roman" w:eastAsia="Times New Roman" w:cs="Times New Roman"/>
          <w:i w:val="0"/>
          <w:iCs w:val="0"/>
          <w:noProof w:val="0"/>
          <w:sz w:val="24"/>
          <w:szCs w:val="24"/>
          <w:lang w:val="pt-BR"/>
        </w:rPr>
        <w:t>()" para o "Sistema", que envia "</w:t>
      </w:r>
      <w:r w:rsidRPr="343410AA" w:rsidR="60C2A337">
        <w:rPr>
          <w:rFonts w:ascii="Times New Roman" w:hAnsi="Times New Roman" w:eastAsia="Times New Roman" w:cs="Times New Roman"/>
          <w:i w:val="0"/>
          <w:iCs w:val="0"/>
          <w:noProof w:val="0"/>
          <w:sz w:val="24"/>
          <w:szCs w:val="24"/>
          <w:lang w:val="pt-BR"/>
        </w:rPr>
        <w:t>validarRecomendacao</w:t>
      </w:r>
      <w:r w:rsidRPr="343410AA" w:rsidR="60C2A337">
        <w:rPr>
          <w:rFonts w:ascii="Times New Roman" w:hAnsi="Times New Roman" w:eastAsia="Times New Roman" w:cs="Times New Roman"/>
          <w:i w:val="0"/>
          <w:iCs w:val="0"/>
          <w:noProof w:val="0"/>
          <w:sz w:val="24"/>
          <w:szCs w:val="24"/>
          <w:lang w:val="pt-BR"/>
        </w:rPr>
        <w:t>()" para o "Módulo de Validação". O "Módulo de Validação" verifica a compatibilidade e retorna o "</w:t>
      </w:r>
      <w:r w:rsidRPr="343410AA" w:rsidR="60C2A337">
        <w:rPr>
          <w:rFonts w:ascii="Times New Roman" w:hAnsi="Times New Roman" w:eastAsia="Times New Roman" w:cs="Times New Roman"/>
          <w:i w:val="0"/>
          <w:iCs w:val="0"/>
          <w:noProof w:val="0"/>
          <w:sz w:val="24"/>
          <w:szCs w:val="24"/>
          <w:lang w:val="pt-BR"/>
        </w:rPr>
        <w:t>resultadoValidacao</w:t>
      </w:r>
      <w:r w:rsidRPr="343410AA" w:rsidR="60C2A337">
        <w:rPr>
          <w:rFonts w:ascii="Times New Roman" w:hAnsi="Times New Roman" w:eastAsia="Times New Roman" w:cs="Times New Roman"/>
          <w:i w:val="0"/>
          <w:iCs w:val="0"/>
          <w:noProof w:val="0"/>
          <w:sz w:val="24"/>
          <w:szCs w:val="24"/>
          <w:lang w:val="pt-BR"/>
        </w:rPr>
        <w:t>()".</w:t>
      </w:r>
    </w:p>
    <w:p w:rsidR="46709E09" w:rsidP="70F28DED" w:rsidRDefault="46709E09" w14:paraId="2701D44B" w14:textId="7F065B15">
      <w:pPr>
        <w:pStyle w:val="Normal"/>
        <w:keepNext w:val="0"/>
        <w:keepLines w:val="0"/>
        <w:rPr>
          <w:rFonts w:ascii="Times New Roman" w:hAnsi="Times New Roman" w:eastAsia="Times New Roman" w:cs="Times New Roman"/>
          <w:b w:val="1"/>
          <w:bCs w:val="1"/>
          <w:i w:val="0"/>
          <w:iCs w:val="0"/>
          <w:noProof w:val="0"/>
          <w:sz w:val="28"/>
          <w:szCs w:val="28"/>
          <w:lang w:val="pt-BR"/>
        </w:rPr>
      </w:pPr>
      <w:r w:rsidRPr="70F28DED" w:rsidR="6AD77E7C">
        <w:rPr>
          <w:b w:val="1"/>
          <w:bCs w:val="1"/>
          <w:noProof w:val="0"/>
          <w:sz w:val="28"/>
          <w:szCs w:val="28"/>
          <w:lang w:val="pt-BR"/>
        </w:rPr>
        <w:t xml:space="preserve">Fluxo de Interação com o Usuário e Ajustes (Bloco </w:t>
      </w:r>
      <w:r w:rsidRPr="70F28DED" w:rsidR="6AD77E7C">
        <w:rPr>
          <w:b w:val="1"/>
          <w:bCs w:val="1"/>
          <w:noProof w:val="0"/>
          <w:sz w:val="28"/>
          <w:szCs w:val="28"/>
          <w:lang w:val="pt-BR"/>
        </w:rPr>
        <w:t>alt</w:t>
      </w:r>
      <w:r w:rsidRPr="70F28DED" w:rsidR="6AD77E7C">
        <w:rPr>
          <w:b w:val="1"/>
          <w:bCs w:val="1"/>
          <w:noProof w:val="0"/>
          <w:sz w:val="28"/>
          <w:szCs w:val="28"/>
          <w:lang w:val="pt-BR"/>
        </w:rPr>
        <w:t xml:space="preserve"> principal)</w:t>
      </w:r>
    </w:p>
    <w:p w:rsidR="46709E09" w:rsidP="343410AA" w:rsidRDefault="46709E09" w14:paraId="5417C8C9" w14:textId="46F967BF">
      <w:pPr>
        <w:pStyle w:val="ListParagraph"/>
        <w:keepNext w:val="0"/>
        <w:keepLines w:val="0"/>
        <w:numPr>
          <w:ilvl w:val="0"/>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Cenário [Solução válida]:</w:t>
      </w:r>
      <w:r w:rsidRPr="343410AA" w:rsidR="60C2A337">
        <w:rPr>
          <w:rFonts w:ascii="Times New Roman" w:hAnsi="Times New Roman" w:eastAsia="Times New Roman" w:cs="Times New Roman"/>
          <w:i w:val="0"/>
          <w:iCs w:val="0"/>
          <w:noProof w:val="0"/>
          <w:sz w:val="24"/>
          <w:szCs w:val="24"/>
          <w:lang w:val="pt-BR"/>
        </w:rPr>
        <w:t xml:space="preserve"> O "Sistema" exibe a recomendação ao "Usuário" com "</w:t>
      </w:r>
      <w:r w:rsidRPr="343410AA" w:rsidR="60C2A337">
        <w:rPr>
          <w:rFonts w:ascii="Times New Roman" w:hAnsi="Times New Roman" w:eastAsia="Times New Roman" w:cs="Times New Roman"/>
          <w:i w:val="0"/>
          <w:iCs w:val="0"/>
          <w:noProof w:val="0"/>
          <w:sz w:val="24"/>
          <w:szCs w:val="24"/>
          <w:lang w:val="pt-BR"/>
        </w:rPr>
        <w:t>exibeRecomendacao</w:t>
      </w:r>
      <w:r w:rsidRPr="343410AA" w:rsidR="60C2A337">
        <w:rPr>
          <w:rFonts w:ascii="Times New Roman" w:hAnsi="Times New Roman" w:eastAsia="Times New Roman" w:cs="Times New Roman"/>
          <w:i w:val="0"/>
          <w:iCs w:val="0"/>
          <w:noProof w:val="0"/>
          <w:sz w:val="24"/>
          <w:szCs w:val="24"/>
          <w:lang w:val="pt-BR"/>
        </w:rPr>
        <w:t xml:space="preserve">()".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loop</w:t>
      </w:r>
      <w:r w:rsidRPr="343410AA" w:rsidR="60C2A337">
        <w:rPr>
          <w:rFonts w:ascii="Times New Roman" w:hAnsi="Times New Roman" w:eastAsia="Times New Roman" w:cs="Times New Roman"/>
          <w:i w:val="0"/>
          <w:iCs w:val="0"/>
          <w:noProof w:val="0"/>
          <w:sz w:val="24"/>
          <w:szCs w:val="24"/>
          <w:lang w:val="pt-BR"/>
        </w:rPr>
        <w:t xml:space="preserve"> para ajustes é iniciado:</w:t>
      </w:r>
    </w:p>
    <w:p w:rsidR="46709E09" w:rsidP="343410AA" w:rsidRDefault="46709E09" w14:paraId="2ACA9A61" w14:textId="6BF67CEF">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i w:val="0"/>
          <w:iCs w:val="0"/>
          <w:noProof w:val="0"/>
          <w:sz w:val="24"/>
          <w:szCs w:val="24"/>
          <w:lang w:val="pt-BR"/>
        </w:rPr>
        <w:t>O "Usuário" pode enviar uma "</w:t>
      </w:r>
      <w:r w:rsidRPr="343410AA" w:rsidR="60C2A337">
        <w:rPr>
          <w:rFonts w:ascii="Times New Roman" w:hAnsi="Times New Roman" w:eastAsia="Times New Roman" w:cs="Times New Roman"/>
          <w:i w:val="0"/>
          <w:iCs w:val="0"/>
          <w:noProof w:val="0"/>
          <w:sz w:val="24"/>
          <w:szCs w:val="24"/>
          <w:lang w:val="pt-BR"/>
        </w:rPr>
        <w:t>sugestao</w:t>
      </w:r>
      <w:r w:rsidRPr="343410AA" w:rsidR="60C2A337">
        <w:rPr>
          <w:rFonts w:ascii="Times New Roman" w:hAnsi="Times New Roman" w:eastAsia="Times New Roman" w:cs="Times New Roman"/>
          <w:i w:val="0"/>
          <w:iCs w:val="0"/>
          <w:noProof w:val="0"/>
          <w:sz w:val="24"/>
          <w:szCs w:val="24"/>
          <w:lang w:val="pt-BR"/>
        </w:rPr>
        <w:t>()", que o "Sistema" valida e retorna o "</w:t>
      </w:r>
      <w:r w:rsidRPr="343410AA" w:rsidR="60C2A337">
        <w:rPr>
          <w:rFonts w:ascii="Times New Roman" w:hAnsi="Times New Roman" w:eastAsia="Times New Roman" w:cs="Times New Roman"/>
          <w:i w:val="0"/>
          <w:iCs w:val="0"/>
          <w:noProof w:val="0"/>
          <w:sz w:val="24"/>
          <w:szCs w:val="24"/>
          <w:lang w:val="pt-BR"/>
        </w:rPr>
        <w:t>resultadoSugestao</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5E7B9B93" w14:textId="1F218952">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i w:val="0"/>
          <w:iCs w:val="0"/>
          <w:noProof w:val="0"/>
          <w:sz w:val="24"/>
          <w:szCs w:val="24"/>
          <w:lang w:val="pt-BR"/>
        </w:rPr>
        <w:t xml:space="preserve">Dentro do loop,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i w:val="0"/>
          <w:iCs w:val="0"/>
          <w:noProof w:val="0"/>
          <w:sz w:val="24"/>
          <w:szCs w:val="24"/>
          <w:lang w:val="pt-BR"/>
        </w:rPr>
        <w:t xml:space="preserve"> é usado para a decisão final do usuário:</w:t>
      </w:r>
    </w:p>
    <w:p w:rsidR="46709E09" w:rsidP="343410AA" w:rsidRDefault="46709E09" w14:paraId="7A09305D" w14:textId="3D068D69">
      <w:pPr>
        <w:pStyle w:val="ListParagraph"/>
        <w:keepNext w:val="0"/>
        <w:keepLines w:val="0"/>
        <w:numPr>
          <w:ilvl w:val="2"/>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Aceitação:</w:t>
      </w:r>
      <w:r w:rsidRPr="343410AA" w:rsidR="60C2A337">
        <w:rPr>
          <w:rFonts w:ascii="Times New Roman" w:hAnsi="Times New Roman" w:eastAsia="Times New Roman" w:cs="Times New Roman"/>
          <w:i w:val="0"/>
          <w:iCs w:val="0"/>
          <w:noProof w:val="0"/>
          <w:sz w:val="24"/>
          <w:szCs w:val="24"/>
          <w:lang w:val="pt-BR"/>
        </w:rPr>
        <w:t xml:space="preserve"> Se o "Usuário" "Aceita </w:t>
      </w:r>
      <w:r w:rsidRPr="343410AA" w:rsidR="60C2A337">
        <w:rPr>
          <w:rFonts w:ascii="Times New Roman" w:hAnsi="Times New Roman" w:eastAsia="Times New Roman" w:cs="Times New Roman"/>
          <w:i w:val="0"/>
          <w:iCs w:val="0"/>
          <w:noProof w:val="0"/>
          <w:sz w:val="24"/>
          <w:szCs w:val="24"/>
          <w:lang w:val="pt-BR"/>
        </w:rPr>
        <w:t>recomendacao</w:t>
      </w:r>
      <w:r w:rsidRPr="343410AA" w:rsidR="60C2A337">
        <w:rPr>
          <w:rFonts w:ascii="Times New Roman" w:hAnsi="Times New Roman" w:eastAsia="Times New Roman" w:cs="Times New Roman"/>
          <w:i w:val="0"/>
          <w:iCs w:val="0"/>
          <w:noProof w:val="0"/>
          <w:sz w:val="24"/>
          <w:szCs w:val="24"/>
          <w:lang w:val="pt-BR"/>
        </w:rPr>
        <w:t>", o "Sistema" "</w:t>
      </w:r>
      <w:r w:rsidRPr="343410AA" w:rsidR="60C2A337">
        <w:rPr>
          <w:rFonts w:ascii="Times New Roman" w:hAnsi="Times New Roman" w:eastAsia="Times New Roman" w:cs="Times New Roman"/>
          <w:i w:val="0"/>
          <w:iCs w:val="0"/>
          <w:noProof w:val="0"/>
          <w:sz w:val="24"/>
          <w:szCs w:val="24"/>
          <w:lang w:val="pt-BR"/>
        </w:rPr>
        <w:t>confirmaRecomendacao</w:t>
      </w:r>
      <w:r w:rsidRPr="343410AA" w:rsidR="60C2A337">
        <w:rPr>
          <w:rFonts w:ascii="Times New Roman" w:hAnsi="Times New Roman" w:eastAsia="Times New Roman" w:cs="Times New Roman"/>
          <w:i w:val="0"/>
          <w:iCs w:val="0"/>
          <w:noProof w:val="0"/>
          <w:sz w:val="24"/>
          <w:szCs w:val="24"/>
          <w:lang w:val="pt-BR"/>
        </w:rPr>
        <w:t>()" e "</w:t>
      </w:r>
      <w:r w:rsidRPr="343410AA" w:rsidR="60C2A337">
        <w:rPr>
          <w:rFonts w:ascii="Times New Roman" w:hAnsi="Times New Roman" w:eastAsia="Times New Roman" w:cs="Times New Roman"/>
          <w:i w:val="0"/>
          <w:iCs w:val="0"/>
          <w:noProof w:val="0"/>
          <w:sz w:val="24"/>
          <w:szCs w:val="24"/>
          <w:lang w:val="pt-BR"/>
        </w:rPr>
        <w:t>finaliza(</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393AE6E8" w14:textId="40A534E8">
      <w:pPr>
        <w:pStyle w:val="ListParagraph"/>
        <w:keepNext w:val="0"/>
        <w:keepLines w:val="0"/>
        <w:numPr>
          <w:ilvl w:val="2"/>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Rejeição:</w:t>
      </w:r>
      <w:r w:rsidRPr="343410AA" w:rsidR="60C2A337">
        <w:rPr>
          <w:rFonts w:ascii="Times New Roman" w:hAnsi="Times New Roman" w:eastAsia="Times New Roman" w:cs="Times New Roman"/>
          <w:i w:val="0"/>
          <w:iCs w:val="0"/>
          <w:noProof w:val="0"/>
          <w:sz w:val="24"/>
          <w:szCs w:val="24"/>
          <w:lang w:val="pt-BR"/>
        </w:rPr>
        <w:t xml:space="preserve"> Se o "Usuário" "Rejeita </w:t>
      </w:r>
      <w:r w:rsidRPr="343410AA" w:rsidR="60C2A337">
        <w:rPr>
          <w:rFonts w:ascii="Times New Roman" w:hAnsi="Times New Roman" w:eastAsia="Times New Roman" w:cs="Times New Roman"/>
          <w:i w:val="0"/>
          <w:iCs w:val="0"/>
          <w:noProof w:val="0"/>
          <w:sz w:val="24"/>
          <w:szCs w:val="24"/>
          <w:lang w:val="pt-BR"/>
        </w:rPr>
        <w:t>recomendacao</w:t>
      </w:r>
      <w:r w:rsidRPr="343410AA" w:rsidR="60C2A337">
        <w:rPr>
          <w:rFonts w:ascii="Times New Roman" w:hAnsi="Times New Roman" w:eastAsia="Times New Roman" w:cs="Times New Roman"/>
          <w:i w:val="0"/>
          <w:iCs w:val="0"/>
          <w:noProof w:val="0"/>
          <w:sz w:val="24"/>
          <w:szCs w:val="24"/>
          <w:lang w:val="pt-BR"/>
        </w:rPr>
        <w:t>", o "Sistema" executa "</w:t>
      </w:r>
      <w:r w:rsidRPr="343410AA" w:rsidR="60C2A337">
        <w:rPr>
          <w:rFonts w:ascii="Times New Roman" w:hAnsi="Times New Roman" w:eastAsia="Times New Roman" w:cs="Times New Roman"/>
          <w:i w:val="0"/>
          <w:iCs w:val="0"/>
          <w:noProof w:val="0"/>
          <w:sz w:val="24"/>
          <w:szCs w:val="24"/>
          <w:lang w:val="pt-BR"/>
        </w:rPr>
        <w:t>encerraSemSalvar</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566A033A" w14:textId="1B746AEE">
      <w:pPr>
        <w:pStyle w:val="ListParagraph"/>
        <w:keepNext w:val="0"/>
        <w:keepLines w:val="0"/>
        <w:numPr>
          <w:ilvl w:val="0"/>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Cenário [Solução inválida]:</w:t>
      </w:r>
      <w:r w:rsidRPr="343410AA" w:rsidR="60C2A337">
        <w:rPr>
          <w:rFonts w:ascii="Times New Roman" w:hAnsi="Times New Roman" w:eastAsia="Times New Roman" w:cs="Times New Roman"/>
          <w:i w:val="0"/>
          <w:iCs w:val="0"/>
          <w:noProof w:val="0"/>
          <w:sz w:val="24"/>
          <w:szCs w:val="24"/>
          <w:lang w:val="pt-BR"/>
        </w:rPr>
        <w:t xml:space="preserve"> O "Sistema" tenta um ajuste automático com a mensagem "</w:t>
      </w:r>
      <w:r w:rsidRPr="343410AA" w:rsidR="60C2A337">
        <w:rPr>
          <w:rFonts w:ascii="Times New Roman" w:hAnsi="Times New Roman" w:eastAsia="Times New Roman" w:cs="Times New Roman"/>
          <w:i w:val="0"/>
          <w:iCs w:val="0"/>
          <w:noProof w:val="0"/>
          <w:sz w:val="24"/>
          <w:szCs w:val="24"/>
          <w:lang w:val="pt-BR"/>
        </w:rPr>
        <w:t>tentarAjusteAutomatico</w:t>
      </w:r>
      <w:r w:rsidRPr="343410AA" w:rsidR="60C2A337">
        <w:rPr>
          <w:rFonts w:ascii="Times New Roman" w:hAnsi="Times New Roman" w:eastAsia="Times New Roman" w:cs="Times New Roman"/>
          <w:i w:val="0"/>
          <w:iCs w:val="0"/>
          <w:noProof w:val="0"/>
          <w:sz w:val="24"/>
          <w:szCs w:val="24"/>
          <w:lang w:val="pt-BR"/>
        </w:rPr>
        <w:t xml:space="preserve">()" para o "Módulo Térmico". O resultado do ajuste é tratado em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b w:val="1"/>
          <w:bCs w:val="1"/>
          <w:i w:val="0"/>
          <w:iCs w:val="0"/>
          <w:noProof w:val="0"/>
          <w:sz w:val="24"/>
          <w:szCs w:val="24"/>
          <w:lang w:val="pt-BR"/>
        </w:rPr>
        <w:t xml:space="preserve"> aninhado</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1556543E" w14:textId="2796FBD9">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Ajuste Válido:</w:t>
      </w:r>
      <w:r w:rsidRPr="343410AA" w:rsidR="60C2A337">
        <w:rPr>
          <w:rFonts w:ascii="Times New Roman" w:hAnsi="Times New Roman" w:eastAsia="Times New Roman" w:cs="Times New Roman"/>
          <w:i w:val="0"/>
          <w:iCs w:val="0"/>
          <w:noProof w:val="0"/>
          <w:sz w:val="24"/>
          <w:szCs w:val="24"/>
          <w:lang w:val="pt-BR"/>
        </w:rPr>
        <w:t xml:space="preserve"> Se o resultado for válido, a mensagem "</w:t>
      </w:r>
      <w:r w:rsidRPr="343410AA" w:rsidR="60C2A337">
        <w:rPr>
          <w:rFonts w:ascii="Times New Roman" w:hAnsi="Times New Roman" w:eastAsia="Times New Roman" w:cs="Times New Roman"/>
          <w:i w:val="0"/>
          <w:iCs w:val="0"/>
          <w:noProof w:val="0"/>
          <w:sz w:val="24"/>
          <w:szCs w:val="24"/>
          <w:lang w:val="pt-BR"/>
        </w:rPr>
        <w:t>exibeRecomendacaoAjustada</w:t>
      </w:r>
      <w:r w:rsidRPr="343410AA" w:rsidR="60C2A337">
        <w:rPr>
          <w:rFonts w:ascii="Times New Roman" w:hAnsi="Times New Roman" w:eastAsia="Times New Roman" w:cs="Times New Roman"/>
          <w:i w:val="0"/>
          <w:iCs w:val="0"/>
          <w:noProof w:val="0"/>
          <w:sz w:val="24"/>
          <w:szCs w:val="24"/>
          <w:lang w:val="pt-BR"/>
        </w:rPr>
        <w:t>()" é enviada.</w:t>
      </w:r>
    </w:p>
    <w:p w:rsidR="46709E09" w:rsidP="343410AA" w:rsidRDefault="46709E09" w14:paraId="49185797" w14:textId="65604691">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Ajuste Inválido:</w:t>
      </w:r>
      <w:r w:rsidRPr="343410AA" w:rsidR="60C2A337">
        <w:rPr>
          <w:rFonts w:ascii="Times New Roman" w:hAnsi="Times New Roman" w:eastAsia="Times New Roman" w:cs="Times New Roman"/>
          <w:i w:val="0"/>
          <w:iCs w:val="0"/>
          <w:noProof w:val="0"/>
          <w:sz w:val="24"/>
          <w:szCs w:val="24"/>
          <w:lang w:val="pt-BR"/>
        </w:rPr>
        <w:t xml:space="preserve"> Se o ajuste falhar, o "Sistema" envia a mensagem "</w:t>
      </w:r>
      <w:r w:rsidRPr="343410AA" w:rsidR="60C2A337">
        <w:rPr>
          <w:rFonts w:ascii="Times New Roman" w:hAnsi="Times New Roman" w:eastAsia="Times New Roman" w:cs="Times New Roman"/>
          <w:i w:val="0"/>
          <w:iCs w:val="0"/>
          <w:noProof w:val="0"/>
          <w:sz w:val="24"/>
          <w:szCs w:val="24"/>
          <w:lang w:val="pt-BR"/>
        </w:rPr>
        <w:t>informarInviabilidade</w:t>
      </w:r>
      <w:r w:rsidRPr="343410AA" w:rsidR="60C2A337">
        <w:rPr>
          <w:rFonts w:ascii="Times New Roman" w:hAnsi="Times New Roman" w:eastAsia="Times New Roman" w:cs="Times New Roman"/>
          <w:i w:val="0"/>
          <w:iCs w:val="0"/>
          <w:noProof w:val="0"/>
          <w:sz w:val="24"/>
          <w:szCs w:val="24"/>
          <w:lang w:val="pt-BR"/>
        </w:rPr>
        <w:t>()" ao "Usuário".</w:t>
      </w:r>
    </w:p>
    <w:p w:rsidR="343410AA" w:rsidRDefault="343410AA" w14:paraId="53F483E4" w14:textId="454E167A">
      <w:r>
        <w:br w:type="page"/>
      </w:r>
    </w:p>
    <w:p w:rsidR="7E933464" w:rsidP="70F28DED" w:rsidRDefault="7E933464" w14:paraId="253EBEC9" w14:textId="762D200B">
      <w:pPr>
        <w:pStyle w:val="Heading1"/>
        <w:rPr>
          <w:rFonts w:ascii="Times New Roman" w:hAnsi="Times New Roman" w:eastAsia="Times New Roman" w:cs="Times New Roman"/>
          <w:b w:val="1"/>
          <w:bCs w:val="1"/>
          <w:i w:val="0"/>
          <w:iCs w:val="0"/>
          <w:sz w:val="24"/>
          <w:szCs w:val="24"/>
        </w:rPr>
      </w:pPr>
      <w:bookmarkStart w:name="_Toc325546556" w:id="776684869"/>
      <w:r w:rsidR="5135C88B">
        <w:rPr/>
        <w:t>8</w:t>
      </w:r>
      <w:r w:rsidR="0F1AB68B">
        <w:rPr/>
        <w:t>.</w:t>
      </w:r>
      <w:r w:rsidR="5135C88B">
        <w:rPr/>
        <w:t xml:space="preserve"> DIAGR</w:t>
      </w:r>
      <w:r w:rsidR="4764B026">
        <w:rPr/>
        <w:t>A</w:t>
      </w:r>
      <w:r w:rsidR="5135C88B">
        <w:rPr/>
        <w:t>MA DE CLASSES</w:t>
      </w:r>
      <w:bookmarkEnd w:id="776684869"/>
    </w:p>
    <w:p w:rsidR="4BE94D39" w:rsidP="1CB4B7E6" w:rsidRDefault="4BE94D39" w14:paraId="292B8E83" w14:textId="14FE18B0">
      <w:pPr>
        <w:pStyle w:val="Normal"/>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noProof w:val="0"/>
          <w:sz w:val="24"/>
          <w:szCs w:val="24"/>
          <w:lang w:val="pt-BR"/>
        </w:rPr>
        <w:t xml:space="preserve">O Diagrama de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 xml:space="preserve">es é um dos principais diagramas estruturais da UML. Ele representa a estrutura estática do sistema, modelando as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es, seus atributos, métodos e os relacionamentos entre elas. Esse diagrama é essencial para o planejamento da arquitetura do software, auxiliando na identificação dos componentes que formarão a base do código-fonte.</w:t>
      </w:r>
    </w:p>
    <w:p w:rsidR="43F7CF23" w:rsidP="70F28DED" w:rsidRDefault="43F7CF23" w14:paraId="32935B69" w14:textId="5C716427">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noProof w:val="0"/>
          <w:sz w:val="24"/>
          <w:szCs w:val="24"/>
          <w:lang w:val="pt-BR"/>
        </w:rPr>
        <w:t xml:space="preserve">Os componentes Principais dos diagramas de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 são:</w:t>
      </w:r>
    </w:p>
    <w:p w:rsidR="43F7CF23" w:rsidP="70F28DED" w:rsidRDefault="43F7CF23" w14:paraId="45FCEDEA" w14:textId="45E60240">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b w:val="1"/>
          <w:bCs w:val="1"/>
          <w:noProof w:val="0"/>
          <w:sz w:val="24"/>
          <w:szCs w:val="24"/>
          <w:lang w:val="pt-BR"/>
        </w:rPr>
        <w:t>Class</w:t>
      </w:r>
      <w:r w:rsidRPr="70F28DED" w:rsidR="4DDB45E6">
        <w:rPr>
          <w:rFonts w:ascii="Times New Roman" w:hAnsi="Times New Roman" w:eastAsia="Times New Roman" w:cs="Times New Roman"/>
          <w:b w:val="1"/>
          <w:bCs w:val="1"/>
          <w:noProof w:val="0"/>
          <w:sz w:val="24"/>
          <w:szCs w:val="24"/>
          <w:lang w:val="pt-BR"/>
        </w:rPr>
        <w:t>es:</w:t>
      </w:r>
      <w:r w:rsidRPr="70F28DED" w:rsidR="4DDB45E6">
        <w:rPr>
          <w:rFonts w:ascii="Times New Roman" w:hAnsi="Times New Roman" w:eastAsia="Times New Roman" w:cs="Times New Roman"/>
          <w:noProof w:val="0"/>
          <w:sz w:val="24"/>
          <w:szCs w:val="24"/>
          <w:lang w:val="pt-BR"/>
        </w:rPr>
        <w:t xml:space="preserve"> Representam as entidades e os objetos do sistema.</w:t>
      </w:r>
    </w:p>
    <w:p w:rsidR="43F7CF23" w:rsidP="70F28DED" w:rsidRDefault="43F7CF23" w14:paraId="1C447747" w14:textId="52315FE5">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b w:val="1"/>
          <w:bCs w:val="1"/>
          <w:noProof w:val="0"/>
          <w:sz w:val="24"/>
          <w:szCs w:val="24"/>
          <w:lang w:val="pt-BR"/>
        </w:rPr>
        <w:t>Atributos:</w:t>
      </w:r>
      <w:r w:rsidRPr="70F28DED" w:rsidR="4DDB45E6">
        <w:rPr>
          <w:rFonts w:ascii="Times New Roman" w:hAnsi="Times New Roman" w:eastAsia="Times New Roman" w:cs="Times New Roman"/>
          <w:noProof w:val="0"/>
          <w:sz w:val="24"/>
          <w:szCs w:val="24"/>
          <w:lang w:val="pt-BR"/>
        </w:rPr>
        <w:t xml:space="preserve"> São as propriedades e características das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es.</w:t>
      </w:r>
    </w:p>
    <w:p w:rsidR="43F7CF23" w:rsidP="70F28DED" w:rsidRDefault="43F7CF23" w14:paraId="28AEBFA3" w14:textId="499D09DE">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b w:val="1"/>
          <w:bCs w:val="1"/>
          <w:noProof w:val="0"/>
          <w:sz w:val="24"/>
          <w:szCs w:val="24"/>
          <w:lang w:val="pt-BR"/>
        </w:rPr>
        <w:t>Métodos:</w:t>
      </w:r>
      <w:r w:rsidRPr="70F28DED" w:rsidR="4DDB45E6">
        <w:rPr>
          <w:rFonts w:ascii="Times New Roman" w:hAnsi="Times New Roman" w:eastAsia="Times New Roman" w:cs="Times New Roman"/>
          <w:noProof w:val="0"/>
          <w:sz w:val="24"/>
          <w:szCs w:val="24"/>
          <w:lang w:val="pt-BR"/>
        </w:rPr>
        <w:t xml:space="preserve"> Representam o comportamento e as funcionalidades das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es.</w:t>
      </w:r>
    </w:p>
    <w:p w:rsidR="43F7CF23" w:rsidP="70F28DED" w:rsidRDefault="43F7CF23" w14:paraId="69AAC7DD" w14:textId="35E470B7">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b w:val="1"/>
          <w:bCs w:val="1"/>
          <w:noProof w:val="0"/>
          <w:sz w:val="24"/>
          <w:szCs w:val="24"/>
          <w:lang w:val="pt-BR"/>
        </w:rPr>
        <w:t>Relacionamentos:</w:t>
      </w:r>
      <w:r w:rsidRPr="70F28DED" w:rsidR="4DDB45E6">
        <w:rPr>
          <w:rFonts w:ascii="Times New Roman" w:hAnsi="Times New Roman" w:eastAsia="Times New Roman" w:cs="Times New Roman"/>
          <w:noProof w:val="0"/>
          <w:sz w:val="24"/>
          <w:szCs w:val="24"/>
          <w:lang w:val="pt-BR"/>
        </w:rPr>
        <w:t xml:space="preserve"> Mostram as conexões e interações entre as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es (como associações, herança e dependências).</w:t>
      </w:r>
    </w:p>
    <w:p w:rsidR="43F7CF23" w:rsidP="70F28DED" w:rsidRDefault="43F7CF23" w14:paraId="05DBFE8C" w14:textId="42C333B9">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b w:val="1"/>
          <w:bCs w:val="1"/>
          <w:noProof w:val="0"/>
          <w:sz w:val="24"/>
          <w:szCs w:val="24"/>
          <w:lang w:val="pt-BR"/>
        </w:rPr>
        <w:t>Multiplicidade:</w:t>
      </w:r>
      <w:r w:rsidRPr="70F28DED" w:rsidR="4DDB45E6">
        <w:rPr>
          <w:rFonts w:ascii="Times New Roman" w:hAnsi="Times New Roman" w:eastAsia="Times New Roman" w:cs="Times New Roman"/>
          <w:noProof w:val="0"/>
          <w:sz w:val="24"/>
          <w:szCs w:val="24"/>
          <w:lang w:val="pt-BR"/>
        </w:rPr>
        <w:t xml:space="preserve"> Define o número de instâncias de uma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 que se relacionam com outra.</w:t>
      </w:r>
    </w:p>
    <w:p w:rsidR="43F7CF23" w:rsidP="70F28DED" w:rsidRDefault="43F7CF23" w14:paraId="7172A910" w14:textId="69035C4F">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0F28DED" w:rsidR="4DDB45E6">
        <w:rPr>
          <w:rFonts w:ascii="Times New Roman" w:hAnsi="Times New Roman" w:eastAsia="Times New Roman" w:cs="Times New Roman"/>
          <w:noProof w:val="0"/>
          <w:sz w:val="24"/>
          <w:szCs w:val="24"/>
          <w:lang w:val="pt-BR"/>
        </w:rPr>
        <w:t xml:space="preserve">A seguir temos o diagrama de </w:t>
      </w:r>
      <w:r w:rsidRPr="70F28DED" w:rsidR="4DDB45E6">
        <w:rPr>
          <w:rFonts w:ascii="Times New Roman" w:hAnsi="Times New Roman" w:eastAsia="Times New Roman" w:cs="Times New Roman"/>
          <w:noProof w:val="0"/>
          <w:sz w:val="24"/>
          <w:szCs w:val="24"/>
          <w:lang w:val="pt-BR"/>
        </w:rPr>
        <w:t>class</w:t>
      </w:r>
      <w:r w:rsidRPr="70F28DED" w:rsidR="4DDB45E6">
        <w:rPr>
          <w:rFonts w:ascii="Times New Roman" w:hAnsi="Times New Roman" w:eastAsia="Times New Roman" w:cs="Times New Roman"/>
          <w:noProof w:val="0"/>
          <w:sz w:val="24"/>
          <w:szCs w:val="24"/>
          <w:lang w:val="pt-BR"/>
        </w:rPr>
        <w:t>es do sistema:</w:t>
      </w:r>
    </w:p>
    <w:p w:rsidR="1EC0F5FC" w:rsidP="70F28DED" w:rsidRDefault="1EC0F5FC" w14:paraId="7D25784B" w14:textId="60A46795">
      <w:pPr>
        <w:pStyle w:val="Normal"/>
        <w:bidi w:val="0"/>
        <w:spacing w:before="240" w:beforeAutospacing="off" w:after="240" w:afterAutospacing="off" w:line="360" w:lineRule="auto"/>
        <w:ind w:firstLine="0"/>
        <w:jc w:val="both"/>
        <w:rPr>
          <w:rFonts w:ascii="Times New Roman" w:hAnsi="Times New Roman" w:eastAsia="Times New Roman" w:cs="Times New Roman"/>
          <w:b w:val="0"/>
          <w:bCs w:val="0"/>
          <w:noProof w:val="0"/>
          <w:sz w:val="24"/>
          <w:szCs w:val="24"/>
          <w:lang w:val="pt-BR"/>
        </w:rPr>
      </w:pPr>
    </w:p>
    <w:p w:rsidR="1AF509E4" w:rsidP="70F28DED" w:rsidRDefault="1AF509E4" w14:paraId="5F7BFEB1" w14:textId="7C19BFAC">
      <w:pPr>
        <w:pStyle w:val="Normal"/>
        <w:keepNext w:val="0"/>
        <w:keepLines w:val="0"/>
        <w:bidi w:val="0"/>
        <w:spacing w:before="120" w:beforeAutospacing="off" w:after="120" w:afterAutospacing="off" w:line="360" w:lineRule="auto"/>
        <w:ind w:firstLine="0"/>
        <w:jc w:val="center"/>
        <w:rPr>
          <w:rFonts w:ascii="Times New Roman" w:hAnsi="Times New Roman" w:eastAsia="Times New Roman" w:cs="Times New Roman"/>
          <w:sz w:val="24"/>
          <w:szCs w:val="24"/>
        </w:rPr>
      </w:pPr>
      <w:r w:rsidRPr="70F28DED" w:rsidR="72DF5E07">
        <w:rPr>
          <w:rFonts w:ascii="Times New Roman" w:hAnsi="Times New Roman" w:eastAsia="Times New Roman" w:cs="Times New Roman"/>
          <w:sz w:val="24"/>
          <w:szCs w:val="24"/>
        </w:rPr>
        <w:t>Figura 2</w:t>
      </w:r>
      <w:r w:rsidRPr="70F28DED" w:rsidR="37CAC3D8">
        <w:rPr>
          <w:rFonts w:ascii="Times New Roman" w:hAnsi="Times New Roman" w:eastAsia="Times New Roman" w:cs="Times New Roman"/>
          <w:sz w:val="24"/>
          <w:szCs w:val="24"/>
        </w:rPr>
        <w:t>3</w:t>
      </w:r>
      <w:r w:rsidRPr="70F28DED" w:rsidR="0D2B0F69">
        <w:rPr>
          <w:rFonts w:ascii="Times New Roman" w:hAnsi="Times New Roman" w:eastAsia="Times New Roman" w:cs="Times New Roman"/>
          <w:sz w:val="24"/>
          <w:szCs w:val="24"/>
        </w:rPr>
        <w:t xml:space="preserve">- Diagrama de </w:t>
      </w:r>
      <w:r w:rsidRPr="70F28DED" w:rsidR="0D2B0F69">
        <w:rPr>
          <w:rFonts w:ascii="Times New Roman" w:hAnsi="Times New Roman" w:eastAsia="Times New Roman" w:cs="Times New Roman"/>
          <w:sz w:val="24"/>
          <w:szCs w:val="24"/>
        </w:rPr>
        <w:t>Class</w:t>
      </w:r>
      <w:r w:rsidRPr="70F28DED" w:rsidR="0D2B0F69">
        <w:rPr>
          <w:rFonts w:ascii="Times New Roman" w:hAnsi="Times New Roman" w:eastAsia="Times New Roman" w:cs="Times New Roman"/>
          <w:sz w:val="24"/>
          <w:szCs w:val="24"/>
        </w:rPr>
        <w:t>e do sistema</w:t>
      </w:r>
      <w:r w:rsidR="0CF69803">
        <w:drawing>
          <wp:inline wp14:editId="30217CC2" wp14:anchorId="4C82735F">
            <wp:extent cx="5724525" cy="3962401"/>
            <wp:effectExtent l="0" t="0" r="0" b="0"/>
            <wp:docPr id="6792238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uri="{28A0092B-C50C-407E-A947-70E740481C1C}">
                          <a14:useLocalDpi xmlns:a14="http://schemas.microsoft.com/office/drawing/2010/main"/>
                        </a:ext>
                      </a:extLst>
                    </a:blip>
                    <a:stretch>
                      <a:fillRect/>
                    </a:stretch>
                  </pic:blipFill>
                  <pic:spPr>
                    <a:xfrm rot="0">
                      <a:off x="0" y="0"/>
                      <a:ext cx="5724525" cy="3962401"/>
                    </a:xfrm>
                    <a:prstGeom prst="rect">
                      <a:avLst/>
                    </a:prstGeom>
                  </pic:spPr>
                </pic:pic>
              </a:graphicData>
            </a:graphic>
          </wp:inline>
        </w:drawing>
      </w:r>
      <w:r w:rsidRPr="70F28DED" w:rsidR="7FC83190">
        <w:rPr>
          <w:rFonts w:ascii="Times New Roman" w:hAnsi="Times New Roman" w:eastAsia="Times New Roman" w:cs="Times New Roman"/>
          <w:sz w:val="24"/>
          <w:szCs w:val="24"/>
        </w:rPr>
        <w:t>Fonte: Autoria Própria.</w:t>
      </w:r>
    </w:p>
    <w:p w:rsidR="2B34D022" w:rsidP="70F28DED" w:rsidRDefault="2B34D022" w14:paraId="57DD7561" w14:textId="2DB0671C">
      <w:pPr>
        <w:pStyle w:val="Heading2"/>
        <w:keepNext w:val="0"/>
        <w:keepLines w:val="0"/>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pt-BR"/>
        </w:rPr>
      </w:pPr>
      <w:bookmarkStart w:name="_Toc776411943" w:id="13639938"/>
      <w:r w:rsidRPr="70F28DED" w:rsidR="17A12DEB">
        <w:rPr>
          <w:rFonts w:ascii="Times New Roman" w:hAnsi="Times New Roman" w:eastAsia="Times New Roman" w:cs="Times New Roman"/>
          <w:b w:val="1"/>
          <w:bCs w:val="1"/>
          <w:noProof w:val="0"/>
          <w:sz w:val="24"/>
          <w:szCs w:val="24"/>
          <w:lang w:val="pt-BR"/>
        </w:rPr>
        <w:t>8.1 Diagrama de Classes</w:t>
      </w:r>
      <w:bookmarkEnd w:id="13639938"/>
    </w:p>
    <w:p w:rsidR="582CC713" w:rsidP="343410AA" w:rsidRDefault="582CC713" w14:paraId="58220487" w14:textId="7A4C69C9">
      <w:pPr>
        <w:keepNext w:val="0"/>
        <w:keepLines w:val="0"/>
        <w:bidi w:val="0"/>
        <w:spacing w:before="120" w:beforeAutospacing="off" w:after="120" w:afterAutospacing="off" w:line="360" w:lineRule="auto"/>
        <w:ind w:firstLine="708"/>
        <w:jc w:val="both"/>
      </w:pPr>
      <w:r w:rsidRPr="70F28DED" w:rsidR="4AC301BD">
        <w:rPr>
          <w:rFonts w:ascii="Times New Roman" w:hAnsi="Times New Roman" w:eastAsia="Times New Roman" w:cs="Times New Roman"/>
          <w:noProof w:val="0"/>
          <w:sz w:val="24"/>
          <w:szCs w:val="24"/>
          <w:lang w:val="pt-BR"/>
        </w:rPr>
        <w:t>A Figura 23 exibe o Diagrama de Classes do Módulo de Recomendação de Builds e Validação Térmica. O diagrama modela as entidades e os relacionamentos essenciais para a funcionalidade de recomendação de configurações de PC, incluindo classes para representar usuários, builds, componentes, preferências e os serviços responsáveis pela inteligência artificial, validação e cálculo térmico.</w:t>
      </w:r>
    </w:p>
    <w:p w:rsidR="6595920C" w:rsidP="70F28DED" w:rsidRDefault="6595920C" w14:paraId="3E561E0F" w14:textId="7228C615">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pt-BR"/>
        </w:rPr>
      </w:pPr>
      <w:bookmarkStart w:name="_Toc1145741270" w:id="501850291"/>
      <w:r w:rsidRPr="70F28DED" w:rsidR="1E57B0E7">
        <w:rPr>
          <w:rFonts w:ascii="Times New Roman" w:hAnsi="Times New Roman" w:eastAsia="Times New Roman" w:cs="Times New Roman"/>
          <w:b w:val="1"/>
          <w:bCs w:val="1"/>
          <w:noProof w:val="0"/>
          <w:sz w:val="24"/>
          <w:szCs w:val="24"/>
          <w:lang w:val="pt-BR"/>
        </w:rPr>
        <w:t>8.1.1</w:t>
      </w:r>
      <w:r w:rsidRPr="70F28DED" w:rsidR="17A12DEB">
        <w:rPr>
          <w:rFonts w:ascii="Times New Roman" w:hAnsi="Times New Roman" w:eastAsia="Times New Roman" w:cs="Times New Roman"/>
          <w:b w:val="1"/>
          <w:bCs w:val="1"/>
          <w:noProof w:val="0"/>
          <w:sz w:val="24"/>
          <w:szCs w:val="24"/>
          <w:lang w:val="pt-BR"/>
        </w:rPr>
        <w:t xml:space="preserve"> Descrição das Classes</w:t>
      </w:r>
      <w:bookmarkEnd w:id="501850291"/>
    </w:p>
    <w:p w:rsidR="6595920C" w:rsidP="70F28DED" w:rsidRDefault="6595920C" w14:paraId="1E3B10AB" w14:textId="585853BC">
      <w:pPr>
        <w:keepNext w:val="0"/>
        <w:keepLines w:val="0"/>
        <w:bidi w:val="0"/>
        <w:spacing w:before="120" w:beforeAutospacing="off" w:after="120" w:afterAutospacing="off" w:line="360" w:lineRule="auto"/>
        <w:jc w:val="both"/>
        <w:rPr>
          <w:rFonts w:ascii="Times New Roman" w:hAnsi="Times New Roman" w:eastAsia="Times New Roman" w:cs="Times New Roman"/>
          <w:noProof w:val="0"/>
          <w:sz w:val="24"/>
          <w:szCs w:val="24"/>
          <w:lang w:val="pt-BR"/>
        </w:rPr>
      </w:pPr>
      <w:r w:rsidRPr="70F28DED" w:rsidR="17A12DEB">
        <w:rPr>
          <w:rFonts w:ascii="Times New Roman" w:hAnsi="Times New Roman" w:eastAsia="Times New Roman" w:cs="Times New Roman"/>
          <w:b w:val="1"/>
          <w:bCs w:val="1"/>
          <w:noProof w:val="0"/>
          <w:sz w:val="24"/>
          <w:szCs w:val="24"/>
          <w:lang w:val="pt-BR"/>
        </w:rPr>
        <w:t>Nota sobre visibilidade:</w:t>
      </w:r>
      <w:r w:rsidRPr="70F28DED" w:rsidR="17A12DEB">
        <w:rPr>
          <w:rFonts w:ascii="Times New Roman" w:hAnsi="Times New Roman" w:eastAsia="Times New Roman" w:cs="Times New Roman"/>
          <w:noProof w:val="0"/>
          <w:sz w:val="24"/>
          <w:szCs w:val="24"/>
          <w:lang w:val="pt-BR"/>
        </w:rPr>
        <w:t xml:space="preserve"> </w:t>
      </w:r>
      <w:r w:rsidRPr="70F28DED" w:rsidR="17A12DEB">
        <w:rPr>
          <w:rFonts w:ascii="Times New Roman" w:hAnsi="Times New Roman" w:eastAsia="Times New Roman" w:cs="Times New Roman"/>
          <w:noProof w:val="0"/>
          <w:sz w:val="24"/>
          <w:szCs w:val="24"/>
          <w:lang w:val="pt-BR"/>
        </w:rPr>
        <w:t>+</w:t>
      </w:r>
      <w:r w:rsidRPr="70F28DED" w:rsidR="17A12DEB">
        <w:rPr>
          <w:rFonts w:ascii="Times New Roman" w:hAnsi="Times New Roman" w:eastAsia="Times New Roman" w:cs="Times New Roman"/>
          <w:noProof w:val="0"/>
          <w:sz w:val="24"/>
          <w:szCs w:val="24"/>
          <w:lang w:val="pt-BR"/>
        </w:rPr>
        <w:t xml:space="preserve"> = público, </w:t>
      </w:r>
      <w:r w:rsidRPr="70F28DED" w:rsidR="17A12DEB">
        <w:rPr>
          <w:rFonts w:ascii="Times New Roman" w:hAnsi="Times New Roman" w:eastAsia="Times New Roman" w:cs="Times New Roman"/>
          <w:noProof w:val="0"/>
          <w:sz w:val="24"/>
          <w:szCs w:val="24"/>
          <w:lang w:val="pt-BR"/>
        </w:rPr>
        <w:t>-</w:t>
      </w:r>
      <w:r w:rsidRPr="70F28DED" w:rsidR="17A12DEB">
        <w:rPr>
          <w:rFonts w:ascii="Times New Roman" w:hAnsi="Times New Roman" w:eastAsia="Times New Roman" w:cs="Times New Roman"/>
          <w:noProof w:val="0"/>
          <w:sz w:val="24"/>
          <w:szCs w:val="24"/>
          <w:lang w:val="pt-BR"/>
        </w:rPr>
        <w:t xml:space="preserve"> = privado.</w:t>
      </w:r>
    </w:p>
    <w:p w:rsidR="6595920C" w:rsidP="70F28DED" w:rsidRDefault="6595920C" w14:paraId="3E9EF9A5" w14:textId="426D873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120787279" w:id="170197716"/>
      <w:r w:rsidRPr="70F28DED" w:rsidR="1E57B0E7">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.1 </w:t>
      </w:r>
      <w:r w:rsidRPr="70F28DED" w:rsidR="17A12DEB">
        <w:rPr>
          <w:rFonts w:ascii="Times New Roman" w:hAnsi="Times New Roman" w:eastAsia="Times New Roman" w:cs="Times New Roman"/>
          <w:b w:val="1"/>
          <w:bCs w:val="1"/>
          <w:i w:val="0"/>
          <w:iCs w:val="0"/>
          <w:noProof w:val="0"/>
          <w:sz w:val="24"/>
          <w:szCs w:val="24"/>
          <w:lang w:val="pt-BR"/>
        </w:rPr>
        <w:t>SeçãoRecomendação</w:t>
      </w:r>
      <w:bookmarkEnd w:id="170197716"/>
    </w:p>
    <w:p w:rsidR="6595920C" w:rsidP="70F28DED" w:rsidRDefault="6595920C" w14:paraId="70B82560" w14:textId="5F64BC2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Agrupar recomendações geradas (conjunto de builds) em uma sessão com data de criação.</w:t>
      </w:r>
    </w:p>
    <w:p w:rsidR="70F28DED" w:rsidRDefault="70F28DED" w14:paraId="44C26FAE" w14:textId="77DACB66">
      <w:r>
        <w:br w:type="page"/>
      </w:r>
    </w:p>
    <w:p w:rsidR="6595920C" w:rsidP="70F28DED" w:rsidRDefault="6595920C" w14:paraId="78E1FD3C" w14:textId="7FE3D95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70F28DED" w14:paraId="0C48EDA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B0AF25F" w14:textId="4B69D02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39308BC" w14:textId="36FDB17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4348282" w14:textId="2E05756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E2DF40D" w14:textId="37FF010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8AAA4B8" w14:textId="16B012A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0BCDEAF1">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278B5DE" w14:textId="1D8E6F9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93C6E53" w14:textId="0B5869F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E81C7F3" w14:textId="46D3B26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865F982" w14:textId="4E144D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Identificador único da seção de recomendações.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E22A8A2" w14:textId="050148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unique</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579683A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2C040C42" w14:textId="5AD2145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dataInicio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56D8AE3" w14:textId="467FD01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Date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43964DE" w14:textId="67F6CAE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DE8B028" w14:textId="4C9CA8A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Data/hora de criação da seção.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072BA71" w14:textId="7B2C8D8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bl>
    <w:p w:rsidR="6595920C" w:rsidP="524CBF35" w:rsidRDefault="6595920C" w14:paraId="26561EBB" w14:textId="6FB10729">
      <w:pPr>
        <w:pStyle w:val="Normal"/>
        <w:keepNext w:val="0"/>
        <w:keepLines w:val="0"/>
        <w:bidi w:val="0"/>
        <w:spacing w:before="120" w:beforeAutospacing="off" w:after="120" w:afterAutospacing="off" w:line="360" w:lineRule="auto"/>
        <w:rPr>
          <w:rFonts w:ascii="Times New Roman" w:hAnsi="Times New Roman" w:eastAsia="Times New Roman" w:cs="Times New Roman"/>
          <w:b w:val="1"/>
          <w:bCs w:val="1"/>
          <w:i w:val="0"/>
          <w:iCs w:val="0"/>
          <w:noProof w:val="0"/>
          <w:sz w:val="24"/>
          <w:szCs w:val="24"/>
          <w:lang w:val="pt-BR"/>
        </w:rPr>
      </w:pPr>
      <w:r w:rsidRPr="524CBF35"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358" w:type="dxa"/>
        <w:jc w:val="center"/>
        <w:tblLayout w:type="fixed"/>
        <w:tblLook w:val="06A0" w:firstRow="1" w:lastRow="0" w:firstColumn="1" w:lastColumn="0" w:noHBand="1" w:noVBand="1"/>
      </w:tblPr>
      <w:tblGrid>
        <w:gridCol w:w="1872"/>
        <w:gridCol w:w="1872"/>
        <w:gridCol w:w="1872"/>
        <w:gridCol w:w="1872"/>
        <w:gridCol w:w="1872"/>
      </w:tblGrid>
      <w:tr w:rsidR="320543F7" w:rsidTr="70F28DED" w14:paraId="39D59577">
        <w:trPr>
          <w:trHeight w:val="300"/>
        </w:trPr>
        <w:tc>
          <w:tcPr>
            <w:cnfStyle w:val="001000000000" w:firstRow="0" w:lastRow="0" w:firstColumn="1" w:lastColumn="0" w:oddVBand="0" w:evenVBand="0" w:oddHBand="0" w:evenHBand="0" w:firstRowFirstColumn="0" w:firstRowLastColumn="0" w:lastRowFirstColumn="0" w:lastRowLastColumn="0"/>
            <w:tcW w:w="1872" w:type="dxa"/>
            <w:tcMar/>
            <w:vAlign w:val="center"/>
          </w:tcPr>
          <w:p w:rsidR="320543F7" w:rsidP="70F28DED" w:rsidRDefault="320543F7" w14:paraId="294F5D39" w14:textId="60C6277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78727C08" w14:textId="48DDC19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77BE5323" w14:textId="5F8A716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0BFF4073" w14:textId="1ABE22A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619CE9C6" w14:textId="3F04BFB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3406BC97">
        <w:trPr>
          <w:trHeight w:val="300"/>
        </w:trPr>
        <w:tc>
          <w:tcPr>
            <w:cnfStyle w:val="001000000000" w:firstRow="0" w:lastRow="0" w:firstColumn="1" w:lastColumn="0" w:oddVBand="0" w:evenVBand="0" w:oddHBand="0" w:evenHBand="0" w:firstRowFirstColumn="0" w:firstRowLastColumn="0" w:lastRowFirstColumn="0" w:lastRowLastColumn="0"/>
            <w:tcW w:w="1872" w:type="dxa"/>
            <w:tcMar/>
            <w:vAlign w:val="center"/>
          </w:tcPr>
          <w:p w:rsidR="320543F7" w:rsidP="70F28DED" w:rsidRDefault="320543F7" w14:paraId="129EE0B7" w14:textId="7F1ED4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gerarBuilds</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1DD0E843" w14:textId="66A90D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2F53F473" w14:textId="5B4A415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&lt;Build&gt;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28B00651" w14:textId="61DD8F4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70F28DED" w:rsidRDefault="320543F7" w14:paraId="3237945B" w14:textId="259ADC9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Gera e retorna uma lista de </w:t>
            </w:r>
            <w:r w:rsidRPr="70F28DED" w:rsidR="0CF69803">
              <w:rPr>
                <w:rFonts w:ascii="Times New Roman" w:hAnsi="Times New Roman" w:eastAsia="Times New Roman" w:cs="Times New Roman"/>
                <w:i w:val="0"/>
                <w:iCs w:val="0"/>
                <w:sz w:val="24"/>
                <w:szCs w:val="24"/>
              </w:rPr>
              <w:t>Build</w:t>
            </w:r>
            <w:r w:rsidRPr="70F28DED" w:rsidR="0CF69803">
              <w:rPr>
                <w:rFonts w:ascii="Times New Roman" w:hAnsi="Times New Roman" w:eastAsia="Times New Roman" w:cs="Times New Roman"/>
                <w:i w:val="0"/>
                <w:iCs w:val="0"/>
                <w:sz w:val="24"/>
                <w:szCs w:val="24"/>
              </w:rPr>
              <w:t xml:space="preserve"> com base nas preferências associadas.</w:t>
            </w:r>
          </w:p>
        </w:tc>
      </w:tr>
    </w:tbl>
    <w:p w:rsidR="6595920C" w:rsidP="70F28DED" w:rsidRDefault="6595920C" w14:paraId="4F62D8F4" w14:textId="30F76C25">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96129484" w:id="799973736"/>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.2 </w:t>
      </w:r>
      <w:r w:rsidRPr="70F28DED" w:rsidR="17A12DEB">
        <w:rPr>
          <w:rFonts w:ascii="Times New Roman" w:hAnsi="Times New Roman" w:eastAsia="Times New Roman" w:cs="Times New Roman"/>
          <w:b w:val="1"/>
          <w:bCs w:val="1"/>
          <w:i w:val="0"/>
          <w:iCs w:val="0"/>
          <w:noProof w:val="0"/>
          <w:sz w:val="24"/>
          <w:szCs w:val="24"/>
          <w:lang w:val="pt-BR"/>
        </w:rPr>
        <w:t>PreferenciaUsuario</w:t>
      </w:r>
      <w:bookmarkEnd w:id="799973736"/>
    </w:p>
    <w:p w:rsidR="6595920C" w:rsidP="70F28DED" w:rsidRDefault="6595920C" w14:paraId="098B44B0" w14:textId="647A240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Armazenar as preferências do usuário para guiar a recomendação (orçamento, perfil de uso e ambiente).</w:t>
      </w:r>
    </w:p>
    <w:p w:rsidR="70F28DED" w:rsidRDefault="70F28DED" w14:paraId="7EC5E9BF" w14:textId="0DE281C1">
      <w:r>
        <w:br w:type="page"/>
      </w:r>
    </w:p>
    <w:p w:rsidR="6595920C" w:rsidP="70F28DED" w:rsidRDefault="6595920C" w14:paraId="6DC69E0F" w14:textId="29011BE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70F28DED" w14:paraId="1DC9A1D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70DDB819" w14:textId="31485A3C">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7D6BB60" w14:textId="3E4F055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0C2E835" w14:textId="1D6D939F">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A636B87" w14:textId="5B02F635">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5036FEF" w14:textId="4D0E21E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3C30E01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5142A39" w14:textId="32E6473F">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orcamento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E742D50" w14:textId="76EB15FE">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16B124E" w14:textId="4A2B440D">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F62741E" w14:textId="76C70F5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Orçamento máximo pretendido (moeda padrão do sistema).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18A8101" w14:textId="2987BC7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{&gt;=0}</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0B3A9E56">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69D1F97" w14:textId="45A90632">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perfilUso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357E741" w14:textId="41A05035">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PerfilPC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AC2A57E" w14:textId="1CE9AA1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F9BEF49" w14:textId="37A86B7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Perfil de uso do PC (enum).</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2E7B7A7" w14:textId="34C7CEA0">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522BE9C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7FD458E" w14:textId="3E7072F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8F6A545" w14:textId="2584867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9AF74CF" w14:textId="5D9A09B2">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CCECBE4" w14:textId="22FD674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Objeto </w:t>
            </w:r>
            <w:r w:rsidRPr="70F28DED" w:rsidR="0CF69803">
              <w:rPr>
                <w:rFonts w:ascii="Times New Roman" w:hAnsi="Times New Roman" w:eastAsia="Times New Roman" w:cs="Times New Roman"/>
                <w:i w:val="0"/>
                <w:iCs w:val="0"/>
                <w:sz w:val="24"/>
                <w:szCs w:val="24"/>
              </w:rPr>
              <w:t>Ambiente</w:t>
            </w:r>
            <w:r w:rsidRPr="70F28DED" w:rsidR="0CF69803">
              <w:rPr>
                <w:rFonts w:ascii="Times New Roman" w:hAnsi="Times New Roman" w:eastAsia="Times New Roman" w:cs="Times New Roman"/>
                <w:i w:val="0"/>
                <w:iCs w:val="0"/>
                <w:sz w:val="24"/>
                <w:szCs w:val="24"/>
              </w:rPr>
              <w:t xml:space="preserve"> com condições físicas do local.</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1B77C97" w14:textId="6F557B84">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bl>
    <w:p w:rsidR="6595920C" w:rsidP="70F28DED" w:rsidRDefault="6595920C" w14:paraId="222C1C8E" w14:textId="149F85D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p w:rsidR="6595920C" w:rsidP="70F28DED" w:rsidRDefault="6595920C" w14:paraId="49F9BC4E" w14:textId="4EA25525">
      <w:pPr>
        <w:pStyle w:val="ListParagraph"/>
        <w:keepNext w:val="0"/>
        <w:keepLines w:val="0"/>
        <w:numPr>
          <w:ilvl w:val="0"/>
          <w:numId w:val="15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Sem métodos públicos explícitos no diagrama (classe de modelo).</w:t>
      </w:r>
    </w:p>
    <w:p w:rsidR="6595920C" w:rsidP="70F28DED" w:rsidRDefault="6595920C" w14:paraId="15FE06E6" w14:textId="775A355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27188827" w:id="239515493"/>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.3 </w:t>
      </w:r>
      <w:r w:rsidRPr="70F28DED" w:rsidR="17A12DEB">
        <w:rPr>
          <w:rFonts w:ascii="Times New Roman" w:hAnsi="Times New Roman" w:eastAsia="Times New Roman" w:cs="Times New Roman"/>
          <w:b w:val="1"/>
          <w:bCs w:val="1"/>
          <w:i w:val="0"/>
          <w:iCs w:val="0"/>
          <w:noProof w:val="0"/>
          <w:sz w:val="24"/>
          <w:szCs w:val="24"/>
          <w:lang w:val="pt-BR"/>
        </w:rPr>
        <w:t>IARecomendação</w:t>
      </w:r>
      <w:bookmarkEnd w:id="239515493"/>
    </w:p>
    <w:p w:rsidR="6595920C" w:rsidP="70F28DED" w:rsidRDefault="6595920C" w14:paraId="13B8E4C2" w14:textId="68042C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Gerar sugestões de builds e alternativas usando IA/heurísticas.</w:t>
      </w:r>
    </w:p>
    <w:p w:rsidR="6595920C" w:rsidP="70F28DED" w:rsidRDefault="6595920C" w14:paraId="6B7CE4EC" w14:textId="26743DC6">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p w:rsidR="6595920C" w:rsidP="70F28DED" w:rsidRDefault="6595920C" w14:paraId="58D31057" w14:textId="782C5BFC">
      <w:pPr>
        <w:pStyle w:val="ListParagraph"/>
        <w:keepNext w:val="0"/>
        <w:keepLines w:val="0"/>
        <w:numPr>
          <w:ilvl w:val="0"/>
          <w:numId w:val="15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Não especificados no diagrama (assume-se estado interno opcional).</w:t>
      </w:r>
    </w:p>
    <w:p w:rsidR="70F28DED" w:rsidRDefault="70F28DED" w14:paraId="60B69EF6" w14:textId="01692B10">
      <w:r>
        <w:br w:type="page"/>
      </w:r>
    </w:p>
    <w:p w:rsidR="6595920C" w:rsidP="70F28DED" w:rsidRDefault="6595920C" w14:paraId="30B0355D" w14:textId="0AC8D35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041" w:type="dxa"/>
        <w:tblLayout w:type="fixed"/>
        <w:tblLook w:val="06A0" w:firstRow="1" w:lastRow="0" w:firstColumn="1" w:lastColumn="0" w:noHBand="1" w:noVBand="1"/>
      </w:tblPr>
      <w:tblGrid>
        <w:gridCol w:w="1872"/>
        <w:gridCol w:w="1872"/>
        <w:gridCol w:w="1803"/>
        <w:gridCol w:w="1803"/>
        <w:gridCol w:w="1803"/>
      </w:tblGrid>
      <w:tr w:rsidR="320543F7" w:rsidTr="70F28DED" w14:paraId="7AD45DE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F1E14AD" w14:textId="66153A5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2323456" w14:textId="67EBBA6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8B64336" w14:textId="1D1A83B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4167B356" w14:textId="4F790443">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797A5774" w14:textId="47E9A80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787C781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E439B28" w14:textId="710777C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sugerirBuild</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orcamento</w:t>
            </w:r>
            <w:r w:rsidRPr="70F28DED" w:rsidR="0CF69803">
              <w:rPr>
                <w:rFonts w:ascii="Times New Roman" w:hAnsi="Times New Roman" w:eastAsia="Times New Roman" w:cs="Times New Roman"/>
                <w:i w:val="0"/>
                <w:iCs w:val="0"/>
                <w:sz w:val="24"/>
                <w:szCs w:val="24"/>
              </w:rPr>
              <w:t>, perfil, 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FFDC8BA" w14:textId="1F4477D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orcamento</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double</w:t>
            </w:r>
            <w:r w:rsidRPr="70F28DED" w:rsidR="0CF69803">
              <w:rPr>
                <w:rFonts w:ascii="Times New Roman" w:hAnsi="Times New Roman" w:eastAsia="Times New Roman" w:cs="Times New Roman"/>
                <w:i w:val="0"/>
                <w:iCs w:val="0"/>
                <w:sz w:val="24"/>
                <w:szCs w:val="24"/>
              </w:rPr>
              <w:t xml:space="preserve">, perfil: </w:t>
            </w:r>
            <w:r w:rsidRPr="70F28DED" w:rsidR="0CF69803">
              <w:rPr>
                <w:rFonts w:ascii="Times New Roman" w:hAnsi="Times New Roman" w:eastAsia="Times New Roman" w:cs="Times New Roman"/>
                <w:i w:val="0"/>
                <w:iCs w:val="0"/>
                <w:sz w:val="24"/>
                <w:szCs w:val="24"/>
              </w:rPr>
              <w:t>PerfilPC</w:t>
            </w:r>
            <w:r w:rsidRPr="70F28DED" w:rsidR="0CF69803">
              <w:rPr>
                <w:rFonts w:ascii="Times New Roman" w:hAnsi="Times New Roman" w:eastAsia="Times New Roman" w:cs="Times New Roman"/>
                <w:i w:val="0"/>
                <w:iCs w:val="0"/>
                <w:sz w:val="24"/>
                <w:szCs w:val="24"/>
              </w:rPr>
              <w:t>, ambiente: Ambiente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42852627" w14:textId="01EB7E6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4A62735" w14:textId="2F6D48E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C1AE95C" w14:textId="5D9915B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Gera uma </w:t>
            </w:r>
            <w:r w:rsidRPr="70F28DED" w:rsidR="0CF69803">
              <w:rPr>
                <w:rFonts w:ascii="Times New Roman" w:hAnsi="Times New Roman" w:eastAsia="Times New Roman" w:cs="Times New Roman"/>
                <w:i w:val="0"/>
                <w:iCs w:val="0"/>
                <w:sz w:val="24"/>
                <w:szCs w:val="24"/>
              </w:rPr>
              <w:t>Build</w:t>
            </w:r>
            <w:r w:rsidRPr="70F28DED" w:rsidR="0CF69803">
              <w:rPr>
                <w:rFonts w:ascii="Times New Roman" w:hAnsi="Times New Roman" w:eastAsia="Times New Roman" w:cs="Times New Roman"/>
                <w:i w:val="0"/>
                <w:iCs w:val="0"/>
                <w:sz w:val="24"/>
                <w:szCs w:val="24"/>
              </w:rPr>
              <w:t xml:space="preserve"> inicial considerando parâmetros fornecidos.</w:t>
            </w:r>
          </w:p>
        </w:tc>
      </w:tr>
      <w:tr w:rsidR="320543F7" w:rsidTr="70F28DED" w14:paraId="250B354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38D6842C" w14:textId="1F4145B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sugerirUpgradeOrcamento</w:t>
            </w:r>
            <w:r w:rsidRPr="70F28DED" w:rsidR="0CF69803">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49051D3" w14:textId="0C2EF13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69C86F87" w14:textId="7B53C79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396AFDC" w14:textId="6A3B3E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700DAE50" w14:textId="3B9C227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Estima orçamento adicional necessário para upgrade.</w:t>
            </w:r>
          </w:p>
        </w:tc>
      </w:tr>
      <w:tr w:rsidR="320543F7" w:rsidTr="70F28DED" w14:paraId="70E6E15B">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83C816A" w14:textId="3B35DA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sugerirBuildAlternativa</w:t>
            </w:r>
            <w:r w:rsidRPr="70F28DED" w:rsidR="0CF69803">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4CEC0A1" w14:textId="6FE6B3C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2BA44B5" w14:textId="66479B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3FF9451D" w14:textId="3BA890A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2E82056A" w14:textId="3F8B92A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Retorna uma alternativa balanceada para a </w:t>
            </w:r>
            <w:r w:rsidRPr="70F28DED" w:rsidR="0CF69803">
              <w:rPr>
                <w:rFonts w:ascii="Times New Roman" w:hAnsi="Times New Roman" w:eastAsia="Times New Roman" w:cs="Times New Roman"/>
                <w:i w:val="0"/>
                <w:iCs w:val="0"/>
                <w:sz w:val="24"/>
                <w:szCs w:val="24"/>
              </w:rPr>
              <w:t>Build</w:t>
            </w:r>
            <w:r w:rsidRPr="70F28DED" w:rsidR="0CF69803">
              <w:rPr>
                <w:rFonts w:ascii="Times New Roman" w:hAnsi="Times New Roman" w:eastAsia="Times New Roman" w:cs="Times New Roman"/>
                <w:i w:val="0"/>
                <w:iCs w:val="0"/>
                <w:sz w:val="24"/>
                <w:szCs w:val="24"/>
              </w:rPr>
              <w:t xml:space="preserve"> fornecida.</w:t>
            </w:r>
          </w:p>
        </w:tc>
      </w:tr>
    </w:tbl>
    <w:p w:rsidR="6595920C" w:rsidP="70F28DED" w:rsidRDefault="6595920C" w14:paraId="1CE6D087" w14:textId="1136DF8B">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874413140" w:id="1367912919"/>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.4 </w:t>
      </w:r>
      <w:r w:rsidRPr="70F28DED" w:rsidR="17A12DEB">
        <w:rPr>
          <w:rFonts w:ascii="Times New Roman" w:hAnsi="Times New Roman" w:eastAsia="Times New Roman" w:cs="Times New Roman"/>
          <w:b w:val="1"/>
          <w:bCs w:val="1"/>
          <w:i w:val="0"/>
          <w:iCs w:val="0"/>
          <w:noProof w:val="0"/>
          <w:sz w:val="24"/>
          <w:szCs w:val="24"/>
          <w:lang w:val="pt-BR"/>
        </w:rPr>
        <w:t>Build</w:t>
      </w:r>
      <w:bookmarkEnd w:id="1367912919"/>
    </w:p>
    <w:p w:rsidR="6595920C" w:rsidP="70F28DED" w:rsidRDefault="6595920C" w14:paraId="4ACB6C54" w14:textId="7BF8E58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Representar uma configuração completa de computador (componentes, custo e metadados). Sujeita a validações de compatibilidade e térmicas.</w:t>
      </w:r>
    </w:p>
    <w:p w:rsidR="70F28DED" w:rsidRDefault="70F28DED" w14:paraId="0BAD3A63" w14:textId="745FDEF0">
      <w:r>
        <w:br w:type="page"/>
      </w:r>
    </w:p>
    <w:p w:rsidR="6595920C" w:rsidP="70F28DED" w:rsidRDefault="6595920C" w14:paraId="67625826" w14:textId="75BC7EB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tblLayout w:type="fixed"/>
        <w:tblLook w:val="06A0" w:firstRow="1" w:lastRow="0" w:firstColumn="1" w:lastColumn="0" w:noHBand="1" w:noVBand="1"/>
      </w:tblPr>
      <w:tblGrid>
        <w:gridCol w:w="1803"/>
        <w:gridCol w:w="1872"/>
        <w:gridCol w:w="1803"/>
        <w:gridCol w:w="1803"/>
        <w:gridCol w:w="1803"/>
      </w:tblGrid>
      <w:tr w:rsidR="320543F7" w:rsidTr="70F28DED" w14:paraId="2172354F">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43557B56" w14:textId="2C192EE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6538E00" w14:textId="72E7188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7EBB9BB0" w14:textId="211DCAE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08073E8C" w14:textId="52779DC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6D509FD3" w14:textId="4AFED72F">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73253C4F">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1C350DE5" w14:textId="35A6DEA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03FAE95" w14:textId="4A8721A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2610CC55" w14:textId="0CCC6BF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C03BDD0" w14:textId="245AB3A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Identificador único </w:t>
            </w:r>
            <w:r w:rsidRPr="70F28DED" w:rsidR="0CF69803">
              <w:rPr>
                <w:rFonts w:ascii="Times New Roman" w:hAnsi="Times New Roman" w:eastAsia="Times New Roman" w:cs="Times New Roman"/>
                <w:i w:val="0"/>
                <w:iCs w:val="0"/>
                <w:sz w:val="24"/>
                <w:szCs w:val="24"/>
              </w:rPr>
              <w:t>da build</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3934C356" w14:textId="26EC60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unique</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1193C488">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24812D0E" w14:textId="3B6EE1F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9DCCEB6" w14:textId="292A265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0E04CB98" w14:textId="74ED527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CD47C36" w14:textId="6E00D1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w:t>
            </w:r>
            <w:r w:rsidRPr="70F28DED" w:rsidR="0CF69803">
              <w:rPr>
                <w:rFonts w:ascii="Times New Roman" w:hAnsi="Times New Roman" w:eastAsia="Times New Roman" w:cs="Times New Roman"/>
                <w:i w:val="0"/>
                <w:iCs w:val="0"/>
                <w:sz w:val="24"/>
                <w:szCs w:val="24"/>
              </w:rPr>
              <w:t>alias</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da build</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7E5B4996" w14:textId="749C2AD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38EDCDB5">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35164413" w14:textId="1CC09B5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orcamento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E6D6BC6" w14:textId="47454D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6B0137E5" w14:textId="295D28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1085DA1" w14:textId="1AFAFA3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Custo total estimado.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22FDFFC3" w14:textId="0084A36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{&gt;=0}</w:t>
            </w:r>
          </w:p>
        </w:tc>
      </w:tr>
      <w:tr w:rsidR="320543F7" w:rsidTr="70F28DED" w14:paraId="3B88C426">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3A659239" w14:textId="45AE1EA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067F0A6" w14:textId="7F124D7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6AB9D2C9" w14:textId="27F64A8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7817603" w14:textId="006F21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Lista de componentes que compõem a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5674F559" w14:textId="2EDD43E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empty</w:t>
            </w:r>
            <w:r w:rsidRPr="70F28DED" w:rsidR="0CF69803">
              <w:rPr>
                <w:rFonts w:ascii="Times New Roman" w:hAnsi="Times New Roman" w:eastAsia="Times New Roman" w:cs="Times New Roman"/>
                <w:i w:val="0"/>
                <w:iCs w:val="0"/>
                <w:sz w:val="24"/>
                <w:szCs w:val="24"/>
              </w:rPr>
              <w:t>}</w:t>
            </w:r>
          </w:p>
        </w:tc>
      </w:tr>
      <w:tr w:rsidR="320543F7" w:rsidTr="70F28DED" w14:paraId="3211C663">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0D179572" w14:textId="46D300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compatibilidade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336B829" w14:textId="702588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7600470" w14:textId="486BBD1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1726EE5A" w14:textId="7DB06F2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Indica se a build passou na validação de compatibilidade.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3401B45E" w14:textId="3415EF4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{default=false}</w:t>
            </w:r>
          </w:p>
        </w:tc>
      </w:tr>
      <w:tr w:rsidR="320543F7" w:rsidTr="70F28DED" w14:paraId="384C4864">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70F28DED" w:rsidRDefault="320543F7" w14:paraId="710A0640" w14:textId="26339E7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dataCriacao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7A79848" w14:textId="6D9D1B3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Date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3ABEC2F2" w14:textId="16A3EF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07784582" w14:textId="2FE2DE5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Data/hora de criação </w:t>
            </w:r>
            <w:r w:rsidRPr="70F28DED" w:rsidR="0CF69803">
              <w:rPr>
                <w:rFonts w:ascii="Times New Roman" w:hAnsi="Times New Roman" w:eastAsia="Times New Roman" w:cs="Times New Roman"/>
                <w:i w:val="0"/>
                <w:iCs w:val="0"/>
                <w:sz w:val="24"/>
                <w:szCs w:val="24"/>
              </w:rPr>
              <w:t>da build</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70F28DED" w:rsidRDefault="320543F7" w14:paraId="065059FA" w14:textId="1591C31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bl>
    <w:p w:rsidR="343410AA" w:rsidP="343410AA" w:rsidRDefault="343410AA" w14:paraId="280F5FA9" w14:textId="4C382D19">
      <w:pPr>
        <w:keepNext w:val="0"/>
        <w:keepLines w:val="0"/>
        <w:bidi w:val="0"/>
        <w:spacing w:before="120" w:beforeAutospacing="off" w:after="120" w:afterAutospacing="off" w:line="360" w:lineRule="auto"/>
      </w:pPr>
      <w:r>
        <w:br w:type="page"/>
      </w:r>
    </w:p>
    <w:p w:rsidR="6595920C" w:rsidP="70F28DED" w:rsidRDefault="6595920C" w14:paraId="1B16F4B5" w14:textId="4653F866">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7" w:type="dxa"/>
        <w:tblLayout w:type="fixed"/>
        <w:tblLook w:val="06A0" w:firstRow="1" w:lastRow="0" w:firstColumn="1" w:lastColumn="0" w:noHBand="1" w:noVBand="1"/>
      </w:tblPr>
      <w:tblGrid>
        <w:gridCol w:w="1872"/>
        <w:gridCol w:w="1872"/>
        <w:gridCol w:w="1872"/>
        <w:gridCol w:w="1872"/>
        <w:gridCol w:w="1872"/>
      </w:tblGrid>
      <w:tr w:rsidR="320543F7" w:rsidTr="70F28DED" w14:paraId="58E5E7C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784D05C1" w14:textId="7743041F">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5EB4714" w14:textId="03E2707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CDA9D34" w14:textId="670D271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0BAD195" w14:textId="07F92A1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FD26A59" w14:textId="173F1693">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793D82C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236749D" w14:textId="0B632F0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validaCompatibilidade</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9AE9B5B" w14:textId="13651EC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AF2C0D2" w14:textId="683A46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ED0333F" w14:textId="4EEE653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0EB31EE" w14:textId="0E4D9EB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Verifica compatibilidade entre componentes (soquete, dimensões, </w:t>
            </w:r>
            <w:r w:rsidRPr="70F28DED" w:rsidR="0CF69803">
              <w:rPr>
                <w:rFonts w:ascii="Times New Roman" w:hAnsi="Times New Roman" w:eastAsia="Times New Roman" w:cs="Times New Roman"/>
                <w:i w:val="0"/>
                <w:iCs w:val="0"/>
                <w:sz w:val="24"/>
                <w:szCs w:val="24"/>
              </w:rPr>
              <w:t>PSU, etc.</w:t>
            </w:r>
            <w:r w:rsidRPr="70F28DED" w:rsidR="0CF69803">
              <w:rPr>
                <w:rFonts w:ascii="Times New Roman" w:hAnsi="Times New Roman" w:eastAsia="Times New Roman" w:cs="Times New Roman"/>
                <w:i w:val="0"/>
                <w:iCs w:val="0"/>
                <w:sz w:val="24"/>
                <w:szCs w:val="24"/>
              </w:rPr>
              <w:t>).</w:t>
            </w:r>
          </w:p>
        </w:tc>
      </w:tr>
      <w:tr w:rsidR="320543F7" w:rsidTr="70F28DED" w14:paraId="471066CE">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CE02FD5" w14:textId="069913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calculaTDP</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5E669E6" w14:textId="6361FDA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210943E" w14:textId="500303C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5911EE8" w14:textId="3670A9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EAE4E13" w14:textId="6F060AC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Soma os </w:t>
            </w:r>
            <w:r w:rsidRPr="70F28DED" w:rsidR="0CF69803">
              <w:rPr>
                <w:rFonts w:ascii="Times New Roman" w:hAnsi="Times New Roman" w:eastAsia="Times New Roman" w:cs="Times New Roman"/>
                <w:i w:val="0"/>
                <w:iCs w:val="0"/>
                <w:sz w:val="24"/>
                <w:szCs w:val="24"/>
              </w:rPr>
              <w:t>TDPs</w:t>
            </w:r>
            <w:r w:rsidRPr="70F28DED" w:rsidR="0CF69803">
              <w:rPr>
                <w:rFonts w:ascii="Times New Roman" w:hAnsi="Times New Roman" w:eastAsia="Times New Roman" w:cs="Times New Roman"/>
                <w:i w:val="0"/>
                <w:iCs w:val="0"/>
                <w:sz w:val="24"/>
                <w:szCs w:val="24"/>
              </w:rPr>
              <w:t xml:space="preserve"> dos componentes relevantes e retorna demanda térmica total.</w:t>
            </w:r>
          </w:p>
        </w:tc>
      </w:tr>
      <w:tr w:rsidR="320543F7" w:rsidTr="70F28DED" w14:paraId="6C6317A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5419524E" w14:textId="06B6686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exportar(formato)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B1E9056" w14:textId="2629717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formato: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50F6759" w14:textId="200EF9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54828B0" w14:textId="3157DB0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6357877" w14:textId="7204265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Exporta os dados da </w:t>
            </w:r>
            <w:r w:rsidRPr="70F28DED" w:rsidR="0CF69803">
              <w:rPr>
                <w:rFonts w:ascii="Times New Roman" w:hAnsi="Times New Roman" w:eastAsia="Times New Roman" w:cs="Times New Roman"/>
                <w:i w:val="0"/>
                <w:iCs w:val="0"/>
                <w:sz w:val="24"/>
                <w:szCs w:val="24"/>
              </w:rPr>
              <w:t>Build</w:t>
            </w:r>
            <w:r w:rsidRPr="70F28DED" w:rsidR="0CF69803">
              <w:rPr>
                <w:rFonts w:ascii="Times New Roman" w:hAnsi="Times New Roman" w:eastAsia="Times New Roman" w:cs="Times New Roman"/>
                <w:i w:val="0"/>
                <w:iCs w:val="0"/>
                <w:sz w:val="24"/>
                <w:szCs w:val="24"/>
              </w:rPr>
              <w:t xml:space="preserve"> em formato solicitado (ex.: JSON, CSV, PDF).</w:t>
            </w:r>
          </w:p>
        </w:tc>
      </w:tr>
    </w:tbl>
    <w:p w:rsidR="320543F7" w:rsidP="70F28DED" w:rsidRDefault="320543F7" w14:paraId="1D2306D0" w14:textId="54B4CC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00799290" w14:textId="229FCDBE">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10025456" w:id="1767516757"/>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.5 </w:t>
      </w:r>
      <w:r w:rsidRPr="70F28DED" w:rsidR="17A12DEB">
        <w:rPr>
          <w:rFonts w:ascii="Times New Roman" w:hAnsi="Times New Roman" w:eastAsia="Times New Roman" w:cs="Times New Roman"/>
          <w:b w:val="1"/>
          <w:bCs w:val="1"/>
          <w:i w:val="0"/>
          <w:iCs w:val="0"/>
          <w:noProof w:val="0"/>
          <w:sz w:val="24"/>
          <w:szCs w:val="24"/>
          <w:lang w:val="pt-BR"/>
        </w:rPr>
        <w:t>Componente</w:t>
      </w:r>
      <w:bookmarkEnd w:id="1767516757"/>
    </w:p>
    <w:p w:rsidR="6595920C" w:rsidP="70F28DED" w:rsidRDefault="6595920C" w14:paraId="6FCF93D3" w14:textId="628410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Representar um componente de hardware (CPU, GPU, </w:t>
      </w:r>
      <w:r w:rsidRPr="70F28DED" w:rsidR="17A12DEB">
        <w:rPr>
          <w:rFonts w:ascii="Times New Roman" w:hAnsi="Times New Roman" w:eastAsia="Times New Roman" w:cs="Times New Roman"/>
          <w:i w:val="0"/>
          <w:iCs w:val="0"/>
          <w:noProof w:val="0"/>
          <w:sz w:val="24"/>
          <w:szCs w:val="24"/>
          <w:lang w:val="pt-BR"/>
        </w:rPr>
        <w:t>RAM, etc.</w:t>
      </w:r>
      <w:r w:rsidRPr="70F28DED" w:rsidR="17A12DEB">
        <w:rPr>
          <w:rFonts w:ascii="Times New Roman" w:hAnsi="Times New Roman" w:eastAsia="Times New Roman" w:cs="Times New Roman"/>
          <w:i w:val="0"/>
          <w:iCs w:val="0"/>
          <w:noProof w:val="0"/>
          <w:sz w:val="24"/>
          <w:szCs w:val="24"/>
          <w:lang w:val="pt-BR"/>
        </w:rPr>
        <w:t>) com suas propriedades técnicas e preço.</w:t>
      </w:r>
    </w:p>
    <w:p w:rsidR="343410AA" w:rsidP="343410AA" w:rsidRDefault="343410AA" w14:paraId="0AC07E51" w14:textId="561C4D1F">
      <w:pPr>
        <w:keepNext w:val="0"/>
        <w:keepLines w:val="0"/>
        <w:bidi w:val="0"/>
        <w:spacing w:before="120" w:beforeAutospacing="off" w:after="120" w:afterAutospacing="off" w:line="360" w:lineRule="auto"/>
      </w:pPr>
      <w:r>
        <w:br w:type="page"/>
      </w:r>
    </w:p>
    <w:p w:rsidR="6595920C" w:rsidP="70F28DED" w:rsidRDefault="6595920C" w14:paraId="1D715AF2" w14:textId="329CCFC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8640" w:type="dxa"/>
        <w:jc w:val="center"/>
        <w:tblLayout w:type="fixed"/>
        <w:tblLook w:val="06A0" w:firstRow="1" w:lastRow="0" w:firstColumn="1" w:lastColumn="0" w:noHBand="1" w:noVBand="1"/>
      </w:tblPr>
      <w:tblGrid>
        <w:gridCol w:w="1872"/>
        <w:gridCol w:w="1872"/>
        <w:gridCol w:w="1872"/>
        <w:gridCol w:w="1872"/>
        <w:gridCol w:w="1872"/>
      </w:tblGrid>
      <w:tr w:rsidR="320543F7" w:rsidTr="70F28DED" w14:paraId="5351AA4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2451C733" w14:textId="2172DC10">
            <w:pPr>
              <w:keepNext w:val="0"/>
              <w:keepLines w:val="0"/>
              <w:bidi w:val="0"/>
              <w:spacing w:before="120" w:beforeAutospacing="off" w:after="120" w:afterAutospacing="off" w:line="360" w:lineRule="auto"/>
              <w:jc w:val="center"/>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8C6FA7F" w14:textId="60DBFD8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E9AEC6E" w14:textId="6922571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249B68B" w14:textId="540EA70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ADDA2BE" w14:textId="7CDB372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07B144CD">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A8F5EC0" w14:textId="066630E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6442599" w14:textId="7B233E5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69E4EC2" w14:textId="037159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F39F934" w14:textId="1423854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Identificador único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94A5F9E" w14:textId="5CA7B6B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unique</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4A5F9F3D">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32E053AE" w14:textId="7C9C25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1979EB2" w14:textId="096F8D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TipoComponente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ABCE32E" w14:textId="1FDA69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DA83518" w14:textId="50BA7F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Tipo do componente (enum).</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9949360" w14:textId="33E89B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0325419E">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253CEBF2" w14:textId="589182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81CE089" w14:textId="2ED991B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AA4DF78" w14:textId="479C3A2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88C80AC" w14:textId="766CCA6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 comercial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AEA8CAD" w14:textId="7481EC4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5449D23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DE46E6B" w14:textId="7FB4B1E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preco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218351E" w14:textId="0EB9483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A858B0E" w14:textId="60CD58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B81E5EC" w14:textId="2DDAA65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Preço unitário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5448D39" w14:textId="6B36668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{&gt;=0}</w:t>
            </w:r>
          </w:p>
        </w:tc>
      </w:tr>
      <w:tr w:rsidR="320543F7" w:rsidTr="70F28DED" w14:paraId="361F37C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422F7A1" w14:textId="736A584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especificacao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DB1CF02" w14:textId="468FBE4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Map&lt;</w:t>
            </w:r>
            <w:r w:rsidRPr="70F28DED" w:rsidR="0CF69803">
              <w:rPr>
                <w:rFonts w:ascii="Times New Roman" w:hAnsi="Times New Roman" w:eastAsia="Times New Roman" w:cs="Times New Roman"/>
                <w:i w:val="0"/>
                <w:iCs w:val="0"/>
                <w:sz w:val="24"/>
                <w:szCs w:val="24"/>
              </w:rPr>
              <w:t>String,String</w:t>
            </w:r>
            <w:r w:rsidRPr="70F28DED" w:rsidR="0CF69803">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66D2C9E" w14:textId="2E5BE3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25C82E3" w14:textId="087857C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Mapa de especificações (soquete, </w:t>
            </w:r>
            <w:r w:rsidRPr="70F28DED" w:rsidR="0CF69803">
              <w:rPr>
                <w:rFonts w:ascii="Times New Roman" w:hAnsi="Times New Roman" w:eastAsia="Times New Roman" w:cs="Times New Roman"/>
                <w:i w:val="0"/>
                <w:iCs w:val="0"/>
                <w:sz w:val="24"/>
                <w:szCs w:val="24"/>
              </w:rPr>
              <w:t>clock</w:t>
            </w:r>
            <w:r w:rsidRPr="70F28DED" w:rsidR="0CF69803">
              <w:rPr>
                <w:rFonts w:ascii="Times New Roman" w:hAnsi="Times New Roman" w:eastAsia="Times New Roman" w:cs="Times New Roman"/>
                <w:i w:val="0"/>
                <w:iCs w:val="0"/>
                <w:sz w:val="24"/>
                <w:szCs w:val="24"/>
              </w:rPr>
              <w:t>, etc.).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C3DE84F" w14:textId="74C75B8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r>
      <w:tr w:rsidR="320543F7" w:rsidTr="70F28DED" w14:paraId="4C62A25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4DCD7DB" w14:textId="44F91F0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TDP</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3E798A1" w14:textId="22E5ED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C36A033" w14:textId="3751A5A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6702853" w14:textId="3BCBCF7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Potência de dissipação térmica (Watts).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328618C" w14:textId="00625E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{&gt;=0}</w:t>
            </w:r>
          </w:p>
        </w:tc>
      </w:tr>
      <w:tr w:rsidR="320543F7" w:rsidTr="70F28DED" w14:paraId="4C54E96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CCE044C" w14:textId="27CD01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linkCompra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F3507C5" w14:textId="5934FE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3DDB276" w14:textId="7C24A79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C81CFCE" w14:textId="3551CDA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URL de referência/compra (opcional).</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7C10D82" w14:textId="616B4CF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format</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url</w:t>
            </w:r>
            <w:r w:rsidRPr="70F28DED" w:rsidR="0CF69803">
              <w:rPr>
                <w:rFonts w:ascii="Times New Roman" w:hAnsi="Times New Roman" w:eastAsia="Times New Roman" w:cs="Times New Roman"/>
                <w:i w:val="0"/>
                <w:iCs w:val="0"/>
                <w:sz w:val="24"/>
                <w:szCs w:val="24"/>
              </w:rPr>
              <w:t>}</w:t>
            </w:r>
          </w:p>
        </w:tc>
      </w:tr>
    </w:tbl>
    <w:p w:rsidR="6595920C" w:rsidP="70F28DED" w:rsidRDefault="6595920C" w14:paraId="0F214AE2" w14:textId="49B02D6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p w:rsidR="6595920C" w:rsidP="70F28DED" w:rsidRDefault="6595920C" w14:paraId="4AFC7B71" w14:textId="652DCC5D">
      <w:pPr>
        <w:pStyle w:val="ListParagraph"/>
        <w:keepNext w:val="0"/>
        <w:keepLines w:val="0"/>
        <w:numPr>
          <w:ilvl w:val="0"/>
          <w:numId w:val="15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Nenhum método público especificado no diagrama.</w:t>
      </w:r>
    </w:p>
    <w:p w:rsidR="70F28DED" w:rsidRDefault="70F28DED" w14:paraId="0B626F99" w14:textId="3A95D4FE">
      <w:r>
        <w:br w:type="page"/>
      </w:r>
    </w:p>
    <w:p w:rsidR="6595920C" w:rsidP="70F28DED" w:rsidRDefault="6595920C" w14:paraId="3D5A5A84" w14:textId="6EABC06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199146873" w:id="523291490"/>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.6 </w:t>
      </w:r>
      <w:r w:rsidRPr="70F28DED" w:rsidR="17A12DEB">
        <w:rPr>
          <w:rFonts w:ascii="Times New Roman" w:hAnsi="Times New Roman" w:eastAsia="Times New Roman" w:cs="Times New Roman"/>
          <w:b w:val="1"/>
          <w:bCs w:val="1"/>
          <w:i w:val="0"/>
          <w:iCs w:val="0"/>
          <w:noProof w:val="0"/>
          <w:sz w:val="24"/>
          <w:szCs w:val="24"/>
          <w:lang w:val="pt-BR"/>
        </w:rPr>
        <w:t>Ambiente</w:t>
      </w:r>
      <w:bookmarkEnd w:id="523291490"/>
    </w:p>
    <w:p w:rsidR="6595920C" w:rsidP="70F28DED" w:rsidRDefault="6595920C" w14:paraId="7410F14A" w14:textId="1134061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Modelar as condições do local de uso, utilizadas nos cálculos térmicos e recomendações.</w:t>
      </w:r>
    </w:p>
    <w:p w:rsidR="6595920C" w:rsidP="70F28DED" w:rsidRDefault="6595920C" w14:paraId="1A459579" w14:textId="0BE5E36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70F28DED" w14:paraId="19005627">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44E6C024" w14:textId="438D485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A9DFD73" w14:textId="5674FD7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D8A71EA" w14:textId="41C0BF1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1C3364A" w14:textId="5A9F746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3B1A7FA6" w14:textId="3CEC821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60D1C7E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EAA9C43" w14:textId="1CAD2D4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temperatura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303725F" w14:textId="0E0DB27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7A9E646" w14:textId="3CF659E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4038135" w14:textId="2742369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Temperatura ambiente média (°C).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E4DECAD" w14:textId="70A391E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261F5DC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234EA167" w14:textId="734B79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poeira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CCA338E" w14:textId="6A319C3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9DC1DA7" w14:textId="6FAF7B6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94434D5" w14:textId="2B759D9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Indica presença/risco de poeira.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5E0280A" w14:textId="7AF8B62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{default=false}</w:t>
            </w:r>
          </w:p>
        </w:tc>
      </w:tr>
      <w:tr w:rsidR="320543F7" w:rsidTr="70F28DED" w14:paraId="0E21549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D3359ED" w14:textId="2E58235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climatizacao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20B22FD" w14:textId="089BD9B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EE6A4DA" w14:textId="04C3477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FA3E6A2" w14:textId="6530DAC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Indica presença de climatização (ar-condicionado).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329928A" w14:textId="355B51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{default=false}</w:t>
            </w:r>
          </w:p>
        </w:tc>
      </w:tr>
      <w:tr w:rsidR="320543F7" w:rsidTr="70F28DED" w14:paraId="34AA2639">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8ECC87A" w14:textId="2D0DB3B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localizacao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AE70B01" w14:textId="4A829D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C088B21" w14:textId="1B428F3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78FCAE9" w14:textId="4710ED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Descrição da localização (ex.: sala, data center).</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FF205DC" w14:textId="7B4AEC5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r>
    </w:tbl>
    <w:p w:rsidR="6595920C" w:rsidP="70F28DED" w:rsidRDefault="6595920C" w14:paraId="7BE36BCE" w14:textId="1528D7E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p w:rsidR="320543F7" w:rsidP="70F28DED" w:rsidRDefault="320543F7" w14:paraId="553E50B4" w14:textId="1AD83AB1">
      <w:pPr>
        <w:pStyle w:val="ListParagraph"/>
        <w:keepNext w:val="0"/>
        <w:keepLines w:val="0"/>
        <w:numPr>
          <w:ilvl w:val="0"/>
          <w:numId w:val="15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Não há métodos públicos especificados no diagrama.</w:t>
      </w:r>
    </w:p>
    <w:p w:rsidR="6595920C" w:rsidP="70F28DED" w:rsidRDefault="6595920C" w14:paraId="357E4E7B" w14:textId="3594C9B7">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570117280" w:id="775385952"/>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.7 </w:t>
      </w:r>
      <w:r w:rsidRPr="70F28DED" w:rsidR="17A12DEB">
        <w:rPr>
          <w:rFonts w:ascii="Times New Roman" w:hAnsi="Times New Roman" w:eastAsia="Times New Roman" w:cs="Times New Roman"/>
          <w:b w:val="1"/>
          <w:bCs w:val="1"/>
          <w:i w:val="0"/>
          <w:iCs w:val="0"/>
          <w:noProof w:val="0"/>
          <w:sz w:val="24"/>
          <w:szCs w:val="24"/>
          <w:lang w:val="pt-BR"/>
        </w:rPr>
        <w:t>User</w:t>
      </w:r>
      <w:bookmarkEnd w:id="775385952"/>
    </w:p>
    <w:p w:rsidR="6595920C" w:rsidP="70F28DED" w:rsidRDefault="6595920C" w14:paraId="21A6D9E5" w14:textId="4075DB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Representar o usuário do sistema com dados de autenticação e preferências de comunicação.</w:t>
      </w:r>
    </w:p>
    <w:p w:rsidR="343410AA" w:rsidP="343410AA" w:rsidRDefault="343410AA" w14:paraId="4AE5DCDC" w14:textId="3AC95308">
      <w:pPr>
        <w:keepNext w:val="0"/>
        <w:keepLines w:val="0"/>
        <w:bidi w:val="0"/>
        <w:spacing w:before="120" w:beforeAutospacing="off" w:after="120" w:afterAutospacing="off" w:line="360" w:lineRule="auto"/>
      </w:pPr>
      <w:r>
        <w:br w:type="page"/>
      </w:r>
    </w:p>
    <w:p w:rsidR="6595920C" w:rsidP="70F28DED" w:rsidRDefault="6595920C" w14:paraId="6AA35460" w14:textId="2317519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9561" w:type="dxa"/>
        <w:jc w:val="center"/>
        <w:tblLayout w:type="fixed"/>
        <w:tblLook w:val="06A0" w:firstRow="1" w:lastRow="0" w:firstColumn="1" w:lastColumn="0" w:noHBand="1" w:noVBand="1"/>
      </w:tblPr>
      <w:tblGrid>
        <w:gridCol w:w="1872"/>
        <w:gridCol w:w="1800"/>
        <w:gridCol w:w="1872"/>
        <w:gridCol w:w="1987"/>
        <w:gridCol w:w="1987"/>
      </w:tblGrid>
      <w:tr w:rsidR="320543F7" w:rsidTr="70F28DED" w14:paraId="327FE995">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20894B98" w14:textId="7FB5B2C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73348E81" w14:textId="627CB56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0E930A0" w14:textId="6AFF0DB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23A4A43C" w14:textId="3546B0B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66FBEDE5" w14:textId="255334C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Restrições</w:t>
            </w:r>
          </w:p>
        </w:tc>
      </w:tr>
      <w:tr w:rsidR="320543F7" w:rsidTr="70F28DED" w14:paraId="200D0C4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4DEC0EE6" w14:textId="057436A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2DB49AAC" w14:textId="0CBB9B0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83D9866" w14:textId="37B9DF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290E8DDE" w14:textId="25FC55B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Identificador único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37B2A735" w14:textId="15D3D4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unique</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78697BD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7DBE18A0" w14:textId="5E6F0CC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5CCC66C3" w14:textId="5F3A8D2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A46145B" w14:textId="3BD6F5F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32903BC5" w14:textId="2F65A6F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Nome completo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5B4AF261" w14:textId="74A75E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11B2589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4E33AA77" w14:textId="61ADA65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email</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210E085C" w14:textId="0D6E6E3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7F64CB5" w14:textId="09560E1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1A27B1F7" w14:textId="15D5A6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E-mail de login/contato.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7EB82FAC" w14:textId="2CF7C2A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unique</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format</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email</w:t>
            </w:r>
            <w:r w:rsidRPr="70F28DED" w:rsidR="0CF69803">
              <w:rPr>
                <w:rFonts w:ascii="Times New Roman" w:hAnsi="Times New Roman" w:eastAsia="Times New Roman" w:cs="Times New Roman"/>
                <w:i w:val="0"/>
                <w:iCs w:val="0"/>
                <w:sz w:val="24"/>
                <w:szCs w:val="24"/>
              </w:rPr>
              <w:t>}</w:t>
            </w:r>
          </w:p>
        </w:tc>
      </w:tr>
      <w:tr w:rsidR="320543F7" w:rsidTr="70F28DED" w14:paraId="75614339">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4F44229E" w14:textId="0876CCE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senha</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381FF621" w14:textId="6A400AC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74389D3" w14:textId="5D5EF0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1EC37868" w14:textId="5A4D35F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Hash</w:t>
            </w:r>
            <w:r w:rsidRPr="70F28DED" w:rsidR="0CF69803">
              <w:rPr>
                <w:rFonts w:ascii="Times New Roman" w:hAnsi="Times New Roman" w:eastAsia="Times New Roman" w:cs="Times New Roman"/>
                <w:i w:val="0"/>
                <w:iCs w:val="0"/>
                <w:sz w:val="24"/>
                <w:szCs w:val="24"/>
              </w:rPr>
              <w:t xml:space="preserve"> da senha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5636FB8B" w14:textId="49F3887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not</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null</w:t>
            </w:r>
            <w:r w:rsidRPr="70F28DED" w:rsidR="0CF69803">
              <w:rPr>
                <w:rFonts w:ascii="Times New Roman" w:hAnsi="Times New Roman" w:eastAsia="Times New Roman" w:cs="Times New Roman"/>
                <w:i w:val="0"/>
                <w:iCs w:val="0"/>
                <w:sz w:val="24"/>
                <w:szCs w:val="24"/>
              </w:rPr>
              <w:t>}</w:t>
            </w:r>
          </w:p>
        </w:tc>
      </w:tr>
      <w:tr w:rsidR="320543F7" w:rsidTr="70F28DED" w14:paraId="23AA018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7827DC0" w14:textId="114DAE4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recebeOfertas</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0FDFB186" w14:textId="73317D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B09ADE6" w14:textId="3AEA265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04951269" w14:textId="2C0F8A4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Indica interesse em receber ofertas.</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1CCE67FF" w14:textId="51734AF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{default=false}</w:t>
            </w:r>
          </w:p>
        </w:tc>
      </w:tr>
      <w:tr w:rsidR="320543F7" w:rsidTr="70F28DED" w14:paraId="1BADC39B">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6995A6E7" w14:textId="3506C6B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autenticacao</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70F28DED" w:rsidRDefault="320543F7" w14:paraId="36EA5173" w14:textId="4348760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C754264" w14:textId="169DCD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129959F8" w14:textId="74789B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Estado de autenticação (sessão ativa).</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70F28DED" w:rsidRDefault="320543F7" w14:paraId="73C3C4F8" w14:textId="7A38D5B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{default=false}</w:t>
            </w:r>
          </w:p>
        </w:tc>
      </w:tr>
    </w:tbl>
    <w:p w:rsidR="70F28DED" w:rsidRDefault="70F28DED" w14:paraId="5B8B8051" w14:textId="24F6C58D">
      <w:r>
        <w:br w:type="page"/>
      </w:r>
    </w:p>
    <w:p w:rsidR="6595920C" w:rsidP="70F28DED" w:rsidRDefault="6595920C" w14:paraId="6BAC591A" w14:textId="259763E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4" w:type="dxa"/>
        <w:tblLayout w:type="fixed"/>
        <w:tblLook w:val="06A0" w:firstRow="1" w:lastRow="0" w:firstColumn="1" w:lastColumn="0" w:noHBand="1" w:noVBand="1"/>
      </w:tblPr>
      <w:tblGrid>
        <w:gridCol w:w="2090"/>
        <w:gridCol w:w="2090"/>
        <w:gridCol w:w="2090"/>
        <w:gridCol w:w="2415"/>
      </w:tblGrid>
      <w:tr w:rsidR="320543F7" w:rsidTr="70F28DED" w14:paraId="415265A7">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70F28DED" w:rsidRDefault="320543F7" w14:paraId="2629692E" w14:textId="5BE1D35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31857C86" w14:textId="300B87F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0A020FEC" w14:textId="3C868AC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70F28DED" w:rsidRDefault="320543F7" w14:paraId="68D8D123" w14:textId="0EAA9DB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6EAAEC15">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70F28DED" w:rsidRDefault="320543F7" w14:paraId="30DB4C8A" w14:textId="4594FC9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login(</w:t>
            </w:r>
            <w:r w:rsidRPr="70F28DED" w:rsidR="0CF69803">
              <w:rPr>
                <w:rFonts w:ascii="Times New Roman" w:hAnsi="Times New Roman" w:eastAsia="Times New Roman" w:cs="Times New Roman"/>
                <w:i w:val="0"/>
                <w:iCs w:val="0"/>
                <w:sz w:val="24"/>
                <w:szCs w:val="24"/>
              </w:rPr>
              <w:t>email</w:t>
            </w:r>
            <w:r w:rsidRPr="70F28DED" w:rsidR="0CF69803">
              <w:rPr>
                <w:rFonts w:ascii="Times New Roman" w:hAnsi="Times New Roman" w:eastAsia="Times New Roman" w:cs="Times New Roman"/>
                <w:i w:val="0"/>
                <w:iCs w:val="0"/>
                <w:sz w:val="24"/>
                <w:szCs w:val="24"/>
              </w:rPr>
              <w:t>, senha)</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637CEC87" w14:textId="6813ECC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email</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String</w:t>
            </w:r>
            <w:r w:rsidRPr="70F28DED" w:rsidR="0CF69803">
              <w:rPr>
                <w:rFonts w:ascii="Times New Roman" w:hAnsi="Times New Roman" w:eastAsia="Times New Roman" w:cs="Times New Roman"/>
                <w:i w:val="0"/>
                <w:iCs w:val="0"/>
                <w:sz w:val="24"/>
                <w:szCs w:val="24"/>
              </w:rPr>
              <w:t xml:space="preserve">, senha: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625C56C4" w14:textId="116D1A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70F28DED" w:rsidRDefault="320543F7" w14:paraId="40B8AC09" w14:textId="329548D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Autentica</w:t>
            </w:r>
            <w:r w:rsidRPr="70F28DED" w:rsidR="0CF69803">
              <w:rPr>
                <w:rFonts w:ascii="Times New Roman" w:hAnsi="Times New Roman" w:eastAsia="Times New Roman" w:cs="Times New Roman"/>
                <w:i w:val="0"/>
                <w:iCs w:val="0"/>
                <w:sz w:val="24"/>
                <w:szCs w:val="24"/>
              </w:rPr>
              <w:t xml:space="preserve"> usuário por credenciais.</w:t>
            </w:r>
          </w:p>
        </w:tc>
      </w:tr>
      <w:tr w:rsidR="320543F7" w:rsidTr="70F28DED" w14:paraId="7D56B7A5">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70F28DED" w:rsidRDefault="320543F7" w14:paraId="21925983" w14:textId="509A8C9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loginGoogle</w:t>
            </w:r>
            <w:r w:rsidRPr="70F28DED" w:rsidR="0CF69803">
              <w:rPr>
                <w:rFonts w:ascii="Times New Roman" w:hAnsi="Times New Roman" w:eastAsia="Times New Roman" w:cs="Times New Roman"/>
                <w:i w:val="0"/>
                <w:iCs w:val="0"/>
                <w:sz w:val="24"/>
                <w:szCs w:val="24"/>
              </w:rPr>
              <w:t>(token)</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1DFBE49A" w14:textId="6211713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token: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6510D4E9" w14:textId="2228603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70F28DED" w:rsidRDefault="320543F7" w14:paraId="3A37D923" w14:textId="4817242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Autentica</w:t>
            </w:r>
            <w:r w:rsidRPr="70F28DED" w:rsidR="0CF69803">
              <w:rPr>
                <w:rFonts w:ascii="Times New Roman" w:hAnsi="Times New Roman" w:eastAsia="Times New Roman" w:cs="Times New Roman"/>
                <w:i w:val="0"/>
                <w:iCs w:val="0"/>
                <w:sz w:val="24"/>
                <w:szCs w:val="24"/>
              </w:rPr>
              <w:t xml:space="preserve"> via token </w:t>
            </w:r>
            <w:r w:rsidRPr="70F28DED" w:rsidR="0CF69803">
              <w:rPr>
                <w:rFonts w:ascii="Times New Roman" w:hAnsi="Times New Roman" w:eastAsia="Times New Roman" w:cs="Times New Roman"/>
                <w:i w:val="0"/>
                <w:iCs w:val="0"/>
                <w:sz w:val="24"/>
                <w:szCs w:val="24"/>
              </w:rPr>
              <w:t>OAuth</w:t>
            </w:r>
            <w:r w:rsidRPr="70F28DED" w:rsidR="0CF69803">
              <w:rPr>
                <w:rFonts w:ascii="Times New Roman" w:hAnsi="Times New Roman" w:eastAsia="Times New Roman" w:cs="Times New Roman"/>
                <w:i w:val="0"/>
                <w:iCs w:val="0"/>
                <w:sz w:val="24"/>
                <w:szCs w:val="24"/>
              </w:rPr>
              <w:t xml:space="preserve"> (Google).</w:t>
            </w:r>
          </w:p>
        </w:tc>
      </w:tr>
      <w:tr w:rsidR="320543F7" w:rsidTr="70F28DED" w14:paraId="3556214D">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70F28DED" w:rsidRDefault="320543F7" w14:paraId="4B6E7476" w14:textId="13AEB02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recuperarSenha</w:t>
            </w:r>
            <w:r w:rsidRPr="70F28DED" w:rsidR="0CF69803">
              <w:rPr>
                <w:rFonts w:ascii="Times New Roman" w:hAnsi="Times New Roman" w:eastAsia="Times New Roman" w:cs="Times New Roman"/>
                <w:i w:val="0"/>
                <w:iCs w:val="0"/>
                <w:sz w:val="24"/>
                <w:szCs w:val="24"/>
              </w:rPr>
              <w:t>(</w:t>
            </w:r>
            <w:r w:rsidRPr="70F28DED" w:rsidR="0CF69803">
              <w:rPr>
                <w:rFonts w:ascii="Times New Roman" w:hAnsi="Times New Roman" w:eastAsia="Times New Roman" w:cs="Times New Roman"/>
                <w:i w:val="0"/>
                <w:iCs w:val="0"/>
                <w:sz w:val="24"/>
                <w:szCs w:val="24"/>
              </w:rPr>
              <w:t>email</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0C0DDEA1" w14:textId="2A2F097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email</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1D49FDAB" w14:textId="63DAC7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70F28DED" w:rsidRDefault="320543F7" w14:paraId="2468CDF5" w14:textId="749B6E5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Inicia processo de recuperação de senha (envia e-mail).</w:t>
            </w:r>
          </w:p>
        </w:tc>
      </w:tr>
      <w:tr w:rsidR="320543F7" w:rsidTr="70F28DED" w14:paraId="784D5560">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70F28DED" w:rsidRDefault="320543F7" w14:paraId="7329D175" w14:textId="28350AF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editarPerfil</w:t>
            </w:r>
            <w:r w:rsidRPr="70F28DED" w:rsidR="0CF69803">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345ECA80" w14:textId="2414A7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nome: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70F28DED" w:rsidRDefault="320543F7" w14:paraId="3ACFCC5C" w14:textId="6574B01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70F28DED" w:rsidRDefault="320543F7" w14:paraId="626AD2C7" w14:textId="0686221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Atualiza o nome do usuário (e outros campos por extensão).</w:t>
            </w:r>
          </w:p>
        </w:tc>
      </w:tr>
    </w:tbl>
    <w:p w:rsidR="320543F7" w:rsidP="70F28DED" w:rsidRDefault="320543F7" w14:paraId="71C45AF7" w14:textId="3E7261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719FCD27" w14:textId="704F9B84">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112277092" w:id="1488534633"/>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.8 </w:t>
      </w:r>
      <w:r w:rsidRPr="70F28DED" w:rsidR="17A12DEB">
        <w:rPr>
          <w:rFonts w:ascii="Times New Roman" w:hAnsi="Times New Roman" w:eastAsia="Times New Roman" w:cs="Times New Roman"/>
          <w:b w:val="1"/>
          <w:bCs w:val="1"/>
          <w:i w:val="0"/>
          <w:iCs w:val="0"/>
          <w:noProof w:val="0"/>
          <w:sz w:val="24"/>
          <w:szCs w:val="24"/>
          <w:lang w:val="pt-BR"/>
        </w:rPr>
        <w:t>Sistema</w:t>
      </w:r>
      <w:bookmarkEnd w:id="1488534633"/>
    </w:p>
    <w:p w:rsidR="6595920C" w:rsidP="70F28DED" w:rsidRDefault="6595920C" w14:paraId="723A0866" w14:textId="7BACCD0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Serviços centrais para validação de compatibilidade, busca de preços e validação de gabinete.</w:t>
      </w:r>
    </w:p>
    <w:p w:rsidR="6595920C" w:rsidP="70F28DED" w:rsidRDefault="6595920C" w14:paraId="13C0D189" w14:textId="6B96C21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p w:rsidR="6595920C" w:rsidP="70F28DED" w:rsidRDefault="6595920C" w14:paraId="128A34F0" w14:textId="62BEDCC2">
      <w:pPr>
        <w:pStyle w:val="ListParagraph"/>
        <w:keepNext w:val="0"/>
        <w:keepLines w:val="0"/>
        <w:numPr>
          <w:ilvl w:val="0"/>
          <w:numId w:val="15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Não explicitados no diagrama (classe de serviço/fachada).</w:t>
      </w:r>
    </w:p>
    <w:p w:rsidR="70F28DED" w:rsidRDefault="70F28DED" w14:paraId="558404B1" w14:textId="0314995F">
      <w:r>
        <w:br w:type="page"/>
      </w:r>
    </w:p>
    <w:p w:rsidR="6595920C" w:rsidP="70F28DED" w:rsidRDefault="6595920C" w14:paraId="23993EF8" w14:textId="7957169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4" w:type="dxa"/>
        <w:tblLayout w:type="fixed"/>
        <w:tblLook w:val="06A0" w:firstRow="1" w:lastRow="0" w:firstColumn="1" w:lastColumn="0" w:noHBand="1" w:noVBand="1"/>
      </w:tblPr>
      <w:tblGrid>
        <w:gridCol w:w="2286"/>
        <w:gridCol w:w="2286"/>
        <w:gridCol w:w="2286"/>
        <w:gridCol w:w="2286"/>
      </w:tblGrid>
      <w:tr w:rsidR="320543F7" w:rsidTr="70F28DED" w14:paraId="5701DAF3">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70F28DED" w:rsidRDefault="320543F7" w14:paraId="1BAB2CD0" w14:textId="2FE1938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00AF551B" w14:textId="0CAD1F1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4BD0ADBB" w14:textId="2D5F1AA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2EEDC0D3" w14:textId="439A8FC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34745134">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70F28DED" w:rsidRDefault="320543F7" w14:paraId="2082AE6F" w14:textId="70D48C4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validarCompatibilidade</w:t>
            </w:r>
            <w:r w:rsidRPr="70F28DED" w:rsidR="0CF69803">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3E5A300B" w14:textId="57981B5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componentes: </w:t>
            </w: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7A1257BB" w14:textId="503C11C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31E5FFBB" w14:textId="08F5A9E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Verifica compatibilidade técnica entre componentes.</w:t>
            </w:r>
          </w:p>
        </w:tc>
      </w:tr>
      <w:tr w:rsidR="320543F7" w:rsidTr="70F28DED" w14:paraId="610A2B05">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70F28DED" w:rsidRDefault="320543F7" w14:paraId="0061418A" w14:textId="104294D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buscarPrecos</w:t>
            </w:r>
            <w:r w:rsidRPr="70F28DED" w:rsidR="0CF69803">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7F3A0D96" w14:textId="75E8253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componentes: </w:t>
            </w: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7F90AA7A" w14:textId="79A9B6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3D49245D" w14:textId="23D14D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Atualiza/preenche preços consultando fontes externas (APIs/DB).</w:t>
            </w:r>
          </w:p>
        </w:tc>
      </w:tr>
      <w:tr w:rsidR="320543F7" w:rsidTr="70F28DED" w14:paraId="5B0C4B1D">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70F28DED" w:rsidRDefault="320543F7" w14:paraId="0E92C8E3" w14:textId="30D577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validaGabinete</w:t>
            </w:r>
            <w:r w:rsidRPr="70F28DED" w:rsidR="0CF69803">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792CD071" w14:textId="5EFB458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52AD1FC3" w14:textId="7E8C789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70F28DED" w:rsidRDefault="320543F7" w14:paraId="1FF9AEA2" w14:textId="7939676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Verifica se gabinete suporta componentes e refrigeração.</w:t>
            </w:r>
          </w:p>
        </w:tc>
      </w:tr>
    </w:tbl>
    <w:p w:rsidR="320543F7" w:rsidP="70F28DED" w:rsidRDefault="320543F7" w14:paraId="60EA3588" w14:textId="7E38D7C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054D6DB9" w14:textId="108AC75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841927250" w:id="1020045229"/>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.9 </w:t>
      </w:r>
      <w:r w:rsidRPr="70F28DED" w:rsidR="17A12DEB">
        <w:rPr>
          <w:rFonts w:ascii="Times New Roman" w:hAnsi="Times New Roman" w:eastAsia="Times New Roman" w:cs="Times New Roman"/>
          <w:b w:val="1"/>
          <w:bCs w:val="1"/>
          <w:i w:val="0"/>
          <w:iCs w:val="0"/>
          <w:noProof w:val="0"/>
          <w:sz w:val="24"/>
          <w:szCs w:val="24"/>
          <w:lang w:val="pt-BR"/>
        </w:rPr>
        <w:t>ValidaçãoTérmica</w:t>
      </w:r>
      <w:bookmarkEnd w:id="1020045229"/>
    </w:p>
    <w:p w:rsidR="6595920C" w:rsidP="70F28DED" w:rsidRDefault="6595920C" w14:paraId="67D44CAE" w14:textId="091FC5B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Calcular demanda térmica, recomendar refrigeração e validar espaço físico.</w:t>
      </w:r>
    </w:p>
    <w:p w:rsidR="70F28DED" w:rsidRDefault="70F28DED" w14:paraId="6B622D78" w14:textId="75AEC8C7">
      <w:r>
        <w:br w:type="page"/>
      </w:r>
    </w:p>
    <w:p w:rsidR="6595920C" w:rsidP="70F28DED" w:rsidRDefault="6595920C" w14:paraId="201E5B2B" w14:textId="0F9D95D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8344" w:type="dxa"/>
        <w:tblLayout w:type="fixed"/>
        <w:tblLook w:val="06A0" w:firstRow="1" w:lastRow="0" w:firstColumn="1" w:lastColumn="0" w:noHBand="1" w:noVBand="1"/>
      </w:tblPr>
      <w:tblGrid>
        <w:gridCol w:w="2086"/>
        <w:gridCol w:w="2086"/>
        <w:gridCol w:w="2086"/>
        <w:gridCol w:w="2086"/>
      </w:tblGrid>
      <w:tr w:rsidR="320543F7" w:rsidTr="70F28DED" w14:paraId="51DC0171">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70F28DED" w:rsidRDefault="320543F7" w14:paraId="2D784591" w14:textId="1BEA568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4B14970A" w14:textId="14EE061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30DFE5CE" w14:textId="1FFABA5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7D06367C" w14:textId="72F17E7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42C11A39">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70F28DED" w:rsidRDefault="320543F7" w14:paraId="49DF655D" w14:textId="1146E4C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calcularDemandaTermica</w:t>
            </w:r>
            <w:r w:rsidRPr="70F28DED" w:rsidR="0CF69803">
              <w:rPr>
                <w:rFonts w:ascii="Times New Roman" w:hAnsi="Times New Roman" w:eastAsia="Times New Roman" w:cs="Times New Roman"/>
                <w:i w:val="0"/>
                <w:iCs w:val="0"/>
                <w:sz w:val="24"/>
                <w:szCs w:val="24"/>
              </w:rPr>
              <w:t>(build, ambiente)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0D9DDA54" w14:textId="09F4258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build: Build, ambiente: Ambiente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3EA3310D" w14:textId="48BCC0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501187C5" w14:textId="4DF81AF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Calcula demanda térmica (categoria/descrição) com base em </w:t>
            </w:r>
            <w:r w:rsidRPr="70F28DED" w:rsidR="0CF69803">
              <w:rPr>
                <w:rFonts w:ascii="Times New Roman" w:hAnsi="Times New Roman" w:eastAsia="Times New Roman" w:cs="Times New Roman"/>
                <w:i w:val="0"/>
                <w:iCs w:val="0"/>
                <w:sz w:val="24"/>
                <w:szCs w:val="24"/>
              </w:rPr>
              <w:t>TDPs</w:t>
            </w:r>
            <w:r w:rsidRPr="70F28DED" w:rsidR="0CF69803">
              <w:rPr>
                <w:rFonts w:ascii="Times New Roman" w:hAnsi="Times New Roman" w:eastAsia="Times New Roman" w:cs="Times New Roman"/>
                <w:i w:val="0"/>
                <w:iCs w:val="0"/>
                <w:sz w:val="24"/>
                <w:szCs w:val="24"/>
              </w:rPr>
              <w:t xml:space="preserve"> e ambiente.</w:t>
            </w:r>
          </w:p>
        </w:tc>
      </w:tr>
      <w:tr w:rsidR="320543F7" w:rsidTr="70F28DED" w14:paraId="18A37246">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70F28DED" w:rsidRDefault="320543F7" w14:paraId="3C66E7FE" w14:textId="56AB81A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recomendarRefrigeracao</w:t>
            </w:r>
            <w:r w:rsidRPr="70F28DED" w:rsidR="0CF69803">
              <w:rPr>
                <w:rFonts w:ascii="Times New Roman" w:hAnsi="Times New Roman" w:eastAsia="Times New Roman" w:cs="Times New Roman"/>
                <w:i w:val="0"/>
                <w:iCs w:val="0"/>
                <w:sz w:val="24"/>
                <w:szCs w:val="24"/>
              </w:rPr>
              <w:t>(demanda)</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451F1F98" w14:textId="57A96A5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demanda: </w:t>
            </w:r>
            <w:r w:rsidRPr="70F28DED" w:rsidR="0CF69803">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251433EA" w14:textId="64EF277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w:t>
            </w:r>
            <w:r w:rsidRPr="70F28DED" w:rsidR="0CF69803">
              <w:rPr>
                <w:rFonts w:ascii="Times New Roman" w:hAnsi="Times New Roman" w:eastAsia="Times New Roman" w:cs="Times New Roman"/>
                <w:i w:val="0"/>
                <w:iCs w:val="0"/>
                <w:sz w:val="24"/>
                <w:szCs w:val="24"/>
              </w:rPr>
              <w:t>String</w:t>
            </w:r>
            <w:r w:rsidRPr="70F28DED" w:rsidR="0CF69803">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5DE732FF" w14:textId="0765678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Retorna lista de soluções de refrigeração recomendadas.</w:t>
            </w:r>
          </w:p>
        </w:tc>
      </w:tr>
      <w:tr w:rsidR="320543F7" w:rsidTr="70F28DED" w14:paraId="16EA2DDD">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70F28DED" w:rsidRDefault="320543F7" w14:paraId="134C73AF" w14:textId="142A63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validarEspacoGabinete</w:t>
            </w:r>
            <w:r w:rsidRPr="70F28DED" w:rsidR="0CF69803">
              <w:rPr>
                <w:rFonts w:ascii="Times New Roman" w:hAnsi="Times New Roman" w:eastAsia="Times New Roman" w:cs="Times New Roman"/>
                <w:i w:val="0"/>
                <w:iCs w:val="0"/>
                <w:sz w:val="24"/>
                <w:szCs w:val="24"/>
              </w:rPr>
              <w:t xml:space="preserve">(build, </w:t>
            </w:r>
            <w:r w:rsidRPr="70F28DED" w:rsidR="0CF69803">
              <w:rPr>
                <w:rFonts w:ascii="Times New Roman" w:hAnsi="Times New Roman" w:eastAsia="Times New Roman" w:cs="Times New Roman"/>
                <w:i w:val="0"/>
                <w:iCs w:val="0"/>
                <w:sz w:val="24"/>
                <w:szCs w:val="24"/>
              </w:rPr>
              <w:t>refrigeracao</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5A01A01D" w14:textId="0D756EE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 xml:space="preserve">build: Build, </w:t>
            </w:r>
            <w:r w:rsidRPr="70F28DED" w:rsidR="0CF69803">
              <w:rPr>
                <w:rFonts w:ascii="Times New Roman" w:hAnsi="Times New Roman" w:eastAsia="Times New Roman" w:cs="Times New Roman"/>
                <w:i w:val="0"/>
                <w:iCs w:val="0"/>
                <w:sz w:val="24"/>
                <w:szCs w:val="24"/>
              </w:rPr>
              <w:t>refrigeracao</w:t>
            </w:r>
            <w:r w:rsidRPr="70F28DED" w:rsidR="0CF69803">
              <w:rPr>
                <w:rFonts w:ascii="Times New Roman" w:hAnsi="Times New Roman" w:eastAsia="Times New Roman" w:cs="Times New Roman"/>
                <w:i w:val="0"/>
                <w:iCs w:val="0"/>
                <w:sz w:val="24"/>
                <w:szCs w:val="24"/>
              </w:rPr>
              <w:t xml:space="preserve">: </w:t>
            </w:r>
            <w:r w:rsidRPr="70F28DED" w:rsidR="0CF69803">
              <w:rPr>
                <w:rFonts w:ascii="Times New Roman" w:hAnsi="Times New Roman" w:eastAsia="Times New Roman" w:cs="Times New Roman"/>
                <w:i w:val="0"/>
                <w:iCs w:val="0"/>
                <w:sz w:val="24"/>
                <w:szCs w:val="24"/>
              </w:rPr>
              <w:t>List</w:t>
            </w:r>
            <w:r w:rsidRPr="70F28DED" w:rsidR="0CF69803">
              <w:rPr>
                <w:rFonts w:ascii="Times New Roman" w:hAnsi="Times New Roman" w:eastAsia="Times New Roman" w:cs="Times New Roman"/>
                <w:i w:val="0"/>
                <w:iCs w:val="0"/>
                <w:sz w:val="24"/>
                <w:szCs w:val="24"/>
              </w:rPr>
              <w:t>&lt;</w:t>
            </w:r>
            <w:r w:rsidRPr="70F28DED" w:rsidR="0CF69803">
              <w:rPr>
                <w:rFonts w:ascii="Times New Roman" w:hAnsi="Times New Roman" w:eastAsia="Times New Roman" w:cs="Times New Roman"/>
                <w:i w:val="0"/>
                <w:iCs w:val="0"/>
                <w:sz w:val="24"/>
                <w:szCs w:val="24"/>
              </w:rPr>
              <w:t>String</w:t>
            </w:r>
            <w:r w:rsidRPr="70F28DED" w:rsidR="0CF69803">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4CFCEC65" w14:textId="37DD16C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70F28DED" w:rsidRDefault="320543F7" w14:paraId="538578B8" w14:textId="1DCB8C4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Verifica espaço físico no gabinete para as soluções sugeridas.</w:t>
            </w:r>
          </w:p>
        </w:tc>
      </w:tr>
    </w:tbl>
    <w:p w:rsidR="320543F7" w:rsidP="70F28DED" w:rsidRDefault="320543F7" w14:paraId="722FF8E3" w14:textId="25AD3E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4C77978C" w14:textId="54E2F010">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55884628" w:id="457114370"/>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.10 </w:t>
      </w:r>
      <w:r w:rsidRPr="70F28DED" w:rsidR="17A12DEB">
        <w:rPr>
          <w:rFonts w:ascii="Times New Roman" w:hAnsi="Times New Roman" w:eastAsia="Times New Roman" w:cs="Times New Roman"/>
          <w:b w:val="1"/>
          <w:bCs w:val="1"/>
          <w:i w:val="0"/>
          <w:iCs w:val="0"/>
          <w:noProof w:val="0"/>
          <w:sz w:val="24"/>
          <w:szCs w:val="24"/>
          <w:lang w:val="pt-BR"/>
        </w:rPr>
        <w:t>ChatBot</w:t>
      </w:r>
      <w:bookmarkEnd w:id="457114370"/>
    </w:p>
    <w:p w:rsidR="6595920C" w:rsidP="70F28DED" w:rsidRDefault="6595920C" w14:paraId="457974E9" w14:textId="4651B7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Responsabilidade:</w:t>
      </w:r>
      <w:r w:rsidRPr="70F28DED" w:rsidR="17A12DEB">
        <w:rPr>
          <w:rFonts w:ascii="Times New Roman" w:hAnsi="Times New Roman" w:eastAsia="Times New Roman" w:cs="Times New Roman"/>
          <w:i w:val="0"/>
          <w:iCs w:val="0"/>
          <w:noProof w:val="0"/>
          <w:sz w:val="24"/>
          <w:szCs w:val="24"/>
          <w:lang w:val="pt-BR"/>
        </w:rPr>
        <w:t xml:space="preserve"> Coletar dados do usuário interativamente e integrar com o sistema de recomendação.</w:t>
      </w:r>
    </w:p>
    <w:p w:rsidR="6595920C" w:rsidP="70F28DED" w:rsidRDefault="6595920C" w14:paraId="72FC292F" w14:textId="189878D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Atributos</w:t>
      </w:r>
    </w:p>
    <w:p w:rsidR="6595920C" w:rsidP="70F28DED" w:rsidRDefault="6595920C" w14:paraId="6365AA2A" w14:textId="39CB22CE">
      <w:pPr>
        <w:pStyle w:val="ListParagraph"/>
        <w:keepNext w:val="0"/>
        <w:keepLines w:val="0"/>
        <w:numPr>
          <w:ilvl w:val="0"/>
          <w:numId w:val="15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Não explicitados.</w:t>
      </w:r>
    </w:p>
    <w:p w:rsidR="343410AA" w:rsidP="343410AA" w:rsidRDefault="343410AA" w14:paraId="41905FD0" w14:textId="63D6454F">
      <w:pPr>
        <w:keepNext w:val="0"/>
        <w:keepLines w:val="0"/>
        <w:bidi w:val="0"/>
        <w:spacing w:before="120" w:beforeAutospacing="off" w:after="120" w:afterAutospacing="off" w:line="360" w:lineRule="auto"/>
      </w:pPr>
      <w:r>
        <w:br w:type="page"/>
      </w:r>
    </w:p>
    <w:p w:rsidR="6595920C" w:rsidP="70F28DED" w:rsidRDefault="6595920C" w14:paraId="107A7816" w14:textId="46D635E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360" w:type="dxa"/>
        <w:jc w:val="center"/>
        <w:tblLayout w:type="fixed"/>
        <w:tblLook w:val="06A0" w:firstRow="1" w:lastRow="0" w:firstColumn="1" w:lastColumn="0" w:noHBand="1" w:noVBand="1"/>
      </w:tblPr>
      <w:tblGrid>
        <w:gridCol w:w="1872"/>
        <w:gridCol w:w="1872"/>
        <w:gridCol w:w="1872"/>
        <w:gridCol w:w="1872"/>
        <w:gridCol w:w="1872"/>
      </w:tblGrid>
      <w:tr w:rsidR="320543F7" w:rsidTr="70F28DED" w14:paraId="61641E3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11129CDF" w14:textId="3689349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4A988DB" w14:textId="730A55C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7883627" w14:textId="0B74497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0E7DD492" w14:textId="1DF4CCD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8668E12" w14:textId="31E6268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70F28DED" w:rsidR="0CF69803">
              <w:rPr>
                <w:rFonts w:ascii="Times New Roman" w:hAnsi="Times New Roman" w:eastAsia="Times New Roman" w:cs="Times New Roman"/>
                <w:b w:val="1"/>
                <w:bCs w:val="1"/>
                <w:i w:val="0"/>
                <w:iCs w:val="0"/>
                <w:sz w:val="24"/>
                <w:szCs w:val="24"/>
              </w:rPr>
              <w:t>Descrição</w:t>
            </w:r>
          </w:p>
        </w:tc>
      </w:tr>
      <w:tr w:rsidR="320543F7" w:rsidTr="70F28DED" w14:paraId="25327F05">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090964B6" w14:textId="0CFCE2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coletarOrcamento</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F620212" w14:textId="65DDCFF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6D0039D8" w14:textId="3A9E86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67A96A0" w14:textId="67B31DC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0BAFFF6" w14:textId="0C844D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Interage para obter orçamento do usuário.</w:t>
            </w:r>
          </w:p>
        </w:tc>
      </w:tr>
      <w:tr w:rsidR="320543F7" w:rsidTr="70F28DED" w14:paraId="43C2880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385A3AA4" w14:textId="5E89E22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coletarPerfilDeUso</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EF61827" w14:textId="1FB04F4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0D9502F" w14:textId="35D5EAD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PerfilPC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51CC06E" w14:textId="76C2253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4409817A" w14:textId="5E41E9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Determina perfil de uso do usuário por diálogo.</w:t>
            </w:r>
          </w:p>
        </w:tc>
      </w:tr>
      <w:tr w:rsidR="320543F7" w:rsidTr="70F28DED" w14:paraId="0375E1C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70F28DED" w:rsidRDefault="320543F7" w14:paraId="4C2AD85C" w14:textId="0962073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coletarDadosAmbiente</w:t>
            </w: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71E434F2" w14:textId="2EF5526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184DC0CC" w14:textId="5AD53AB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50F657EE" w14:textId="0F8DA91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70F28DED" w:rsidRDefault="320543F7" w14:paraId="256F3CE6" w14:textId="1F4E311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70F28DED" w:rsidR="0CF69803">
              <w:rPr>
                <w:rFonts w:ascii="Times New Roman" w:hAnsi="Times New Roman" w:eastAsia="Times New Roman" w:cs="Times New Roman"/>
                <w:i w:val="0"/>
                <w:iCs w:val="0"/>
                <w:sz w:val="24"/>
                <w:szCs w:val="24"/>
              </w:rPr>
              <w:t>Coleta dados de ambiente (temperatura, poeira, climatização).</w:t>
            </w:r>
          </w:p>
        </w:tc>
      </w:tr>
    </w:tbl>
    <w:p w:rsidR="320543F7" w:rsidP="70F28DED" w:rsidRDefault="320543F7" w14:paraId="74948F9A" w14:textId="04E00E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7C8CF1FF" w14:textId="5C086F6F">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24782898" w:id="108899185"/>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.11 Enumerações</w:t>
      </w:r>
      <w:bookmarkEnd w:id="108899185"/>
    </w:p>
    <w:p w:rsidR="6595920C" w:rsidP="70F28DED" w:rsidRDefault="6595920C" w14:paraId="3943D08E" w14:textId="7E6DDA0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.11.1 </w:t>
      </w:r>
      <w:r w:rsidRPr="70F28DED" w:rsidR="17A12DEB">
        <w:rPr>
          <w:rFonts w:ascii="Times New Roman" w:hAnsi="Times New Roman" w:eastAsia="Times New Roman" w:cs="Times New Roman"/>
          <w:b w:val="1"/>
          <w:bCs w:val="1"/>
          <w:i w:val="0"/>
          <w:iCs w:val="0"/>
          <w:noProof w:val="0"/>
          <w:sz w:val="24"/>
          <w:szCs w:val="24"/>
          <w:lang w:val="pt-BR"/>
        </w:rPr>
        <w:t>TipoComponente</w:t>
      </w:r>
    </w:p>
    <w:p w:rsidR="6595920C" w:rsidP="70F28DED" w:rsidRDefault="6595920C" w14:paraId="3DC7E853" w14:textId="7E992DEE">
      <w:pPr>
        <w:pStyle w:val="ListParagraph"/>
        <w:keepNext w:val="0"/>
        <w:keepLines w:val="0"/>
        <w:numPr>
          <w:ilvl w:val="0"/>
          <w:numId w:val="15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 xml:space="preserve">Valores: </w:t>
      </w:r>
      <w:r w:rsidRPr="70F28DED" w:rsidR="17A12DEB">
        <w:rPr>
          <w:rFonts w:ascii="Times New Roman" w:hAnsi="Times New Roman" w:eastAsia="Times New Roman" w:cs="Times New Roman"/>
          <w:i w:val="0"/>
          <w:iCs w:val="0"/>
          <w:noProof w:val="0"/>
          <w:sz w:val="24"/>
          <w:szCs w:val="24"/>
          <w:lang w:val="pt-BR"/>
        </w:rPr>
        <w:t>CPU</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GPU</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RAM</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SSD</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HD</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PSU</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PLACA_MAE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GABINETE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COOLER</w:t>
      </w:r>
    </w:p>
    <w:p w:rsidR="6595920C" w:rsidP="524CBF35" w:rsidRDefault="6595920C" w14:paraId="3BC1748D" w14:textId="1E7D2E63">
      <w:pPr>
        <w:pStyle w:val="ListParagraph"/>
        <w:keepNext w:val="0"/>
        <w:keepLines w:val="0"/>
        <w:numPr>
          <w:ilvl w:val="0"/>
          <w:numId w:val="15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2B34D022">
        <w:rPr>
          <w:rFonts w:ascii="Times New Roman" w:hAnsi="Times New Roman" w:eastAsia="Times New Roman" w:cs="Times New Roman"/>
          <w:i w:val="0"/>
          <w:iCs w:val="0"/>
          <w:noProof w:val="0"/>
          <w:sz w:val="24"/>
          <w:szCs w:val="24"/>
          <w:lang w:val="pt-BR"/>
        </w:rPr>
        <w:t>Descrição: Classifica o tipo funcional do componente.</w:t>
      </w:r>
    </w:p>
    <w:p w:rsidR="6595920C" w:rsidP="70F28DED" w:rsidRDefault="6595920C" w14:paraId="12791C13" w14:textId="3D04177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70F28DED" w:rsidR="39CCAE9B">
        <w:rPr>
          <w:rFonts w:ascii="Times New Roman" w:hAnsi="Times New Roman" w:eastAsia="Times New Roman" w:cs="Times New Roman"/>
          <w:b w:val="1"/>
          <w:bCs w:val="1"/>
          <w:i w:val="0"/>
          <w:iCs w:val="0"/>
          <w:noProof w:val="0"/>
          <w:sz w:val="24"/>
          <w:szCs w:val="24"/>
          <w:lang w:val="pt-BR"/>
        </w:rPr>
        <w:t>8.1.1</w:t>
      </w:r>
      <w:r w:rsidRPr="70F28DED" w:rsidR="17A12DEB">
        <w:rPr>
          <w:rFonts w:ascii="Times New Roman" w:hAnsi="Times New Roman" w:eastAsia="Times New Roman" w:cs="Times New Roman"/>
          <w:b w:val="1"/>
          <w:bCs w:val="1"/>
          <w:i w:val="0"/>
          <w:iCs w:val="0"/>
          <w:noProof w:val="0"/>
          <w:sz w:val="24"/>
          <w:szCs w:val="24"/>
          <w:lang w:val="pt-BR"/>
        </w:rPr>
        <w:t xml:space="preserve">.11.2 </w:t>
      </w:r>
      <w:r w:rsidRPr="70F28DED" w:rsidR="17A12DEB">
        <w:rPr>
          <w:rFonts w:ascii="Times New Roman" w:hAnsi="Times New Roman" w:eastAsia="Times New Roman" w:cs="Times New Roman"/>
          <w:b w:val="1"/>
          <w:bCs w:val="1"/>
          <w:i w:val="0"/>
          <w:iCs w:val="0"/>
          <w:noProof w:val="0"/>
          <w:sz w:val="24"/>
          <w:szCs w:val="24"/>
          <w:lang w:val="pt-BR"/>
        </w:rPr>
        <w:t>PerfilPC</w:t>
      </w:r>
    </w:p>
    <w:p w:rsidR="6595920C" w:rsidP="70F28DED" w:rsidRDefault="6595920C" w14:paraId="17BCC08C" w14:textId="26F77E48">
      <w:pPr>
        <w:pStyle w:val="ListParagraph"/>
        <w:keepNext w:val="0"/>
        <w:keepLines w:val="0"/>
        <w:numPr>
          <w:ilvl w:val="0"/>
          <w:numId w:val="15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i w:val="0"/>
          <w:iCs w:val="0"/>
          <w:noProof w:val="0"/>
          <w:sz w:val="24"/>
          <w:szCs w:val="24"/>
          <w:lang w:val="pt-BR"/>
        </w:rPr>
        <w:t xml:space="preserve">Valores: </w:t>
      </w:r>
      <w:r w:rsidRPr="70F28DED" w:rsidR="17A12DEB">
        <w:rPr>
          <w:rFonts w:ascii="Times New Roman" w:hAnsi="Times New Roman" w:eastAsia="Times New Roman" w:cs="Times New Roman"/>
          <w:i w:val="0"/>
          <w:iCs w:val="0"/>
          <w:noProof w:val="0"/>
          <w:sz w:val="24"/>
          <w:szCs w:val="24"/>
          <w:lang w:val="pt-BR"/>
        </w:rPr>
        <w:t>GAMER</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ESCRITORIO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EDITOR_VIDEO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PESQUISADOR</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STREAMER</w:t>
      </w:r>
    </w:p>
    <w:p w:rsidR="6595920C" w:rsidP="524CBF35" w:rsidRDefault="6595920C" w14:paraId="08D4B679" w14:textId="268B5DD4">
      <w:pPr>
        <w:pStyle w:val="ListParagraph"/>
        <w:keepNext w:val="0"/>
        <w:keepLines w:val="0"/>
        <w:numPr>
          <w:ilvl w:val="0"/>
          <w:numId w:val="15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2B34D022">
        <w:rPr>
          <w:rFonts w:ascii="Times New Roman" w:hAnsi="Times New Roman" w:eastAsia="Times New Roman" w:cs="Times New Roman"/>
          <w:i w:val="0"/>
          <w:iCs w:val="0"/>
          <w:noProof w:val="0"/>
          <w:sz w:val="24"/>
          <w:szCs w:val="24"/>
          <w:lang w:val="pt-BR"/>
        </w:rPr>
        <w:t>Descrição: Perfil de uso que orienta prioridades (ex.: desempenho gráfico para GAMER).</w:t>
      </w:r>
    </w:p>
    <w:p w:rsidR="320543F7" w:rsidP="524CBF35" w:rsidRDefault="320543F7" w14:paraId="5892A661" w14:textId="00F89CF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70F28DED" w:rsidRDefault="70F28DED" w14:paraId="7A511A0C" w14:textId="193BA35E">
      <w:r>
        <w:br w:type="page"/>
      </w:r>
    </w:p>
    <w:p w:rsidR="6595920C" w:rsidP="70F28DED" w:rsidRDefault="6595920C" w14:paraId="34B836FC" w14:textId="2ADE5950">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7051901" w:id="1285070000"/>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 Descrição dos Relacionamentos</w:t>
      </w:r>
      <w:bookmarkEnd w:id="1285070000"/>
    </w:p>
    <w:p w:rsidR="6595920C" w:rsidP="70F28DED" w:rsidRDefault="6595920C" w14:paraId="1FAC6632" w14:textId="25B1A30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11072236" w:id="1829112844"/>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.1 </w:t>
      </w:r>
      <w:r w:rsidRPr="70F28DED" w:rsidR="17A12DEB">
        <w:rPr>
          <w:rFonts w:ascii="Times New Roman" w:hAnsi="Times New Roman" w:eastAsia="Times New Roman" w:cs="Times New Roman"/>
          <w:b w:val="1"/>
          <w:bCs w:val="1"/>
          <w:i w:val="0"/>
          <w:iCs w:val="0"/>
          <w:noProof w:val="0"/>
          <w:sz w:val="24"/>
          <w:szCs w:val="24"/>
          <w:lang w:val="pt-BR"/>
        </w:rPr>
        <w:t>SeçãoRecomendação</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Build</w:t>
      </w:r>
      <w:bookmarkEnd w:id="1829112844"/>
    </w:p>
    <w:p w:rsidR="6595920C" w:rsidP="70F28DED" w:rsidRDefault="6595920C" w14:paraId="01E71800" w14:textId="634E9381">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Composição/Associação</w:t>
      </w:r>
    </w:p>
    <w:p w:rsidR="6595920C" w:rsidP="70F28DED" w:rsidRDefault="6595920C" w14:paraId="05F68F0D" w14:textId="5ACB3082">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Classes:</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SeçãoRecomendação</w:t>
      </w:r>
      <w:r w:rsidRPr="70F28DED" w:rsidR="17A12DEB">
        <w:rPr>
          <w:rFonts w:ascii="Times New Roman" w:hAnsi="Times New Roman" w:eastAsia="Times New Roman" w:cs="Times New Roman"/>
          <w:i w:val="0"/>
          <w:iCs w:val="0"/>
          <w:noProof w:val="0"/>
          <w:sz w:val="24"/>
          <w:szCs w:val="24"/>
          <w:lang w:val="pt-BR"/>
        </w:rPr>
        <w:t xml:space="preserve"> ↔ </w:t>
      </w:r>
      <w:r w:rsidRPr="70F28DED" w:rsidR="17A12DEB">
        <w:rPr>
          <w:rFonts w:ascii="Times New Roman" w:hAnsi="Times New Roman" w:eastAsia="Times New Roman" w:cs="Times New Roman"/>
          <w:i w:val="0"/>
          <w:iCs w:val="0"/>
          <w:noProof w:val="0"/>
          <w:sz w:val="24"/>
          <w:szCs w:val="24"/>
          <w:lang w:val="pt-BR"/>
        </w:rPr>
        <w:t>Build</w:t>
      </w:r>
    </w:p>
    <w:p w:rsidR="6595920C" w:rsidP="70F28DED" w:rsidRDefault="6595920C" w14:paraId="539F8103" w14:textId="63994A08">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SeçãoRecomendação</w:t>
      </w:r>
      <w:r w:rsidRPr="70F28DED" w:rsidR="17A12DEB">
        <w:rPr>
          <w:rFonts w:ascii="Times New Roman" w:hAnsi="Times New Roman" w:eastAsia="Times New Roman" w:cs="Times New Roman"/>
          <w:i w:val="0"/>
          <w:iCs w:val="0"/>
          <w:noProof w:val="0"/>
          <w:sz w:val="24"/>
          <w:szCs w:val="24"/>
          <w:lang w:val="pt-BR"/>
        </w:rPr>
        <w:t xml:space="preserve"> agrupa builds geradas.</w:t>
      </w:r>
    </w:p>
    <w:p w:rsidR="6595920C" w:rsidP="70F28DED" w:rsidRDefault="6595920C" w14:paraId="1ACCB290" w14:textId="72A05191">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SeçãoRecomendação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0..</w:t>
      </w:r>
      <w:r w:rsidRPr="70F28DED" w:rsidR="17A12DEB">
        <w:rPr>
          <w:rFonts w:ascii="Times New Roman" w:hAnsi="Times New Roman" w:eastAsia="Times New Roman" w:cs="Times New Roman"/>
          <w:i w:val="0"/>
          <w:iCs w:val="0"/>
          <w:noProof w:val="0"/>
          <w:sz w:val="24"/>
          <w:szCs w:val="24"/>
          <w:lang w:val="pt-BR"/>
        </w:rPr>
        <w:t xml:space="preserve">* →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(um para muitos).</w:t>
      </w:r>
    </w:p>
    <w:p w:rsidR="6595920C" w:rsidP="70F28DED" w:rsidRDefault="6595920C" w14:paraId="360D4CF8" w14:textId="4BC47FCD">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Bidirecional.</w:t>
      </w:r>
    </w:p>
    <w:p w:rsidR="6595920C" w:rsidP="70F28DED" w:rsidRDefault="6595920C" w14:paraId="2665B94C" w14:textId="1162ABF1">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99483525" w:id="907645090"/>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.2 </w:t>
      </w:r>
      <w:r w:rsidRPr="70F28DED" w:rsidR="17A12DEB">
        <w:rPr>
          <w:rFonts w:ascii="Times New Roman" w:hAnsi="Times New Roman" w:eastAsia="Times New Roman" w:cs="Times New Roman"/>
          <w:b w:val="1"/>
          <w:bCs w:val="1"/>
          <w:i w:val="0"/>
          <w:iCs w:val="0"/>
          <w:noProof w:val="0"/>
          <w:sz w:val="24"/>
          <w:szCs w:val="24"/>
          <w:lang w:val="pt-BR"/>
        </w:rPr>
        <w:t>SeçãoRecomendação</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PreferenciaUsuario</w:t>
      </w:r>
      <w:bookmarkEnd w:id="907645090"/>
    </w:p>
    <w:p w:rsidR="6595920C" w:rsidP="70F28DED" w:rsidRDefault="6595920C" w14:paraId="10DD49C9" w14:textId="5429E2A0">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Associação</w:t>
      </w:r>
    </w:p>
    <w:p w:rsidR="6595920C" w:rsidP="70F28DED" w:rsidRDefault="6595920C" w14:paraId="6FD3B98C" w14:textId="22FBFAEA">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Classes:</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SeçãoRecomendação</w:t>
      </w:r>
      <w:r w:rsidRPr="70F28DED" w:rsidR="17A12DEB">
        <w:rPr>
          <w:rFonts w:ascii="Times New Roman" w:hAnsi="Times New Roman" w:eastAsia="Times New Roman" w:cs="Times New Roman"/>
          <w:i w:val="0"/>
          <w:iCs w:val="0"/>
          <w:noProof w:val="0"/>
          <w:sz w:val="24"/>
          <w:szCs w:val="24"/>
          <w:lang w:val="pt-BR"/>
        </w:rPr>
        <w:t xml:space="preserve"> ↔ </w:t>
      </w:r>
      <w:r w:rsidRPr="70F28DED" w:rsidR="17A12DEB">
        <w:rPr>
          <w:rFonts w:ascii="Times New Roman" w:hAnsi="Times New Roman" w:eastAsia="Times New Roman" w:cs="Times New Roman"/>
          <w:i w:val="0"/>
          <w:iCs w:val="0"/>
          <w:noProof w:val="0"/>
          <w:sz w:val="24"/>
          <w:szCs w:val="24"/>
          <w:lang w:val="pt-BR"/>
        </w:rPr>
        <w:t>PreferenciaUsuario</w:t>
      </w:r>
    </w:p>
    <w:p w:rsidR="6595920C" w:rsidP="70F28DED" w:rsidRDefault="6595920C" w14:paraId="01A0BC95" w14:textId="690F34EA">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Preferências definem parâmetros para geração da seção.</w:t>
      </w:r>
    </w:p>
    <w:p w:rsidR="6595920C" w:rsidP="70F28DED" w:rsidRDefault="6595920C" w14:paraId="3333CCEF" w14:textId="3F0FF9D3">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1 → 1.</w:t>
      </w:r>
    </w:p>
    <w:p w:rsidR="6595920C" w:rsidP="70F28DED" w:rsidRDefault="6595920C" w14:paraId="5B379A75" w14:textId="04C37B19">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 (Seção usa Preferência).</w:t>
      </w:r>
    </w:p>
    <w:p w:rsidR="6595920C" w:rsidP="70F28DED" w:rsidRDefault="6595920C" w14:paraId="710935EA" w14:textId="58B57A98">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0687683" w:id="163232838"/>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.3 </w:t>
      </w:r>
      <w:r w:rsidRPr="70F28DED" w:rsidR="17A12DEB">
        <w:rPr>
          <w:rFonts w:ascii="Times New Roman" w:hAnsi="Times New Roman" w:eastAsia="Times New Roman" w:cs="Times New Roman"/>
          <w:b w:val="1"/>
          <w:bCs w:val="1"/>
          <w:i w:val="0"/>
          <w:iCs w:val="0"/>
          <w:noProof w:val="0"/>
          <w:sz w:val="24"/>
          <w:szCs w:val="24"/>
          <w:lang w:val="pt-BR"/>
        </w:rPr>
        <w:t>IARecomendação</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Build</w:t>
      </w:r>
      <w:bookmarkEnd w:id="163232838"/>
    </w:p>
    <w:p w:rsidR="6595920C" w:rsidP="70F28DED" w:rsidRDefault="6595920C" w14:paraId="3B6C95C2" w14:textId="133893E1">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Dependência/Uso</w:t>
      </w:r>
    </w:p>
    <w:p w:rsidR="6595920C" w:rsidP="70F28DED" w:rsidRDefault="6595920C" w14:paraId="4D9F612C" w14:textId="33A979B4">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IA gera e modifica objetos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1DA9E534" w14:textId="59ED1899">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N/A.</w:t>
      </w:r>
    </w:p>
    <w:p w:rsidR="6595920C" w:rsidP="70F28DED" w:rsidRDefault="6595920C" w14:paraId="417EE66F" w14:textId="4ED64F20">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 (IA → Build).</w:t>
      </w:r>
    </w:p>
    <w:p w:rsidR="6595920C" w:rsidP="70F28DED" w:rsidRDefault="6595920C" w14:paraId="5F515825" w14:textId="03E0A934">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991355484" w:id="2106648222"/>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.4 </w:t>
      </w:r>
      <w:r w:rsidRPr="70F28DED" w:rsidR="17A12DEB">
        <w:rPr>
          <w:rFonts w:ascii="Times New Roman" w:hAnsi="Times New Roman" w:eastAsia="Times New Roman" w:cs="Times New Roman"/>
          <w:b w:val="1"/>
          <w:bCs w:val="1"/>
          <w:i w:val="0"/>
          <w:iCs w:val="0"/>
          <w:noProof w:val="0"/>
          <w:sz w:val="24"/>
          <w:szCs w:val="24"/>
          <w:lang w:val="pt-BR"/>
        </w:rPr>
        <w:t>Build</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Componente</w:t>
      </w:r>
      <w:bookmarkEnd w:id="2106648222"/>
    </w:p>
    <w:p w:rsidR="6595920C" w:rsidP="70F28DED" w:rsidRDefault="6595920C" w14:paraId="5A205EAA" w14:textId="54C401DE">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Composição</w:t>
      </w:r>
    </w:p>
    <w:p w:rsidR="6595920C" w:rsidP="70F28DED" w:rsidRDefault="6595920C" w14:paraId="29B19594" w14:textId="24E5C308">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agrega </w:t>
      </w:r>
      <w:r w:rsidRPr="70F28DED" w:rsidR="17A12DEB">
        <w:rPr>
          <w:rFonts w:ascii="Times New Roman" w:hAnsi="Times New Roman" w:eastAsia="Times New Roman" w:cs="Times New Roman"/>
          <w:i w:val="0"/>
          <w:iCs w:val="0"/>
          <w:noProof w:val="0"/>
          <w:sz w:val="24"/>
          <w:szCs w:val="24"/>
          <w:lang w:val="pt-BR"/>
        </w:rPr>
        <w:t>Componente</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0671D331" w14:textId="60273E60">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1 → </w:t>
      </w:r>
      <w:r w:rsidRPr="70F28DED" w:rsidR="17A12DEB">
        <w:rPr>
          <w:rFonts w:ascii="Times New Roman" w:hAnsi="Times New Roman" w:eastAsia="Times New Roman" w:cs="Times New Roman"/>
          <w:i w:val="0"/>
          <w:iCs w:val="0"/>
          <w:noProof w:val="0"/>
          <w:sz w:val="24"/>
          <w:szCs w:val="24"/>
          <w:lang w:val="pt-BR"/>
        </w:rPr>
        <w:t>Componente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1..</w:t>
      </w:r>
      <w:r w:rsidRPr="70F28DED" w:rsidR="17A12DEB">
        <w:rPr>
          <w:rFonts w:ascii="Times New Roman" w:hAnsi="Times New Roman" w:eastAsia="Times New Roman" w:cs="Times New Roman"/>
          <w:i w:val="0"/>
          <w:iCs w:val="0"/>
          <w:noProof w:val="0"/>
          <w:sz w:val="24"/>
          <w:szCs w:val="24"/>
          <w:lang w:val="pt-BR"/>
        </w:rPr>
        <w:t>* .</w:t>
      </w:r>
    </w:p>
    <w:p w:rsidR="6595920C" w:rsidP="70F28DED" w:rsidRDefault="6595920C" w14:paraId="57CAF28D" w14:textId="7A57A412">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Bidirecional.</w:t>
      </w:r>
    </w:p>
    <w:p w:rsidR="6595920C" w:rsidP="70F28DED" w:rsidRDefault="6595920C" w14:paraId="7346D1EE" w14:textId="7206F5BF">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56809923" w:id="318025105"/>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.5 </w:t>
      </w:r>
      <w:r w:rsidRPr="70F28DED" w:rsidR="17A12DEB">
        <w:rPr>
          <w:rFonts w:ascii="Times New Roman" w:hAnsi="Times New Roman" w:eastAsia="Times New Roman" w:cs="Times New Roman"/>
          <w:b w:val="1"/>
          <w:bCs w:val="1"/>
          <w:i w:val="0"/>
          <w:iCs w:val="0"/>
          <w:noProof w:val="0"/>
          <w:sz w:val="24"/>
          <w:szCs w:val="24"/>
          <w:lang w:val="pt-BR"/>
        </w:rPr>
        <w:t>Build</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Ambiente</w:t>
      </w:r>
      <w:bookmarkEnd w:id="318025105"/>
    </w:p>
    <w:p w:rsidR="6595920C" w:rsidP="70F28DED" w:rsidRDefault="6595920C" w14:paraId="58247E29" w14:textId="4970A6F5">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Associação (Ajustado para)</w:t>
      </w:r>
    </w:p>
    <w:p w:rsidR="6595920C" w:rsidP="70F28DED" w:rsidRDefault="6595920C" w14:paraId="1131EF0A" w14:textId="5D1E032F">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Ambiente</w:t>
      </w:r>
      <w:r w:rsidRPr="70F28DED" w:rsidR="17A12DEB">
        <w:rPr>
          <w:rFonts w:ascii="Times New Roman" w:hAnsi="Times New Roman" w:eastAsia="Times New Roman" w:cs="Times New Roman"/>
          <w:i w:val="0"/>
          <w:iCs w:val="0"/>
          <w:noProof w:val="0"/>
          <w:sz w:val="24"/>
          <w:szCs w:val="24"/>
          <w:lang w:val="pt-BR"/>
        </w:rPr>
        <w:t xml:space="preserve"> influencia recomendações e validações térmicas.</w:t>
      </w:r>
    </w:p>
    <w:p w:rsidR="6595920C" w:rsidP="70F28DED" w:rsidRDefault="6595920C" w14:paraId="2C53681F" w14:textId="244CAD7A">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0..</w:t>
      </w:r>
      <w:r w:rsidRPr="70F28DED" w:rsidR="17A12DEB">
        <w:rPr>
          <w:rFonts w:ascii="Times New Roman" w:hAnsi="Times New Roman" w:eastAsia="Times New Roman" w:cs="Times New Roman"/>
          <w:i w:val="0"/>
          <w:iCs w:val="0"/>
          <w:noProof w:val="0"/>
          <w:sz w:val="24"/>
          <w:szCs w:val="24"/>
          <w:lang w:val="pt-BR"/>
        </w:rPr>
        <w:t xml:space="preserve">* → </w:t>
      </w:r>
      <w:r w:rsidRPr="70F28DED" w:rsidR="17A12DEB">
        <w:rPr>
          <w:rFonts w:ascii="Times New Roman" w:hAnsi="Times New Roman" w:eastAsia="Times New Roman" w:cs="Times New Roman"/>
          <w:i w:val="0"/>
          <w:iCs w:val="0"/>
          <w:noProof w:val="0"/>
          <w:sz w:val="24"/>
          <w:szCs w:val="24"/>
          <w:lang w:val="pt-BR"/>
        </w:rPr>
        <w:t>Ambiente</w:t>
      </w:r>
      <w:r w:rsidRPr="70F28DED" w:rsidR="17A12DEB">
        <w:rPr>
          <w:rFonts w:ascii="Times New Roman" w:hAnsi="Times New Roman" w:eastAsia="Times New Roman" w:cs="Times New Roman"/>
          <w:i w:val="0"/>
          <w:iCs w:val="0"/>
          <w:noProof w:val="0"/>
          <w:sz w:val="24"/>
          <w:szCs w:val="24"/>
          <w:lang w:val="pt-BR"/>
        </w:rPr>
        <w:t xml:space="preserve"> 1 (referência).</w:t>
      </w:r>
    </w:p>
    <w:p w:rsidR="6595920C" w:rsidP="70F28DED" w:rsidRDefault="6595920C" w14:paraId="2DB0F111" w14:textId="2B4C3AF3">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w:t>
      </w:r>
    </w:p>
    <w:p w:rsidR="6595920C" w:rsidP="70F28DED" w:rsidRDefault="6595920C" w14:paraId="63F95D21" w14:textId="38156E3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91140165" w:id="1201157252"/>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.6 </w:t>
      </w:r>
      <w:r w:rsidRPr="70F28DED" w:rsidR="17A12DEB">
        <w:rPr>
          <w:rFonts w:ascii="Times New Roman" w:hAnsi="Times New Roman" w:eastAsia="Times New Roman" w:cs="Times New Roman"/>
          <w:b w:val="1"/>
          <w:bCs w:val="1"/>
          <w:i w:val="0"/>
          <w:iCs w:val="0"/>
          <w:noProof w:val="0"/>
          <w:sz w:val="24"/>
          <w:szCs w:val="24"/>
          <w:lang w:val="pt-BR"/>
        </w:rPr>
        <w:t>User</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Sistema</w:t>
      </w:r>
      <w:bookmarkEnd w:id="1201157252"/>
    </w:p>
    <w:p w:rsidR="6595920C" w:rsidP="70F28DED" w:rsidRDefault="6595920C" w14:paraId="3CB01AAF" w14:textId="568B967F">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Associação/Uso</w:t>
      </w:r>
    </w:p>
    <w:p w:rsidR="6595920C" w:rsidP="70F28DED" w:rsidRDefault="6595920C" w14:paraId="2200A2F0" w14:textId="51072E5F">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Usuário invoca operações do sistema (login, solicita recomendações).</w:t>
      </w:r>
    </w:p>
    <w:p w:rsidR="6595920C" w:rsidP="70F28DED" w:rsidRDefault="6595920C" w14:paraId="42908CD6" w14:textId="42A7CFD2">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Multiplicidade:</w:t>
      </w:r>
      <w:r w:rsidRPr="70F28DED" w:rsidR="17A12DEB">
        <w:rPr>
          <w:rFonts w:ascii="Times New Roman" w:hAnsi="Times New Roman" w:eastAsia="Times New Roman" w:cs="Times New Roman"/>
          <w:i w:val="0"/>
          <w:iCs w:val="0"/>
          <w:noProof w:val="0"/>
          <w:sz w:val="24"/>
          <w:szCs w:val="24"/>
          <w:lang w:val="pt-BR"/>
        </w:rPr>
        <w:t xml:space="preserve"> 1 → 1.</w:t>
      </w:r>
    </w:p>
    <w:p w:rsidR="6595920C" w:rsidP="70F28DED" w:rsidRDefault="6595920C" w14:paraId="22BA63C7" w14:textId="1A143441">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w:t>
      </w:r>
    </w:p>
    <w:p w:rsidR="6595920C" w:rsidP="70F28DED" w:rsidRDefault="6595920C" w14:paraId="69D9A457" w14:textId="745429C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809479542" w:id="766925060"/>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.7 </w:t>
      </w:r>
      <w:r w:rsidRPr="70F28DED" w:rsidR="17A12DEB">
        <w:rPr>
          <w:rFonts w:ascii="Times New Roman" w:hAnsi="Times New Roman" w:eastAsia="Times New Roman" w:cs="Times New Roman"/>
          <w:b w:val="1"/>
          <w:bCs w:val="1"/>
          <w:i w:val="0"/>
          <w:iCs w:val="0"/>
          <w:noProof w:val="0"/>
          <w:sz w:val="24"/>
          <w:szCs w:val="24"/>
          <w:lang w:val="pt-BR"/>
        </w:rPr>
        <w:t>Sistema</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ValidaçãoTérmica</w:t>
      </w:r>
      <w:bookmarkEnd w:id="766925060"/>
    </w:p>
    <w:p w:rsidR="6595920C" w:rsidP="70F28DED" w:rsidRDefault="6595920C" w14:paraId="5569DA51" w14:textId="7064BE08">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Dependência/Uso</w:t>
      </w:r>
    </w:p>
    <w:p w:rsidR="6595920C" w:rsidP="70F28DED" w:rsidRDefault="6595920C" w14:paraId="5B70A018" w14:textId="10489516">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Sistema</w:t>
      </w:r>
      <w:r w:rsidRPr="70F28DED" w:rsidR="17A12DEB">
        <w:rPr>
          <w:rFonts w:ascii="Times New Roman" w:hAnsi="Times New Roman" w:eastAsia="Times New Roman" w:cs="Times New Roman"/>
          <w:i w:val="0"/>
          <w:iCs w:val="0"/>
          <w:noProof w:val="0"/>
          <w:sz w:val="24"/>
          <w:szCs w:val="24"/>
          <w:lang w:val="pt-BR"/>
        </w:rPr>
        <w:t xml:space="preserve"> delega cálculos térmicos.</w:t>
      </w:r>
    </w:p>
    <w:p w:rsidR="6595920C" w:rsidP="70F28DED" w:rsidRDefault="6595920C" w14:paraId="19747E7D" w14:textId="19F34108">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w:t>
      </w:r>
    </w:p>
    <w:p w:rsidR="6595920C" w:rsidP="70F28DED" w:rsidRDefault="6595920C" w14:paraId="0AEF667E" w14:textId="2E96F955">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653751882" w:id="1536886569"/>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.8 </w:t>
      </w:r>
      <w:r w:rsidRPr="70F28DED" w:rsidR="17A12DEB">
        <w:rPr>
          <w:rFonts w:ascii="Times New Roman" w:hAnsi="Times New Roman" w:eastAsia="Times New Roman" w:cs="Times New Roman"/>
          <w:b w:val="1"/>
          <w:bCs w:val="1"/>
          <w:i w:val="0"/>
          <w:iCs w:val="0"/>
          <w:noProof w:val="0"/>
          <w:sz w:val="24"/>
          <w:szCs w:val="24"/>
          <w:lang w:val="pt-BR"/>
        </w:rPr>
        <w:t>ChatBot</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Sistema</w:t>
      </w:r>
      <w:bookmarkEnd w:id="1536886569"/>
    </w:p>
    <w:p w:rsidR="6595920C" w:rsidP="70F28DED" w:rsidRDefault="6595920C" w14:paraId="0F0B2170" w14:textId="689BFCA9">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Integração</w:t>
      </w:r>
    </w:p>
    <w:p w:rsidR="6595920C" w:rsidP="70F28DED" w:rsidRDefault="6595920C" w14:paraId="05C46273" w14:textId="5646B245">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ChatBot</w:t>
      </w:r>
      <w:r w:rsidRPr="70F28DED" w:rsidR="17A12DEB">
        <w:rPr>
          <w:rFonts w:ascii="Times New Roman" w:hAnsi="Times New Roman" w:eastAsia="Times New Roman" w:cs="Times New Roman"/>
          <w:i w:val="0"/>
          <w:iCs w:val="0"/>
          <w:noProof w:val="0"/>
          <w:sz w:val="24"/>
          <w:szCs w:val="24"/>
          <w:lang w:val="pt-BR"/>
        </w:rPr>
        <w:t xml:space="preserve"> coleta e envia dados para o Sistema.</w:t>
      </w:r>
    </w:p>
    <w:p w:rsidR="6595920C" w:rsidP="70F28DED" w:rsidRDefault="6595920C" w14:paraId="352F4F7B" w14:textId="20C1D979">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ChatBot</w:t>
      </w:r>
      <w:r w:rsidRPr="70F28DED" w:rsidR="17A12DEB">
        <w:rPr>
          <w:rFonts w:ascii="Times New Roman" w:hAnsi="Times New Roman" w:eastAsia="Times New Roman" w:cs="Times New Roman"/>
          <w:i w:val="0"/>
          <w:iCs w:val="0"/>
          <w:noProof w:val="0"/>
          <w:sz w:val="24"/>
          <w:szCs w:val="24"/>
          <w:lang w:val="pt-BR"/>
        </w:rPr>
        <w:t xml:space="preserve"> → Sistema.</w:t>
      </w:r>
    </w:p>
    <w:p w:rsidR="6595920C" w:rsidP="70F28DED" w:rsidRDefault="6595920C" w14:paraId="7470C69A" w14:textId="09D03B77">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528814925" w:id="2115231348"/>
      <w:r w:rsidRPr="70F28DED" w:rsidR="4FF86035">
        <w:rPr>
          <w:rFonts w:ascii="Times New Roman" w:hAnsi="Times New Roman" w:eastAsia="Times New Roman" w:cs="Times New Roman"/>
          <w:b w:val="1"/>
          <w:bCs w:val="1"/>
          <w:i w:val="0"/>
          <w:iCs w:val="0"/>
          <w:noProof w:val="0"/>
          <w:sz w:val="24"/>
          <w:szCs w:val="24"/>
          <w:lang w:val="pt-BR"/>
        </w:rPr>
        <w:t>8.1.2</w:t>
      </w:r>
      <w:r w:rsidRPr="70F28DED" w:rsidR="17A12DEB">
        <w:rPr>
          <w:rFonts w:ascii="Times New Roman" w:hAnsi="Times New Roman" w:eastAsia="Times New Roman" w:cs="Times New Roman"/>
          <w:b w:val="1"/>
          <w:bCs w:val="1"/>
          <w:i w:val="0"/>
          <w:iCs w:val="0"/>
          <w:noProof w:val="0"/>
          <w:sz w:val="24"/>
          <w:szCs w:val="24"/>
          <w:lang w:val="pt-BR"/>
        </w:rPr>
        <w:t xml:space="preserve">.9 </w:t>
      </w:r>
      <w:r w:rsidRPr="70F28DED" w:rsidR="17A12DEB">
        <w:rPr>
          <w:rFonts w:ascii="Times New Roman" w:hAnsi="Times New Roman" w:eastAsia="Times New Roman" w:cs="Times New Roman"/>
          <w:b w:val="1"/>
          <w:bCs w:val="1"/>
          <w:i w:val="0"/>
          <w:iCs w:val="0"/>
          <w:noProof w:val="0"/>
          <w:sz w:val="24"/>
          <w:szCs w:val="24"/>
          <w:lang w:val="pt-BR"/>
        </w:rPr>
        <w:t>ValidaçãoTérmica</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Build</w:t>
      </w:r>
      <w:r w:rsidRPr="70F28DED" w:rsidR="17A12DEB">
        <w:rPr>
          <w:rFonts w:ascii="Times New Roman" w:hAnsi="Times New Roman" w:eastAsia="Times New Roman" w:cs="Times New Roman"/>
          <w:b w:val="1"/>
          <w:bCs w:val="1"/>
          <w:i w:val="0"/>
          <w:iCs w:val="0"/>
          <w:noProof w:val="0"/>
          <w:sz w:val="24"/>
          <w:szCs w:val="24"/>
          <w:lang w:val="pt-BR"/>
        </w:rPr>
        <w:t xml:space="preserve"> / </w:t>
      </w:r>
      <w:r w:rsidRPr="70F28DED" w:rsidR="17A12DEB">
        <w:rPr>
          <w:rFonts w:ascii="Times New Roman" w:hAnsi="Times New Roman" w:eastAsia="Times New Roman" w:cs="Times New Roman"/>
          <w:b w:val="1"/>
          <w:bCs w:val="1"/>
          <w:i w:val="0"/>
          <w:iCs w:val="0"/>
          <w:noProof w:val="0"/>
          <w:sz w:val="24"/>
          <w:szCs w:val="24"/>
          <w:lang w:val="pt-BR"/>
        </w:rPr>
        <w:t>Ambiente</w:t>
      </w:r>
      <w:bookmarkEnd w:id="2115231348"/>
    </w:p>
    <w:p w:rsidR="6595920C" w:rsidP="70F28DED" w:rsidRDefault="6595920C" w14:paraId="45D66BE6" w14:textId="0A262370">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Tipo:</w:t>
      </w:r>
      <w:r w:rsidRPr="70F28DED" w:rsidR="17A12DEB">
        <w:rPr>
          <w:rFonts w:ascii="Times New Roman" w:hAnsi="Times New Roman" w:eastAsia="Times New Roman" w:cs="Times New Roman"/>
          <w:i w:val="0"/>
          <w:iCs w:val="0"/>
          <w:noProof w:val="0"/>
          <w:sz w:val="24"/>
          <w:szCs w:val="24"/>
          <w:lang w:val="pt-BR"/>
        </w:rPr>
        <w:t xml:space="preserve"> Associação/Dependência</w:t>
      </w:r>
    </w:p>
    <w:p w:rsidR="6595920C" w:rsidP="70F28DED" w:rsidRDefault="6595920C" w14:paraId="7B5E16F4" w14:textId="64940979">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Papel:</w:t>
      </w:r>
      <w:r w:rsidRPr="70F28DED" w:rsidR="17A12DEB">
        <w:rPr>
          <w:rFonts w:ascii="Times New Roman" w:hAnsi="Times New Roman" w:eastAsia="Times New Roman" w:cs="Times New Roman"/>
          <w:i w:val="0"/>
          <w:iCs w:val="0"/>
          <w:noProof w:val="0"/>
          <w:sz w:val="24"/>
          <w:szCs w:val="24"/>
          <w:lang w:val="pt-BR"/>
        </w:rPr>
        <w:t xml:space="preserve"> Avalia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 xml:space="preserve">considerando </w:t>
      </w:r>
      <w:r w:rsidRPr="70F28DED" w:rsidR="17A12DEB">
        <w:rPr>
          <w:rFonts w:ascii="Times New Roman" w:hAnsi="Times New Roman" w:eastAsia="Times New Roman" w:cs="Times New Roman"/>
          <w:i w:val="0"/>
          <w:iCs w:val="0"/>
          <w:noProof w:val="0"/>
          <w:sz w:val="24"/>
          <w:szCs w:val="24"/>
          <w:lang w:val="pt-BR"/>
        </w:rPr>
        <w:t>Ambiente</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251C55E4" w14:textId="205A3E40">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Navegabilidade:</w:t>
      </w:r>
      <w:r w:rsidRPr="70F28DED" w:rsidR="17A12DEB">
        <w:rPr>
          <w:rFonts w:ascii="Times New Roman" w:hAnsi="Times New Roman" w:eastAsia="Times New Roman" w:cs="Times New Roman"/>
          <w:i w:val="0"/>
          <w:iCs w:val="0"/>
          <w:noProof w:val="0"/>
          <w:sz w:val="24"/>
          <w:szCs w:val="24"/>
          <w:lang w:val="pt-BR"/>
        </w:rPr>
        <w:t xml:space="preserve"> Unidirecional (</w:t>
      </w:r>
      <w:r w:rsidRPr="70F28DED" w:rsidR="17A12DEB">
        <w:rPr>
          <w:rFonts w:ascii="Times New Roman" w:hAnsi="Times New Roman" w:eastAsia="Times New Roman" w:cs="Times New Roman"/>
          <w:i w:val="0"/>
          <w:iCs w:val="0"/>
          <w:noProof w:val="0"/>
          <w:sz w:val="24"/>
          <w:szCs w:val="24"/>
          <w:lang w:val="pt-BR"/>
        </w:rPr>
        <w:t>ValidaçãoTérmica</w:t>
      </w:r>
      <w:r w:rsidRPr="70F28DED" w:rsidR="17A12DEB">
        <w:rPr>
          <w:rFonts w:ascii="Times New Roman" w:hAnsi="Times New Roman" w:eastAsia="Times New Roman" w:cs="Times New Roman"/>
          <w:i w:val="0"/>
          <w:iCs w:val="0"/>
          <w:noProof w:val="0"/>
          <w:sz w:val="24"/>
          <w:szCs w:val="24"/>
          <w:lang w:val="pt-BR"/>
        </w:rPr>
        <w:t xml:space="preserve"> lê Build e Ambiente).</w:t>
      </w:r>
    </w:p>
    <w:p w:rsidR="320543F7" w:rsidP="70F28DED" w:rsidRDefault="320543F7" w14:paraId="3D98F056" w14:textId="4F9D0A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70F28DED" w:rsidRDefault="6595920C" w14:paraId="040DBD1A" w14:textId="68CF7FC8">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0837115" w:id="1215246422"/>
      <w:r w:rsidRPr="70F28DED" w:rsidR="3F55A7DF">
        <w:rPr>
          <w:rFonts w:ascii="Times New Roman" w:hAnsi="Times New Roman" w:eastAsia="Times New Roman" w:cs="Times New Roman"/>
          <w:b w:val="1"/>
          <w:bCs w:val="1"/>
          <w:i w:val="0"/>
          <w:iCs w:val="0"/>
          <w:noProof w:val="0"/>
          <w:sz w:val="24"/>
          <w:szCs w:val="24"/>
          <w:lang w:val="pt-BR"/>
        </w:rPr>
        <w:t>8.1.3</w:t>
      </w:r>
      <w:r w:rsidRPr="70F28DED" w:rsidR="17A12DEB">
        <w:rPr>
          <w:rFonts w:ascii="Times New Roman" w:hAnsi="Times New Roman" w:eastAsia="Times New Roman" w:cs="Times New Roman"/>
          <w:b w:val="1"/>
          <w:bCs w:val="1"/>
          <w:i w:val="0"/>
          <w:iCs w:val="0"/>
          <w:noProof w:val="0"/>
          <w:sz w:val="24"/>
          <w:szCs w:val="24"/>
          <w:lang w:val="pt-BR"/>
        </w:rPr>
        <w:t xml:space="preserve"> Regras de Negócio e Restrições</w:t>
      </w:r>
      <w:bookmarkEnd w:id="1215246422"/>
    </w:p>
    <w:p w:rsidR="6595920C" w:rsidP="70F28DED" w:rsidRDefault="6595920C" w14:paraId="0B9AE9B6" w14:textId="3637DD4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IDs</w:t>
      </w:r>
      <w:r w:rsidRPr="70F28DED" w:rsidR="17A12DEB">
        <w:rPr>
          <w:rFonts w:ascii="Times New Roman" w:hAnsi="Times New Roman" w:eastAsia="Times New Roman" w:cs="Times New Roman"/>
          <w:b w:val="1"/>
          <w:bCs w:val="1"/>
          <w:i w:val="0"/>
          <w:iCs w:val="0"/>
          <w:noProof w:val="0"/>
          <w:sz w:val="24"/>
          <w:szCs w:val="24"/>
          <w:lang w:val="pt-BR"/>
        </w:rPr>
        <w:t xml:space="preserve"> únicos:</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id</w:t>
      </w:r>
      <w:r w:rsidRPr="70F28DED" w:rsidR="17A12DEB">
        <w:rPr>
          <w:rFonts w:ascii="Times New Roman" w:hAnsi="Times New Roman" w:eastAsia="Times New Roman" w:cs="Times New Roman"/>
          <w:i w:val="0"/>
          <w:iCs w:val="0"/>
          <w:noProof w:val="0"/>
          <w:sz w:val="24"/>
          <w:szCs w:val="24"/>
          <w:lang w:val="pt-BR"/>
        </w:rPr>
        <w:t xml:space="preserve"> de </w:t>
      </w:r>
      <w:r w:rsidRPr="70F28DED" w:rsidR="17A12DEB">
        <w:rPr>
          <w:rFonts w:ascii="Times New Roman" w:hAnsi="Times New Roman" w:eastAsia="Times New Roman" w:cs="Times New Roman"/>
          <w:i w:val="0"/>
          <w:iCs w:val="0"/>
          <w:noProof w:val="0"/>
          <w:sz w:val="24"/>
          <w:szCs w:val="24"/>
          <w:lang w:val="pt-BR"/>
        </w:rPr>
        <w:t>User</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Componente</w:t>
      </w:r>
      <w:r w:rsidRPr="70F28DED" w:rsidR="17A12DEB">
        <w:rPr>
          <w:rFonts w:ascii="Times New Roman" w:hAnsi="Times New Roman" w:eastAsia="Times New Roman" w:cs="Times New Roman"/>
          <w:i w:val="0"/>
          <w:iCs w:val="0"/>
          <w:noProof w:val="0"/>
          <w:sz w:val="24"/>
          <w:szCs w:val="24"/>
          <w:lang w:val="pt-BR"/>
        </w:rPr>
        <w:t xml:space="preserve"> e </w:t>
      </w:r>
      <w:r w:rsidRPr="70F28DED" w:rsidR="17A12DEB">
        <w:rPr>
          <w:rFonts w:ascii="Times New Roman" w:hAnsi="Times New Roman" w:eastAsia="Times New Roman" w:cs="Times New Roman"/>
          <w:i w:val="0"/>
          <w:iCs w:val="0"/>
          <w:noProof w:val="0"/>
          <w:sz w:val="24"/>
          <w:szCs w:val="24"/>
          <w:lang w:val="pt-BR"/>
        </w:rPr>
        <w:t>SeçãoRecomendação</w:t>
      </w:r>
      <w:r w:rsidRPr="70F28DED" w:rsidR="17A12DEB">
        <w:rPr>
          <w:rFonts w:ascii="Times New Roman" w:hAnsi="Times New Roman" w:eastAsia="Times New Roman" w:cs="Times New Roman"/>
          <w:i w:val="0"/>
          <w:iCs w:val="0"/>
          <w:noProof w:val="0"/>
          <w:sz w:val="24"/>
          <w:szCs w:val="24"/>
          <w:lang w:val="pt-BR"/>
        </w:rPr>
        <w:t xml:space="preserve"> devem ser únicos e não nulos.</w:t>
      </w:r>
    </w:p>
    <w:p w:rsidR="6595920C" w:rsidP="70F28DED" w:rsidRDefault="6595920C" w14:paraId="53EAA4D9" w14:textId="7BD8A5C0">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Orçamento: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IARecomendação.sugerirBuild</w:t>
      </w:r>
      <w:r w:rsidRPr="70F28DED" w:rsidR="17A12DEB">
        <w:rPr>
          <w:rFonts w:ascii="Times New Roman" w:hAnsi="Times New Roman" w:eastAsia="Times New Roman" w:cs="Times New Roman"/>
          <w:i w:val="0"/>
          <w:iCs w:val="0"/>
          <w:noProof w:val="0"/>
          <w:sz w:val="24"/>
          <w:szCs w:val="24"/>
          <w:lang w:val="pt-BR"/>
        </w:rPr>
        <w:t xml:space="preserve"> não deve exceder o </w:t>
      </w:r>
      <w:r w:rsidRPr="70F28DED" w:rsidR="17A12DEB">
        <w:rPr>
          <w:rFonts w:ascii="Times New Roman" w:hAnsi="Times New Roman" w:eastAsia="Times New Roman" w:cs="Times New Roman"/>
          <w:i w:val="0"/>
          <w:iCs w:val="0"/>
          <w:noProof w:val="0"/>
          <w:sz w:val="24"/>
          <w:szCs w:val="24"/>
          <w:lang w:val="pt-BR"/>
        </w:rPr>
        <w:t>orcamento</w:t>
      </w:r>
      <w:r w:rsidRPr="70F28DED" w:rsidR="17A12DEB">
        <w:rPr>
          <w:rFonts w:ascii="Times New Roman" w:hAnsi="Times New Roman" w:eastAsia="Times New Roman" w:cs="Times New Roman"/>
          <w:i w:val="0"/>
          <w:iCs w:val="0"/>
          <w:noProof w:val="0"/>
          <w:sz w:val="24"/>
          <w:szCs w:val="24"/>
          <w:lang w:val="pt-BR"/>
        </w:rPr>
        <w:t xml:space="preserve"> informado; se impossível, retornar alternativa ou sinalizar necessidade de upgrade (</w:t>
      </w:r>
      <w:r w:rsidRPr="70F28DED" w:rsidR="17A12DEB">
        <w:rPr>
          <w:rFonts w:ascii="Times New Roman" w:hAnsi="Times New Roman" w:eastAsia="Times New Roman" w:cs="Times New Roman"/>
          <w:i w:val="0"/>
          <w:iCs w:val="0"/>
          <w:noProof w:val="0"/>
          <w:sz w:val="24"/>
          <w:szCs w:val="24"/>
          <w:lang w:val="pt-BR"/>
        </w:rPr>
        <w:t>sugerirUpgradeOrcamento</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53AE607B" w14:textId="146980E8">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Compatibilidade obrigatória:</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Build.validaCompatibilidade</w:t>
      </w:r>
      <w:r w:rsidRPr="70F28DED" w:rsidR="17A12DEB">
        <w:rPr>
          <w:rFonts w:ascii="Times New Roman" w:hAnsi="Times New Roman" w:eastAsia="Times New Roman" w:cs="Times New Roman"/>
          <w:i w:val="0"/>
          <w:iCs w:val="0"/>
          <w:noProof w:val="0"/>
          <w:sz w:val="24"/>
          <w:szCs w:val="24"/>
          <w:lang w:val="pt-BR"/>
        </w:rPr>
        <w:t>()</w:t>
      </w:r>
      <w:r w:rsidRPr="70F28DED" w:rsidR="17A12DEB">
        <w:rPr>
          <w:rFonts w:ascii="Times New Roman" w:hAnsi="Times New Roman" w:eastAsia="Times New Roman" w:cs="Times New Roman"/>
          <w:i w:val="0"/>
          <w:iCs w:val="0"/>
          <w:noProof w:val="0"/>
          <w:sz w:val="24"/>
          <w:szCs w:val="24"/>
          <w:lang w:val="pt-BR"/>
        </w:rPr>
        <w:t xml:space="preserve"> deve verificar soquete CPU/</w:t>
      </w:r>
      <w:r w:rsidRPr="70F28DED" w:rsidR="17A12DEB">
        <w:rPr>
          <w:rFonts w:ascii="Times New Roman" w:hAnsi="Times New Roman" w:eastAsia="Times New Roman" w:cs="Times New Roman"/>
          <w:i w:val="0"/>
          <w:iCs w:val="0"/>
          <w:noProof w:val="0"/>
          <w:sz w:val="24"/>
          <w:szCs w:val="24"/>
          <w:lang w:val="pt-BR"/>
        </w:rPr>
        <w:t>placa-mãe</w:t>
      </w:r>
      <w:r w:rsidRPr="70F28DED" w:rsidR="17A12DEB">
        <w:rPr>
          <w:rFonts w:ascii="Times New Roman" w:hAnsi="Times New Roman" w:eastAsia="Times New Roman" w:cs="Times New Roman"/>
          <w:i w:val="0"/>
          <w:iCs w:val="0"/>
          <w:noProof w:val="0"/>
          <w:sz w:val="24"/>
          <w:szCs w:val="24"/>
          <w:lang w:val="pt-BR"/>
        </w:rPr>
        <w:t>, tipo/freq. de memória, potência da PSU com margem (ex.: 25%), dimensões físicas e conectores.</w:t>
      </w:r>
    </w:p>
    <w:p w:rsidR="6595920C" w:rsidP="70F28DED" w:rsidRDefault="6595920C" w14:paraId="4DE43FE9" w14:textId="679DAA49">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Cálculo térmico: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Build.calculaTDP</w:t>
      </w:r>
      <w:r w:rsidRPr="70F28DED" w:rsidR="17A12DEB">
        <w:rPr>
          <w:rFonts w:ascii="Times New Roman" w:hAnsi="Times New Roman" w:eastAsia="Times New Roman" w:cs="Times New Roman"/>
          <w:i w:val="0"/>
          <w:iCs w:val="0"/>
          <w:noProof w:val="0"/>
          <w:sz w:val="24"/>
          <w:szCs w:val="24"/>
          <w:lang w:val="pt-BR"/>
        </w:rPr>
        <w:t>()</w:t>
      </w:r>
      <w:r w:rsidRPr="70F28DED" w:rsidR="17A12DEB">
        <w:rPr>
          <w:rFonts w:ascii="Times New Roman" w:hAnsi="Times New Roman" w:eastAsia="Times New Roman" w:cs="Times New Roman"/>
          <w:i w:val="0"/>
          <w:iCs w:val="0"/>
          <w:noProof w:val="0"/>
          <w:sz w:val="24"/>
          <w:szCs w:val="24"/>
          <w:lang w:val="pt-BR"/>
        </w:rPr>
        <w:t xml:space="preserve"> soma </w:t>
      </w:r>
      <w:r w:rsidRPr="70F28DED" w:rsidR="17A12DEB">
        <w:rPr>
          <w:rFonts w:ascii="Times New Roman" w:hAnsi="Times New Roman" w:eastAsia="Times New Roman" w:cs="Times New Roman"/>
          <w:i w:val="0"/>
          <w:iCs w:val="0"/>
          <w:noProof w:val="0"/>
          <w:sz w:val="24"/>
          <w:szCs w:val="24"/>
          <w:lang w:val="pt-BR"/>
        </w:rPr>
        <w:t>TDPs</w:t>
      </w:r>
      <w:r w:rsidRPr="70F28DED" w:rsidR="17A12DEB">
        <w:rPr>
          <w:rFonts w:ascii="Times New Roman" w:hAnsi="Times New Roman" w:eastAsia="Times New Roman" w:cs="Times New Roman"/>
          <w:i w:val="0"/>
          <w:iCs w:val="0"/>
          <w:noProof w:val="0"/>
          <w:sz w:val="24"/>
          <w:szCs w:val="24"/>
          <w:lang w:val="pt-BR"/>
        </w:rPr>
        <w:t xml:space="preserve"> críticos; </w:t>
      </w:r>
      <w:r w:rsidRPr="70F28DED" w:rsidR="17A12DEB">
        <w:rPr>
          <w:rFonts w:ascii="Times New Roman" w:hAnsi="Times New Roman" w:eastAsia="Times New Roman" w:cs="Times New Roman"/>
          <w:i w:val="0"/>
          <w:iCs w:val="0"/>
          <w:noProof w:val="0"/>
          <w:sz w:val="24"/>
          <w:szCs w:val="24"/>
          <w:lang w:val="pt-BR"/>
        </w:rPr>
        <w:t>ValidaçãoTérmica</w:t>
      </w:r>
      <w:r w:rsidRPr="70F28DED" w:rsidR="17A12DEB">
        <w:rPr>
          <w:rFonts w:ascii="Times New Roman" w:hAnsi="Times New Roman" w:eastAsia="Times New Roman" w:cs="Times New Roman"/>
          <w:i w:val="0"/>
          <w:iCs w:val="0"/>
          <w:noProof w:val="0"/>
          <w:sz w:val="24"/>
          <w:szCs w:val="24"/>
          <w:lang w:val="pt-BR"/>
        </w:rPr>
        <w:t xml:space="preserve"> ajusta por temperatura ambiente e presença/ausência de climatização; recomendações devem considerar risco de poeira.</w:t>
      </w:r>
    </w:p>
    <w:p w:rsidR="6595920C" w:rsidP="70F28DED" w:rsidRDefault="6595920C" w14:paraId="57213F5B" w14:textId="0B982500">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Validação de gabinete:</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Sistema.validaGabinete</w:t>
      </w:r>
      <w:r w:rsidRPr="70F28DED" w:rsidR="17A12DEB">
        <w:rPr>
          <w:rFonts w:ascii="Times New Roman" w:hAnsi="Times New Roman" w:eastAsia="Times New Roman" w:cs="Times New Roman"/>
          <w:i w:val="0"/>
          <w:iCs w:val="0"/>
          <w:noProof w:val="0"/>
          <w:sz w:val="24"/>
          <w:szCs w:val="24"/>
          <w:lang w:val="pt-BR"/>
        </w:rPr>
        <w:t>(build)</w:t>
      </w:r>
      <w:r w:rsidRPr="70F28DED" w:rsidR="17A12DEB">
        <w:rPr>
          <w:rFonts w:ascii="Times New Roman" w:hAnsi="Times New Roman" w:eastAsia="Times New Roman" w:cs="Times New Roman"/>
          <w:i w:val="0"/>
          <w:iCs w:val="0"/>
          <w:noProof w:val="0"/>
          <w:sz w:val="24"/>
          <w:szCs w:val="24"/>
          <w:lang w:val="pt-BR"/>
        </w:rPr>
        <w:t xml:space="preserve"> verifica espaço e suporte para a refrigeração sugerida.</w:t>
      </w:r>
    </w:p>
    <w:p w:rsidR="6595920C" w:rsidP="70F28DED" w:rsidRDefault="6595920C" w14:paraId="193EF601" w14:textId="6668CDA5">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Armazenamento seguro: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User.senha</w:t>
      </w:r>
      <w:r w:rsidRPr="70F28DED" w:rsidR="17A12DEB">
        <w:rPr>
          <w:rFonts w:ascii="Times New Roman" w:hAnsi="Times New Roman" w:eastAsia="Times New Roman" w:cs="Times New Roman"/>
          <w:i w:val="0"/>
          <w:iCs w:val="0"/>
          <w:noProof w:val="0"/>
          <w:sz w:val="24"/>
          <w:szCs w:val="24"/>
          <w:lang w:val="pt-BR"/>
        </w:rPr>
        <w:t xml:space="preserve"> deve ser armazenada como </w:t>
      </w:r>
      <w:r w:rsidRPr="70F28DED" w:rsidR="17A12DEB">
        <w:rPr>
          <w:rFonts w:ascii="Times New Roman" w:hAnsi="Times New Roman" w:eastAsia="Times New Roman" w:cs="Times New Roman"/>
          <w:i w:val="0"/>
          <w:iCs w:val="0"/>
          <w:noProof w:val="0"/>
          <w:sz w:val="24"/>
          <w:szCs w:val="24"/>
          <w:lang w:val="pt-BR"/>
        </w:rPr>
        <w:t>hash</w:t>
      </w:r>
      <w:r w:rsidRPr="70F28DED" w:rsidR="17A12DEB">
        <w:rPr>
          <w:rFonts w:ascii="Times New Roman" w:hAnsi="Times New Roman" w:eastAsia="Times New Roman" w:cs="Times New Roman"/>
          <w:i w:val="0"/>
          <w:iCs w:val="0"/>
          <w:noProof w:val="0"/>
          <w:sz w:val="24"/>
          <w:szCs w:val="24"/>
          <w:lang w:val="pt-BR"/>
        </w:rPr>
        <w:t xml:space="preserve">; autenticação deve suportar credenciais e </w:t>
      </w:r>
      <w:r w:rsidRPr="70F28DED" w:rsidR="17A12DEB">
        <w:rPr>
          <w:rFonts w:ascii="Times New Roman" w:hAnsi="Times New Roman" w:eastAsia="Times New Roman" w:cs="Times New Roman"/>
          <w:i w:val="0"/>
          <w:iCs w:val="0"/>
          <w:noProof w:val="0"/>
          <w:sz w:val="24"/>
          <w:szCs w:val="24"/>
          <w:lang w:val="pt-BR"/>
        </w:rPr>
        <w:t>OAuth</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loginGoogle</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30C05B7E" w14:textId="4BFE7FDE">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Consentimento de marketing:</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User.recebeOfertas</w:t>
      </w:r>
      <w:r w:rsidRPr="70F28DED" w:rsidR="17A12DEB">
        <w:rPr>
          <w:rFonts w:ascii="Times New Roman" w:hAnsi="Times New Roman" w:eastAsia="Times New Roman" w:cs="Times New Roman"/>
          <w:i w:val="0"/>
          <w:iCs w:val="0"/>
          <w:noProof w:val="0"/>
          <w:sz w:val="24"/>
          <w:szCs w:val="24"/>
          <w:lang w:val="pt-BR"/>
        </w:rPr>
        <w:t xml:space="preserve"> controla comunicações (respeito a </w:t>
      </w:r>
      <w:r w:rsidRPr="70F28DED" w:rsidR="17A12DEB">
        <w:rPr>
          <w:rFonts w:ascii="Times New Roman" w:hAnsi="Times New Roman" w:eastAsia="Times New Roman" w:cs="Times New Roman"/>
          <w:i w:val="0"/>
          <w:iCs w:val="0"/>
          <w:noProof w:val="0"/>
          <w:sz w:val="24"/>
          <w:szCs w:val="24"/>
          <w:lang w:val="pt-BR"/>
        </w:rPr>
        <w:t>opt-in</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5A76EE90" w14:textId="093DE31D">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ChatBot</w:t>
      </w:r>
      <w:r w:rsidRPr="70F28DED" w:rsidR="17A12DEB">
        <w:rPr>
          <w:rFonts w:ascii="Times New Roman" w:hAnsi="Times New Roman" w:eastAsia="Times New Roman" w:cs="Times New Roman"/>
          <w:b w:val="1"/>
          <w:bCs w:val="1"/>
          <w:i w:val="0"/>
          <w:iCs w:val="0"/>
          <w:noProof w:val="0"/>
          <w:sz w:val="24"/>
          <w:szCs w:val="24"/>
          <w:lang w:val="pt-BR"/>
        </w:rPr>
        <w:t>:</w:t>
      </w:r>
      <w:r w:rsidRPr="70F28DED" w:rsidR="17A12DEB">
        <w:rPr>
          <w:rFonts w:ascii="Times New Roman" w:hAnsi="Times New Roman" w:eastAsia="Times New Roman" w:cs="Times New Roman"/>
          <w:i w:val="0"/>
          <w:iCs w:val="0"/>
          <w:noProof w:val="0"/>
          <w:sz w:val="24"/>
          <w:szCs w:val="24"/>
          <w:lang w:val="pt-BR"/>
        </w:rPr>
        <w:t xml:space="preserve"> Deve validar entradas do usuário (ex.: </w:t>
      </w:r>
      <w:r w:rsidRPr="70F28DED" w:rsidR="17A12DEB">
        <w:rPr>
          <w:rFonts w:ascii="Times New Roman" w:hAnsi="Times New Roman" w:eastAsia="Times New Roman" w:cs="Times New Roman"/>
          <w:i w:val="0"/>
          <w:iCs w:val="0"/>
          <w:noProof w:val="0"/>
          <w:sz w:val="24"/>
          <w:szCs w:val="24"/>
          <w:lang w:val="pt-BR"/>
        </w:rPr>
        <w:t>numericidade</w:t>
      </w:r>
      <w:r w:rsidRPr="70F28DED" w:rsidR="17A12DEB">
        <w:rPr>
          <w:rFonts w:ascii="Times New Roman" w:hAnsi="Times New Roman" w:eastAsia="Times New Roman" w:cs="Times New Roman"/>
          <w:i w:val="0"/>
          <w:iCs w:val="0"/>
          <w:noProof w:val="0"/>
          <w:sz w:val="24"/>
          <w:szCs w:val="24"/>
          <w:lang w:val="pt-BR"/>
        </w:rPr>
        <w:t xml:space="preserve"> do orçamento) antes de converter para </w:t>
      </w:r>
      <w:r w:rsidRPr="70F28DED" w:rsidR="17A12DEB">
        <w:rPr>
          <w:rFonts w:ascii="Times New Roman" w:hAnsi="Times New Roman" w:eastAsia="Times New Roman" w:cs="Times New Roman"/>
          <w:i w:val="0"/>
          <w:iCs w:val="0"/>
          <w:noProof w:val="0"/>
          <w:sz w:val="24"/>
          <w:szCs w:val="24"/>
          <w:lang w:val="pt-BR"/>
        </w:rPr>
        <w:t>PreferenciaUsuario</w:t>
      </w:r>
      <w:r w:rsidRPr="70F28DED" w:rsidR="17A12DEB">
        <w:rPr>
          <w:rFonts w:ascii="Times New Roman" w:hAnsi="Times New Roman" w:eastAsia="Times New Roman" w:cs="Times New Roman"/>
          <w:i w:val="0"/>
          <w:iCs w:val="0"/>
          <w:noProof w:val="0"/>
          <w:sz w:val="24"/>
          <w:szCs w:val="24"/>
          <w:lang w:val="pt-BR"/>
        </w:rPr>
        <w:t>/</w:t>
      </w:r>
      <w:r w:rsidRPr="70F28DED" w:rsidR="17A12DEB">
        <w:rPr>
          <w:rFonts w:ascii="Times New Roman" w:hAnsi="Times New Roman" w:eastAsia="Times New Roman" w:cs="Times New Roman"/>
          <w:i w:val="0"/>
          <w:iCs w:val="0"/>
          <w:noProof w:val="0"/>
          <w:sz w:val="24"/>
          <w:szCs w:val="24"/>
          <w:lang w:val="pt-BR"/>
        </w:rPr>
        <w:t>Ambiente</w:t>
      </w:r>
      <w:r w:rsidRPr="70F28DED" w:rsidR="17A12DEB">
        <w:rPr>
          <w:rFonts w:ascii="Times New Roman" w:hAnsi="Times New Roman" w:eastAsia="Times New Roman" w:cs="Times New Roman"/>
          <w:i w:val="0"/>
          <w:iCs w:val="0"/>
          <w:noProof w:val="0"/>
          <w:sz w:val="24"/>
          <w:szCs w:val="24"/>
          <w:lang w:val="pt-BR"/>
        </w:rPr>
        <w:t>.</w:t>
      </w:r>
    </w:p>
    <w:p w:rsidR="6595920C" w:rsidP="70F28DED" w:rsidRDefault="6595920C" w14:paraId="44BEBBD2" w14:textId="46720FE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Exportação:</w:t>
      </w:r>
      <w:r w:rsidRPr="70F28DED" w:rsidR="17A12DEB">
        <w:rPr>
          <w:rFonts w:ascii="Times New Roman" w:hAnsi="Times New Roman" w:eastAsia="Times New Roman" w:cs="Times New Roman"/>
          <w:i w:val="0"/>
          <w:iCs w:val="0"/>
          <w:noProof w:val="0"/>
          <w:sz w:val="24"/>
          <w:szCs w:val="24"/>
          <w:lang w:val="pt-BR"/>
        </w:rPr>
        <w:t xml:space="preserve"> </w:t>
      </w:r>
      <w:r w:rsidRPr="70F28DED" w:rsidR="17A12DEB">
        <w:rPr>
          <w:rFonts w:ascii="Times New Roman" w:hAnsi="Times New Roman" w:eastAsia="Times New Roman" w:cs="Times New Roman"/>
          <w:i w:val="0"/>
          <w:iCs w:val="0"/>
          <w:noProof w:val="0"/>
          <w:sz w:val="24"/>
          <w:szCs w:val="24"/>
          <w:lang w:val="pt-BR"/>
        </w:rPr>
        <w:t>Build.exportar</w:t>
      </w:r>
      <w:r w:rsidRPr="70F28DED" w:rsidR="17A12DEB">
        <w:rPr>
          <w:rFonts w:ascii="Times New Roman" w:hAnsi="Times New Roman" w:eastAsia="Times New Roman" w:cs="Times New Roman"/>
          <w:i w:val="0"/>
          <w:iCs w:val="0"/>
          <w:noProof w:val="0"/>
          <w:sz w:val="24"/>
          <w:szCs w:val="24"/>
          <w:lang w:val="pt-BR"/>
        </w:rPr>
        <w:t>(formato)</w:t>
      </w:r>
      <w:r w:rsidRPr="70F28DED" w:rsidR="17A12DEB">
        <w:rPr>
          <w:rFonts w:ascii="Times New Roman" w:hAnsi="Times New Roman" w:eastAsia="Times New Roman" w:cs="Times New Roman"/>
          <w:i w:val="0"/>
          <w:iCs w:val="0"/>
          <w:noProof w:val="0"/>
          <w:sz w:val="24"/>
          <w:szCs w:val="24"/>
          <w:lang w:val="pt-BR"/>
        </w:rPr>
        <w:t xml:space="preserve"> ao menos </w:t>
      </w:r>
      <w:r w:rsidRPr="70F28DED" w:rsidR="17A12DEB">
        <w:rPr>
          <w:rFonts w:ascii="Times New Roman" w:hAnsi="Times New Roman" w:eastAsia="Times New Roman" w:cs="Times New Roman"/>
          <w:i w:val="0"/>
          <w:iCs w:val="0"/>
          <w:noProof w:val="0"/>
          <w:sz w:val="24"/>
          <w:szCs w:val="24"/>
          <w:lang w:val="pt-BR"/>
        </w:rPr>
        <w:t>JSON</w:t>
      </w:r>
      <w:r w:rsidRPr="70F28DED" w:rsidR="17A12DEB">
        <w:rPr>
          <w:rFonts w:ascii="Times New Roman" w:hAnsi="Times New Roman" w:eastAsia="Times New Roman" w:cs="Times New Roman"/>
          <w:i w:val="0"/>
          <w:iCs w:val="0"/>
          <w:noProof w:val="0"/>
          <w:sz w:val="24"/>
          <w:szCs w:val="24"/>
          <w:lang w:val="pt-BR"/>
        </w:rPr>
        <w:t xml:space="preserve"> e </w:t>
      </w:r>
      <w:r w:rsidRPr="70F28DED" w:rsidR="17A12DEB">
        <w:rPr>
          <w:rFonts w:ascii="Times New Roman" w:hAnsi="Times New Roman" w:eastAsia="Times New Roman" w:cs="Times New Roman"/>
          <w:i w:val="0"/>
          <w:iCs w:val="0"/>
          <w:noProof w:val="0"/>
          <w:sz w:val="24"/>
          <w:szCs w:val="24"/>
          <w:lang w:val="pt-BR"/>
        </w:rPr>
        <w:t>CSV</w:t>
      </w:r>
      <w:r w:rsidRPr="70F28DED" w:rsidR="17A12DEB">
        <w:rPr>
          <w:rFonts w:ascii="Times New Roman" w:hAnsi="Times New Roman" w:eastAsia="Times New Roman" w:cs="Times New Roman"/>
          <w:i w:val="0"/>
          <w:iCs w:val="0"/>
          <w:noProof w:val="0"/>
          <w:sz w:val="24"/>
          <w:szCs w:val="24"/>
          <w:lang w:val="pt-BR"/>
        </w:rPr>
        <w:t>; PDF opcional.</w:t>
      </w:r>
    </w:p>
    <w:p w:rsidR="6595920C" w:rsidP="70F28DED" w:rsidRDefault="6595920C" w14:paraId="15711ECE" w14:textId="3811C77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70F28DED" w:rsidR="17A12DEB">
        <w:rPr>
          <w:rFonts w:ascii="Times New Roman" w:hAnsi="Times New Roman" w:eastAsia="Times New Roman" w:cs="Times New Roman"/>
          <w:b w:val="1"/>
          <w:bCs w:val="1"/>
          <w:i w:val="0"/>
          <w:iCs w:val="0"/>
          <w:noProof w:val="0"/>
          <w:sz w:val="24"/>
          <w:szCs w:val="24"/>
          <w:lang w:val="pt-BR"/>
        </w:rPr>
        <w:t>Margens de segurança:</w:t>
      </w:r>
      <w:r w:rsidRPr="70F28DED" w:rsidR="17A12DEB">
        <w:rPr>
          <w:rFonts w:ascii="Times New Roman" w:hAnsi="Times New Roman" w:eastAsia="Times New Roman" w:cs="Times New Roman"/>
          <w:i w:val="0"/>
          <w:iCs w:val="0"/>
          <w:noProof w:val="0"/>
          <w:sz w:val="24"/>
          <w:szCs w:val="24"/>
          <w:lang w:val="pt-BR"/>
        </w:rPr>
        <w:t xml:space="preserve"> Ao calcular requisitos de PSU/refrigeração, aplicar margem (ex.: PSU recomendada = </w:t>
      </w:r>
      <w:r w:rsidRPr="70F28DED" w:rsidR="17A12DEB">
        <w:rPr>
          <w:rFonts w:ascii="Times New Roman" w:hAnsi="Times New Roman" w:eastAsia="Times New Roman" w:cs="Times New Roman"/>
          <w:i w:val="0"/>
          <w:iCs w:val="0"/>
          <w:noProof w:val="0"/>
          <w:sz w:val="24"/>
          <w:szCs w:val="24"/>
          <w:lang w:val="pt-BR"/>
        </w:rPr>
        <w:t>somatório_TDP</w:t>
      </w:r>
      <w:r w:rsidRPr="70F28DED" w:rsidR="17A12DEB">
        <w:rPr>
          <w:rFonts w:ascii="Times New Roman" w:hAnsi="Times New Roman" w:eastAsia="Times New Roman" w:cs="Times New Roman"/>
          <w:i w:val="0"/>
          <w:iCs w:val="0"/>
          <w:noProof w:val="0"/>
          <w:sz w:val="24"/>
          <w:szCs w:val="24"/>
          <w:lang w:val="pt-BR"/>
        </w:rPr>
        <w:t xml:space="preserve"> * 1.25</w:t>
      </w:r>
      <w:r w:rsidRPr="70F28DED" w:rsidR="17A12DEB">
        <w:rPr>
          <w:rFonts w:ascii="Times New Roman" w:hAnsi="Times New Roman" w:eastAsia="Times New Roman" w:cs="Times New Roman"/>
          <w:i w:val="0"/>
          <w:iCs w:val="0"/>
          <w:noProof w:val="0"/>
          <w:sz w:val="24"/>
          <w:szCs w:val="24"/>
          <w:lang w:val="pt-BR"/>
        </w:rPr>
        <w:t>).</w:t>
      </w:r>
    </w:p>
    <w:p w:rsidR="320543F7" w:rsidP="524CBF35" w:rsidRDefault="320543F7" w14:paraId="738E896D" w14:textId="0150143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rPr>
      </w:pPr>
    </w:p>
    <w:p w:rsidR="7E933464" w:rsidP="70F28DED" w:rsidRDefault="7E933464" w14:paraId="36E10054" w14:textId="2B9FD6B2">
      <w:pPr>
        <w:pStyle w:val="Heading1"/>
        <w:keepNext w:val="0"/>
        <w:keepLines w:val="0"/>
        <w:rPr>
          <w:rFonts w:ascii="Times New Roman" w:hAnsi="Times New Roman" w:eastAsia="Times New Roman" w:cs="Times New Roman"/>
          <w:b w:val="1"/>
          <w:bCs w:val="1"/>
          <w:sz w:val="24"/>
          <w:szCs w:val="24"/>
        </w:rPr>
      </w:pPr>
      <w:bookmarkStart w:name="_Toc846943438" w:id="2088862989"/>
      <w:r w:rsidR="5135C88B">
        <w:rPr/>
        <w:t>9</w:t>
      </w:r>
      <w:r w:rsidR="4087659F">
        <w:rPr/>
        <w:t>.</w:t>
      </w:r>
      <w:r w:rsidR="5135C88B">
        <w:rPr/>
        <w:t xml:space="preserve"> TECNOLOGIAS</w:t>
      </w:r>
      <w:bookmarkEnd w:id="2088862989"/>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70F28DED" w:rsidRDefault="7E933464" w14:paraId="7A15D14E" w14:textId="3CCEF96D">
      <w:pPr>
        <w:pStyle w:val="Heading1"/>
        <w:rPr>
          <w:rFonts w:ascii="Aptos" w:hAnsi="Aptos" w:eastAsia="Aptos" w:cs="Aptos" w:asciiTheme="minorAscii" w:hAnsiTheme="minorAscii" w:eastAsiaTheme="minorAscii" w:cstheme="minorAscii"/>
          <w:b w:val="1"/>
          <w:bCs w:val="1"/>
          <w:sz w:val="24"/>
          <w:szCs w:val="24"/>
        </w:rPr>
      </w:pPr>
      <w:bookmarkStart w:name="_Toc1310163202" w:id="532214619"/>
      <w:r w:rsidR="5135C88B">
        <w:rPr/>
        <w:t>10</w:t>
      </w:r>
      <w:r w:rsidR="4E69DA2E">
        <w:rPr/>
        <w:t>.</w:t>
      </w:r>
      <w:r w:rsidR="5135C88B">
        <w:rPr/>
        <w:t xml:space="preserve"> ESCOPO DA PROTOTIPAÇÃO</w:t>
      </w:r>
      <w:bookmarkEnd w:id="532214619"/>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320543F7"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pt-BR"/>
        </w:rPr>
      </w:pPr>
      <w:r w:rsidRPr="320543F7" w:rsidR="15447F7C">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70F28DED" w:rsidRDefault="7E933464" w14:paraId="01B1AEF0" w14:textId="1DCB3B62">
      <w:pPr>
        <w:pStyle w:val="Heading1"/>
        <w:rPr>
          <w:b w:val="1"/>
          <w:bCs w:val="1"/>
          <w:sz w:val="24"/>
          <w:szCs w:val="24"/>
        </w:rPr>
      </w:pPr>
      <w:bookmarkStart w:name="_Toc261857213" w:id="17424675"/>
      <w:r w:rsidR="5135C88B">
        <w:rPr/>
        <w:t>11</w:t>
      </w:r>
      <w:r w:rsidR="2BF2BD0F">
        <w:rPr/>
        <w:t>.</w:t>
      </w:r>
      <w:r w:rsidR="5135C88B">
        <w:rPr/>
        <w:t xml:space="preserve"> CONCLUSÃO</w:t>
      </w:r>
      <w:bookmarkEnd w:id="17424675"/>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320543F7" w:rsidP="70F28DED" w:rsidRDefault="320543F7" w14:paraId="2A524D9D" w14:textId="0B2A518E">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0F28DED" w:rsidR="388FA00C">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320543F7" w:rsidRDefault="320543F7" w14:paraId="396436C9" w14:textId="23744C0B">
      <w:r>
        <w:br w:type="page"/>
      </w:r>
    </w:p>
    <w:p w:rsidR="7E933464" w:rsidP="70F28DED" w:rsidRDefault="7E933464" w14:paraId="142E8B40" w14:textId="5BF8845A">
      <w:pPr>
        <w:pStyle w:val="Heading1"/>
        <w:rPr>
          <w:rFonts w:ascii="Times New Roman" w:hAnsi="Times New Roman" w:eastAsia="Times New Roman" w:cs="Times New Roman"/>
          <w:b w:val="1"/>
          <w:bCs w:val="1"/>
          <w:sz w:val="24"/>
          <w:szCs w:val="24"/>
        </w:rPr>
      </w:pPr>
      <w:bookmarkStart w:name="_Toc1872261314" w:id="875604149"/>
      <w:r w:rsidR="5135C88B">
        <w:rPr/>
        <w:t>12 REFERENCIAS</w:t>
      </w:r>
      <w:bookmarkEnd w:id="875604149"/>
    </w:p>
    <w:p w:rsidR="1AF509E4" w:rsidP="1AF509E4" w:rsidRDefault="1AF509E4" w14:paraId="08B15201" w14:textId="74B293B8">
      <w:pPr>
        <w:pStyle w:val="Normal"/>
      </w:pPr>
    </w:p>
    <w:p w:rsidR="7C468BC7" w:rsidP="1AF509E4" w:rsidRDefault="7C468BC7" w14:paraId="30CAA2DA" w14:textId="3489FA12">
      <w:pPr>
        <w:pStyle w:val="Normal"/>
      </w:pPr>
      <w:r w:rsidR="21F652AB">
        <w:rPr/>
        <w:t xml:space="preserve">[1] PRESSMAN, R. S.; MAXIM, B. Engenharia de software: uma abordagem profissional. 8. ed. Porto Alegre: AMGH, 2016. </w:t>
      </w:r>
    </w:p>
    <w:p w:rsidR="7C468BC7" w:rsidP="1AF509E4" w:rsidRDefault="7C468BC7" w14:paraId="2B59206E" w14:textId="0C38E932">
      <w:pPr>
        <w:pStyle w:val="Normal"/>
      </w:pPr>
      <w:r w:rsidR="21F652AB">
        <w:rPr/>
        <w:t xml:space="preserve"> </w:t>
      </w:r>
    </w:p>
    <w:p w:rsidR="7C468BC7" w:rsidP="1AF509E4" w:rsidRDefault="7C468BC7" w14:paraId="00F2B070" w14:textId="26FF0049">
      <w:pPr>
        <w:pStyle w:val="Normal"/>
      </w:pPr>
      <w:r w:rsidR="21F652AB">
        <w:rPr/>
        <w:t xml:space="preserve">[2] JORNAL DA USP. A expansão do mercado de games brasileiro se deve a mudanças no modo tradicional do trabalho. São Paulo, 2023. Disponível em: </w:t>
      </w:r>
      <w:ins w:author="ARLISON GASPAR DE OLIVEIRA" w:date="2025-06-14T01:05:21.98Z" w:id="2029923023">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2026984679">
        <w:r>
          <w:fldChar w:fldCharType="begin"/>
        </w:r>
        <w:r>
          <w:instrText xml:space="preserve">HYPERLINK "https://jornal.usp.br/radio-usp/a-expansao-do-mercado-de-games-brasileiro-se-deve-a-mudancas-no-modo-tradicional-do-trabalho/" </w:instrText>
        </w:r>
        <w:r>
          <w:fldChar w:fldCharType="separate"/>
        </w:r>
        <w:r/>
      </w:ins>
      <w:r w:rsidR="21F652AB">
        <w:rPr/>
        <w:t>https://jornal.usp.br/radio-usp/a-expansao-do-mercado-de-games-brasileiro-se-deve-a-mudancas-no-modo-tradicional-do-trabalho/</w:t>
      </w:r>
      <w:ins w:author="ARLISON GASPAR DE OLIVEIRA" w:date="2025-06-14T01:05:21.95Z" w:id="432263261">
        <w:r>
          <w:fldChar w:fldCharType="end"/>
        </w:r>
      </w:ins>
      <w:ins w:author="ARLISON GASPAR DE OLIVEIRA" w:date="2025-06-14T01:05:21.98Z" w:id="1389163929">
        <w:r>
          <w:fldChar w:fldCharType="end"/>
        </w:r>
      </w:ins>
      <w:r w:rsidR="21F652AB">
        <w:rPr/>
        <w:t xml:space="preserve">. Acesso em: 02 jun. 2025. </w:t>
      </w:r>
    </w:p>
    <w:p w:rsidR="7C468BC7" w:rsidP="1AF509E4" w:rsidRDefault="7C468BC7" w14:paraId="45293A65" w14:textId="08DC0CDE">
      <w:pPr>
        <w:pStyle w:val="Normal"/>
      </w:pPr>
      <w:r w:rsidR="21F652AB">
        <w:rPr/>
        <w:t xml:space="preserve"> </w:t>
      </w:r>
    </w:p>
    <w:p w:rsidR="7C468BC7" w:rsidP="1AF509E4" w:rsidRDefault="7C468BC7" w14:paraId="635FD5FA" w14:textId="091DCDA3">
      <w:pPr>
        <w:pStyle w:val="Normal"/>
      </w:pPr>
      <w:r w:rsidR="21F652AB">
        <w:rPr/>
        <w:t>[</w:t>
      </w:r>
      <w:r w:rsidR="21F652AB">
        <w:rPr/>
        <w:t>3]KINGSTON</w:t>
      </w:r>
      <w:r w:rsidR="21F652AB">
        <w:rPr/>
        <w:t xml:space="preserve">. Os 10 principais erros que os iniciantes cometem ao montar um PC. 2023. Disponível em: </w:t>
      </w:r>
      <w:ins w:author="ARLISON GASPAR DE OLIVEIRA" w:date="2025-06-14T01:05:21.98Z" w:id="206473550">
        <w:r>
          <w:fldChar w:fldCharType="begin"/>
        </w:r>
        <w:r>
          <w:instrText xml:space="preserve">HYPERLINK "https://www.kingston.com/br/blog/gaming/top-10-pc-build-mistakes-beginners-make" </w:instrText>
        </w:r>
        <w:r>
          <w:fldChar w:fldCharType="separate"/>
        </w:r>
        <w:r/>
      </w:ins>
      <w:ins w:author="ARLISON GASPAR DE OLIVEIRA" w:date="2025-06-14T01:05:21.954Z" w:id="682189815">
        <w:r>
          <w:fldChar w:fldCharType="begin"/>
        </w:r>
        <w:r>
          <w:instrText xml:space="preserve">HYPERLINK "https://www.kingston.com/br/blog/gaming/top-10-pc-build-mistakes-beginners-make" </w:instrText>
        </w:r>
        <w:r>
          <w:fldChar w:fldCharType="separate"/>
        </w:r>
        <w:r/>
      </w:ins>
      <w:r w:rsidR="21F652AB">
        <w:rPr/>
        <w:t>https://www.kingston.com/br/blog/gaming/top-10-pc-build-mistakes-beginners-make</w:t>
      </w:r>
      <w:ins w:author="ARLISON GASPAR DE OLIVEIRA" w:date="2025-06-14T01:05:21.954Z" w:id="1497091919">
        <w:r>
          <w:fldChar w:fldCharType="end"/>
        </w:r>
      </w:ins>
      <w:ins w:author="ARLISON GASPAR DE OLIVEIRA" w:date="2025-06-14T01:05:21.98Z" w:id="291817984">
        <w:r>
          <w:fldChar w:fldCharType="end"/>
        </w:r>
      </w:ins>
      <w:r w:rsidR="21F652AB">
        <w:rPr/>
        <w:t xml:space="preserve">. Acesso em: 30 mai. 2025. </w:t>
      </w:r>
    </w:p>
    <w:p w:rsidR="7C468BC7" w:rsidP="1AF509E4" w:rsidRDefault="7C468BC7" w14:paraId="6D9644BF" w14:textId="130180AB">
      <w:pPr>
        <w:pStyle w:val="Normal"/>
      </w:pPr>
      <w:r w:rsidR="21F652AB">
        <w:rPr/>
        <w:t xml:space="preserve"> </w:t>
      </w:r>
    </w:p>
    <w:p w:rsidR="7C468BC7" w:rsidP="1AF509E4" w:rsidRDefault="7C468BC7" w14:paraId="18E18ECF" w14:textId="7BB9B4D8">
      <w:pPr>
        <w:pStyle w:val="Normal"/>
      </w:pPr>
      <w:r w:rsidR="21F652AB">
        <w:rPr/>
        <w:t xml:space="preserve">[4] SOMMERVILLE, I. Engenharia de Software. 9. ed. São Paulo: Pearson Addison Wesley, 2011. </w:t>
      </w:r>
    </w:p>
    <w:p w:rsidR="7C468BC7" w:rsidP="1AF509E4" w:rsidRDefault="7C468BC7" w14:paraId="14648D9F" w14:textId="46EC1004">
      <w:pPr>
        <w:pStyle w:val="Normal"/>
      </w:pPr>
      <w:r w:rsidR="21F652AB">
        <w:rPr/>
        <w:t xml:space="preserve"> </w:t>
      </w:r>
    </w:p>
    <w:p w:rsidR="7C468BC7" w:rsidP="1AF509E4" w:rsidRDefault="7C468BC7" w14:paraId="08F3192C" w14:textId="4ACD0F68">
      <w:pPr>
        <w:pStyle w:val="Normal"/>
      </w:pPr>
      <w:r w:rsidR="21F652AB">
        <w:rPr/>
        <w:t xml:space="preserve">[5] BOOCH, G.; RUMBAUGH, J.; JACOBSON, I. UML: guia do usuário. 2. ed. Rio de Janeiro: Campus, 2006. </w:t>
      </w:r>
    </w:p>
    <w:p w:rsidR="7C468BC7" w:rsidP="1AF509E4" w:rsidRDefault="7C468BC7" w14:paraId="00CBA556" w14:textId="39189313">
      <w:pPr>
        <w:pStyle w:val="Normal"/>
      </w:pPr>
      <w:r w:rsidR="21F652AB">
        <w:rPr/>
        <w:t xml:space="preserve"> </w:t>
      </w:r>
    </w:p>
    <w:p w:rsidR="7C468BC7" w:rsidP="1AF509E4" w:rsidRDefault="7C468BC7" w14:paraId="000A9904" w14:textId="7DE66BFA">
      <w:pPr>
        <w:pStyle w:val="Normal"/>
      </w:pPr>
      <w:r w:rsidR="21F652AB">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21F652AB">
        <w:rPr/>
        <w:t xml:space="preserve"> </w:t>
      </w:r>
    </w:p>
    <w:p w:rsidR="7C468BC7" w:rsidP="1AF509E4" w:rsidRDefault="7C468BC7" w14:paraId="7B630202" w14:textId="0FC2CDEE">
      <w:pPr>
        <w:pStyle w:val="Normal"/>
      </w:pPr>
      <w:r w:rsidR="21F652AB">
        <w:rPr/>
        <w:t xml:space="preserve">[7] </w:t>
      </w:r>
      <w:r w:rsidR="21F652AB">
        <w:rPr/>
        <w:t>Object</w:t>
      </w:r>
      <w:r w:rsidR="21F652AB">
        <w:rPr/>
        <w:t xml:space="preserve"> Management </w:t>
      </w:r>
      <w:r w:rsidR="21F652AB">
        <w:rPr/>
        <w:t>Group</w:t>
      </w:r>
      <w:r w:rsidR="21F652AB">
        <w:rPr/>
        <w:t xml:space="preserve"> (OMG). OMG </w:t>
      </w:r>
      <w:r w:rsidR="21F652AB">
        <w:rPr/>
        <w:t>Unified</w:t>
      </w:r>
      <w:r w:rsidR="21F652AB">
        <w:rPr/>
        <w:t xml:space="preserve"> </w:t>
      </w:r>
      <w:r w:rsidR="21F652AB">
        <w:rPr/>
        <w:t>Modeling</w:t>
      </w:r>
      <w:r w:rsidR="21F652AB">
        <w:rPr/>
        <w:t xml:space="preserve"> </w:t>
      </w:r>
      <w:r w:rsidR="21F652AB">
        <w:rPr/>
        <w:t>Language</w:t>
      </w:r>
      <w:r w:rsidR="21F652AB">
        <w:rPr/>
        <w:t xml:space="preserve"> (OMG UML), </w:t>
      </w:r>
      <w:r w:rsidR="21F652AB">
        <w:rPr/>
        <w:t>Superstructure</w:t>
      </w:r>
      <w:r w:rsidR="21F652AB">
        <w:rPr/>
        <w:t xml:space="preserve">, V2.5.1. Disponível em: </w:t>
      </w:r>
      <w:ins w:author="ARLISON GASPAR DE OLIVEIRA" w:date="2025-06-14T01:05:21.981Z" w:id="1066174996">
        <w:r>
          <w:fldChar w:fldCharType="begin"/>
        </w:r>
        <w:r>
          <w:instrText xml:space="preserve">HYPERLINK "https://www.omg.org/spec/UML/" </w:instrText>
        </w:r>
        <w:r>
          <w:fldChar w:fldCharType="separate"/>
        </w:r>
        <w:r/>
      </w:ins>
      <w:ins w:author="ARLISON GASPAR DE OLIVEIRA" w:date="2025-06-14T01:05:21.969Z" w:id="792934233">
        <w:r>
          <w:fldChar w:fldCharType="begin"/>
        </w:r>
        <w:r>
          <w:instrText xml:space="preserve">HYPERLINK "https://www.omg.org/spec/UML/" </w:instrText>
        </w:r>
        <w:r>
          <w:fldChar w:fldCharType="separate"/>
        </w:r>
        <w:r/>
      </w:ins>
      <w:r w:rsidR="21F652AB">
        <w:rPr/>
        <w:t>https://www.omg.org/spec/UML/</w:t>
      </w:r>
      <w:ins w:author="ARLISON GASPAR DE OLIVEIRA" w:date="2025-06-14T01:05:21.969Z" w:id="1520776935">
        <w:r>
          <w:fldChar w:fldCharType="end"/>
        </w:r>
      </w:ins>
      <w:ins w:author="ARLISON GASPAR DE OLIVEIRA" w:date="2025-06-14T01:05:21.981Z" w:id="2004038488">
        <w:r>
          <w:fldChar w:fldCharType="end"/>
        </w:r>
      </w:ins>
      <w:r w:rsidR="21F652AB">
        <w:rPr/>
        <w:t xml:space="preserve">. Acesso em: 05 jun. 2025. </w:t>
      </w:r>
    </w:p>
    <w:p w:rsidR="7C468BC7" w:rsidP="1AF509E4" w:rsidRDefault="7C468BC7" w14:paraId="2E29A437" w14:textId="0E84E391">
      <w:pPr>
        <w:pStyle w:val="Normal"/>
      </w:pPr>
      <w:r w:rsidR="21F652AB">
        <w:rPr/>
        <w:t xml:space="preserve"> </w:t>
      </w:r>
    </w:p>
    <w:p w:rsidR="7C468BC7" w:rsidP="1AF509E4" w:rsidRDefault="7C468BC7" w14:paraId="726C91A8" w14:textId="70D5B8A2">
      <w:pPr>
        <w:pStyle w:val="Normal"/>
      </w:pPr>
      <w:r w:rsidR="21F652AB">
        <w:rPr/>
        <w:t xml:space="preserve">[8] ADRENALINE. Guia rápido de montagem de PC! 2021. Disponível em: </w:t>
      </w:r>
      <w:ins w:author="ARLISON GASPAR DE OLIVEIRA" w:date="2025-06-14T01:05:21.982Z" w:id="1475212878">
        <w:r>
          <w:fldChar w:fldCharType="begin"/>
        </w:r>
        <w:r>
          <w:instrText xml:space="preserve">HYPERLINK "https://www.adrenaline.com.br/hardware/guia-rapido-de-montagem-de-pc/" </w:instrText>
        </w:r>
        <w:r>
          <w:fldChar w:fldCharType="separate"/>
        </w:r>
        <w:r/>
      </w:ins>
      <w:ins w:author="ARLISON GASPAR DE OLIVEIRA" w:date="2025-06-14T01:05:21.973Z" w:id="2135892633">
        <w:r>
          <w:fldChar w:fldCharType="begin"/>
        </w:r>
        <w:r>
          <w:instrText xml:space="preserve">HYPERLINK "https://www.adrenaline.com.br/hardware/guia-rapido-de-montagem-de-pc/" </w:instrText>
        </w:r>
        <w:r>
          <w:fldChar w:fldCharType="separate"/>
        </w:r>
        <w:r/>
      </w:ins>
      <w:r w:rsidR="21F652AB">
        <w:rPr/>
        <w:t>https://www.adrenaline.com.br/hardware/guia-rapido-de-montagem-de-pc/</w:t>
      </w:r>
      <w:ins w:author="ARLISON GASPAR DE OLIVEIRA" w:date="2025-06-14T01:05:21.973Z" w:id="1289648975">
        <w:r>
          <w:fldChar w:fldCharType="end"/>
        </w:r>
      </w:ins>
      <w:ins w:author="ARLISON GASPAR DE OLIVEIRA" w:date="2025-06-14T01:05:21.982Z" w:id="920435038">
        <w:r>
          <w:fldChar w:fldCharType="end"/>
        </w:r>
      </w:ins>
      <w:r w:rsidR="21F652AB">
        <w:rPr/>
        <w:t xml:space="preserve">. Acesso em: 12 mai. 2025. </w:t>
      </w:r>
    </w:p>
    <w:p w:rsidR="7C468BC7" w:rsidP="1AF509E4" w:rsidRDefault="7C468BC7" w14:paraId="060D9158" w14:textId="07FE50CA">
      <w:pPr>
        <w:pStyle w:val="Normal"/>
      </w:pPr>
      <w:r w:rsidR="21F652AB">
        <w:rPr/>
        <w:t xml:space="preserve"> </w:t>
      </w:r>
    </w:p>
    <w:p w:rsidR="7C468BC7" w:rsidP="1AF509E4" w:rsidRDefault="7C468BC7" w14:paraId="7F9B6050" w14:textId="49217DFD">
      <w:pPr>
        <w:pStyle w:val="Normal"/>
      </w:pPr>
      <w:r w:rsidR="67BFD120">
        <w:rPr/>
        <w:t>[9] PICHAU ARENA. Como Montar um PC Gamer: Guia Completo para 2025. 2025. Disponível em: https://www.pichauarena.com.br/</w:t>
      </w:r>
      <w:r w:rsidR="67BFD120">
        <w:rPr/>
        <w:t>pichau</w:t>
      </w:r>
      <w:r w:rsidR="67BFD120">
        <w:rPr/>
        <w:t>-arena/como-montar-</w:t>
      </w:r>
      <w:r w:rsidR="67BFD120">
        <w:rPr/>
        <w:t>pc</w:t>
      </w:r>
      <w:r w:rsidR="67BFD120">
        <w:rPr/>
        <w:t>-gamer/. Acesso em: 12 mai. 2025.</w:t>
      </w:r>
    </w:p>
    <w:p w:rsidR="32419297" w:rsidRDefault="32419297" w14:paraId="45AB84E5" w14:textId="1AC103CE">
      <w:r>
        <w:br w:type="page"/>
      </w:r>
    </w:p>
    <w:p w:rsidR="372BCCBF" w:rsidP="70F28DED" w:rsidRDefault="372BCCBF" w14:paraId="337BEA43" w14:textId="012CFA23">
      <w:pPr>
        <w:jc w:val="both"/>
      </w:pPr>
      <w:r w:rsidRPr="70F28DED" w:rsidR="1FE7B4E1">
        <w:rPr>
          <w:rFonts w:ascii="Aptos" w:hAnsi="Aptos" w:eastAsia="Aptos" w:cs="Aptos"/>
          <w:noProof w:val="0"/>
          <w:sz w:val="24"/>
          <w:szCs w:val="24"/>
          <w:lang w:val="pt-BR"/>
        </w:rPr>
        <w:t>Este projeto visa facilitar a montagem de PCs personalizados com o uso de IA.</w:t>
      </w:r>
      <w:r w:rsidRPr="70F28DED" w:rsidR="1FE7B4E1">
        <w:rPr>
          <w:rFonts w:ascii="Aptos" w:hAnsi="Aptos" w:eastAsia="Aptos" w:cs="Aptos"/>
          <w:noProof w:val="0"/>
          <w:sz w:val="24"/>
          <w:szCs w:val="24"/>
          <w:lang w:val="pt-BR"/>
        </w:rPr>
        <w:t xml:space="preserve"> O problema é a dificuldade dos usuários em escolher peças compatíveis e otimizadas.</w:t>
      </w:r>
      <w:r w:rsidRPr="70F28DED" w:rsidR="1FE7B4E1">
        <w:rPr>
          <w:rFonts w:ascii="Aptos" w:hAnsi="Aptos" w:eastAsia="Aptos" w:cs="Aptos"/>
          <w:noProof w:val="0"/>
          <w:sz w:val="24"/>
          <w:szCs w:val="24"/>
          <w:lang w:val="pt-BR"/>
        </w:rPr>
        <w:t xml:space="preserve"> A solução é um site com IA que coleta preferências e gera builds automaticamente.</w:t>
      </w:r>
      <w:r w:rsidRPr="70F28DED" w:rsidR="1FE7B4E1">
        <w:rPr>
          <w:rFonts w:ascii="Aptos" w:hAnsi="Aptos" w:eastAsia="Aptos" w:cs="Aptos"/>
          <w:noProof w:val="0"/>
          <w:sz w:val="24"/>
          <w:szCs w:val="24"/>
          <w:lang w:val="pt-BR"/>
        </w:rPr>
        <w:t xml:space="preserve"> Foi desenvolvido com </w:t>
      </w:r>
      <w:r w:rsidRPr="70F28DED" w:rsidR="1FE7B4E1">
        <w:rPr>
          <w:rFonts w:ascii="Aptos" w:hAnsi="Aptos" w:eastAsia="Aptos" w:cs="Aptos"/>
          <w:noProof w:val="0"/>
          <w:sz w:val="24"/>
          <w:szCs w:val="24"/>
          <w:lang w:val="pt-BR"/>
        </w:rPr>
        <w:t>TypeScript</w:t>
      </w:r>
      <w:r w:rsidRPr="70F28DED" w:rsidR="1FE7B4E1">
        <w:rPr>
          <w:rFonts w:ascii="Aptos" w:hAnsi="Aptos" w:eastAsia="Aptos" w:cs="Aptos"/>
          <w:noProof w:val="0"/>
          <w:sz w:val="24"/>
          <w:szCs w:val="24"/>
          <w:lang w:val="pt-BR"/>
        </w:rPr>
        <w:t>, Node.js e Gemini AI.</w:t>
      </w:r>
    </w:p>
    <w:p w:rsidR="32419297" w:rsidP="32419297" w:rsidRDefault="32419297" w14:paraId="7C87A078" w14:textId="7A2FE326">
      <w:pPr>
        <w:jc w:val="both"/>
        <w:rPr>
          <w:rFonts w:ascii="Aptos" w:hAnsi="Aptos" w:eastAsia="Aptos" w:cs="Aptos"/>
          <w:noProof w:val="0"/>
          <w:sz w:val="24"/>
          <w:szCs w:val="24"/>
          <w:lang w:val="pt-BR"/>
        </w:rPr>
      </w:pPr>
    </w:p>
    <w:p w:rsidR="3D3A4D95" w:rsidP="32419297" w:rsidRDefault="3D3A4D95" w14:paraId="445E52EB" w14:textId="136BF405">
      <w:pPr>
        <w:pStyle w:val="Normal"/>
        <w:jc w:val="both"/>
        <w:rPr>
          <w:noProof w:val="0"/>
          <w:sz w:val="24"/>
          <w:szCs w:val="24"/>
          <w:lang w:val="pt-BR"/>
        </w:rPr>
      </w:pPr>
      <w:r w:rsidRPr="70F28DED" w:rsidR="259518F2">
        <w:rPr>
          <w:noProof w:val="0"/>
          <w:lang w:val="pt-BR"/>
        </w:rPr>
        <w:t xml:space="preserve">Para executar o projeto localmente, é necessário ter o Node.js instalado e uma chave de API do Gemini. O processo começa acessando a pasta raiz do projeto com o comando </w:t>
      </w:r>
      <w:r w:rsidRPr="70F28DED" w:rsidR="259518F2">
        <w:rPr>
          <w:noProof w:val="0"/>
          <w:lang w:val="pt-BR"/>
        </w:rPr>
        <w:t>cd</w:t>
      </w:r>
      <w:r w:rsidRPr="70F28DED" w:rsidR="259518F2">
        <w:rPr>
          <w:noProof w:val="0"/>
          <w:lang w:val="pt-BR"/>
        </w:rPr>
        <w:t xml:space="preserve"> </w:t>
      </w:r>
      <w:r w:rsidRPr="70F28DED" w:rsidR="259518F2">
        <w:rPr>
          <w:noProof w:val="0"/>
          <w:lang w:val="pt-BR"/>
        </w:rPr>
        <w:t>codigo</w:t>
      </w:r>
      <w:r w:rsidRPr="70F28DED" w:rsidR="259518F2">
        <w:rPr>
          <w:noProof w:val="0"/>
          <w:lang w:val="pt-BR"/>
        </w:rPr>
        <w:t xml:space="preserve">/MONTAGEM_DE_PC. Em seguida, é preciso instalar as dependências utilizando os seguintes comandos no terminal: </w:t>
      </w:r>
      <w:r w:rsidRPr="70F28DED" w:rsidR="259518F2">
        <w:rPr>
          <w:noProof w:val="0"/>
          <w:lang w:val="pt-BR"/>
        </w:rPr>
        <w:t>npm</w:t>
      </w:r>
      <w:r w:rsidRPr="70F28DED" w:rsidR="259518F2">
        <w:rPr>
          <w:noProof w:val="0"/>
          <w:lang w:val="pt-BR"/>
        </w:rPr>
        <w:t xml:space="preserve"> </w:t>
      </w:r>
      <w:r w:rsidRPr="70F28DED" w:rsidR="259518F2">
        <w:rPr>
          <w:noProof w:val="0"/>
          <w:lang w:val="pt-BR"/>
        </w:rPr>
        <w:t>install</w:t>
      </w:r>
      <w:r w:rsidRPr="70F28DED" w:rsidR="259518F2">
        <w:rPr>
          <w:noProof w:val="0"/>
          <w:lang w:val="pt-BR"/>
        </w:rPr>
        <w:t xml:space="preserve">, </w:t>
      </w:r>
      <w:r w:rsidRPr="70F28DED" w:rsidR="259518F2">
        <w:rPr>
          <w:noProof w:val="0"/>
          <w:lang w:val="pt-BR"/>
        </w:rPr>
        <w:t>npm</w:t>
      </w:r>
      <w:r w:rsidRPr="70F28DED" w:rsidR="259518F2">
        <w:rPr>
          <w:noProof w:val="0"/>
          <w:lang w:val="pt-BR"/>
        </w:rPr>
        <w:t xml:space="preserve"> </w:t>
      </w:r>
      <w:r w:rsidRPr="70F28DED" w:rsidR="259518F2">
        <w:rPr>
          <w:noProof w:val="0"/>
          <w:lang w:val="pt-BR"/>
        </w:rPr>
        <w:t>install</w:t>
      </w:r>
      <w:r w:rsidRPr="70F28DED" w:rsidR="259518F2">
        <w:rPr>
          <w:noProof w:val="0"/>
          <w:lang w:val="pt-BR"/>
        </w:rPr>
        <w:t xml:space="preserve"> --</w:t>
      </w:r>
      <w:r w:rsidRPr="70F28DED" w:rsidR="259518F2">
        <w:rPr>
          <w:noProof w:val="0"/>
          <w:lang w:val="pt-BR"/>
        </w:rPr>
        <w:t>save-dev</w:t>
      </w:r>
      <w:r w:rsidRPr="70F28DED" w:rsidR="259518F2">
        <w:rPr>
          <w:noProof w:val="0"/>
          <w:lang w:val="pt-BR"/>
        </w:rPr>
        <w:t xml:space="preserve"> @types/react @types/react-dom, </w:t>
      </w:r>
      <w:r w:rsidRPr="70F28DED" w:rsidR="259518F2">
        <w:rPr>
          <w:noProof w:val="0"/>
          <w:lang w:val="pt-BR"/>
        </w:rPr>
        <w:t>npm</w:t>
      </w:r>
      <w:r w:rsidRPr="70F28DED" w:rsidR="259518F2">
        <w:rPr>
          <w:noProof w:val="0"/>
          <w:lang w:val="pt-BR"/>
        </w:rPr>
        <w:t xml:space="preserve"> </w:t>
      </w:r>
      <w:r w:rsidRPr="70F28DED" w:rsidR="259518F2">
        <w:rPr>
          <w:noProof w:val="0"/>
          <w:lang w:val="pt-BR"/>
        </w:rPr>
        <w:t>install</w:t>
      </w:r>
      <w:r w:rsidRPr="70F28DED" w:rsidR="259518F2">
        <w:rPr>
          <w:noProof w:val="0"/>
          <w:lang w:val="pt-BR"/>
        </w:rPr>
        <w:t xml:space="preserve"> </w:t>
      </w:r>
      <w:r w:rsidRPr="70F28DED" w:rsidR="259518F2">
        <w:rPr>
          <w:noProof w:val="0"/>
          <w:lang w:val="pt-BR"/>
        </w:rPr>
        <w:t>vite</w:t>
      </w:r>
      <w:r w:rsidRPr="70F28DED" w:rsidR="259518F2">
        <w:rPr>
          <w:noProof w:val="0"/>
          <w:lang w:val="pt-BR"/>
        </w:rPr>
        <w:t xml:space="preserve"> --</w:t>
      </w:r>
      <w:r w:rsidRPr="70F28DED" w:rsidR="259518F2">
        <w:rPr>
          <w:noProof w:val="0"/>
          <w:lang w:val="pt-BR"/>
        </w:rPr>
        <w:t>save-dev</w:t>
      </w:r>
      <w:r w:rsidRPr="70F28DED" w:rsidR="259518F2">
        <w:rPr>
          <w:noProof w:val="0"/>
          <w:lang w:val="pt-BR"/>
        </w:rPr>
        <w:t xml:space="preserve"> e </w:t>
      </w:r>
      <w:r w:rsidRPr="70F28DED" w:rsidR="259518F2">
        <w:rPr>
          <w:noProof w:val="0"/>
          <w:lang w:val="pt-BR"/>
        </w:rPr>
        <w:t>npm</w:t>
      </w:r>
      <w:r w:rsidRPr="70F28DED" w:rsidR="259518F2">
        <w:rPr>
          <w:noProof w:val="0"/>
          <w:lang w:val="pt-BR"/>
        </w:rPr>
        <w:t xml:space="preserve"> </w:t>
      </w:r>
      <w:r w:rsidRPr="70F28DED" w:rsidR="259518F2">
        <w:rPr>
          <w:noProof w:val="0"/>
          <w:lang w:val="pt-BR"/>
        </w:rPr>
        <w:t>install</w:t>
      </w:r>
      <w:r w:rsidRPr="70F28DED" w:rsidR="259518F2">
        <w:rPr>
          <w:noProof w:val="0"/>
          <w:lang w:val="pt-BR"/>
        </w:rPr>
        <w:t xml:space="preserve"> </w:t>
      </w:r>
      <w:r w:rsidRPr="70F28DED" w:rsidR="259518F2">
        <w:rPr>
          <w:noProof w:val="0"/>
          <w:lang w:val="pt-BR"/>
        </w:rPr>
        <w:t>jspdf</w:t>
      </w:r>
      <w:r w:rsidRPr="70F28DED" w:rsidR="259518F2">
        <w:rPr>
          <w:noProof w:val="0"/>
          <w:lang w:val="pt-BR"/>
        </w:rPr>
        <w:t>.</w:t>
      </w:r>
    </w:p>
    <w:p w:rsidR="3D3A4D95" w:rsidP="32419297" w:rsidRDefault="3D3A4D95" w14:paraId="24D62A05" w14:textId="3EFD36B3">
      <w:pPr>
        <w:pStyle w:val="Normal"/>
        <w:jc w:val="both"/>
        <w:rPr>
          <w:noProof w:val="0"/>
          <w:sz w:val="24"/>
          <w:szCs w:val="24"/>
          <w:lang w:val="pt-BR"/>
        </w:rPr>
      </w:pPr>
      <w:r w:rsidRPr="70F28DED" w:rsidR="259518F2">
        <w:rPr>
          <w:noProof w:val="0"/>
          <w:lang w:val="pt-BR"/>
        </w:rPr>
        <w:t xml:space="preserve">Como etapa opcional, recomenda-se rodar </w:t>
      </w:r>
      <w:r w:rsidRPr="70F28DED" w:rsidR="259518F2">
        <w:rPr>
          <w:noProof w:val="0"/>
          <w:lang w:val="pt-BR"/>
        </w:rPr>
        <w:t>npm</w:t>
      </w:r>
      <w:r w:rsidRPr="70F28DED" w:rsidR="259518F2">
        <w:rPr>
          <w:noProof w:val="0"/>
          <w:lang w:val="pt-BR"/>
        </w:rPr>
        <w:t xml:space="preserve"> </w:t>
      </w:r>
      <w:r w:rsidRPr="70F28DED" w:rsidR="259518F2">
        <w:rPr>
          <w:noProof w:val="0"/>
          <w:lang w:val="pt-BR"/>
        </w:rPr>
        <w:t>audit</w:t>
      </w:r>
      <w:r w:rsidRPr="70F28DED" w:rsidR="259518F2">
        <w:rPr>
          <w:noProof w:val="0"/>
          <w:lang w:val="pt-BR"/>
        </w:rPr>
        <w:t xml:space="preserve"> </w:t>
      </w:r>
      <w:r w:rsidRPr="70F28DED" w:rsidR="259518F2">
        <w:rPr>
          <w:noProof w:val="0"/>
          <w:lang w:val="pt-BR"/>
        </w:rPr>
        <w:t>fix</w:t>
      </w:r>
      <w:r w:rsidRPr="70F28DED" w:rsidR="259518F2">
        <w:rPr>
          <w:noProof w:val="0"/>
          <w:lang w:val="pt-BR"/>
        </w:rPr>
        <w:t xml:space="preserve"> --force para corrigir automaticamente vulnerabilidades encontradas nas dependências.</w:t>
      </w:r>
    </w:p>
    <w:p w:rsidR="3D3A4D95" w:rsidP="70F28DED" w:rsidRDefault="3D3A4D95" w14:paraId="3144B0C4" w14:textId="6A9CF856">
      <w:pPr>
        <w:pStyle w:val="Normal"/>
        <w:spacing w:before="240" w:beforeAutospacing="off" w:after="240" w:afterAutospacing="off"/>
        <w:ind w:left="0"/>
        <w:rPr>
          <w:noProof w:val="0"/>
          <w:sz w:val="24"/>
          <w:szCs w:val="24"/>
          <w:lang w:val="pt-BR"/>
        </w:rPr>
      </w:pPr>
      <w:r w:rsidRPr="70F28DED" w:rsidR="259518F2">
        <w:rPr>
          <w:noProof w:val="0"/>
          <w:lang w:val="pt-BR"/>
        </w:rPr>
        <w:t>Após isso, deve-se configurar a chave da API Gemini. Para isso, crie um arquivo chamado .</w:t>
      </w:r>
      <w:r w:rsidRPr="70F28DED" w:rsidR="259518F2">
        <w:rPr>
          <w:noProof w:val="0"/>
          <w:lang w:val="pt-BR"/>
        </w:rPr>
        <w:t>env.local</w:t>
      </w:r>
      <w:r w:rsidRPr="70F28DED" w:rsidR="259518F2">
        <w:rPr>
          <w:noProof w:val="0"/>
          <w:lang w:val="pt-BR"/>
        </w:rPr>
        <w:t xml:space="preserve"> na raiz do projeto e adicione a variável GEMINI_API_KEY com sua respectiva chave.</w:t>
      </w:r>
    </w:p>
    <w:p w:rsidR="3D3A4D95" w:rsidP="32419297" w:rsidRDefault="3D3A4D95" w14:paraId="37F8CB89" w14:textId="5DAB186A">
      <w:pPr>
        <w:pStyle w:val="Normal"/>
        <w:spacing w:before="240" w:beforeAutospacing="off" w:after="240" w:afterAutospacing="off"/>
        <w:ind w:left="0"/>
        <w:rPr>
          <w:noProof w:val="0"/>
          <w:sz w:val="24"/>
          <w:szCs w:val="24"/>
          <w:lang w:val="pt-BR"/>
        </w:rPr>
      </w:pPr>
      <w:r w:rsidRPr="70F28DED" w:rsidR="259518F2">
        <w:rPr>
          <w:noProof w:val="0"/>
          <w:lang w:val="pt-BR"/>
        </w:rPr>
        <w:t xml:space="preserve">Com tudo pronto, basta iniciar o projeto localmente executando o comando </w:t>
      </w:r>
      <w:r w:rsidRPr="70F28DED" w:rsidR="259518F2">
        <w:rPr>
          <w:noProof w:val="0"/>
          <w:lang w:val="pt-BR"/>
        </w:rPr>
        <w:t>npm</w:t>
      </w:r>
      <w:r w:rsidRPr="70F28DED" w:rsidR="259518F2">
        <w:rPr>
          <w:noProof w:val="0"/>
          <w:lang w:val="pt-BR"/>
        </w:rPr>
        <w:t xml:space="preserve"> </w:t>
      </w:r>
      <w:r w:rsidRPr="70F28DED" w:rsidR="259518F2">
        <w:rPr>
          <w:noProof w:val="0"/>
          <w:lang w:val="pt-BR"/>
        </w:rPr>
        <w:t>run</w:t>
      </w:r>
      <w:r w:rsidRPr="70F28DED" w:rsidR="259518F2">
        <w:rPr>
          <w:noProof w:val="0"/>
          <w:lang w:val="pt-BR"/>
        </w:rPr>
        <w:t xml:space="preserve"> dev.</w:t>
      </w:r>
    </w:p>
    <w:p w:rsidR="32419297" w:rsidP="32419297" w:rsidRDefault="32419297" w14:paraId="617414F4" w14:textId="2C7BDCBA">
      <w:pPr>
        <w:pStyle w:val="Normal"/>
        <w:spacing w:before="240" w:beforeAutospacing="off" w:after="240" w:afterAutospacing="off"/>
        <w:ind w:left="0"/>
        <w:rPr>
          <w:noProof w:val="0"/>
          <w:lang w:val="pt-BR"/>
        </w:rPr>
      </w:pPr>
    </w:p>
    <w:p w:rsidR="76D3895A" w:rsidP="70F28DED" w:rsidRDefault="76D3895A" w14:paraId="6F6F38FB" w14:textId="0832222C">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b w:val="1"/>
          <w:bCs w:val="1"/>
          <w:noProof w:val="0"/>
          <w:sz w:val="24"/>
          <w:szCs w:val="24"/>
          <w:lang w:val="pt-BR"/>
        </w:rPr>
        <w:t>autor:</w:t>
      </w:r>
      <w:r w:rsidRPr="70F28DED" w:rsidR="6837EFA7">
        <w:rPr>
          <w:rFonts w:ascii="Aptos" w:hAnsi="Aptos" w:eastAsia="Aptos" w:cs="Aptos"/>
          <w:noProof w:val="0"/>
          <w:sz w:val="24"/>
          <w:szCs w:val="24"/>
          <w:lang w:val="pt-BR"/>
        </w:rPr>
        <w:t xml:space="preserve"> </w:t>
      </w:r>
      <w:r w:rsidRPr="70F28DED" w:rsidR="6837EFA7">
        <w:rPr>
          <w:rFonts w:ascii="Aptos" w:hAnsi="Aptos" w:eastAsia="Aptos" w:cs="Aptos"/>
          <w:noProof w:val="0"/>
          <w:sz w:val="24"/>
          <w:szCs w:val="24"/>
          <w:lang w:val="pt-BR"/>
        </w:rPr>
        <w:t>Arlison</w:t>
      </w:r>
      <w:r w:rsidRPr="70F28DED" w:rsidR="6837EFA7">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70F28DED" w:rsidR="6837EFA7">
        <w:rPr>
          <w:rFonts w:ascii="Aptos" w:hAnsi="Aptos" w:eastAsia="Aptos" w:cs="Aptos"/>
          <w:b w:val="1"/>
          <w:bCs w:val="1"/>
          <w:noProof w:val="0"/>
          <w:sz w:val="24"/>
          <w:szCs w:val="24"/>
          <w:lang w:val="pt-BR"/>
        </w:rPr>
        <w:t>contato:</w:t>
      </w:r>
      <w:r w:rsidRPr="70F28DED" w:rsidR="6837EFA7">
        <w:rPr>
          <w:rFonts w:ascii="Aptos" w:hAnsi="Aptos" w:eastAsia="Aptos" w:cs="Aptos"/>
          <w:noProof w:val="0"/>
          <w:sz w:val="24"/>
          <w:szCs w:val="24"/>
          <w:lang w:val="pt-BR"/>
        </w:rPr>
        <w:t xml:space="preserve"> </w:t>
      </w:r>
      <w:hyperlink r:id="Rc9c7b94177864520">
        <w:r w:rsidRPr="70F28DED" w:rsidR="6837EFA7">
          <w:rPr>
            <w:rStyle w:val="Hyperlink"/>
            <w:rFonts w:ascii="Aptos" w:hAnsi="Aptos" w:eastAsia="Aptos" w:cs="Aptos"/>
            <w:noProof w:val="0"/>
            <w:sz w:val="24"/>
            <w:szCs w:val="24"/>
            <w:lang w:val="pt-BR"/>
          </w:rPr>
          <w:t>Arlison.go@discente.ufma.br</w:t>
        </w:r>
      </w:hyperlink>
      <w:r w:rsidRPr="70F28DED" w:rsidR="6837EFA7">
        <w:rPr>
          <w:rFonts w:ascii="Aptos" w:hAnsi="Aptos" w:eastAsia="Aptos" w:cs="Aptos"/>
          <w:noProof w:val="0"/>
          <w:sz w:val="24"/>
          <w:szCs w:val="24"/>
          <w:lang w:val="pt-BR"/>
        </w:rPr>
        <w:t xml:space="preserve"> </w:t>
      </w:r>
    </w:p>
    <w:p w:rsidR="76D3895A" w:rsidP="32419297" w:rsidRDefault="76D3895A" w14:paraId="740EAD51" w14:textId="2CE1172C">
      <w:pPr>
        <w:spacing w:before="240" w:beforeAutospacing="off" w:after="240" w:afterAutospacing="off"/>
        <w:jc w:val="both"/>
        <w:rPr>
          <w:rFonts w:ascii="Aptos" w:hAnsi="Aptos" w:eastAsia="Aptos" w:cs="Aptos"/>
          <w:noProof w:val="0"/>
          <w:sz w:val="24"/>
          <w:szCs w:val="24"/>
          <w:lang w:val="pt-BR"/>
        </w:rPr>
      </w:pPr>
      <w:r w:rsidRPr="70F28DED" w:rsidR="3014F87C">
        <w:rPr>
          <w:rFonts w:ascii="Aptos" w:hAnsi="Aptos" w:eastAsia="Aptos" w:cs="Aptos"/>
          <w:b w:val="1"/>
          <w:bCs w:val="1"/>
          <w:noProof w:val="0"/>
          <w:sz w:val="24"/>
          <w:szCs w:val="24"/>
          <w:lang w:val="pt-BR"/>
        </w:rPr>
        <w:t>data última versão:</w:t>
      </w:r>
      <w:r w:rsidRPr="70F28DED" w:rsidR="3014F87C">
        <w:rPr>
          <w:rFonts w:ascii="Aptos" w:hAnsi="Aptos" w:eastAsia="Aptos" w:cs="Aptos"/>
          <w:noProof w:val="0"/>
          <w:sz w:val="24"/>
          <w:szCs w:val="24"/>
          <w:lang w:val="pt-BR"/>
        </w:rPr>
        <w:t xml:space="preserve"> </w:t>
      </w:r>
      <w:r w:rsidRPr="70F28DED" w:rsidR="5A5CE956">
        <w:rPr>
          <w:rFonts w:ascii="Aptos" w:hAnsi="Aptos" w:eastAsia="Aptos" w:cs="Aptos"/>
          <w:noProof w:val="0"/>
          <w:sz w:val="24"/>
          <w:szCs w:val="24"/>
          <w:lang w:val="pt-BR"/>
        </w:rPr>
        <w:t>18</w:t>
      </w:r>
      <w:r w:rsidRPr="70F28DED" w:rsidR="3014F87C">
        <w:rPr>
          <w:rFonts w:ascii="Aptos" w:hAnsi="Aptos" w:eastAsia="Aptos" w:cs="Aptos"/>
          <w:noProof w:val="0"/>
          <w:sz w:val="24"/>
          <w:szCs w:val="24"/>
          <w:lang w:val="pt-BR"/>
        </w:rPr>
        <w:t>/0</w:t>
      </w:r>
      <w:r w:rsidRPr="70F28DED" w:rsidR="78454A34">
        <w:rPr>
          <w:rFonts w:ascii="Aptos" w:hAnsi="Aptos" w:eastAsia="Aptos" w:cs="Aptos"/>
          <w:noProof w:val="0"/>
          <w:sz w:val="24"/>
          <w:szCs w:val="24"/>
          <w:lang w:val="pt-BR"/>
        </w:rPr>
        <w:t>7</w:t>
      </w:r>
      <w:r w:rsidRPr="70F28DED" w:rsidR="3014F87C">
        <w:rPr>
          <w:rFonts w:ascii="Aptos" w:hAnsi="Aptos" w:eastAsia="Aptos" w:cs="Aptos"/>
          <w:noProof w:val="0"/>
          <w:sz w:val="24"/>
          <w:szCs w:val="24"/>
          <w:lang w:val="pt-BR"/>
        </w:rPr>
        <w:t xml:space="preserve">/2025 </w:t>
      </w:r>
    </w:p>
    <w:p w:rsidR="76D3895A" w:rsidP="32419297" w:rsidRDefault="76D3895A" w14:paraId="14870D86" w14:textId="00F008BD">
      <w:pPr>
        <w:spacing w:before="240" w:beforeAutospacing="off" w:after="240" w:afterAutospacing="off"/>
        <w:jc w:val="both"/>
        <w:rPr>
          <w:rFonts w:ascii="Aptos" w:hAnsi="Aptos" w:eastAsia="Aptos" w:cs="Aptos"/>
          <w:noProof w:val="0"/>
          <w:sz w:val="24"/>
          <w:szCs w:val="24"/>
          <w:lang w:val="pt-BR"/>
        </w:rPr>
      </w:pPr>
      <w:r w:rsidRPr="70F28DED" w:rsidR="3014F87C">
        <w:rPr>
          <w:rFonts w:ascii="Aptos" w:hAnsi="Aptos" w:eastAsia="Aptos" w:cs="Aptos"/>
          <w:b w:val="1"/>
          <w:bCs w:val="1"/>
          <w:noProof w:val="0"/>
          <w:sz w:val="24"/>
          <w:szCs w:val="24"/>
          <w:lang w:val="pt-BR"/>
        </w:rPr>
        <w:t>versão:</w:t>
      </w:r>
      <w:r w:rsidRPr="70F28DED" w:rsidR="3014F87C">
        <w:rPr>
          <w:rFonts w:ascii="Aptos" w:hAnsi="Aptos" w:eastAsia="Aptos" w:cs="Aptos"/>
          <w:noProof w:val="0"/>
          <w:sz w:val="24"/>
          <w:szCs w:val="24"/>
          <w:lang w:val="pt-BR"/>
        </w:rPr>
        <w:t xml:space="preserve"> </w:t>
      </w:r>
      <w:r w:rsidRPr="70F28DED" w:rsidR="57A5799C">
        <w:rPr>
          <w:rFonts w:ascii="Aptos" w:hAnsi="Aptos" w:eastAsia="Aptos" w:cs="Aptos"/>
          <w:noProof w:val="0"/>
          <w:sz w:val="24"/>
          <w:szCs w:val="24"/>
          <w:lang w:val="pt-BR"/>
        </w:rPr>
        <w:t>6</w:t>
      </w:r>
      <w:r w:rsidRPr="70F28DED" w:rsidR="3014F87C">
        <w:rPr>
          <w:rFonts w:ascii="Aptos" w:hAnsi="Aptos" w:eastAsia="Aptos" w:cs="Aptos"/>
          <w:noProof w:val="0"/>
          <w:sz w:val="24"/>
          <w:szCs w:val="24"/>
          <w:lang w:val="pt-BR"/>
        </w:rPr>
        <w:t>.</w:t>
      </w:r>
      <w:r w:rsidRPr="70F28DED" w:rsidR="210034D1">
        <w:rPr>
          <w:rFonts w:ascii="Aptos" w:hAnsi="Aptos" w:eastAsia="Aptos" w:cs="Aptos"/>
          <w:noProof w:val="0"/>
          <w:sz w:val="24"/>
          <w:szCs w:val="24"/>
          <w:lang w:val="pt-BR"/>
        </w:rPr>
        <w:t>4</w:t>
      </w:r>
    </w:p>
    <w:p w:rsidR="76D3895A" w:rsidP="32419297" w:rsidRDefault="76D3895A" w14:paraId="68B94F6F" w14:textId="2B4ED358">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 xml:space="preserve"> </w:t>
      </w:r>
      <w:r w:rsidRPr="70F28DED" w:rsidR="6837EFA7">
        <w:rPr>
          <w:rFonts w:ascii="Aptos" w:hAnsi="Aptos" w:eastAsia="Aptos" w:cs="Aptos"/>
          <w:b w:val="1"/>
          <w:bCs w:val="1"/>
          <w:noProof w:val="0"/>
          <w:sz w:val="24"/>
          <w:szCs w:val="24"/>
          <w:lang w:val="pt-BR"/>
        </w:rPr>
        <w:t>outros repositórios:</w:t>
      </w:r>
      <w:r w:rsidRPr="70F28DED" w:rsidR="6837EFA7">
        <w:rPr>
          <w:rFonts w:ascii="Aptos" w:hAnsi="Aptos" w:eastAsia="Aptos" w:cs="Aptos"/>
          <w:noProof w:val="0"/>
          <w:sz w:val="24"/>
          <w:szCs w:val="24"/>
          <w:lang w:val="pt-BR"/>
        </w:rPr>
        <w:t xml:space="preserve"> </w:t>
      </w:r>
      <w:r w:rsidRPr="70F28DED" w:rsidR="47E8E4C5">
        <w:rPr>
          <w:rFonts w:ascii="Aptos" w:hAnsi="Aptos" w:eastAsia="Aptos" w:cs="Aptos"/>
          <w:noProof w:val="0"/>
          <w:sz w:val="24"/>
          <w:szCs w:val="24"/>
          <w:lang w:val="pt-BR"/>
        </w:rPr>
        <w:t>https://github.com/gustvo-olive</w:t>
      </w:r>
    </w:p>
    <w:p w:rsidR="76D3895A" w:rsidP="32419297" w:rsidRDefault="76D3895A" w14:paraId="398B2D16" w14:textId="22EFA314">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b w:val="1"/>
          <w:bCs w:val="1"/>
          <w:noProof w:val="0"/>
          <w:sz w:val="24"/>
          <w:szCs w:val="24"/>
          <w:lang w:val="pt-BR"/>
        </w:rPr>
        <w:t>Agradecimentos:</w:t>
      </w:r>
      <w:r w:rsidRPr="70F28DED" w:rsidR="6837EFA7">
        <w:rPr>
          <w:rFonts w:ascii="Aptos" w:hAnsi="Aptos" w:eastAsia="Aptos" w:cs="Aptos"/>
          <w:noProof w:val="0"/>
          <w:sz w:val="24"/>
          <w:szCs w:val="24"/>
          <w:lang w:val="pt-BR"/>
        </w:rPr>
        <w:t xml:space="preserve"> Universidade Federal do Maranhão (UFMA), Professor Doutor Thales Levi Azevedo Valente, e colegas de curso.</w:t>
      </w:r>
    </w:p>
    <w:p w:rsidR="76D3895A" w:rsidP="70F28DED" w:rsidRDefault="76D3895A" w14:paraId="59B04D3E" w14:textId="72EFCD56">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Copyright/</w:t>
      </w:r>
      <w:r w:rsidRPr="70F28DED" w:rsidR="6837EFA7">
        <w:rPr>
          <w:rFonts w:ascii="Aptos" w:hAnsi="Aptos" w:eastAsia="Aptos" w:cs="Aptos"/>
          <w:noProof w:val="0"/>
          <w:sz w:val="24"/>
          <w:szCs w:val="24"/>
          <w:lang w:val="pt-BR"/>
        </w:rPr>
        <w:t>License</w:t>
      </w:r>
    </w:p>
    <w:p w:rsidR="76D3895A" w:rsidP="70F28DED" w:rsidRDefault="76D3895A" w14:paraId="4CE32C3C" w14:textId="74C22E89">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w:t>
      </w:r>
      <w:r w:rsidRPr="70F28DED" w:rsidR="6837EFA7">
        <w:rPr>
          <w:rFonts w:ascii="Aptos" w:hAnsi="Aptos" w:eastAsia="Aptos" w:cs="Aptos"/>
          <w:noProof w:val="0"/>
          <w:sz w:val="24"/>
          <w:szCs w:val="24"/>
          <w:lang w:val="pt-BR"/>
        </w:rPr>
        <w:t>copyleft</w:t>
      </w:r>
      <w:r w:rsidRPr="70F28DED" w:rsidR="6837EFA7">
        <w:rPr>
          <w:rFonts w:ascii="Aptos" w:hAnsi="Aptos" w:eastAsia="Aptos" w:cs="Aptos"/>
          <w:noProof w:val="0"/>
          <w:sz w:val="24"/>
          <w:szCs w:val="24"/>
          <w:lang w:val="pt-BR"/>
        </w:rPr>
        <w:t xml:space="preserve">" do tipo GNU. Ele é licenciado sob os termos da Licença MIT, conforme descrito abaixo, e, portanto, é compatível com a GPL </w:t>
      </w:r>
      <w:r w:rsidRPr="70F28DED" w:rsidR="6837EFA7">
        <w:rPr>
          <w:rFonts w:ascii="Aptos" w:hAnsi="Aptos" w:eastAsia="Aptos" w:cs="Aptos"/>
          <w:noProof w:val="0"/>
          <w:sz w:val="24"/>
          <w:szCs w:val="24"/>
          <w:lang w:val="pt-BR"/>
        </w:rPr>
        <w:t>e também</w:t>
      </w:r>
      <w:r w:rsidRPr="70F28DED" w:rsidR="6837EFA7">
        <w:rPr>
          <w:rFonts w:ascii="Aptos" w:hAnsi="Aptos" w:eastAsia="Aptos" w:cs="Aptos"/>
          <w:noProof w:val="0"/>
          <w:sz w:val="24"/>
          <w:szCs w:val="24"/>
          <w:lang w:val="pt-BR"/>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r w:rsidRPr="70F28DED" w:rsidR="6837EFA7">
        <w:rPr>
          <w:rFonts w:ascii="Aptos" w:hAnsi="Aptos" w:eastAsia="Aptos" w:cs="Aptos"/>
          <w:noProof w:val="0"/>
          <w:sz w:val="24"/>
          <w:szCs w:val="24"/>
          <w:lang w:val="pt-BR"/>
        </w:rPr>
        <w:t>usá-los</w:t>
      </w:r>
      <w:r w:rsidRPr="70F28DED" w:rsidR="6837EFA7">
        <w:rPr>
          <w:rFonts w:ascii="Aptos" w:hAnsi="Aptos" w:eastAsia="Aptos" w:cs="Aptos"/>
          <w:noProof w:val="0"/>
          <w:sz w:val="24"/>
          <w:szCs w:val="24"/>
          <w:lang w:val="pt-BR"/>
        </w:rPr>
        <w:t>, nos dê crédito.</w:t>
      </w:r>
    </w:p>
    <w:p w:rsidR="76D3895A" w:rsidP="70F28DED" w:rsidRDefault="76D3895A" w14:paraId="5193A528" w14:textId="1E45B885">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76D3895A" w:rsidP="70F28DED" w:rsidRDefault="76D3895A" w14:paraId="0C7392AC" w14:textId="1A12B960">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Este aviso de direitos autorais e este aviso de permissão devem ser incluídos em todas as cópias ou partes substanciais do Software.</w:t>
      </w:r>
    </w:p>
    <w:p w:rsidR="76D3895A" w:rsidP="70F28DED" w:rsidRDefault="76D3895A" w14:paraId="1FCA12C1" w14:textId="5538FC1D">
      <w:pPr>
        <w:spacing w:before="240" w:beforeAutospacing="off" w:after="240" w:afterAutospacing="off"/>
        <w:jc w:val="both"/>
        <w:rPr>
          <w:rFonts w:ascii="Aptos" w:hAnsi="Aptos" w:eastAsia="Aptos" w:cs="Aptos"/>
          <w:noProof w:val="0"/>
          <w:sz w:val="24"/>
          <w:szCs w:val="24"/>
          <w:lang w:val="pt-BR"/>
        </w:rPr>
      </w:pPr>
      <w:r w:rsidRPr="70F28DED" w:rsidR="6837EFA7">
        <w:rPr>
          <w:rFonts w:ascii="Aptos" w:hAnsi="Aptos" w:eastAsia="Aptos" w:cs="Aptos"/>
          <w:noProof w:val="0"/>
          <w:sz w:val="24"/>
          <w:szCs w:val="24"/>
          <w:lang w:val="pt-BR"/>
        </w:rPr>
        <w:t xml:space="preserve">O SOFTWARE É FORNECIDO "COMO ESTÁ", SEM GARANTIA DE QUALQUER TIPO, EXPRESSA OU IMPLÍCITA, </w:t>
      </w:r>
      <w:r w:rsidRPr="70F28DED" w:rsidR="6837EFA7">
        <w:rPr>
          <w:rFonts w:ascii="Aptos" w:hAnsi="Aptos" w:eastAsia="Aptos" w:cs="Aptos"/>
          <w:noProof w:val="0"/>
          <w:sz w:val="24"/>
          <w:szCs w:val="24"/>
          <w:lang w:val="pt-BR"/>
        </w:rPr>
        <w:t>INCLUINDO</w:t>
      </w:r>
      <w:r w:rsidRPr="70F28DED" w:rsidR="6837EFA7">
        <w:rPr>
          <w:rFonts w:ascii="Aptos" w:hAnsi="Aptos" w:eastAsia="Aptos" w:cs="Aptos"/>
          <w:noProof w:val="0"/>
          <w:sz w:val="24"/>
          <w:szCs w:val="24"/>
          <w:lang w:val="pt-BR"/>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76D3895A" w:rsidP="70F28DED" w:rsidRDefault="76D3895A" w14:paraId="2C1B103C" w14:textId="5A750C55">
      <w:pPr>
        <w:spacing w:before="240" w:beforeAutospacing="off" w:after="240" w:afterAutospacing="off"/>
        <w:jc w:val="both"/>
        <w:rPr>
          <w:rStyle w:val="Hyperlink"/>
          <w:rFonts w:ascii="Aptos" w:hAnsi="Aptos" w:eastAsia="Aptos" w:cs="Aptos"/>
          <w:noProof w:val="0"/>
          <w:sz w:val="24"/>
          <w:szCs w:val="24"/>
          <w:lang w:val="pt-BR"/>
        </w:rPr>
      </w:pPr>
      <w:r w:rsidRPr="70F28DED" w:rsidR="6837EFA7">
        <w:rPr>
          <w:rFonts w:ascii="Aptos" w:hAnsi="Aptos" w:eastAsia="Aptos" w:cs="Aptos"/>
          <w:noProof w:val="0"/>
          <w:sz w:val="24"/>
          <w:szCs w:val="24"/>
          <w:lang w:val="pt-BR"/>
        </w:rPr>
        <w:t xml:space="preserve">Para mais informações sobre a Licença MIT: </w:t>
      </w:r>
      <w:hyperlink r:id="R2577a10640d54e5d">
        <w:r w:rsidRPr="70F28DED" w:rsidR="6837EFA7">
          <w:rPr>
            <w:rStyle w:val="Hyperlink"/>
            <w:rFonts w:ascii="Aptos" w:hAnsi="Aptos" w:eastAsia="Aptos" w:cs="Aptos"/>
            <w:noProof w:val="0"/>
            <w:sz w:val="24"/>
            <w:szCs w:val="24"/>
            <w:lang w:val="pt-BR"/>
          </w:rPr>
          <w:t>https://opensource.org/licenses/MIT</w:t>
        </w:r>
      </w:hyperlink>
    </w:p>
    <w:p w:rsidR="32419297" w:rsidP="70F28DED" w:rsidRDefault="32419297" w14:paraId="2567CDA4" w14:textId="7B7E86C3">
      <w:pPr>
        <w:pStyle w:val="Normal"/>
        <w:jc w:val="both"/>
        <w:rPr>
          <w:rFonts w:ascii="Aptos" w:hAnsi="Aptos" w:eastAsia="Aptos" w:cs="Aptos"/>
          <w:noProof w:val="0"/>
          <w:sz w:val="24"/>
          <w:szCs w:val="24"/>
          <w:lang w:val="pt-BR"/>
        </w:rPr>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intelligence2.xml><?xml version="1.0" encoding="utf-8"?>
<int2:intelligence xmlns:int2="http://schemas.microsoft.com/office/intelligence/2020/intelligence">
  <int2:observations>
    <int2:textHash int2:hashCode="yhSooJpbKiU28b" int2:id="urV3JY1t">
      <int2:state int2:type="spell" int2:value="Rejected"/>
    </int2:textHash>
    <int2:textHash int2:hashCode="RzmeT56auxc+EX" int2:id="4jw6gXTk">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07">
    <w:nsid w:val="139b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54b24f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4588b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1034b4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5a6b4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77ac58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24cc5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53e44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4af8e4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792808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3555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37e16c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39f70d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555ba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f194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494b6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1668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65a1e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40442a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456f7e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6b4ae7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1d50f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37ab2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5203c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6d52e7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d070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2c802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592094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688f0c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18564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9517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78040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2b77bf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769da4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730556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5ea7ac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3bd4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2086c2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ee98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368d4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855ff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549e9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6a04b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6f7080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e8ae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bc37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79e0a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43387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3b109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38eba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98631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590e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a938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6d0936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ab9b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6ddc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47e3e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4e3d09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3027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5c21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68ee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3abff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7c7ab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210f2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7c73b3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795c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3b0d4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2f5a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738a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4db2f9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c032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3786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f78c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24b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ff4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8cd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8a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6bdd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e32d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1f486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65df4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d687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513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61e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5c78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08ad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2f9c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7d34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301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094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b082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002a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251f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45e6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cb2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88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80b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70c2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c6b9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770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5686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c7cc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10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278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0df2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f16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b4c3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d4e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84c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81b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cbf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0c13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8744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b2b4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f02e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c08a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f33c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c31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9da1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311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20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7b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4e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c185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5780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8f47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bc95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a6b7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d45a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911b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b26f4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58e6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d76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91a9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c39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72dc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207">
    <w:abstractNumId w:val="207"/>
  </w:num>
  <w:num w:numId="206">
    <w:abstractNumId w:val="206"/>
  </w:num>
  <w:num w:numId="205">
    <w:abstractNumId w:val="205"/>
  </w:num>
  <w:num w:numId="204">
    <w:abstractNumId w:val="204"/>
  </w:num>
  <w:num w:numId="203">
    <w:abstractNumId w:val="203"/>
  </w:num>
  <w:num w:numId="202">
    <w:abstractNumId w:val="202"/>
  </w:num>
  <w:num w:numId="201">
    <w:abstractNumId w:val="201"/>
  </w:num>
  <w:num w:numId="200">
    <w:abstractNumId w:val="200"/>
  </w:num>
  <w:num w:numId="199">
    <w:abstractNumId w:val="199"/>
  </w:num>
  <w:num w:numId="198">
    <w:abstractNumId w:val="198"/>
  </w:num>
  <w:num w:numId="197">
    <w:abstractNumId w:val="197"/>
  </w:num>
  <w:num w:numId="196">
    <w:abstractNumId w:val="196"/>
  </w:num>
  <w:num w:numId="195">
    <w:abstractNumId w:val="195"/>
  </w:num>
  <w:num w:numId="194">
    <w:abstractNumId w:val="194"/>
  </w:num>
  <w:num w:numId="193">
    <w:abstractNumId w:val="193"/>
  </w:num>
  <w:num w:numId="192">
    <w:abstractNumId w:val="192"/>
  </w:num>
  <w:num w:numId="191">
    <w:abstractNumId w:val="191"/>
  </w:num>
  <w:num w:numId="190">
    <w:abstractNumId w:val="190"/>
  </w:num>
  <w:num w:numId="189">
    <w:abstractNumId w:val="189"/>
  </w:num>
  <w:num w:numId="188">
    <w:abstractNumId w:val="188"/>
  </w:num>
  <w:num w:numId="187">
    <w:abstractNumId w:val="187"/>
  </w:num>
  <w:num w:numId="186">
    <w:abstractNumId w:val="186"/>
  </w:num>
  <w:num w:numId="185">
    <w:abstractNumId w:val="185"/>
  </w:num>
  <w:num w:numId="184">
    <w:abstractNumId w:val="184"/>
  </w: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29967C"/>
    <w:rsid w:val="0043A20A"/>
    <w:rsid w:val="008546C2"/>
    <w:rsid w:val="008BB6C2"/>
    <w:rsid w:val="00C6CC5A"/>
    <w:rsid w:val="00CF534D"/>
    <w:rsid w:val="00D4FAB3"/>
    <w:rsid w:val="00DF5822"/>
    <w:rsid w:val="00E528E6"/>
    <w:rsid w:val="00F21340"/>
    <w:rsid w:val="010C4AC3"/>
    <w:rsid w:val="0118CA99"/>
    <w:rsid w:val="011E5C86"/>
    <w:rsid w:val="01367BD8"/>
    <w:rsid w:val="014766E5"/>
    <w:rsid w:val="017750A6"/>
    <w:rsid w:val="017E1BA4"/>
    <w:rsid w:val="01F747D5"/>
    <w:rsid w:val="020DF335"/>
    <w:rsid w:val="0232EB70"/>
    <w:rsid w:val="0237E4EA"/>
    <w:rsid w:val="025E5A35"/>
    <w:rsid w:val="0265087D"/>
    <w:rsid w:val="026C586B"/>
    <w:rsid w:val="0279AAD3"/>
    <w:rsid w:val="0287EB14"/>
    <w:rsid w:val="028F1DC3"/>
    <w:rsid w:val="02F8F1A8"/>
    <w:rsid w:val="031F1F5C"/>
    <w:rsid w:val="03229EAB"/>
    <w:rsid w:val="03356071"/>
    <w:rsid w:val="0367AA0D"/>
    <w:rsid w:val="0377F693"/>
    <w:rsid w:val="0380C49A"/>
    <w:rsid w:val="03B97200"/>
    <w:rsid w:val="03D0E13C"/>
    <w:rsid w:val="03D1E5EC"/>
    <w:rsid w:val="03DC537D"/>
    <w:rsid w:val="03F07933"/>
    <w:rsid w:val="03F51D11"/>
    <w:rsid w:val="03FFAA0F"/>
    <w:rsid w:val="04021014"/>
    <w:rsid w:val="0418DF21"/>
    <w:rsid w:val="0419CDF0"/>
    <w:rsid w:val="0438CDC8"/>
    <w:rsid w:val="046D298F"/>
    <w:rsid w:val="047A8481"/>
    <w:rsid w:val="0481C81C"/>
    <w:rsid w:val="04B4BE3B"/>
    <w:rsid w:val="04E478D3"/>
    <w:rsid w:val="0507C687"/>
    <w:rsid w:val="05198A26"/>
    <w:rsid w:val="05776606"/>
    <w:rsid w:val="057E07A6"/>
    <w:rsid w:val="0584C708"/>
    <w:rsid w:val="058C1A67"/>
    <w:rsid w:val="058DF9C0"/>
    <w:rsid w:val="05B34733"/>
    <w:rsid w:val="05D1A3B4"/>
    <w:rsid w:val="05E723AD"/>
    <w:rsid w:val="05E9962C"/>
    <w:rsid w:val="05EF7C96"/>
    <w:rsid w:val="05F070FA"/>
    <w:rsid w:val="05FD644E"/>
    <w:rsid w:val="060B16AA"/>
    <w:rsid w:val="061D0FCA"/>
    <w:rsid w:val="061D76D6"/>
    <w:rsid w:val="06391CAE"/>
    <w:rsid w:val="063D2FEE"/>
    <w:rsid w:val="063D5507"/>
    <w:rsid w:val="065E2892"/>
    <w:rsid w:val="0676D898"/>
    <w:rsid w:val="069B0C4D"/>
    <w:rsid w:val="07254C56"/>
    <w:rsid w:val="0725C96A"/>
    <w:rsid w:val="072EA027"/>
    <w:rsid w:val="07519A3E"/>
    <w:rsid w:val="079BD146"/>
    <w:rsid w:val="07A2EC64"/>
    <w:rsid w:val="07BB058C"/>
    <w:rsid w:val="07CFF39F"/>
    <w:rsid w:val="07D2F9FB"/>
    <w:rsid w:val="07DA2BE5"/>
    <w:rsid w:val="07DBD99A"/>
    <w:rsid w:val="07DE211F"/>
    <w:rsid w:val="07E27206"/>
    <w:rsid w:val="07F1E863"/>
    <w:rsid w:val="081F4231"/>
    <w:rsid w:val="08211320"/>
    <w:rsid w:val="0824B923"/>
    <w:rsid w:val="083A8F43"/>
    <w:rsid w:val="0841CF76"/>
    <w:rsid w:val="085AC023"/>
    <w:rsid w:val="0883BB3E"/>
    <w:rsid w:val="0889ADDF"/>
    <w:rsid w:val="088FB395"/>
    <w:rsid w:val="0891D608"/>
    <w:rsid w:val="08960C14"/>
    <w:rsid w:val="08A34A8F"/>
    <w:rsid w:val="091DCA25"/>
    <w:rsid w:val="093CBA37"/>
    <w:rsid w:val="09438A6C"/>
    <w:rsid w:val="09678F87"/>
    <w:rsid w:val="098122AB"/>
    <w:rsid w:val="099D6BB1"/>
    <w:rsid w:val="09B09777"/>
    <w:rsid w:val="09C355A0"/>
    <w:rsid w:val="09DF9DCA"/>
    <w:rsid w:val="0A0BA72D"/>
    <w:rsid w:val="0A0C9228"/>
    <w:rsid w:val="0A1FF95F"/>
    <w:rsid w:val="0A2EC7AB"/>
    <w:rsid w:val="0A41ED6F"/>
    <w:rsid w:val="0A6913DC"/>
    <w:rsid w:val="0A6F1583"/>
    <w:rsid w:val="0AC7EB92"/>
    <w:rsid w:val="0AD4A9B6"/>
    <w:rsid w:val="0ADD08E8"/>
    <w:rsid w:val="0AEB114E"/>
    <w:rsid w:val="0AF0BE0D"/>
    <w:rsid w:val="0B28058A"/>
    <w:rsid w:val="0B2C42A7"/>
    <w:rsid w:val="0B38574C"/>
    <w:rsid w:val="0B486965"/>
    <w:rsid w:val="0B52D3BA"/>
    <w:rsid w:val="0B5E11A8"/>
    <w:rsid w:val="0B8B1990"/>
    <w:rsid w:val="0BA67E26"/>
    <w:rsid w:val="0BAD9C65"/>
    <w:rsid w:val="0BB04602"/>
    <w:rsid w:val="0C0487C6"/>
    <w:rsid w:val="0C0A5E01"/>
    <w:rsid w:val="0C12F207"/>
    <w:rsid w:val="0C14C856"/>
    <w:rsid w:val="0C220A6D"/>
    <w:rsid w:val="0C26C6F6"/>
    <w:rsid w:val="0C3400D7"/>
    <w:rsid w:val="0C3F2B1B"/>
    <w:rsid w:val="0C478BCF"/>
    <w:rsid w:val="0C506D2E"/>
    <w:rsid w:val="0C689AF8"/>
    <w:rsid w:val="0C7248A6"/>
    <w:rsid w:val="0C74CF10"/>
    <w:rsid w:val="0CA05B41"/>
    <w:rsid w:val="0CAE8D29"/>
    <w:rsid w:val="0CB0292C"/>
    <w:rsid w:val="0CC9CD51"/>
    <w:rsid w:val="0CCCC404"/>
    <w:rsid w:val="0CD4A0C5"/>
    <w:rsid w:val="0CF69803"/>
    <w:rsid w:val="0CF79AF8"/>
    <w:rsid w:val="0D02B77B"/>
    <w:rsid w:val="0D0F268D"/>
    <w:rsid w:val="0D0F60F7"/>
    <w:rsid w:val="0D2830CB"/>
    <w:rsid w:val="0D2B0F69"/>
    <w:rsid w:val="0D460300"/>
    <w:rsid w:val="0D816410"/>
    <w:rsid w:val="0D8B019E"/>
    <w:rsid w:val="0E5C31C8"/>
    <w:rsid w:val="0E6BA99D"/>
    <w:rsid w:val="0E8049BD"/>
    <w:rsid w:val="0E86A61D"/>
    <w:rsid w:val="0EAF28D5"/>
    <w:rsid w:val="0EFDAC91"/>
    <w:rsid w:val="0F0C5C13"/>
    <w:rsid w:val="0F1217C9"/>
    <w:rsid w:val="0F127F69"/>
    <w:rsid w:val="0F1AB68B"/>
    <w:rsid w:val="0F2515F7"/>
    <w:rsid w:val="0F38FE01"/>
    <w:rsid w:val="0F3B6C4B"/>
    <w:rsid w:val="0F5EACEF"/>
    <w:rsid w:val="0F625F0F"/>
    <w:rsid w:val="0F625F0F"/>
    <w:rsid w:val="0F6FE6DF"/>
    <w:rsid w:val="0F8E36DA"/>
    <w:rsid w:val="0F91009D"/>
    <w:rsid w:val="101134BB"/>
    <w:rsid w:val="1047A59F"/>
    <w:rsid w:val="109AA3E6"/>
    <w:rsid w:val="10A70ABF"/>
    <w:rsid w:val="10C87C43"/>
    <w:rsid w:val="112FE1FA"/>
    <w:rsid w:val="114A62BE"/>
    <w:rsid w:val="116B177D"/>
    <w:rsid w:val="11F62015"/>
    <w:rsid w:val="123970B3"/>
    <w:rsid w:val="12402645"/>
    <w:rsid w:val="12BF7945"/>
    <w:rsid w:val="12CAF234"/>
    <w:rsid w:val="12CFBF0F"/>
    <w:rsid w:val="130592EE"/>
    <w:rsid w:val="1313CD82"/>
    <w:rsid w:val="131FBF48"/>
    <w:rsid w:val="132B485E"/>
    <w:rsid w:val="134F66A3"/>
    <w:rsid w:val="138AC8B6"/>
    <w:rsid w:val="13B07E98"/>
    <w:rsid w:val="13B9064F"/>
    <w:rsid w:val="13E68C91"/>
    <w:rsid w:val="13FBEFD6"/>
    <w:rsid w:val="142FE79F"/>
    <w:rsid w:val="143C3152"/>
    <w:rsid w:val="144FED57"/>
    <w:rsid w:val="149C60D9"/>
    <w:rsid w:val="14BA92A5"/>
    <w:rsid w:val="14C7B542"/>
    <w:rsid w:val="1500AB0E"/>
    <w:rsid w:val="152248E7"/>
    <w:rsid w:val="152F56F0"/>
    <w:rsid w:val="15447F7C"/>
    <w:rsid w:val="15499C17"/>
    <w:rsid w:val="15D523F9"/>
    <w:rsid w:val="15D6A9F0"/>
    <w:rsid w:val="16073F95"/>
    <w:rsid w:val="161169C5"/>
    <w:rsid w:val="1617E01B"/>
    <w:rsid w:val="1649A10D"/>
    <w:rsid w:val="16825F77"/>
    <w:rsid w:val="16A549D8"/>
    <w:rsid w:val="16B2413F"/>
    <w:rsid w:val="16FBE4E0"/>
    <w:rsid w:val="1703DFCE"/>
    <w:rsid w:val="1716E5D7"/>
    <w:rsid w:val="1730D2BB"/>
    <w:rsid w:val="1748BAD7"/>
    <w:rsid w:val="1784D8B5"/>
    <w:rsid w:val="178CE91B"/>
    <w:rsid w:val="179BB3CB"/>
    <w:rsid w:val="17A12DEB"/>
    <w:rsid w:val="17A4C00A"/>
    <w:rsid w:val="17DC73C9"/>
    <w:rsid w:val="181241EB"/>
    <w:rsid w:val="1825CE6E"/>
    <w:rsid w:val="188E9415"/>
    <w:rsid w:val="189DC16B"/>
    <w:rsid w:val="189E26CD"/>
    <w:rsid w:val="18D5BD21"/>
    <w:rsid w:val="18E4D0C5"/>
    <w:rsid w:val="18E511FE"/>
    <w:rsid w:val="1910FE85"/>
    <w:rsid w:val="19243EAD"/>
    <w:rsid w:val="193C6F31"/>
    <w:rsid w:val="19614AB7"/>
    <w:rsid w:val="1988C772"/>
    <w:rsid w:val="19C704BA"/>
    <w:rsid w:val="19D62712"/>
    <w:rsid w:val="19E919AD"/>
    <w:rsid w:val="19F4DA44"/>
    <w:rsid w:val="1A013100"/>
    <w:rsid w:val="1A2F5A79"/>
    <w:rsid w:val="1A605697"/>
    <w:rsid w:val="1A634888"/>
    <w:rsid w:val="1A6C6D4F"/>
    <w:rsid w:val="1A7A3AC7"/>
    <w:rsid w:val="1ABBE137"/>
    <w:rsid w:val="1ABDA037"/>
    <w:rsid w:val="1AC02521"/>
    <w:rsid w:val="1AE40E09"/>
    <w:rsid w:val="1AF10E87"/>
    <w:rsid w:val="1AF30C99"/>
    <w:rsid w:val="1AF509E4"/>
    <w:rsid w:val="1B2E985E"/>
    <w:rsid w:val="1B43F9FD"/>
    <w:rsid w:val="1B44815C"/>
    <w:rsid w:val="1B81979B"/>
    <w:rsid w:val="1BA2B771"/>
    <w:rsid w:val="1BBB9835"/>
    <w:rsid w:val="1BBFB3C4"/>
    <w:rsid w:val="1BC417C9"/>
    <w:rsid w:val="1BC9662E"/>
    <w:rsid w:val="1C0739CF"/>
    <w:rsid w:val="1C0A15D6"/>
    <w:rsid w:val="1C174B2E"/>
    <w:rsid w:val="1C3965C1"/>
    <w:rsid w:val="1C510477"/>
    <w:rsid w:val="1C53F793"/>
    <w:rsid w:val="1C540A7A"/>
    <w:rsid w:val="1C6E9F3B"/>
    <w:rsid w:val="1C8DCD83"/>
    <w:rsid w:val="1CA88F39"/>
    <w:rsid w:val="1CB08D68"/>
    <w:rsid w:val="1CB4B7E6"/>
    <w:rsid w:val="1D09E4F8"/>
    <w:rsid w:val="1D14408A"/>
    <w:rsid w:val="1D2BF22E"/>
    <w:rsid w:val="1D77B5BB"/>
    <w:rsid w:val="1D907FFF"/>
    <w:rsid w:val="1DAC7B3F"/>
    <w:rsid w:val="1DE9CD24"/>
    <w:rsid w:val="1E1AE9E0"/>
    <w:rsid w:val="1E57B0E7"/>
    <w:rsid w:val="1E80DC9B"/>
    <w:rsid w:val="1EC0F5FC"/>
    <w:rsid w:val="1F032939"/>
    <w:rsid w:val="1F102625"/>
    <w:rsid w:val="1F13CAE5"/>
    <w:rsid w:val="1F26E4A0"/>
    <w:rsid w:val="1F323CF8"/>
    <w:rsid w:val="1F5858C0"/>
    <w:rsid w:val="1F81E5BB"/>
    <w:rsid w:val="1FC36E0E"/>
    <w:rsid w:val="1FE7B4E1"/>
    <w:rsid w:val="1FF5B591"/>
    <w:rsid w:val="201FAFE5"/>
    <w:rsid w:val="20291D6C"/>
    <w:rsid w:val="20388651"/>
    <w:rsid w:val="20BAC28F"/>
    <w:rsid w:val="20C26975"/>
    <w:rsid w:val="20D264D7"/>
    <w:rsid w:val="20E6BF72"/>
    <w:rsid w:val="20EF8EB3"/>
    <w:rsid w:val="20FF93EA"/>
    <w:rsid w:val="210034D1"/>
    <w:rsid w:val="210A2CE7"/>
    <w:rsid w:val="217859B9"/>
    <w:rsid w:val="218BEEE9"/>
    <w:rsid w:val="21A44A81"/>
    <w:rsid w:val="21DD563B"/>
    <w:rsid w:val="21F652AB"/>
    <w:rsid w:val="2223E6AA"/>
    <w:rsid w:val="222E8F70"/>
    <w:rsid w:val="224616F7"/>
    <w:rsid w:val="22555DE7"/>
    <w:rsid w:val="2256ABE0"/>
    <w:rsid w:val="225C63FF"/>
    <w:rsid w:val="229F114E"/>
    <w:rsid w:val="22AF7C19"/>
    <w:rsid w:val="22BA8420"/>
    <w:rsid w:val="22BC0871"/>
    <w:rsid w:val="22C9FA97"/>
    <w:rsid w:val="22D2689A"/>
    <w:rsid w:val="22E1FEFA"/>
    <w:rsid w:val="22E21B56"/>
    <w:rsid w:val="22F167DE"/>
    <w:rsid w:val="234A8086"/>
    <w:rsid w:val="23518900"/>
    <w:rsid w:val="2380CED5"/>
    <w:rsid w:val="238574DE"/>
    <w:rsid w:val="2387C5C9"/>
    <w:rsid w:val="239C6790"/>
    <w:rsid w:val="23A47219"/>
    <w:rsid w:val="23ABC21A"/>
    <w:rsid w:val="23AEE12E"/>
    <w:rsid w:val="23C2FD94"/>
    <w:rsid w:val="23C3CAC8"/>
    <w:rsid w:val="23E17676"/>
    <w:rsid w:val="23E67B0B"/>
    <w:rsid w:val="24015FA5"/>
    <w:rsid w:val="240BEA5E"/>
    <w:rsid w:val="2455C849"/>
    <w:rsid w:val="2466919D"/>
    <w:rsid w:val="246D9F4A"/>
    <w:rsid w:val="24D4F6A4"/>
    <w:rsid w:val="24D841A4"/>
    <w:rsid w:val="24E972C3"/>
    <w:rsid w:val="256402C1"/>
    <w:rsid w:val="256FD642"/>
    <w:rsid w:val="25870040"/>
    <w:rsid w:val="259518F2"/>
    <w:rsid w:val="25A51AF4"/>
    <w:rsid w:val="26A7DB9F"/>
    <w:rsid w:val="26D47D8E"/>
    <w:rsid w:val="2723B16D"/>
    <w:rsid w:val="272B3676"/>
    <w:rsid w:val="278CED9D"/>
    <w:rsid w:val="278DC458"/>
    <w:rsid w:val="27D4B0F4"/>
    <w:rsid w:val="27FAE938"/>
    <w:rsid w:val="27FE145E"/>
    <w:rsid w:val="28128D6F"/>
    <w:rsid w:val="281EFA5E"/>
    <w:rsid w:val="28314CAB"/>
    <w:rsid w:val="2869FA08"/>
    <w:rsid w:val="2878F0D4"/>
    <w:rsid w:val="28BDB1BA"/>
    <w:rsid w:val="28DB447A"/>
    <w:rsid w:val="28DC9222"/>
    <w:rsid w:val="28E67C63"/>
    <w:rsid w:val="28EE2AF6"/>
    <w:rsid w:val="294097B8"/>
    <w:rsid w:val="29471F50"/>
    <w:rsid w:val="29751890"/>
    <w:rsid w:val="298373BF"/>
    <w:rsid w:val="2995A78D"/>
    <w:rsid w:val="29BEC1EC"/>
    <w:rsid w:val="2A15C500"/>
    <w:rsid w:val="2A1EB716"/>
    <w:rsid w:val="2A461349"/>
    <w:rsid w:val="2A476F47"/>
    <w:rsid w:val="2A59481A"/>
    <w:rsid w:val="2A922BF2"/>
    <w:rsid w:val="2AB3E22F"/>
    <w:rsid w:val="2AFB1A72"/>
    <w:rsid w:val="2B032CBD"/>
    <w:rsid w:val="2B0572EB"/>
    <w:rsid w:val="2B0953F0"/>
    <w:rsid w:val="2B124596"/>
    <w:rsid w:val="2B2E2868"/>
    <w:rsid w:val="2B320238"/>
    <w:rsid w:val="2B34D022"/>
    <w:rsid w:val="2B6A02F7"/>
    <w:rsid w:val="2B8C5647"/>
    <w:rsid w:val="2B985C33"/>
    <w:rsid w:val="2BE9D2C4"/>
    <w:rsid w:val="2BF2BD0F"/>
    <w:rsid w:val="2C01C487"/>
    <w:rsid w:val="2C1B688B"/>
    <w:rsid w:val="2C31B494"/>
    <w:rsid w:val="2C48C486"/>
    <w:rsid w:val="2C4F35A3"/>
    <w:rsid w:val="2C5805F6"/>
    <w:rsid w:val="2C7E0B1A"/>
    <w:rsid w:val="2CBC03C1"/>
    <w:rsid w:val="2CC11B3E"/>
    <w:rsid w:val="2CC12318"/>
    <w:rsid w:val="2CD87827"/>
    <w:rsid w:val="2D1B868E"/>
    <w:rsid w:val="2D34FE98"/>
    <w:rsid w:val="2D5FBE38"/>
    <w:rsid w:val="2D7034C6"/>
    <w:rsid w:val="2D807241"/>
    <w:rsid w:val="2D8C9D8B"/>
    <w:rsid w:val="2DBA7DE4"/>
    <w:rsid w:val="2E0CC180"/>
    <w:rsid w:val="2E44DB87"/>
    <w:rsid w:val="2E57CC5F"/>
    <w:rsid w:val="2E960DA5"/>
    <w:rsid w:val="2ECC42C0"/>
    <w:rsid w:val="2ED4602A"/>
    <w:rsid w:val="2F03CD89"/>
    <w:rsid w:val="2F3A70E8"/>
    <w:rsid w:val="2F42DD58"/>
    <w:rsid w:val="2F51E7D9"/>
    <w:rsid w:val="2F52CE3B"/>
    <w:rsid w:val="2F6C993E"/>
    <w:rsid w:val="2F833255"/>
    <w:rsid w:val="2FAB8891"/>
    <w:rsid w:val="2FAD37B3"/>
    <w:rsid w:val="2FD94570"/>
    <w:rsid w:val="2FDBFFAE"/>
    <w:rsid w:val="3011728D"/>
    <w:rsid w:val="3014F87C"/>
    <w:rsid w:val="301E818B"/>
    <w:rsid w:val="304C95B9"/>
    <w:rsid w:val="305A00CA"/>
    <w:rsid w:val="306F8277"/>
    <w:rsid w:val="3083FC42"/>
    <w:rsid w:val="30935343"/>
    <w:rsid w:val="30E444B6"/>
    <w:rsid w:val="310EC377"/>
    <w:rsid w:val="312419CE"/>
    <w:rsid w:val="3137816B"/>
    <w:rsid w:val="31498F49"/>
    <w:rsid w:val="31655583"/>
    <w:rsid w:val="318FE254"/>
    <w:rsid w:val="31BF8960"/>
    <w:rsid w:val="31FEC6FA"/>
    <w:rsid w:val="32035544"/>
    <w:rsid w:val="320543F7"/>
    <w:rsid w:val="32184B46"/>
    <w:rsid w:val="3237CD1C"/>
    <w:rsid w:val="32419297"/>
    <w:rsid w:val="324CC696"/>
    <w:rsid w:val="32577268"/>
    <w:rsid w:val="326DBD45"/>
    <w:rsid w:val="32703039"/>
    <w:rsid w:val="32785803"/>
    <w:rsid w:val="327B1C86"/>
    <w:rsid w:val="327D1F63"/>
    <w:rsid w:val="3282A037"/>
    <w:rsid w:val="3287EFD7"/>
    <w:rsid w:val="329886CD"/>
    <w:rsid w:val="329CB96A"/>
    <w:rsid w:val="32A91612"/>
    <w:rsid w:val="32C21B1B"/>
    <w:rsid w:val="32C3083B"/>
    <w:rsid w:val="32DF10D7"/>
    <w:rsid w:val="32E4A650"/>
    <w:rsid w:val="3328066E"/>
    <w:rsid w:val="332BCC08"/>
    <w:rsid w:val="333E5440"/>
    <w:rsid w:val="334D16A0"/>
    <w:rsid w:val="336029DE"/>
    <w:rsid w:val="33B068DB"/>
    <w:rsid w:val="33C975A1"/>
    <w:rsid w:val="3408C1C1"/>
    <w:rsid w:val="343410AA"/>
    <w:rsid w:val="343B45C5"/>
    <w:rsid w:val="34613F8C"/>
    <w:rsid w:val="3489CF41"/>
    <w:rsid w:val="349AEFA1"/>
    <w:rsid w:val="34A63365"/>
    <w:rsid w:val="34C27134"/>
    <w:rsid w:val="34C4FB48"/>
    <w:rsid w:val="34CD9F17"/>
    <w:rsid w:val="34DBFF70"/>
    <w:rsid w:val="3514E471"/>
    <w:rsid w:val="354285C1"/>
    <w:rsid w:val="354CD29A"/>
    <w:rsid w:val="355BF2EA"/>
    <w:rsid w:val="356A6071"/>
    <w:rsid w:val="357760C5"/>
    <w:rsid w:val="35AB0B37"/>
    <w:rsid w:val="35DF9D93"/>
    <w:rsid w:val="3620B5F2"/>
    <w:rsid w:val="364658F8"/>
    <w:rsid w:val="3659A3BD"/>
    <w:rsid w:val="366E2EA7"/>
    <w:rsid w:val="3698BF2C"/>
    <w:rsid w:val="369D4A02"/>
    <w:rsid w:val="36D0E2DE"/>
    <w:rsid w:val="36DE4C90"/>
    <w:rsid w:val="36F1AE0A"/>
    <w:rsid w:val="370DF624"/>
    <w:rsid w:val="37167844"/>
    <w:rsid w:val="3724F4FE"/>
    <w:rsid w:val="372BCCBF"/>
    <w:rsid w:val="372F61DF"/>
    <w:rsid w:val="375464CA"/>
    <w:rsid w:val="375E45BB"/>
    <w:rsid w:val="37682456"/>
    <w:rsid w:val="37768E07"/>
    <w:rsid w:val="37800DBA"/>
    <w:rsid w:val="37BE4955"/>
    <w:rsid w:val="37CAC3D8"/>
    <w:rsid w:val="37CB6837"/>
    <w:rsid w:val="37D1C207"/>
    <w:rsid w:val="37D3F5BF"/>
    <w:rsid w:val="38040104"/>
    <w:rsid w:val="382BC661"/>
    <w:rsid w:val="382F51BD"/>
    <w:rsid w:val="38418FE8"/>
    <w:rsid w:val="38526DAF"/>
    <w:rsid w:val="3883179B"/>
    <w:rsid w:val="3883DE88"/>
    <w:rsid w:val="3887584E"/>
    <w:rsid w:val="388FA00C"/>
    <w:rsid w:val="388FEB09"/>
    <w:rsid w:val="389A8C4F"/>
    <w:rsid w:val="38D82157"/>
    <w:rsid w:val="391DF4A9"/>
    <w:rsid w:val="39253997"/>
    <w:rsid w:val="394A5588"/>
    <w:rsid w:val="3951A263"/>
    <w:rsid w:val="3954266D"/>
    <w:rsid w:val="3956DA79"/>
    <w:rsid w:val="39804768"/>
    <w:rsid w:val="399F4045"/>
    <w:rsid w:val="39B7134A"/>
    <w:rsid w:val="39C3A0CB"/>
    <w:rsid w:val="39CCAE9B"/>
    <w:rsid w:val="39E1AA0B"/>
    <w:rsid w:val="39F7B867"/>
    <w:rsid w:val="3A076A0B"/>
    <w:rsid w:val="3A2D6E50"/>
    <w:rsid w:val="3A385806"/>
    <w:rsid w:val="3A3E6650"/>
    <w:rsid w:val="3A65DB7F"/>
    <w:rsid w:val="3A7F90B3"/>
    <w:rsid w:val="3AA51CF5"/>
    <w:rsid w:val="3ABA5B1A"/>
    <w:rsid w:val="3AD01389"/>
    <w:rsid w:val="3AE0D05C"/>
    <w:rsid w:val="3AF8434F"/>
    <w:rsid w:val="3AFAC587"/>
    <w:rsid w:val="3B28F440"/>
    <w:rsid w:val="3B3F03F8"/>
    <w:rsid w:val="3B4F74E1"/>
    <w:rsid w:val="3B53BA41"/>
    <w:rsid w:val="3B643279"/>
    <w:rsid w:val="3B66FB59"/>
    <w:rsid w:val="3B73EACE"/>
    <w:rsid w:val="3B84F836"/>
    <w:rsid w:val="3B92153C"/>
    <w:rsid w:val="3B9642D5"/>
    <w:rsid w:val="3BABBF0C"/>
    <w:rsid w:val="3BB24C0F"/>
    <w:rsid w:val="3BDD0E92"/>
    <w:rsid w:val="3BF514E6"/>
    <w:rsid w:val="3C01F9DD"/>
    <w:rsid w:val="3C1AA988"/>
    <w:rsid w:val="3C36D184"/>
    <w:rsid w:val="3C58A8D2"/>
    <w:rsid w:val="3C71032E"/>
    <w:rsid w:val="3C80FFD4"/>
    <w:rsid w:val="3C81C7E5"/>
    <w:rsid w:val="3C82E798"/>
    <w:rsid w:val="3C9BCD4B"/>
    <w:rsid w:val="3CA1EC1C"/>
    <w:rsid w:val="3CB6269C"/>
    <w:rsid w:val="3D1AB6D9"/>
    <w:rsid w:val="3D3A4D95"/>
    <w:rsid w:val="3D9558E3"/>
    <w:rsid w:val="3DCCB60C"/>
    <w:rsid w:val="3DE200C2"/>
    <w:rsid w:val="3DE4C40A"/>
    <w:rsid w:val="3E073EBD"/>
    <w:rsid w:val="3E09114F"/>
    <w:rsid w:val="3E4D00A8"/>
    <w:rsid w:val="3E5823A6"/>
    <w:rsid w:val="3E6F9595"/>
    <w:rsid w:val="3E70268B"/>
    <w:rsid w:val="3E787A59"/>
    <w:rsid w:val="3E846AFA"/>
    <w:rsid w:val="3E854BEC"/>
    <w:rsid w:val="3EA0D5C5"/>
    <w:rsid w:val="3ED7DA45"/>
    <w:rsid w:val="3EE1C024"/>
    <w:rsid w:val="3F22E7B9"/>
    <w:rsid w:val="3F2D23A2"/>
    <w:rsid w:val="3F2EA5D1"/>
    <w:rsid w:val="3F4F2989"/>
    <w:rsid w:val="3F54100C"/>
    <w:rsid w:val="3F55A7DF"/>
    <w:rsid w:val="3F5717C2"/>
    <w:rsid w:val="3F5B80AE"/>
    <w:rsid w:val="3F7DF7B9"/>
    <w:rsid w:val="3F831809"/>
    <w:rsid w:val="3FA914CD"/>
    <w:rsid w:val="3FF57B94"/>
    <w:rsid w:val="3FFCDD0D"/>
    <w:rsid w:val="401E29AF"/>
    <w:rsid w:val="4035DD20"/>
    <w:rsid w:val="403A2868"/>
    <w:rsid w:val="4069DA88"/>
    <w:rsid w:val="407CF3A4"/>
    <w:rsid w:val="4087659F"/>
    <w:rsid w:val="40A10C53"/>
    <w:rsid w:val="40F4409E"/>
    <w:rsid w:val="4133195A"/>
    <w:rsid w:val="41654951"/>
    <w:rsid w:val="417EA490"/>
    <w:rsid w:val="41A3680C"/>
    <w:rsid w:val="41E32219"/>
    <w:rsid w:val="4204E789"/>
    <w:rsid w:val="42A14F63"/>
    <w:rsid w:val="42A97F96"/>
    <w:rsid w:val="42AE2AFD"/>
    <w:rsid w:val="42C58684"/>
    <w:rsid w:val="42D60827"/>
    <w:rsid w:val="431B1620"/>
    <w:rsid w:val="434CEC97"/>
    <w:rsid w:val="43687E1B"/>
    <w:rsid w:val="436D44E3"/>
    <w:rsid w:val="4375199C"/>
    <w:rsid w:val="43B2332E"/>
    <w:rsid w:val="43C0A516"/>
    <w:rsid w:val="43D409C4"/>
    <w:rsid w:val="43F7CF23"/>
    <w:rsid w:val="43F9717F"/>
    <w:rsid w:val="440055AC"/>
    <w:rsid w:val="44078BD6"/>
    <w:rsid w:val="4432D9D7"/>
    <w:rsid w:val="44418BCE"/>
    <w:rsid w:val="4449C6CB"/>
    <w:rsid w:val="44525820"/>
    <w:rsid w:val="4462C84A"/>
    <w:rsid w:val="44651164"/>
    <w:rsid w:val="44AA0890"/>
    <w:rsid w:val="44C0EE94"/>
    <w:rsid w:val="44D8A69F"/>
    <w:rsid w:val="44F8CFF8"/>
    <w:rsid w:val="44FE0CA3"/>
    <w:rsid w:val="45025939"/>
    <w:rsid w:val="4510F38A"/>
    <w:rsid w:val="451AB82A"/>
    <w:rsid w:val="45226729"/>
    <w:rsid w:val="4540AE4F"/>
    <w:rsid w:val="456892E3"/>
    <w:rsid w:val="45A84B3B"/>
    <w:rsid w:val="45AA62F7"/>
    <w:rsid w:val="45BBD9ED"/>
    <w:rsid w:val="45E06643"/>
    <w:rsid w:val="45FCC530"/>
    <w:rsid w:val="4619C241"/>
    <w:rsid w:val="4628EDB1"/>
    <w:rsid w:val="4643F35E"/>
    <w:rsid w:val="46709E09"/>
    <w:rsid w:val="46799B13"/>
    <w:rsid w:val="467F43AD"/>
    <w:rsid w:val="46F36421"/>
    <w:rsid w:val="46F5D5A5"/>
    <w:rsid w:val="471C7C20"/>
    <w:rsid w:val="473BBB3A"/>
    <w:rsid w:val="474143A6"/>
    <w:rsid w:val="47522B32"/>
    <w:rsid w:val="4764B026"/>
    <w:rsid w:val="479A9291"/>
    <w:rsid w:val="479AB74C"/>
    <w:rsid w:val="479DF130"/>
    <w:rsid w:val="47A276B7"/>
    <w:rsid w:val="47B43A4C"/>
    <w:rsid w:val="47C8A868"/>
    <w:rsid w:val="47E00BF1"/>
    <w:rsid w:val="47E8E4C5"/>
    <w:rsid w:val="47FE0327"/>
    <w:rsid w:val="4831D9A4"/>
    <w:rsid w:val="48345E86"/>
    <w:rsid w:val="484BF714"/>
    <w:rsid w:val="484DF8C7"/>
    <w:rsid w:val="485A9716"/>
    <w:rsid w:val="4860B595"/>
    <w:rsid w:val="486A39D3"/>
    <w:rsid w:val="487A11C5"/>
    <w:rsid w:val="487E0AB1"/>
    <w:rsid w:val="4880A6CC"/>
    <w:rsid w:val="48E395FB"/>
    <w:rsid w:val="491CDA42"/>
    <w:rsid w:val="493183BC"/>
    <w:rsid w:val="495F0F21"/>
    <w:rsid w:val="498D210D"/>
    <w:rsid w:val="49936395"/>
    <w:rsid w:val="499ECAAB"/>
    <w:rsid w:val="49AE5248"/>
    <w:rsid w:val="49B439F4"/>
    <w:rsid w:val="49B87C19"/>
    <w:rsid w:val="49BCF329"/>
    <w:rsid w:val="49BFA228"/>
    <w:rsid w:val="49D04B60"/>
    <w:rsid w:val="49F45232"/>
    <w:rsid w:val="49F473AA"/>
    <w:rsid w:val="49F66391"/>
    <w:rsid w:val="4A185841"/>
    <w:rsid w:val="4A320744"/>
    <w:rsid w:val="4A356EAF"/>
    <w:rsid w:val="4A59469A"/>
    <w:rsid w:val="4A62BD4C"/>
    <w:rsid w:val="4A642030"/>
    <w:rsid w:val="4A8C8EAF"/>
    <w:rsid w:val="4AAB36AD"/>
    <w:rsid w:val="4AC2AE1A"/>
    <w:rsid w:val="4AC301BD"/>
    <w:rsid w:val="4ACFD431"/>
    <w:rsid w:val="4ADDA91E"/>
    <w:rsid w:val="4B0DACD0"/>
    <w:rsid w:val="4B172383"/>
    <w:rsid w:val="4B48383A"/>
    <w:rsid w:val="4B768D65"/>
    <w:rsid w:val="4BD08F89"/>
    <w:rsid w:val="4BE57BB0"/>
    <w:rsid w:val="4BE94D39"/>
    <w:rsid w:val="4BF48D1E"/>
    <w:rsid w:val="4C191DB1"/>
    <w:rsid w:val="4C44E0C9"/>
    <w:rsid w:val="4C7F9275"/>
    <w:rsid w:val="4C8B7A00"/>
    <w:rsid w:val="4CCCF9E5"/>
    <w:rsid w:val="4CD3E8CE"/>
    <w:rsid w:val="4CE475C7"/>
    <w:rsid w:val="4D1A60E4"/>
    <w:rsid w:val="4D1FCCA3"/>
    <w:rsid w:val="4D319DF4"/>
    <w:rsid w:val="4D6ECC69"/>
    <w:rsid w:val="4D88DE77"/>
    <w:rsid w:val="4DA58BD8"/>
    <w:rsid w:val="4DD344A9"/>
    <w:rsid w:val="4DDAC4C8"/>
    <w:rsid w:val="4DDB45E6"/>
    <w:rsid w:val="4DFFDC3B"/>
    <w:rsid w:val="4E0BD1D0"/>
    <w:rsid w:val="4E226FCD"/>
    <w:rsid w:val="4E2807AF"/>
    <w:rsid w:val="4E5275CA"/>
    <w:rsid w:val="4E69DA2E"/>
    <w:rsid w:val="4E6D2106"/>
    <w:rsid w:val="4E6E832C"/>
    <w:rsid w:val="4E790AC0"/>
    <w:rsid w:val="4E8B3DCE"/>
    <w:rsid w:val="4EA3C203"/>
    <w:rsid w:val="4ED99B53"/>
    <w:rsid w:val="4F1818DF"/>
    <w:rsid w:val="4F193138"/>
    <w:rsid w:val="4F1CAC7D"/>
    <w:rsid w:val="4F3DEC67"/>
    <w:rsid w:val="4F3FBF5B"/>
    <w:rsid w:val="4F5E1AA8"/>
    <w:rsid w:val="4F61E19F"/>
    <w:rsid w:val="4F9172E1"/>
    <w:rsid w:val="4F9BFB0F"/>
    <w:rsid w:val="4FA8B088"/>
    <w:rsid w:val="4FDCF4CF"/>
    <w:rsid w:val="4FE631EC"/>
    <w:rsid w:val="4FE6ACBC"/>
    <w:rsid w:val="4FECD1FA"/>
    <w:rsid w:val="4FF86035"/>
    <w:rsid w:val="501019C0"/>
    <w:rsid w:val="50217C80"/>
    <w:rsid w:val="504DAB0E"/>
    <w:rsid w:val="50507F92"/>
    <w:rsid w:val="505CE080"/>
    <w:rsid w:val="5075D531"/>
    <w:rsid w:val="50B3ABCD"/>
    <w:rsid w:val="50B5B29B"/>
    <w:rsid w:val="50E5C38D"/>
    <w:rsid w:val="50E6DB23"/>
    <w:rsid w:val="50EFF48B"/>
    <w:rsid w:val="50F14EBD"/>
    <w:rsid w:val="50FE8CFF"/>
    <w:rsid w:val="50FF865E"/>
    <w:rsid w:val="5121E2E0"/>
    <w:rsid w:val="5121F66A"/>
    <w:rsid w:val="5135C88B"/>
    <w:rsid w:val="51430F71"/>
    <w:rsid w:val="515B1C66"/>
    <w:rsid w:val="5166301B"/>
    <w:rsid w:val="517216E8"/>
    <w:rsid w:val="5177D048"/>
    <w:rsid w:val="51BF73C3"/>
    <w:rsid w:val="51CCB58A"/>
    <w:rsid w:val="524179F0"/>
    <w:rsid w:val="524CBF35"/>
    <w:rsid w:val="529B0CBC"/>
    <w:rsid w:val="52A9DC27"/>
    <w:rsid w:val="52EA9B9B"/>
    <w:rsid w:val="52EF674A"/>
    <w:rsid w:val="5312C61E"/>
    <w:rsid w:val="5314E42D"/>
    <w:rsid w:val="532988E6"/>
    <w:rsid w:val="532B0CBD"/>
    <w:rsid w:val="532D3A30"/>
    <w:rsid w:val="534F5341"/>
    <w:rsid w:val="53546417"/>
    <w:rsid w:val="53639A6B"/>
    <w:rsid w:val="536911FE"/>
    <w:rsid w:val="5376EADF"/>
    <w:rsid w:val="538D51BB"/>
    <w:rsid w:val="538D8380"/>
    <w:rsid w:val="53913B2C"/>
    <w:rsid w:val="53B027E6"/>
    <w:rsid w:val="53B6C67A"/>
    <w:rsid w:val="53BF0EE3"/>
    <w:rsid w:val="53BF769C"/>
    <w:rsid w:val="53D241F9"/>
    <w:rsid w:val="53E40729"/>
    <w:rsid w:val="541C5A65"/>
    <w:rsid w:val="543920EA"/>
    <w:rsid w:val="5451BF26"/>
    <w:rsid w:val="5456B0CF"/>
    <w:rsid w:val="54576491"/>
    <w:rsid w:val="5474F9C2"/>
    <w:rsid w:val="54763126"/>
    <w:rsid w:val="549A9247"/>
    <w:rsid w:val="549E3824"/>
    <w:rsid w:val="54AE4C5B"/>
    <w:rsid w:val="54FF7C6C"/>
    <w:rsid w:val="550D1444"/>
    <w:rsid w:val="55167272"/>
    <w:rsid w:val="5516F0DE"/>
    <w:rsid w:val="552BB3CE"/>
    <w:rsid w:val="5555146A"/>
    <w:rsid w:val="5588E7B1"/>
    <w:rsid w:val="55A478F1"/>
    <w:rsid w:val="55A9E429"/>
    <w:rsid w:val="55B73C61"/>
    <w:rsid w:val="55CAB14D"/>
    <w:rsid w:val="55E4286B"/>
    <w:rsid w:val="55EEE550"/>
    <w:rsid w:val="56141C86"/>
    <w:rsid w:val="5643805F"/>
    <w:rsid w:val="5656CE40"/>
    <w:rsid w:val="56736870"/>
    <w:rsid w:val="567A55BE"/>
    <w:rsid w:val="56E663B9"/>
    <w:rsid w:val="56F07C0D"/>
    <w:rsid w:val="5725CB72"/>
    <w:rsid w:val="5736D5C7"/>
    <w:rsid w:val="57860689"/>
    <w:rsid w:val="57A5799C"/>
    <w:rsid w:val="5811C938"/>
    <w:rsid w:val="582CC713"/>
    <w:rsid w:val="58329670"/>
    <w:rsid w:val="5833A0FA"/>
    <w:rsid w:val="5878471D"/>
    <w:rsid w:val="58E923C8"/>
    <w:rsid w:val="58EB9708"/>
    <w:rsid w:val="59227D0B"/>
    <w:rsid w:val="5923816A"/>
    <w:rsid w:val="59272C15"/>
    <w:rsid w:val="59339B65"/>
    <w:rsid w:val="593D66F4"/>
    <w:rsid w:val="593EB62A"/>
    <w:rsid w:val="5955F22D"/>
    <w:rsid w:val="598F8F16"/>
    <w:rsid w:val="59A5D66F"/>
    <w:rsid w:val="59DBF8C1"/>
    <w:rsid w:val="5A262510"/>
    <w:rsid w:val="5A2700BA"/>
    <w:rsid w:val="5A3BFA64"/>
    <w:rsid w:val="5A57B910"/>
    <w:rsid w:val="5A5A94C7"/>
    <w:rsid w:val="5A5CE956"/>
    <w:rsid w:val="5AC1E0E3"/>
    <w:rsid w:val="5AC948ED"/>
    <w:rsid w:val="5ACA0805"/>
    <w:rsid w:val="5AE346B4"/>
    <w:rsid w:val="5B042658"/>
    <w:rsid w:val="5B1B2614"/>
    <w:rsid w:val="5B3F22CF"/>
    <w:rsid w:val="5B746BF1"/>
    <w:rsid w:val="5B76CD6C"/>
    <w:rsid w:val="5B8F60F2"/>
    <w:rsid w:val="5B9AFF4F"/>
    <w:rsid w:val="5C08CA91"/>
    <w:rsid w:val="5C215A9D"/>
    <w:rsid w:val="5C2663E0"/>
    <w:rsid w:val="5C645917"/>
    <w:rsid w:val="5C768A4F"/>
    <w:rsid w:val="5C78A5FD"/>
    <w:rsid w:val="5D245714"/>
    <w:rsid w:val="5D4ACFA7"/>
    <w:rsid w:val="5D5CAA80"/>
    <w:rsid w:val="5D74D540"/>
    <w:rsid w:val="5DB8373E"/>
    <w:rsid w:val="5DC344FF"/>
    <w:rsid w:val="5DCA760C"/>
    <w:rsid w:val="5DED3EDE"/>
    <w:rsid w:val="5DEE868C"/>
    <w:rsid w:val="5DF09BA3"/>
    <w:rsid w:val="5E32ACE5"/>
    <w:rsid w:val="5E7B1FE1"/>
    <w:rsid w:val="5E8BE053"/>
    <w:rsid w:val="5E9D5214"/>
    <w:rsid w:val="5EB9BF27"/>
    <w:rsid w:val="5F07CBF3"/>
    <w:rsid w:val="5F23A1E3"/>
    <w:rsid w:val="5F2CD7D3"/>
    <w:rsid w:val="5F33D79A"/>
    <w:rsid w:val="5F455903"/>
    <w:rsid w:val="5F833CF2"/>
    <w:rsid w:val="5F852296"/>
    <w:rsid w:val="5F8628A6"/>
    <w:rsid w:val="5FA1047B"/>
    <w:rsid w:val="5FA45F86"/>
    <w:rsid w:val="5FB6F2CB"/>
    <w:rsid w:val="5FBB445F"/>
    <w:rsid w:val="5FCCD60E"/>
    <w:rsid w:val="5FCD2505"/>
    <w:rsid w:val="6039F586"/>
    <w:rsid w:val="60453AAE"/>
    <w:rsid w:val="60559CB2"/>
    <w:rsid w:val="6062DB08"/>
    <w:rsid w:val="60669798"/>
    <w:rsid w:val="607D16E2"/>
    <w:rsid w:val="6094F904"/>
    <w:rsid w:val="60B8BA27"/>
    <w:rsid w:val="60C2A337"/>
    <w:rsid w:val="60E27F9B"/>
    <w:rsid w:val="60F1D80C"/>
    <w:rsid w:val="60FF2A11"/>
    <w:rsid w:val="610899FA"/>
    <w:rsid w:val="61297FD4"/>
    <w:rsid w:val="613AEE44"/>
    <w:rsid w:val="616EE37C"/>
    <w:rsid w:val="617E5AF1"/>
    <w:rsid w:val="61ACC092"/>
    <w:rsid w:val="61BFC41F"/>
    <w:rsid w:val="61C65F47"/>
    <w:rsid w:val="61F483A4"/>
    <w:rsid w:val="6204B96B"/>
    <w:rsid w:val="6204C93F"/>
    <w:rsid w:val="62096875"/>
    <w:rsid w:val="620E999D"/>
    <w:rsid w:val="625C3D45"/>
    <w:rsid w:val="6262F84C"/>
    <w:rsid w:val="6265BE77"/>
    <w:rsid w:val="62672812"/>
    <w:rsid w:val="6295E9AE"/>
    <w:rsid w:val="62EA29C1"/>
    <w:rsid w:val="631F28E2"/>
    <w:rsid w:val="635B75A5"/>
    <w:rsid w:val="63972BA1"/>
    <w:rsid w:val="63A05DB4"/>
    <w:rsid w:val="64265270"/>
    <w:rsid w:val="64329801"/>
    <w:rsid w:val="64403759"/>
    <w:rsid w:val="647AF667"/>
    <w:rsid w:val="64948003"/>
    <w:rsid w:val="64BA9C25"/>
    <w:rsid w:val="64C222D9"/>
    <w:rsid w:val="64D736ED"/>
    <w:rsid w:val="6501E477"/>
    <w:rsid w:val="651F872B"/>
    <w:rsid w:val="652E30C1"/>
    <w:rsid w:val="65596A43"/>
    <w:rsid w:val="656789DF"/>
    <w:rsid w:val="65788EE3"/>
    <w:rsid w:val="65794282"/>
    <w:rsid w:val="6595920C"/>
    <w:rsid w:val="659C9E77"/>
    <w:rsid w:val="65A10F95"/>
    <w:rsid w:val="65CDDF65"/>
    <w:rsid w:val="65DAF83E"/>
    <w:rsid w:val="65E31923"/>
    <w:rsid w:val="65FF6975"/>
    <w:rsid w:val="661B422C"/>
    <w:rsid w:val="662018CA"/>
    <w:rsid w:val="66423728"/>
    <w:rsid w:val="6645C8B1"/>
    <w:rsid w:val="664B5A33"/>
    <w:rsid w:val="666DAB37"/>
    <w:rsid w:val="66889302"/>
    <w:rsid w:val="66BFA950"/>
    <w:rsid w:val="66E5AE54"/>
    <w:rsid w:val="66E6059D"/>
    <w:rsid w:val="66F6B52D"/>
    <w:rsid w:val="66FCE5AE"/>
    <w:rsid w:val="6706C5A6"/>
    <w:rsid w:val="671986B7"/>
    <w:rsid w:val="674BEABE"/>
    <w:rsid w:val="674F764D"/>
    <w:rsid w:val="67694C2C"/>
    <w:rsid w:val="678968C7"/>
    <w:rsid w:val="67BFD120"/>
    <w:rsid w:val="67CB1837"/>
    <w:rsid w:val="67D8883B"/>
    <w:rsid w:val="67DDB32E"/>
    <w:rsid w:val="67E96EA8"/>
    <w:rsid w:val="67F11370"/>
    <w:rsid w:val="681EE21E"/>
    <w:rsid w:val="6824F88D"/>
    <w:rsid w:val="6830934F"/>
    <w:rsid w:val="683793A5"/>
    <w:rsid w:val="6837EFA7"/>
    <w:rsid w:val="68400A44"/>
    <w:rsid w:val="68775990"/>
    <w:rsid w:val="68893E8A"/>
    <w:rsid w:val="688A3D48"/>
    <w:rsid w:val="68A2B600"/>
    <w:rsid w:val="68C77A29"/>
    <w:rsid w:val="68EEA068"/>
    <w:rsid w:val="690643AA"/>
    <w:rsid w:val="690C8B7C"/>
    <w:rsid w:val="6919580E"/>
    <w:rsid w:val="69815F9B"/>
    <w:rsid w:val="6986CD34"/>
    <w:rsid w:val="69B35B4E"/>
    <w:rsid w:val="69CE2C33"/>
    <w:rsid w:val="69E7E951"/>
    <w:rsid w:val="69FEF4DB"/>
    <w:rsid w:val="6A1D922C"/>
    <w:rsid w:val="6A4B4ADC"/>
    <w:rsid w:val="6A61ACC2"/>
    <w:rsid w:val="6A676A46"/>
    <w:rsid w:val="6A81EA72"/>
    <w:rsid w:val="6A849C10"/>
    <w:rsid w:val="6A91BE86"/>
    <w:rsid w:val="6A9805D1"/>
    <w:rsid w:val="6AA4A243"/>
    <w:rsid w:val="6AB51171"/>
    <w:rsid w:val="6AD77E7C"/>
    <w:rsid w:val="6AFB7269"/>
    <w:rsid w:val="6B055675"/>
    <w:rsid w:val="6B1A7603"/>
    <w:rsid w:val="6B290B5E"/>
    <w:rsid w:val="6B5B2C55"/>
    <w:rsid w:val="6B853A9A"/>
    <w:rsid w:val="6B994984"/>
    <w:rsid w:val="6B9A855F"/>
    <w:rsid w:val="6BE7E8C7"/>
    <w:rsid w:val="6BE83DC0"/>
    <w:rsid w:val="6BF710E3"/>
    <w:rsid w:val="6C0A82D4"/>
    <w:rsid w:val="6C63577F"/>
    <w:rsid w:val="6C83ECF4"/>
    <w:rsid w:val="6C88A827"/>
    <w:rsid w:val="6C93CFA6"/>
    <w:rsid w:val="6C9ACC43"/>
    <w:rsid w:val="6CA5A3F4"/>
    <w:rsid w:val="6CBAA720"/>
    <w:rsid w:val="6CD08D51"/>
    <w:rsid w:val="6CED73D9"/>
    <w:rsid w:val="6D07393C"/>
    <w:rsid w:val="6D1459E0"/>
    <w:rsid w:val="6D2F07E2"/>
    <w:rsid w:val="6D33BEFC"/>
    <w:rsid w:val="6D33E395"/>
    <w:rsid w:val="6D37AAD4"/>
    <w:rsid w:val="6D5605A2"/>
    <w:rsid w:val="6D6B313E"/>
    <w:rsid w:val="6D6B3FB5"/>
    <w:rsid w:val="6D9079A8"/>
    <w:rsid w:val="6DA41865"/>
    <w:rsid w:val="6DAD6637"/>
    <w:rsid w:val="6E0C5A56"/>
    <w:rsid w:val="6E114D0A"/>
    <w:rsid w:val="6E47F708"/>
    <w:rsid w:val="6E8ACB4A"/>
    <w:rsid w:val="6EB99CAD"/>
    <w:rsid w:val="6EEAFAAC"/>
    <w:rsid w:val="6EFEF033"/>
    <w:rsid w:val="6F28E9AC"/>
    <w:rsid w:val="6F7FCECB"/>
    <w:rsid w:val="6F96826E"/>
    <w:rsid w:val="6FA43456"/>
    <w:rsid w:val="6FAE1503"/>
    <w:rsid w:val="6FB54A03"/>
    <w:rsid w:val="6FD3F3A9"/>
    <w:rsid w:val="7016678F"/>
    <w:rsid w:val="7018929E"/>
    <w:rsid w:val="702BDF33"/>
    <w:rsid w:val="703DD218"/>
    <w:rsid w:val="704488C1"/>
    <w:rsid w:val="705A9A5C"/>
    <w:rsid w:val="70A752DE"/>
    <w:rsid w:val="70B3A96C"/>
    <w:rsid w:val="70D15CB9"/>
    <w:rsid w:val="70DB0E54"/>
    <w:rsid w:val="70F28DED"/>
    <w:rsid w:val="7106D1C7"/>
    <w:rsid w:val="71341B3C"/>
    <w:rsid w:val="715CC035"/>
    <w:rsid w:val="716B93CC"/>
    <w:rsid w:val="716CD89B"/>
    <w:rsid w:val="7170B645"/>
    <w:rsid w:val="71775870"/>
    <w:rsid w:val="71B56B7F"/>
    <w:rsid w:val="71D59992"/>
    <w:rsid w:val="71DF03B2"/>
    <w:rsid w:val="7207530B"/>
    <w:rsid w:val="7208680C"/>
    <w:rsid w:val="72334352"/>
    <w:rsid w:val="725F30B9"/>
    <w:rsid w:val="7262204D"/>
    <w:rsid w:val="72A5FA18"/>
    <w:rsid w:val="72ACB60C"/>
    <w:rsid w:val="72DF5E07"/>
    <w:rsid w:val="72E4C250"/>
    <w:rsid w:val="72EE9160"/>
    <w:rsid w:val="72F43150"/>
    <w:rsid w:val="733F0A50"/>
    <w:rsid w:val="733FF05E"/>
    <w:rsid w:val="7358B05B"/>
    <w:rsid w:val="7361DE05"/>
    <w:rsid w:val="73636C62"/>
    <w:rsid w:val="73933C7E"/>
    <w:rsid w:val="73A9F75E"/>
    <w:rsid w:val="73C916BE"/>
    <w:rsid w:val="73C916BE"/>
    <w:rsid w:val="73D2CBC7"/>
    <w:rsid w:val="74193F71"/>
    <w:rsid w:val="74468449"/>
    <w:rsid w:val="74527909"/>
    <w:rsid w:val="74587C59"/>
    <w:rsid w:val="745D45B9"/>
    <w:rsid w:val="746DC167"/>
    <w:rsid w:val="747031D8"/>
    <w:rsid w:val="7499B5CB"/>
    <w:rsid w:val="74A059DF"/>
    <w:rsid w:val="74BCB81C"/>
    <w:rsid w:val="74D7B0BE"/>
    <w:rsid w:val="74DA0F4E"/>
    <w:rsid w:val="74E2B6DA"/>
    <w:rsid w:val="74E5624E"/>
    <w:rsid w:val="74E9DE1E"/>
    <w:rsid w:val="75278C0A"/>
    <w:rsid w:val="7527BC8B"/>
    <w:rsid w:val="753DCBFA"/>
    <w:rsid w:val="75407382"/>
    <w:rsid w:val="756DF3C5"/>
    <w:rsid w:val="75BCBE51"/>
    <w:rsid w:val="75CF98EA"/>
    <w:rsid w:val="75DA0D7A"/>
    <w:rsid w:val="75E41CEE"/>
    <w:rsid w:val="75E4FB9C"/>
    <w:rsid w:val="75ECA255"/>
    <w:rsid w:val="75F63A9D"/>
    <w:rsid w:val="75FDD0B0"/>
    <w:rsid w:val="7620CB1B"/>
    <w:rsid w:val="76519083"/>
    <w:rsid w:val="7676C058"/>
    <w:rsid w:val="76B81150"/>
    <w:rsid w:val="76C84164"/>
    <w:rsid w:val="76D3895A"/>
    <w:rsid w:val="76E5EF64"/>
    <w:rsid w:val="76ECCF02"/>
    <w:rsid w:val="76FB907A"/>
    <w:rsid w:val="7711C9BE"/>
    <w:rsid w:val="7723DA8D"/>
    <w:rsid w:val="772FE7CA"/>
    <w:rsid w:val="7737A338"/>
    <w:rsid w:val="77418140"/>
    <w:rsid w:val="775C4E70"/>
    <w:rsid w:val="779D1049"/>
    <w:rsid w:val="77A5B7AF"/>
    <w:rsid w:val="77D41E24"/>
    <w:rsid w:val="77F42C8D"/>
    <w:rsid w:val="7806CEAA"/>
    <w:rsid w:val="78095E50"/>
    <w:rsid w:val="78317B27"/>
    <w:rsid w:val="7837CFCC"/>
    <w:rsid w:val="783F9588"/>
    <w:rsid w:val="78454A34"/>
    <w:rsid w:val="7865553F"/>
    <w:rsid w:val="78D6FDFF"/>
    <w:rsid w:val="78F9924F"/>
    <w:rsid w:val="790E30DC"/>
    <w:rsid w:val="791A59EC"/>
    <w:rsid w:val="7924EBD9"/>
    <w:rsid w:val="79412BC3"/>
    <w:rsid w:val="79643DFD"/>
    <w:rsid w:val="797B2F88"/>
    <w:rsid w:val="7980D63A"/>
    <w:rsid w:val="798C6F80"/>
    <w:rsid w:val="79AE1859"/>
    <w:rsid w:val="79BDA57A"/>
    <w:rsid w:val="79D7A98F"/>
    <w:rsid w:val="79E54C48"/>
    <w:rsid w:val="79ED5846"/>
    <w:rsid w:val="79EE4984"/>
    <w:rsid w:val="79EFE6C1"/>
    <w:rsid w:val="79F00694"/>
    <w:rsid w:val="7A0F09BB"/>
    <w:rsid w:val="7A25CD4B"/>
    <w:rsid w:val="7A50A276"/>
    <w:rsid w:val="7A5230EF"/>
    <w:rsid w:val="7A7F2931"/>
    <w:rsid w:val="7AF18AF0"/>
    <w:rsid w:val="7B2FDB45"/>
    <w:rsid w:val="7B429EFB"/>
    <w:rsid w:val="7B5D7714"/>
    <w:rsid w:val="7B629621"/>
    <w:rsid w:val="7B7BE54E"/>
    <w:rsid w:val="7B8A1733"/>
    <w:rsid w:val="7BA28918"/>
    <w:rsid w:val="7BAAF9F1"/>
    <w:rsid w:val="7BBA5986"/>
    <w:rsid w:val="7BF5CB04"/>
    <w:rsid w:val="7C0758DD"/>
    <w:rsid w:val="7C0FB25E"/>
    <w:rsid w:val="7C1D99AC"/>
    <w:rsid w:val="7C468BC7"/>
    <w:rsid w:val="7C515FA9"/>
    <w:rsid w:val="7C5E9DE7"/>
    <w:rsid w:val="7C829375"/>
    <w:rsid w:val="7C9C340C"/>
    <w:rsid w:val="7CA7AF36"/>
    <w:rsid w:val="7CB62997"/>
    <w:rsid w:val="7CCA4CC9"/>
    <w:rsid w:val="7CD4260D"/>
    <w:rsid w:val="7CD78CEB"/>
    <w:rsid w:val="7CE26C2B"/>
    <w:rsid w:val="7CECF339"/>
    <w:rsid w:val="7D1EF894"/>
    <w:rsid w:val="7D41826A"/>
    <w:rsid w:val="7D58D9E0"/>
    <w:rsid w:val="7D8F1C09"/>
    <w:rsid w:val="7DB2154C"/>
    <w:rsid w:val="7DC02D2F"/>
    <w:rsid w:val="7DCE3046"/>
    <w:rsid w:val="7DE5D0E2"/>
    <w:rsid w:val="7DEBD4CA"/>
    <w:rsid w:val="7E05CAD3"/>
    <w:rsid w:val="7E3D2A66"/>
    <w:rsid w:val="7E933464"/>
    <w:rsid w:val="7EB9FA48"/>
    <w:rsid w:val="7ECA26A0"/>
    <w:rsid w:val="7EDB0CEE"/>
    <w:rsid w:val="7EFEC5D2"/>
    <w:rsid w:val="7F2A7042"/>
    <w:rsid w:val="7F2EEF1B"/>
    <w:rsid w:val="7F41CB0B"/>
    <w:rsid w:val="7F45773A"/>
    <w:rsid w:val="7F596E2C"/>
    <w:rsid w:val="7FAE7F43"/>
    <w:rsid w:val="7FC80FD4"/>
    <w:rsid w:val="7FC83190"/>
    <w:rsid w:val="7FCFBB24"/>
    <w:rsid w:val="7FE393E2"/>
    <w:rsid w:val="7FF054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43410AA"/>
    <w:rPr>
      <w:rFonts w:ascii="Times New Roman" w:hAnsi="Times New Roman" w:eastAsia="Times New Roman" w:cs="Times New Roman"/>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343410AA"/>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343410AA"/>
    <w:pPr>
      <w:spacing/>
      <w:ind w:left="720"/>
      <w:contextualSpacing/>
    </w:pPr>
  </w:style>
  <w:style w:type="paragraph" w:styleId="Heading2">
    <w:uiPriority w:val="9"/>
    <w:name w:val="heading 2"/>
    <w:basedOn w:val="Normal"/>
    <w:next w:val="Normal"/>
    <w:unhideWhenUsed/>
    <w:qFormat/>
    <w:rsid w:val="70F28DED"/>
    <w:rPr>
      <w:b w:val="1"/>
      <w:bCs w:val="1"/>
      <w:color w:val="0F4761" w:themeColor="accent1" w:themeTint="FF" w:themeShade="BF"/>
      <w:sz w:val="24"/>
      <w:szCs w:val="24"/>
      <w:lang w:val="pt-BR"/>
    </w:rPr>
    <w:pPr>
      <w:keepNext w:val="0"/>
      <w:keepLines w:val="0"/>
      <w:bidi w:val="0"/>
      <w:spacing w:beforeAutospacing="off" w:afterAutospacing="off" w:line="360" w:lineRule="auto"/>
      <w:jc w:val="both"/>
      <w:outlineLvl w:val="1"/>
    </w:pPr>
  </w:style>
  <w:style w:type="paragraph" w:styleId="Heading3">
    <w:uiPriority w:val="9"/>
    <w:name w:val="heading 3"/>
    <w:basedOn w:val="Normal"/>
    <w:next w:val="Normal"/>
    <w:unhideWhenUsed/>
    <w:link w:val="Heading3Char"/>
    <w:qFormat/>
    <w:rsid w:val="1CB4B7E6"/>
    <w:rPr>
      <w:rFonts w:eastAsia="Aptos Display" w:cs="" w:asciiTheme="minorAscii" w:hAnsiTheme="minorAscii" w:eastAsiaTheme="minorAscii" w:cstheme="majorEastAsia"/>
      <w:b w:val="1"/>
      <w:bCs w:val="1"/>
      <w:color w:val="0F4761" w:themeColor="accent1" w:themeTint="FF" w:themeShade="BF"/>
      <w:sz w:val="24"/>
      <w:szCs w:val="24"/>
      <w:lang w:val="pt-BR"/>
    </w:rPr>
    <w:pPr>
      <w:keepNext w:val="1"/>
      <w:keepLines w:val="1"/>
      <w:spacing w:before="160" w:after="80"/>
      <w:outlineLvl w:val="2"/>
    </w:pPr>
  </w:style>
  <w:style w:type="paragraph" w:styleId="Heading1">
    <w:uiPriority w:val="9"/>
    <w:name w:val="heading 1"/>
    <w:basedOn w:val="Normal"/>
    <w:next w:val="Normal"/>
    <w:qFormat/>
    <w:rsid w:val="70F28DED"/>
    <w:rPr>
      <w:b w:val="1"/>
      <w:bCs w:val="1"/>
      <w:color w:val="0F4761" w:themeColor="accent1" w:themeTint="FF" w:themeShade="BF"/>
      <w:sz w:val="28"/>
      <w:szCs w:val="28"/>
      <w:lang w:val="pt-BR"/>
    </w:rPr>
    <w:pPr>
      <w:keepNext w:val="0"/>
      <w:keepLines w:val="0"/>
      <w:bidi w:val="0"/>
      <w:spacing w:before="120" w:beforeAutospacing="off" w:after="120" w:afterAutospacing="off" w:line="360" w:lineRule="auto"/>
      <w:outlineLvl w:val="0"/>
    </w:pPr>
  </w:style>
  <w:style w:type="character" w:styleId="Heading3Char" w:customStyle="true">
    <w:uiPriority w:val="9"/>
    <w:name w:val="Heading 3 Char"/>
    <w:basedOn w:val="DefaultParagraphFont"/>
    <w:link w:val="Heading3"/>
    <w:rsid w:val="1CB4B7E6"/>
    <w:rPr>
      <w:rFonts w:ascii="Times New Roman" w:hAnsi="Times New Roman" w:eastAsia="Aptos Display" w:cs="" w:asciiTheme="minorAscii" w:hAnsiTheme="minorAscii" w:eastAsiaTheme="minorAscii" w:cstheme="majorEastAsia"/>
      <w:b w:val="1"/>
      <w:bCs w:val="1"/>
      <w:noProof w:val="0"/>
      <w:color w:val="0F4761" w:themeColor="accent1" w:themeTint="FF" w:themeShade="BF"/>
      <w:sz w:val="24"/>
      <w:szCs w:val="24"/>
      <w:lang w:val="pt-BR"/>
    </w:rPr>
  </w:style>
  <w:style w:type="paragraph" w:styleId="TOC1">
    <w:uiPriority w:val="39"/>
    <w:name w:val="toc 1"/>
    <w:basedOn w:val="Normal"/>
    <w:next w:val="Normal"/>
    <w:unhideWhenUsed/>
    <w:rsid w:val="343410A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343410AA"/>
    <w:pPr>
      <w:spacing w:after="100"/>
      <w:ind w:left="220"/>
    </w:pPr>
  </w:style>
  <w:style w:type="paragraph" w:styleId="TOC3">
    <w:uiPriority w:val="39"/>
    <w:name w:val="toc 3"/>
    <w:basedOn w:val="Normal"/>
    <w:next w:val="Normal"/>
    <w:unhideWhenUsed/>
    <w:rsid w:val="343410A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343410AA"/>
    <w:pPr>
      <w:tabs>
        <w:tab w:val="center" w:leader="none" w:pos="4680"/>
        <w:tab w:val="right" w:leader="none" w:pos="9360"/>
      </w:tabs>
      <w:spacing w:after="0" w:line="240" w:lineRule="auto"/>
    </w:pPr>
  </w:style>
  <w:style w:type="paragraph" w:styleId="Footer">
    <w:uiPriority w:val="99"/>
    <w:name w:val="footer"/>
    <w:basedOn w:val="Normal"/>
    <w:unhideWhenUsed/>
    <w:rsid w:val="343410AA"/>
    <w:pPr>
      <w:tabs>
        <w:tab w:val="center" w:leader="none" w:pos="4680"/>
        <w:tab w:val="right" w:leader="none" w:pos="9360"/>
      </w:tabs>
      <w:spacing w:after="0" w:line="240" w:lineRule="auto"/>
    </w:pPr>
  </w:style>
  <w:style w:type="paragraph" w:styleId="Heading5">
    <w:uiPriority w:val="9"/>
    <w:name w:val="heading 5"/>
    <w:next w:val="Normal"/>
    <w:unhideWhenUsed/>
    <w:qFormat/>
    <w:rsid w:val="320543F7"/>
    <w:rPr>
      <w:rFonts w:ascii="Times New Roman" w:hAnsi="Times New Roman" w:eastAsia="Times New Roman" w:cs="Times New Roman"/>
      <w:b w:val="1"/>
      <w:bCs w:val="1"/>
      <w:noProof w:val="0"/>
      <w:color w:val="0F4761" w:themeColor="accent1" w:themeTint="FF" w:themeShade="BF"/>
    </w:rPr>
    <w:pPr>
      <w:keepNext w:val="1"/>
      <w:keepLines w:val="1"/>
      <w:bidi w:val="0"/>
      <w:spacing w:before="281" w:beforeAutospacing="off" w:after="281" w:afterAutospacing="off"/>
      <w:jc w:val="both"/>
      <w:outlineLvl w:val="2"/>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343410AA"/>
    <w:rPr>
      <w:rFonts w:eastAsia="" w:cs="" w:eastAsiaTheme="majorEastAsia" w:cstheme="majorBidi"/>
      <w:i w:val="1"/>
      <w:iCs w:val="1"/>
      <w:color w:val="0F4761" w:themeColor="accent1" w:themeTint="FF" w:themeShade="BF"/>
    </w:rPr>
    <w:pPr>
      <w:keepNext w:val="1"/>
      <w:keepLines w:val="1"/>
      <w:spacing w:before="80" w:after="40"/>
      <w:outlineLvl w:val="3"/>
    </w:p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w:type="paragraph" w:styleId="TOC4">
    <w:uiPriority w:val="39"/>
    <w:name w:val="toc 4"/>
    <w:basedOn w:val="Normal"/>
    <w:next w:val="Normal"/>
    <w:unhideWhenUsed/>
    <w:rsid w:val="343410A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 Type="http://schemas.microsoft.com/office/2020/10/relationships/intelligence" Target="intelligence2.xml" Id="R1ca4d98b122c40c0" /><Relationship Type="http://schemas.openxmlformats.org/officeDocument/2006/relationships/hyperlink" Target="mailto:Arlison.go@discente.ufma.br" TargetMode="External" Id="Rc9c7b94177864520" /><Relationship Type="http://schemas.openxmlformats.org/officeDocument/2006/relationships/hyperlink" Target="https://opensource.org/licenses/MIT" TargetMode="External" Id="R2577a10640d54e5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2025-08-09T21:10:01.7108940Z</dcterms:modified>
  <dc:creator>ARLISON GASPAR DE OLIVEIRA</dc:creator>
  <lastModifiedBy>ARLISON GASPAR DE OLIVEIRA</lastModifiedBy>
</coreProperties>
</file>