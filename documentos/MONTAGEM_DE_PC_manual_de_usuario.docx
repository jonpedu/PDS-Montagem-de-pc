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16du="http://schemas.microsoft.com/office/word/2023/wordml/word16du" mc:Ignorable="w14 w15 wp14">
  <w:body>
    <w:p w:rsidR="1B405495" w:rsidP="00DF7653" w:rsidRDefault="2622E34F" w14:paraId="6583ABC3" w14:textId="4A77B3CA">
      <w:pPr>
        <w:ind w:firstLine="0"/>
        <w:jc w:val="center"/>
      </w:pPr>
      <w:r>
        <w:rPr>
          <w:noProof/>
          <w:lang w:eastAsia="pt-BR"/>
        </w:rPr>
        <w:drawing>
          <wp:inline distT="0" distB="0" distL="0" distR="0" wp14:anchorId="6D1E20FE" wp14:editId="0E6509BF">
            <wp:extent cx="1152525" cy="1152525"/>
            <wp:effectExtent l="0" t="0" r="0" b="0"/>
            <wp:docPr id="1500424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p w:rsidR="1C52B999" w:rsidP="000364E0" w:rsidRDefault="1C52B999" w14:paraId="4AF5436A" w14:textId="0BE15602">
      <w:pPr>
        <w:ind w:firstLine="0"/>
        <w:jc w:val="center"/>
      </w:pPr>
      <w:r>
        <w:t>U</w:t>
      </w:r>
      <w:del w:author="JOAO PEDRO MIRANDA SOUSA" w:date="2025-08-09T22:39:00Z" w:id="3">
        <w:r w:rsidR="3238DF67">
          <w:delText xml:space="preserve"> </w:delText>
        </w:r>
      </w:del>
      <w:r>
        <w:t>NIVERSIDADE FEDERAL DO MARANHÃO BACHARELADO</w:t>
      </w:r>
    </w:p>
    <w:p w:rsidR="008D4909" w:rsidP="000364E0" w:rsidRDefault="1C52B999" w14:paraId="4C55EC0A" w14:textId="77777777">
      <w:pPr>
        <w:ind w:firstLine="0"/>
        <w:jc w:val="center"/>
      </w:pPr>
      <w:r>
        <w:t>INTERDISCIPLINAR EM CIÊNCIA E TECNOLOGIA</w:t>
      </w:r>
    </w:p>
    <w:p w:rsidR="008D4909" w:rsidP="000364E0" w:rsidRDefault="1C52B999" w14:paraId="3B99381B" w14:textId="77777777">
      <w:pPr>
        <w:ind w:firstLine="0"/>
        <w:jc w:val="center"/>
      </w:pPr>
      <w:r>
        <w:t>COORDENAÇÃO DO CURSO DE ENGENHARIA DA COMPUTAÇÃO - CCEC PROCESSO E DESENVOLVIMENTO DE SOFTWARE</w:t>
      </w:r>
    </w:p>
    <w:p w:rsidR="1C52B999" w:rsidP="000364E0" w:rsidRDefault="1C52B999" w14:paraId="162BFAA3" w14:textId="000A3975">
      <w:pPr>
        <w:ind w:firstLine="0"/>
        <w:jc w:val="center"/>
      </w:pPr>
      <w:r>
        <w:t>PROF. DR. THALES LEVI AZEVEDO VALENTE</w:t>
      </w:r>
    </w:p>
    <w:p w:rsidR="6E90E166" w:rsidP="5E16C8D6" w:rsidRDefault="6E90E166" w14:paraId="1130014D" w14:textId="3C8F66A0">
      <w:pPr>
        <w:ind w:firstLine="0"/>
        <w:jc w:val="center"/>
      </w:pPr>
    </w:p>
    <w:p w:rsidR="6E90E166" w:rsidP="5E16C8D6" w:rsidRDefault="6E90E166" w14:paraId="227612E3" w14:textId="5CDC2F23">
      <w:pPr>
        <w:ind w:firstLine="0"/>
        <w:jc w:val="center"/>
      </w:pPr>
    </w:p>
    <w:p w:rsidR="6E90E166" w:rsidP="5E16C8D6" w:rsidRDefault="6E90E166" w14:paraId="375B0E3A" w14:textId="78FF4C72">
      <w:pPr>
        <w:ind w:firstLine="0"/>
        <w:jc w:val="center"/>
      </w:pPr>
    </w:p>
    <w:p w:rsidR="1C52B999" w:rsidP="5E16C8D6" w:rsidRDefault="1C52B999" w14:paraId="3B4DF084" w14:textId="4EE38A96">
      <w:pPr>
        <w:ind w:firstLine="0"/>
        <w:jc w:val="center"/>
      </w:pPr>
      <w:r>
        <w:t>ARLISON GASPAR DE OLIVEIRA (2022017213)</w:t>
      </w:r>
    </w:p>
    <w:p w:rsidR="1C52B999" w:rsidP="5E16C8D6" w:rsidRDefault="1C52B999" w14:paraId="40274A88" w14:textId="1C41A7D4">
      <w:pPr>
        <w:ind w:firstLine="0"/>
        <w:jc w:val="center"/>
      </w:pPr>
      <w:r>
        <w:t>CAUÃ GABRIEL SANTOS BARROS (20240045292)</w:t>
      </w:r>
    </w:p>
    <w:p w:rsidR="1C52B999" w:rsidP="5E16C8D6" w:rsidRDefault="1C52B999" w14:paraId="688BB4B0" w14:textId="623B4FB9">
      <w:pPr>
        <w:ind w:firstLine="0"/>
        <w:jc w:val="center"/>
      </w:pPr>
      <w:r>
        <w:t>GUSTAVO DE OLIVEIRA REGO MORAIS (2021053091)</w:t>
      </w:r>
    </w:p>
    <w:p w:rsidR="1C52B999" w:rsidP="5E16C8D6" w:rsidRDefault="1C52B999" w14:paraId="1A28829B" w14:textId="375C76BA">
      <w:pPr>
        <w:ind w:firstLine="0"/>
        <w:jc w:val="center"/>
      </w:pPr>
      <w:r>
        <w:t>ITALO FRANCISCO ALMEIDA DE OLIVEIRA (2022017750)</w:t>
      </w:r>
    </w:p>
    <w:p w:rsidR="1C52B999" w:rsidP="5E16C8D6" w:rsidRDefault="1C52B999" w14:paraId="060261AA" w14:textId="20FCE81C">
      <w:pPr>
        <w:ind w:firstLine="0"/>
        <w:jc w:val="center"/>
      </w:pPr>
      <w:r>
        <w:t>JOÃO PEDRO MIRANDA SOUSA (2022011087)</w:t>
      </w:r>
    </w:p>
    <w:p w:rsidR="6E90E166" w:rsidP="5E16C8D6" w:rsidRDefault="6E90E166" w14:paraId="4D0AE39E" w14:textId="3F70A284">
      <w:pPr>
        <w:ind w:firstLine="0"/>
        <w:jc w:val="center"/>
      </w:pPr>
    </w:p>
    <w:p w:rsidR="6E90E166" w:rsidP="5E16C8D6" w:rsidRDefault="6E90E166" w14:paraId="4DA9482C" w14:textId="297EC4AA">
      <w:pPr>
        <w:ind w:firstLine="0"/>
        <w:jc w:val="center"/>
      </w:pPr>
    </w:p>
    <w:p w:rsidR="6E90E166" w:rsidP="5E16C8D6" w:rsidRDefault="6E90E166" w14:paraId="0D1DDFFC" w14:textId="2EA76601">
      <w:pPr>
        <w:ind w:firstLine="0"/>
        <w:jc w:val="center"/>
      </w:pPr>
    </w:p>
    <w:p w:rsidR="6E90E166" w:rsidP="5E16C8D6" w:rsidRDefault="008D4909" w14:paraId="6C656AFC" w14:textId="234AEDAF">
      <w:pPr>
        <w:tabs>
          <w:tab w:val="left" w:pos="1881"/>
        </w:tabs>
        <w:ind w:firstLine="0"/>
      </w:pPr>
      <w:r>
        <w:tab/>
      </w:r>
    </w:p>
    <w:p w:rsidRPr="008D4909" w:rsidR="6E90E166" w:rsidP="5E16C8D6" w:rsidRDefault="1C52B999" w14:paraId="1C9FA218" w14:textId="1258E683">
      <w:pPr>
        <w:ind w:firstLine="0"/>
        <w:jc w:val="center"/>
        <w:rPr>
          <w:b/>
          <w:bCs/>
        </w:rPr>
      </w:pPr>
      <w:r w:rsidRPr="5E16C8D6">
        <w:rPr>
          <w:b/>
          <w:bCs/>
        </w:rPr>
        <w:t>DOCUMENTAÇÃO DO MANUAL DO USUÁRIO</w:t>
      </w:r>
      <w:r w:rsidRPr="5E16C8D6" w:rsidR="086D89C4">
        <w:rPr>
          <w:b/>
          <w:bCs/>
        </w:rPr>
        <w:t xml:space="preserve"> </w:t>
      </w:r>
      <w:r w:rsidRPr="5E16C8D6" w:rsidR="008D4909">
        <w:rPr>
          <w:b/>
          <w:bCs/>
        </w:rPr>
        <w:t>–</w:t>
      </w:r>
      <w:r w:rsidRPr="5E16C8D6" w:rsidR="086D89C4">
        <w:rPr>
          <w:b/>
          <w:bCs/>
        </w:rPr>
        <w:t xml:space="preserve"> CODETUGABUID</w:t>
      </w:r>
      <w:r w:rsidRPr="5E16C8D6" w:rsidR="008D4909">
        <w:rPr>
          <w:b/>
          <w:bCs/>
        </w:rPr>
        <w:t>S</w:t>
      </w:r>
    </w:p>
    <w:p w:rsidR="6E90E166" w:rsidP="5E16C8D6" w:rsidRDefault="6E90E166" w14:paraId="2378392C" w14:textId="7BAE1EDB">
      <w:pPr>
        <w:ind w:firstLine="0"/>
        <w:jc w:val="center"/>
      </w:pPr>
    </w:p>
    <w:p w:rsidR="6E90E166" w:rsidP="5E16C8D6" w:rsidRDefault="6E90E166" w14:paraId="775CDDDB" w14:textId="407352C2">
      <w:pPr>
        <w:ind w:firstLine="0"/>
        <w:jc w:val="center"/>
      </w:pPr>
    </w:p>
    <w:p w:rsidR="6E90E166" w:rsidP="5E16C8D6" w:rsidRDefault="6E90E166" w14:paraId="27B6600A" w14:textId="5466F443">
      <w:pPr>
        <w:ind w:firstLine="0"/>
        <w:jc w:val="center"/>
      </w:pPr>
    </w:p>
    <w:p w:rsidR="000364E0" w:rsidP="5E16C8D6" w:rsidRDefault="000364E0" w14:paraId="22A3D7DF" w14:textId="3D535607">
      <w:pPr>
        <w:ind w:firstLine="0"/>
        <w:jc w:val="center"/>
      </w:pPr>
    </w:p>
    <w:p w:rsidR="000364E0" w:rsidP="5E16C8D6" w:rsidRDefault="000364E0" w14:paraId="3DF00DEF" w14:textId="77777777">
      <w:pPr>
        <w:ind w:firstLine="0"/>
        <w:jc w:val="center"/>
      </w:pPr>
    </w:p>
    <w:p w:rsidR="000364E0" w:rsidP="5E16C8D6" w:rsidRDefault="000364E0" w14:paraId="4268F554" w14:textId="77777777">
      <w:pPr>
        <w:ind w:firstLine="0"/>
        <w:jc w:val="center"/>
      </w:pPr>
    </w:p>
    <w:p w:rsidR="000364E0" w:rsidP="5E16C8D6" w:rsidRDefault="000364E0" w14:paraId="0D2E6788" w14:textId="77777777">
      <w:pPr>
        <w:ind w:firstLine="0"/>
        <w:jc w:val="center"/>
      </w:pPr>
    </w:p>
    <w:p w:rsidR="000364E0" w:rsidP="5E16C8D6" w:rsidRDefault="000364E0" w14:paraId="00740E26" w14:textId="77777777">
      <w:pPr>
        <w:ind w:firstLine="0"/>
        <w:jc w:val="center"/>
      </w:pPr>
    </w:p>
    <w:p w:rsidR="090E150D" w:rsidP="5E16C8D6" w:rsidRDefault="090E150D" w14:paraId="65F21AD9" w14:textId="73E8E15C">
      <w:pPr>
        <w:ind w:firstLine="0"/>
        <w:jc w:val="center"/>
      </w:pPr>
    </w:p>
    <w:p w:rsidR="006C560C" w:rsidP="000364E0" w:rsidRDefault="1C52B999" w14:paraId="3BBAC246" w14:textId="5AFF021F">
      <w:pPr>
        <w:ind w:firstLine="0"/>
        <w:jc w:val="center"/>
        <w:rPr>
          <w:ins w:author="JOAO PEDRO MIRANDA SOUSA" w:date="2025-08-09T16:44:00Z" w:id="4"/>
        </w:rPr>
      </w:pPr>
      <w:r>
        <w:t>SÃO LUIS – MA</w:t>
      </w:r>
      <w:r w:rsidR="008D4909">
        <w:t>,</w:t>
      </w:r>
      <w:r>
        <w:t xml:space="preserve"> 2025</w:t>
      </w:r>
    </w:p>
    <w:p w:rsidR="006C560C" w:rsidRDefault="006C560C" w14:paraId="04013F06" w14:textId="77777777">
      <w:pPr>
        <w:spacing w:after="160" w:line="279" w:lineRule="auto"/>
        <w:ind w:firstLine="0"/>
        <w:contextualSpacing w:val="0"/>
        <w:jc w:val="left"/>
        <w:rPr>
          <w:ins w:author="JOAO PEDRO MIRANDA SOUSA" w:date="2025-08-09T16:44:00Z" w:id="5"/>
        </w:rPr>
      </w:pPr>
      <w:ins w:author="JOAO PEDRO MIRANDA SOUSA" w:date="2025-08-09T16:44:00Z" w:id="6">
        <w:r>
          <w:br w:type="page"/>
        </w:r>
      </w:ins>
    </w:p>
    <w:p w:rsidRPr="006C560C" w:rsidR="009F26AB" w:rsidDel="006C560C" w:rsidP="000364E0" w:rsidRDefault="003C55C7" w14:paraId="519BA468" w14:textId="5CC57697">
      <w:pPr>
        <w:ind w:firstLine="0"/>
        <w:jc w:val="center"/>
        <w:rPr>
          <w:ins w:author="ARLISON GASPAR DE OLIVEIRA" w:date="2025-08-09T18:23:00Z" w:id="7"/>
          <w:del w:author="JOAO PEDRO MIRANDA SOUSA" w:date="2025-08-09T16:44:00Z" w:id="8"/>
          <w:b/>
          <w:rPrChange w:author="JOAO PEDRO MIRANDA SOUSA" w:date="2025-08-09T16:44:00Z" w:id="9">
            <w:rPr>
              <w:ins w:author="ARLISON GASPAR DE OLIVEIRA" w:date="2025-08-09T18:23:00Z" w:id="10"/>
              <w:del w:author="JOAO PEDRO MIRANDA SOUSA" w:date="2025-08-09T16:44:00Z" w:id="11"/>
            </w:rPr>
          </w:rPrChange>
        </w:rPr>
      </w:pPr>
      <w:ins w:author="JOAO PEDRO MIRANDA SOUSA" w:date="2025-08-09T19:29:00Z" w:id="12">
        <w:r>
          <w:rPr>
            <w:b/>
          </w:rPr>
          <w:tab/>
        </w:r>
      </w:ins>
    </w:p>
    <w:p w:rsidRPr="006C560C" w:rsidR="5E16C8D6" w:rsidDel="006C560C" w:rsidP="5E16C8D6" w:rsidRDefault="5E16C8D6" w14:paraId="3B1D213D" w14:textId="7F139FDF">
      <w:pPr>
        <w:ind w:firstLine="0"/>
        <w:jc w:val="center"/>
        <w:rPr>
          <w:ins w:author="ARLISON GASPAR DE OLIVEIRA" w:date="2025-08-09T18:23:00Z" w:id="13"/>
          <w:del w:author="JOAO PEDRO MIRANDA SOUSA" w:date="2025-08-09T16:44:00Z" w:id="14"/>
          <w:b/>
          <w:rPrChange w:author="JOAO PEDRO MIRANDA SOUSA" w:date="2025-08-09T16:44:00Z" w:id="15">
            <w:rPr>
              <w:ins w:author="ARLISON GASPAR DE OLIVEIRA" w:date="2025-08-09T18:23:00Z" w:id="16"/>
              <w:del w:author="JOAO PEDRO MIRANDA SOUSA" w:date="2025-08-09T16:44:00Z" w:id="17"/>
            </w:rPr>
          </w:rPrChange>
        </w:rPr>
      </w:pPr>
    </w:p>
    <w:p w:rsidR="006C560C" w:rsidDel="006C560C" w:rsidP="5E16C8D6" w:rsidRDefault="006C560C" w14:paraId="2651268F" w14:textId="73F5283C">
      <w:pPr>
        <w:spacing w:after="160" w:line="279" w:lineRule="auto"/>
        <w:ind w:firstLine="0"/>
        <w:jc w:val="left"/>
        <w:rPr>
          <w:del w:author="Unknown" w:id="18"/>
          <w:b/>
        </w:rPr>
      </w:pPr>
      <w:ins w:author="ARLISON GASPAR DE OLIVEIRA" w:date="2025-08-09T18:23:00Z" w:id="19">
        <w:r w:rsidRPr="006C560C">
          <w:rPr>
            <w:b/>
          </w:rPr>
          <w:lastRenderedPageBreak/>
          <w:t>SUMARIO</w:t>
        </w:r>
      </w:ins>
    </w:p>
    <w:p w:rsidR="006C560C" w:rsidP="003C55C7" w:rsidRDefault="003C55C7" w14:paraId="18D9BB5A" w14:textId="3F709308">
      <w:pPr>
        <w:tabs>
          <w:tab w:val="center" w:pos="4535"/>
          <w:tab w:val="right" w:pos="9071"/>
        </w:tabs>
        <w:ind w:firstLine="0"/>
        <w:jc w:val="left"/>
        <w:rPr>
          <w:ins w:author="JOAO PEDRO MIRANDA SOUSA" w:date="2025-08-09T16:46:00Z" w:id="20"/>
          <w:b/>
        </w:rPr>
        <w:pPrChange w:author="JOAO PEDRO MIRANDA SOUSA" w:date="2025-08-09T19:29:00Z" w:id="21">
          <w:pPr>
            <w:ind w:firstLine="0"/>
            <w:jc w:val="center"/>
          </w:pPr>
        </w:pPrChange>
      </w:pPr>
      <w:ins w:author="JOAO PEDRO MIRANDA SOUSA" w:date="2025-08-09T19:29:00Z" w:id="22">
        <w:r>
          <w:rPr>
            <w:b/>
          </w:rPr>
          <w:tab/>
        </w:r>
      </w:ins>
    </w:p>
    <w:p w:rsidR="006C560C" w:rsidP="006C560C" w:rsidRDefault="006C560C" w14:paraId="1D627D9A" w14:textId="77777777">
      <w:pPr>
        <w:ind w:firstLine="0"/>
        <w:jc w:val="center"/>
        <w:rPr>
          <w:ins w:author="JOAO PEDRO MIRANDA SOUSA" w:date="2025-08-09T16:46:00Z" w:id="23"/>
          <w:b/>
        </w:rPr>
      </w:pPr>
    </w:p>
    <w:p w:rsidR="00A601BC" w:rsidRDefault="006C560C" w14:paraId="57CC9751" w14:textId="0493B004">
      <w:pPr>
        <w:pStyle w:val="Sumrio1"/>
        <w:rPr>
          <w:rFonts w:asciiTheme="minorHAnsi" w:hAnsiTheme="minorHAnsi" w:eastAsiaTheme="minorEastAsia" w:cstheme="minorBidi"/>
          <w:sz w:val="22"/>
          <w:szCs w:val="22"/>
          <w:lang w:eastAsia="pt-BR"/>
        </w:rPr>
      </w:pPr>
      <w:ins w:author="JOAO PEDRO MIRANDA SOUSA" w:date="2025-08-09T16:46:00Z" w:id="24">
        <w:r>
          <w:rPr>
            <w:b/>
          </w:rPr>
          <w:fldChar w:fldCharType="begin"/>
        </w:r>
        <w:r>
          <w:rPr>
            <w:b/>
          </w:rPr>
          <w:instrText xml:space="preserve"> TOC \o "1-3" \h \z \u </w:instrText>
        </w:r>
      </w:ins>
      <w:r>
        <w:rPr>
          <w:b/>
        </w:rPr>
        <w:fldChar w:fldCharType="separate"/>
      </w:r>
      <w:hyperlink w:history="1" w:anchor="_Toc205660852">
        <w:r w:rsidRPr="00AE4C0F" w:rsidR="00A601BC">
          <w:rPr>
            <w:rStyle w:val="Hyperlink"/>
          </w:rPr>
          <w:t>1.</w:t>
        </w:r>
        <w:r w:rsidR="00A601BC">
          <w:rPr>
            <w:rFonts w:asciiTheme="minorHAnsi" w:hAnsiTheme="minorHAnsi" w:eastAsiaTheme="minorEastAsia" w:cstheme="minorBidi"/>
            <w:sz w:val="22"/>
            <w:szCs w:val="22"/>
            <w:lang w:eastAsia="pt-BR"/>
          </w:rPr>
          <w:tab/>
        </w:r>
        <w:r w:rsidRPr="00AE4C0F" w:rsidR="00A601BC">
          <w:rPr>
            <w:rStyle w:val="Hyperlink"/>
          </w:rPr>
          <w:t>Introdução</w:t>
        </w:r>
        <w:r w:rsidR="00A601BC">
          <w:rPr>
            <w:webHidden/>
          </w:rPr>
          <w:tab/>
        </w:r>
        <w:r w:rsidR="00A601BC">
          <w:rPr>
            <w:webHidden/>
          </w:rPr>
          <w:fldChar w:fldCharType="begin"/>
        </w:r>
        <w:r w:rsidR="00A601BC">
          <w:rPr>
            <w:webHidden/>
          </w:rPr>
          <w:instrText xml:space="preserve"> PAGEREF _Toc205660852 \h </w:instrText>
        </w:r>
        <w:r w:rsidR="00A601BC">
          <w:rPr>
            <w:webHidden/>
          </w:rPr>
        </w:r>
        <w:r w:rsidR="00A601BC">
          <w:rPr>
            <w:webHidden/>
          </w:rPr>
          <w:fldChar w:fldCharType="separate"/>
        </w:r>
        <w:r w:rsidR="00A601BC">
          <w:rPr>
            <w:webHidden/>
          </w:rPr>
          <w:t>3</w:t>
        </w:r>
        <w:r w:rsidR="00A601BC">
          <w:rPr>
            <w:webHidden/>
          </w:rPr>
          <w:fldChar w:fldCharType="end"/>
        </w:r>
      </w:hyperlink>
    </w:p>
    <w:p w:rsidR="00A601BC" w:rsidRDefault="00A601BC" w14:paraId="5ED5EC45" w14:textId="30D44014">
      <w:pPr>
        <w:pStyle w:val="Sumrio1"/>
        <w:rPr>
          <w:rFonts w:asciiTheme="minorHAnsi" w:hAnsiTheme="minorHAnsi" w:eastAsiaTheme="minorEastAsia" w:cstheme="minorBidi"/>
          <w:sz w:val="22"/>
          <w:szCs w:val="22"/>
          <w:lang w:eastAsia="pt-BR"/>
        </w:rPr>
      </w:pPr>
      <w:hyperlink w:history="1" w:anchor="_Toc205660853">
        <w:r w:rsidRPr="00AE4C0F">
          <w:rPr>
            <w:rStyle w:val="Hyperlink"/>
          </w:rPr>
          <w:t>2.</w:t>
        </w:r>
        <w:r>
          <w:rPr>
            <w:rFonts w:asciiTheme="minorHAnsi" w:hAnsiTheme="minorHAnsi" w:eastAsiaTheme="minorEastAsia" w:cstheme="minorBidi"/>
            <w:sz w:val="22"/>
            <w:szCs w:val="22"/>
            <w:lang w:eastAsia="pt-BR"/>
          </w:rPr>
          <w:tab/>
        </w:r>
        <w:r w:rsidRPr="00AE4C0F">
          <w:rPr>
            <w:rStyle w:val="Hyperlink"/>
          </w:rPr>
          <w:t>Criando sua Primeira Build: Passo a Passo</w:t>
        </w:r>
        <w:r>
          <w:rPr>
            <w:webHidden/>
          </w:rPr>
          <w:tab/>
        </w:r>
        <w:r>
          <w:rPr>
            <w:webHidden/>
          </w:rPr>
          <w:fldChar w:fldCharType="begin"/>
        </w:r>
        <w:r>
          <w:rPr>
            <w:webHidden/>
          </w:rPr>
          <w:instrText xml:space="preserve"> PAGEREF _Toc205660853 \h </w:instrText>
        </w:r>
        <w:r>
          <w:rPr>
            <w:webHidden/>
          </w:rPr>
        </w:r>
        <w:r>
          <w:rPr>
            <w:webHidden/>
          </w:rPr>
          <w:fldChar w:fldCharType="separate"/>
        </w:r>
        <w:r>
          <w:rPr>
            <w:webHidden/>
          </w:rPr>
          <w:t>3</w:t>
        </w:r>
        <w:r>
          <w:rPr>
            <w:webHidden/>
          </w:rPr>
          <w:fldChar w:fldCharType="end"/>
        </w:r>
      </w:hyperlink>
    </w:p>
    <w:p w:rsidR="00A601BC" w:rsidRDefault="00A601BC" w14:paraId="4FD5F7D8" w14:textId="59AB02B3">
      <w:pPr>
        <w:pStyle w:val="Sumrio2"/>
        <w:rPr>
          <w:rFonts w:asciiTheme="minorHAnsi" w:hAnsiTheme="minorHAnsi" w:eastAsiaTheme="minorEastAsia" w:cstheme="minorBidi"/>
          <w:noProof/>
          <w:sz w:val="22"/>
          <w:szCs w:val="22"/>
          <w:lang w:eastAsia="pt-BR"/>
        </w:rPr>
      </w:pPr>
      <w:hyperlink w:history="1" w:anchor="_Toc205660855">
        <w:r w:rsidRPr="00AE4C0F">
          <w:rPr>
            <w:rStyle w:val="Hyperlink"/>
            <w:noProof/>
          </w:rPr>
          <w:t>2.1.</w:t>
        </w:r>
        <w:r>
          <w:rPr>
            <w:rFonts w:asciiTheme="minorHAnsi" w:hAnsiTheme="minorHAnsi" w:eastAsiaTheme="minorEastAsia" w:cstheme="minorBidi"/>
            <w:noProof/>
            <w:sz w:val="22"/>
            <w:szCs w:val="22"/>
            <w:lang w:eastAsia="pt-BR"/>
          </w:rPr>
          <w:tab/>
        </w:r>
        <w:r w:rsidRPr="00AE4C0F">
          <w:rPr>
            <w:rStyle w:val="Hyperlink"/>
            <w:noProof/>
          </w:rPr>
          <w:t>Passo 1: Iniciando a Conversa</w:t>
        </w:r>
        <w:r>
          <w:rPr>
            <w:noProof/>
            <w:webHidden/>
          </w:rPr>
          <w:tab/>
        </w:r>
        <w:r>
          <w:rPr>
            <w:noProof/>
            <w:webHidden/>
          </w:rPr>
          <w:fldChar w:fldCharType="begin"/>
        </w:r>
        <w:r>
          <w:rPr>
            <w:noProof/>
            <w:webHidden/>
          </w:rPr>
          <w:instrText xml:space="preserve"> PAGEREF _Toc205660855 \h </w:instrText>
        </w:r>
        <w:r>
          <w:rPr>
            <w:noProof/>
            <w:webHidden/>
          </w:rPr>
        </w:r>
        <w:r>
          <w:rPr>
            <w:noProof/>
            <w:webHidden/>
          </w:rPr>
          <w:fldChar w:fldCharType="separate"/>
        </w:r>
        <w:r>
          <w:rPr>
            <w:noProof/>
            <w:webHidden/>
          </w:rPr>
          <w:t>3</w:t>
        </w:r>
        <w:r>
          <w:rPr>
            <w:noProof/>
            <w:webHidden/>
          </w:rPr>
          <w:fldChar w:fldCharType="end"/>
        </w:r>
      </w:hyperlink>
    </w:p>
    <w:p w:rsidR="00A601BC" w:rsidRDefault="00A601BC" w14:paraId="5E91FF12" w14:textId="10937927">
      <w:pPr>
        <w:pStyle w:val="Sumrio2"/>
        <w:rPr>
          <w:rFonts w:asciiTheme="minorHAnsi" w:hAnsiTheme="minorHAnsi" w:eastAsiaTheme="minorEastAsia" w:cstheme="minorBidi"/>
          <w:noProof/>
          <w:sz w:val="22"/>
          <w:szCs w:val="22"/>
          <w:lang w:eastAsia="pt-BR"/>
        </w:rPr>
      </w:pPr>
      <w:hyperlink w:history="1" w:anchor="_Toc205660856">
        <w:r w:rsidRPr="00AE4C0F">
          <w:rPr>
            <w:rStyle w:val="Hyperlink"/>
            <w:noProof/>
          </w:rPr>
          <w:t>2.2.</w:t>
        </w:r>
        <w:r>
          <w:rPr>
            <w:rFonts w:asciiTheme="minorHAnsi" w:hAnsiTheme="minorHAnsi" w:eastAsiaTheme="minorEastAsia" w:cstheme="minorBidi"/>
            <w:noProof/>
            <w:sz w:val="22"/>
            <w:szCs w:val="22"/>
            <w:lang w:eastAsia="pt-BR"/>
          </w:rPr>
          <w:tab/>
        </w:r>
        <w:r w:rsidRPr="00AE4C0F">
          <w:rPr>
            <w:rStyle w:val="Hyperlink"/>
            <w:noProof/>
          </w:rPr>
          <w:t>Passo 2: Conversando com o CodeTuga</w:t>
        </w:r>
        <w:r>
          <w:rPr>
            <w:noProof/>
            <w:webHidden/>
          </w:rPr>
          <w:tab/>
        </w:r>
        <w:r>
          <w:rPr>
            <w:noProof/>
            <w:webHidden/>
          </w:rPr>
          <w:fldChar w:fldCharType="begin"/>
        </w:r>
        <w:r>
          <w:rPr>
            <w:noProof/>
            <w:webHidden/>
          </w:rPr>
          <w:instrText xml:space="preserve"> PAGEREF _Toc205660856 \h </w:instrText>
        </w:r>
        <w:r>
          <w:rPr>
            <w:noProof/>
            <w:webHidden/>
          </w:rPr>
        </w:r>
        <w:r>
          <w:rPr>
            <w:noProof/>
            <w:webHidden/>
          </w:rPr>
          <w:fldChar w:fldCharType="separate"/>
        </w:r>
        <w:r>
          <w:rPr>
            <w:noProof/>
            <w:webHidden/>
          </w:rPr>
          <w:t>4</w:t>
        </w:r>
        <w:r>
          <w:rPr>
            <w:noProof/>
            <w:webHidden/>
          </w:rPr>
          <w:fldChar w:fldCharType="end"/>
        </w:r>
      </w:hyperlink>
    </w:p>
    <w:p w:rsidR="00A601BC" w:rsidRDefault="00A601BC" w14:paraId="21F33B12" w14:textId="049B84C5">
      <w:pPr>
        <w:pStyle w:val="Sumrio2"/>
        <w:rPr>
          <w:rFonts w:asciiTheme="minorHAnsi" w:hAnsiTheme="minorHAnsi" w:eastAsiaTheme="minorEastAsia" w:cstheme="minorBidi"/>
          <w:noProof/>
          <w:sz w:val="22"/>
          <w:szCs w:val="22"/>
          <w:lang w:eastAsia="pt-BR"/>
        </w:rPr>
      </w:pPr>
      <w:hyperlink w:history="1" w:anchor="_Toc205660857">
        <w:r w:rsidRPr="00AE4C0F">
          <w:rPr>
            <w:rStyle w:val="Hyperlink"/>
            <w:noProof/>
          </w:rPr>
          <w:t>2.3.</w:t>
        </w:r>
        <w:r>
          <w:rPr>
            <w:rFonts w:asciiTheme="minorHAnsi" w:hAnsiTheme="minorHAnsi" w:eastAsiaTheme="minorEastAsia" w:cstheme="minorBidi"/>
            <w:noProof/>
            <w:sz w:val="22"/>
            <w:szCs w:val="22"/>
            <w:lang w:eastAsia="pt-BR"/>
          </w:rPr>
          <w:tab/>
        </w:r>
        <w:r w:rsidRPr="00AE4C0F">
          <w:rPr>
            <w:rStyle w:val="Hyperlink"/>
            <w:noProof/>
          </w:rPr>
          <w:t>Passo 3: Permissão de Localização (Opcional)</w:t>
        </w:r>
        <w:r>
          <w:rPr>
            <w:noProof/>
            <w:webHidden/>
          </w:rPr>
          <w:tab/>
        </w:r>
        <w:r>
          <w:rPr>
            <w:noProof/>
            <w:webHidden/>
          </w:rPr>
          <w:fldChar w:fldCharType="begin"/>
        </w:r>
        <w:r>
          <w:rPr>
            <w:noProof/>
            <w:webHidden/>
          </w:rPr>
          <w:instrText xml:space="preserve"> PAGEREF _Toc205660857 \h </w:instrText>
        </w:r>
        <w:r>
          <w:rPr>
            <w:noProof/>
            <w:webHidden/>
          </w:rPr>
        </w:r>
        <w:r>
          <w:rPr>
            <w:noProof/>
            <w:webHidden/>
          </w:rPr>
          <w:fldChar w:fldCharType="separate"/>
        </w:r>
        <w:r>
          <w:rPr>
            <w:noProof/>
            <w:webHidden/>
          </w:rPr>
          <w:t>5</w:t>
        </w:r>
        <w:r>
          <w:rPr>
            <w:noProof/>
            <w:webHidden/>
          </w:rPr>
          <w:fldChar w:fldCharType="end"/>
        </w:r>
      </w:hyperlink>
    </w:p>
    <w:p w:rsidR="00A601BC" w:rsidRDefault="00A601BC" w14:paraId="0B2DD9BD" w14:textId="5D412480">
      <w:pPr>
        <w:pStyle w:val="Sumrio2"/>
        <w:rPr>
          <w:rFonts w:asciiTheme="minorHAnsi" w:hAnsiTheme="minorHAnsi" w:eastAsiaTheme="minorEastAsia" w:cstheme="minorBidi"/>
          <w:noProof/>
          <w:sz w:val="22"/>
          <w:szCs w:val="22"/>
          <w:lang w:eastAsia="pt-BR"/>
        </w:rPr>
      </w:pPr>
      <w:hyperlink w:history="1" w:anchor="_Toc205660858">
        <w:r w:rsidRPr="00AE4C0F">
          <w:rPr>
            <w:rStyle w:val="Hyperlink"/>
            <w:noProof/>
          </w:rPr>
          <w:t>2.4.</w:t>
        </w:r>
        <w:r>
          <w:rPr>
            <w:rFonts w:asciiTheme="minorHAnsi" w:hAnsiTheme="minorHAnsi" w:eastAsiaTheme="minorEastAsia" w:cstheme="minorBidi"/>
            <w:noProof/>
            <w:sz w:val="22"/>
            <w:szCs w:val="22"/>
            <w:lang w:eastAsia="pt-BR"/>
          </w:rPr>
          <w:tab/>
        </w:r>
        <w:r w:rsidRPr="00AE4C0F">
          <w:rPr>
            <w:rStyle w:val="Hyperlink"/>
            <w:noProof/>
          </w:rPr>
          <w:t>Passo 4: Gerando a Recomendação</w:t>
        </w:r>
        <w:r>
          <w:rPr>
            <w:noProof/>
            <w:webHidden/>
          </w:rPr>
          <w:tab/>
        </w:r>
        <w:r>
          <w:rPr>
            <w:noProof/>
            <w:webHidden/>
          </w:rPr>
          <w:fldChar w:fldCharType="begin"/>
        </w:r>
        <w:r>
          <w:rPr>
            <w:noProof/>
            <w:webHidden/>
          </w:rPr>
          <w:instrText xml:space="preserve"> PAGEREF _Toc205660858 \h </w:instrText>
        </w:r>
        <w:r>
          <w:rPr>
            <w:noProof/>
            <w:webHidden/>
          </w:rPr>
        </w:r>
        <w:r>
          <w:rPr>
            <w:noProof/>
            <w:webHidden/>
          </w:rPr>
          <w:fldChar w:fldCharType="separate"/>
        </w:r>
        <w:r>
          <w:rPr>
            <w:noProof/>
            <w:webHidden/>
          </w:rPr>
          <w:t>6</w:t>
        </w:r>
        <w:r>
          <w:rPr>
            <w:noProof/>
            <w:webHidden/>
          </w:rPr>
          <w:fldChar w:fldCharType="end"/>
        </w:r>
      </w:hyperlink>
    </w:p>
    <w:p w:rsidR="00A601BC" w:rsidRDefault="00A601BC" w14:paraId="7906E3F9" w14:textId="27221F6A">
      <w:pPr>
        <w:pStyle w:val="Sumrio1"/>
        <w:rPr>
          <w:rFonts w:asciiTheme="minorHAnsi" w:hAnsiTheme="minorHAnsi" w:eastAsiaTheme="minorEastAsia" w:cstheme="minorBidi"/>
          <w:sz w:val="22"/>
          <w:szCs w:val="22"/>
          <w:lang w:eastAsia="pt-BR"/>
        </w:rPr>
      </w:pPr>
      <w:hyperlink w:history="1" w:anchor="_Toc205660859">
        <w:r w:rsidRPr="00AE4C0F">
          <w:rPr>
            <w:rStyle w:val="Hyperlink"/>
          </w:rPr>
          <w:t>3.</w:t>
        </w:r>
        <w:r>
          <w:rPr>
            <w:rFonts w:asciiTheme="minorHAnsi" w:hAnsiTheme="minorHAnsi" w:eastAsiaTheme="minorEastAsia" w:cstheme="minorBidi"/>
            <w:sz w:val="22"/>
            <w:szCs w:val="22"/>
            <w:lang w:eastAsia="pt-BR"/>
          </w:rPr>
          <w:tab/>
        </w:r>
        <w:r w:rsidRPr="00AE4C0F">
          <w:rPr>
            <w:rStyle w:val="Hyperlink"/>
          </w:rPr>
          <w:t>Entendendo o Resumo da sua Build</w:t>
        </w:r>
        <w:r>
          <w:rPr>
            <w:webHidden/>
          </w:rPr>
          <w:tab/>
        </w:r>
        <w:r>
          <w:rPr>
            <w:webHidden/>
          </w:rPr>
          <w:fldChar w:fldCharType="begin"/>
        </w:r>
        <w:r>
          <w:rPr>
            <w:webHidden/>
          </w:rPr>
          <w:instrText xml:space="preserve"> PAGEREF _Toc205660859 \h </w:instrText>
        </w:r>
        <w:r>
          <w:rPr>
            <w:webHidden/>
          </w:rPr>
        </w:r>
        <w:r>
          <w:rPr>
            <w:webHidden/>
          </w:rPr>
          <w:fldChar w:fldCharType="separate"/>
        </w:r>
        <w:r>
          <w:rPr>
            <w:webHidden/>
          </w:rPr>
          <w:t>7</w:t>
        </w:r>
        <w:r>
          <w:rPr>
            <w:webHidden/>
          </w:rPr>
          <w:fldChar w:fldCharType="end"/>
        </w:r>
      </w:hyperlink>
    </w:p>
    <w:p w:rsidR="00A601BC" w:rsidRDefault="00A601BC" w14:paraId="1864D021" w14:textId="631BE1F9">
      <w:pPr>
        <w:pStyle w:val="Sumrio1"/>
        <w:rPr>
          <w:rFonts w:asciiTheme="minorHAnsi" w:hAnsiTheme="minorHAnsi" w:eastAsiaTheme="minorEastAsia" w:cstheme="minorBidi"/>
          <w:sz w:val="22"/>
          <w:szCs w:val="22"/>
          <w:lang w:eastAsia="pt-BR"/>
        </w:rPr>
      </w:pPr>
      <w:hyperlink w:history="1" w:anchor="_Toc205660860">
        <w:r w:rsidRPr="00AE4C0F">
          <w:rPr>
            <w:rStyle w:val="Hyperlink"/>
          </w:rPr>
          <w:t>4.</w:t>
        </w:r>
        <w:r>
          <w:rPr>
            <w:rFonts w:asciiTheme="minorHAnsi" w:hAnsiTheme="minorHAnsi" w:eastAsiaTheme="minorEastAsia" w:cstheme="minorBidi"/>
            <w:sz w:val="22"/>
            <w:szCs w:val="22"/>
            <w:lang w:eastAsia="pt-BR"/>
          </w:rPr>
          <w:tab/>
        </w:r>
        <w:r w:rsidRPr="00AE4C0F">
          <w:rPr>
            <w:rStyle w:val="Hyperlink"/>
          </w:rPr>
          <w:t>Gerenciando sua Conta e suas Builds</w:t>
        </w:r>
        <w:r>
          <w:rPr>
            <w:webHidden/>
          </w:rPr>
          <w:tab/>
        </w:r>
        <w:r>
          <w:rPr>
            <w:webHidden/>
          </w:rPr>
          <w:fldChar w:fldCharType="begin"/>
        </w:r>
        <w:r>
          <w:rPr>
            <w:webHidden/>
          </w:rPr>
          <w:instrText xml:space="preserve"> PAGEREF _Toc205660860 \h </w:instrText>
        </w:r>
        <w:r>
          <w:rPr>
            <w:webHidden/>
          </w:rPr>
        </w:r>
        <w:r>
          <w:rPr>
            <w:webHidden/>
          </w:rPr>
          <w:fldChar w:fldCharType="separate"/>
        </w:r>
        <w:r>
          <w:rPr>
            <w:webHidden/>
          </w:rPr>
          <w:t>8</w:t>
        </w:r>
        <w:r>
          <w:rPr>
            <w:webHidden/>
          </w:rPr>
          <w:fldChar w:fldCharType="end"/>
        </w:r>
      </w:hyperlink>
    </w:p>
    <w:p w:rsidR="00A601BC" w:rsidRDefault="00A601BC" w14:paraId="6E914173" w14:textId="3FB8FDB3">
      <w:pPr>
        <w:pStyle w:val="Sumrio2"/>
        <w:rPr>
          <w:rFonts w:asciiTheme="minorHAnsi" w:hAnsiTheme="minorHAnsi" w:eastAsiaTheme="minorEastAsia" w:cstheme="minorBidi"/>
          <w:noProof/>
          <w:sz w:val="22"/>
          <w:szCs w:val="22"/>
          <w:lang w:eastAsia="pt-BR"/>
        </w:rPr>
      </w:pPr>
      <w:hyperlink w:history="1" w:anchor="_Toc205660863">
        <w:r w:rsidRPr="00AE4C0F">
          <w:rPr>
            <w:rStyle w:val="Hyperlink"/>
            <w:noProof/>
          </w:rPr>
          <w:t>4.1.</w:t>
        </w:r>
        <w:r>
          <w:rPr>
            <w:rFonts w:asciiTheme="minorHAnsi" w:hAnsiTheme="minorHAnsi" w:eastAsiaTheme="minorEastAsia" w:cstheme="minorBidi"/>
            <w:noProof/>
            <w:sz w:val="22"/>
            <w:szCs w:val="22"/>
            <w:lang w:eastAsia="pt-BR"/>
          </w:rPr>
          <w:tab/>
        </w:r>
        <w:r w:rsidRPr="00AE4C0F">
          <w:rPr>
            <w:rStyle w:val="Hyperlink"/>
            <w:noProof/>
          </w:rPr>
          <w:t>Cadastro e Login</w:t>
        </w:r>
        <w:r>
          <w:rPr>
            <w:noProof/>
            <w:webHidden/>
          </w:rPr>
          <w:tab/>
        </w:r>
        <w:r>
          <w:rPr>
            <w:noProof/>
            <w:webHidden/>
          </w:rPr>
          <w:fldChar w:fldCharType="begin"/>
        </w:r>
        <w:r>
          <w:rPr>
            <w:noProof/>
            <w:webHidden/>
          </w:rPr>
          <w:instrText xml:space="preserve"> PAGEREF _Toc205660863 \h </w:instrText>
        </w:r>
        <w:r>
          <w:rPr>
            <w:noProof/>
            <w:webHidden/>
          </w:rPr>
        </w:r>
        <w:r>
          <w:rPr>
            <w:noProof/>
            <w:webHidden/>
          </w:rPr>
          <w:fldChar w:fldCharType="separate"/>
        </w:r>
        <w:r>
          <w:rPr>
            <w:noProof/>
            <w:webHidden/>
          </w:rPr>
          <w:t>8</w:t>
        </w:r>
        <w:r>
          <w:rPr>
            <w:noProof/>
            <w:webHidden/>
          </w:rPr>
          <w:fldChar w:fldCharType="end"/>
        </w:r>
      </w:hyperlink>
    </w:p>
    <w:p w:rsidR="00A601BC" w:rsidRDefault="00A601BC" w14:paraId="5588D336" w14:textId="36E9999D">
      <w:pPr>
        <w:pStyle w:val="Sumrio2"/>
        <w:rPr>
          <w:rFonts w:asciiTheme="minorHAnsi" w:hAnsiTheme="minorHAnsi" w:eastAsiaTheme="minorEastAsia" w:cstheme="minorBidi"/>
          <w:noProof/>
          <w:sz w:val="22"/>
          <w:szCs w:val="22"/>
          <w:lang w:eastAsia="pt-BR"/>
        </w:rPr>
      </w:pPr>
      <w:hyperlink w:history="1" w:anchor="_Toc205660864">
        <w:r w:rsidRPr="00AE4C0F">
          <w:rPr>
            <w:rStyle w:val="Hyperlink"/>
            <w:noProof/>
          </w:rPr>
          <w:t>4.2.</w:t>
        </w:r>
        <w:r>
          <w:rPr>
            <w:rFonts w:asciiTheme="minorHAnsi" w:hAnsiTheme="minorHAnsi" w:eastAsiaTheme="minorEastAsia" w:cstheme="minorBidi"/>
            <w:noProof/>
            <w:sz w:val="22"/>
            <w:szCs w:val="22"/>
            <w:lang w:eastAsia="pt-BR"/>
          </w:rPr>
          <w:tab/>
        </w:r>
        <w:r w:rsidRPr="00AE4C0F">
          <w:rPr>
            <w:rStyle w:val="Hyperlink"/>
            <w:noProof/>
          </w:rPr>
          <w:t>Painel do Usuário (Dashboard)</w:t>
        </w:r>
        <w:r>
          <w:rPr>
            <w:noProof/>
            <w:webHidden/>
          </w:rPr>
          <w:tab/>
        </w:r>
        <w:r>
          <w:rPr>
            <w:noProof/>
            <w:webHidden/>
          </w:rPr>
          <w:fldChar w:fldCharType="begin"/>
        </w:r>
        <w:r>
          <w:rPr>
            <w:noProof/>
            <w:webHidden/>
          </w:rPr>
          <w:instrText xml:space="preserve"> PAGEREF _Toc205660864 \h </w:instrText>
        </w:r>
        <w:r>
          <w:rPr>
            <w:noProof/>
            <w:webHidden/>
          </w:rPr>
        </w:r>
        <w:r>
          <w:rPr>
            <w:noProof/>
            <w:webHidden/>
          </w:rPr>
          <w:fldChar w:fldCharType="separate"/>
        </w:r>
        <w:r>
          <w:rPr>
            <w:noProof/>
            <w:webHidden/>
          </w:rPr>
          <w:t>9</w:t>
        </w:r>
        <w:r>
          <w:rPr>
            <w:noProof/>
            <w:webHidden/>
          </w:rPr>
          <w:fldChar w:fldCharType="end"/>
        </w:r>
      </w:hyperlink>
    </w:p>
    <w:p w:rsidR="00A601BC" w:rsidRDefault="00A601BC" w14:paraId="7D1B90F6" w14:textId="3AB6F0DB">
      <w:pPr>
        <w:pStyle w:val="Sumrio2"/>
        <w:rPr>
          <w:rFonts w:asciiTheme="minorHAnsi" w:hAnsiTheme="minorHAnsi" w:eastAsiaTheme="minorEastAsia" w:cstheme="minorBidi"/>
          <w:noProof/>
          <w:sz w:val="22"/>
          <w:szCs w:val="22"/>
          <w:lang w:eastAsia="pt-BR"/>
        </w:rPr>
      </w:pPr>
      <w:hyperlink w:history="1" w:anchor="_Toc205660865">
        <w:r w:rsidRPr="00AE4C0F">
          <w:rPr>
            <w:rStyle w:val="Hyperlink"/>
            <w:noProof/>
          </w:rPr>
          <w:t>4.3.</w:t>
        </w:r>
        <w:r>
          <w:rPr>
            <w:rFonts w:asciiTheme="minorHAnsi" w:hAnsiTheme="minorHAnsi" w:eastAsiaTheme="minorEastAsia" w:cstheme="minorBidi"/>
            <w:noProof/>
            <w:sz w:val="22"/>
            <w:szCs w:val="22"/>
            <w:lang w:eastAsia="pt-BR"/>
          </w:rPr>
          <w:tab/>
        </w:r>
        <w:r w:rsidRPr="00AE4C0F">
          <w:rPr>
            <w:rStyle w:val="Hyperlink"/>
            <w:noProof/>
          </w:rPr>
          <w:t>Salvando e Exportando</w:t>
        </w:r>
        <w:r>
          <w:rPr>
            <w:noProof/>
            <w:webHidden/>
          </w:rPr>
          <w:tab/>
        </w:r>
        <w:r>
          <w:rPr>
            <w:noProof/>
            <w:webHidden/>
          </w:rPr>
          <w:fldChar w:fldCharType="begin"/>
        </w:r>
        <w:r>
          <w:rPr>
            <w:noProof/>
            <w:webHidden/>
          </w:rPr>
          <w:instrText xml:space="preserve"> PAGEREF _Toc205660865 \h </w:instrText>
        </w:r>
        <w:r>
          <w:rPr>
            <w:noProof/>
            <w:webHidden/>
          </w:rPr>
        </w:r>
        <w:r>
          <w:rPr>
            <w:noProof/>
            <w:webHidden/>
          </w:rPr>
          <w:fldChar w:fldCharType="separate"/>
        </w:r>
        <w:r>
          <w:rPr>
            <w:noProof/>
            <w:webHidden/>
          </w:rPr>
          <w:t>10</w:t>
        </w:r>
        <w:r>
          <w:rPr>
            <w:noProof/>
            <w:webHidden/>
          </w:rPr>
          <w:fldChar w:fldCharType="end"/>
        </w:r>
      </w:hyperlink>
    </w:p>
    <w:p w:rsidR="00A601BC" w:rsidRDefault="00A601BC" w14:paraId="25951F1C" w14:textId="1742CCB7">
      <w:pPr>
        <w:pStyle w:val="Sumrio2"/>
        <w:rPr>
          <w:rFonts w:asciiTheme="minorHAnsi" w:hAnsiTheme="minorHAnsi" w:eastAsiaTheme="minorEastAsia" w:cstheme="minorBidi"/>
          <w:noProof/>
          <w:sz w:val="22"/>
          <w:szCs w:val="22"/>
          <w:lang w:eastAsia="pt-BR"/>
        </w:rPr>
      </w:pPr>
      <w:hyperlink w:history="1" w:anchor="_Toc205660867">
        <w:r w:rsidRPr="00AE4C0F">
          <w:rPr>
            <w:rStyle w:val="Hyperlink"/>
            <w:noProof/>
          </w:rPr>
          <w:t>4.4.</w:t>
        </w:r>
        <w:r>
          <w:rPr>
            <w:rFonts w:asciiTheme="minorHAnsi" w:hAnsiTheme="minorHAnsi" w:eastAsiaTheme="minorEastAsia" w:cstheme="minorBidi"/>
            <w:noProof/>
            <w:sz w:val="22"/>
            <w:szCs w:val="22"/>
            <w:lang w:eastAsia="pt-BR"/>
          </w:rPr>
          <w:tab/>
        </w:r>
        <w:r w:rsidRPr="00AE4C0F">
          <w:rPr>
            <w:rStyle w:val="Hyperlink"/>
            <w:noProof/>
          </w:rPr>
          <w:t>Editando seu Perfil</w:t>
        </w:r>
        <w:r>
          <w:rPr>
            <w:noProof/>
            <w:webHidden/>
          </w:rPr>
          <w:tab/>
        </w:r>
        <w:r>
          <w:rPr>
            <w:noProof/>
            <w:webHidden/>
          </w:rPr>
          <w:fldChar w:fldCharType="begin"/>
        </w:r>
        <w:r>
          <w:rPr>
            <w:noProof/>
            <w:webHidden/>
          </w:rPr>
          <w:instrText xml:space="preserve"> PAGEREF _Toc205660867 \h </w:instrText>
        </w:r>
        <w:r>
          <w:rPr>
            <w:noProof/>
            <w:webHidden/>
          </w:rPr>
        </w:r>
        <w:r>
          <w:rPr>
            <w:noProof/>
            <w:webHidden/>
          </w:rPr>
          <w:fldChar w:fldCharType="separate"/>
        </w:r>
        <w:r>
          <w:rPr>
            <w:noProof/>
            <w:webHidden/>
          </w:rPr>
          <w:t>11</w:t>
        </w:r>
        <w:r>
          <w:rPr>
            <w:noProof/>
            <w:webHidden/>
          </w:rPr>
          <w:fldChar w:fldCharType="end"/>
        </w:r>
      </w:hyperlink>
    </w:p>
    <w:p w:rsidR="00A601BC" w:rsidRDefault="00A601BC" w14:paraId="64D744D2" w14:textId="78B44312">
      <w:pPr>
        <w:pStyle w:val="Sumrio1"/>
        <w:rPr>
          <w:rFonts w:asciiTheme="minorHAnsi" w:hAnsiTheme="minorHAnsi" w:eastAsiaTheme="minorEastAsia" w:cstheme="minorBidi"/>
          <w:sz w:val="22"/>
          <w:szCs w:val="22"/>
          <w:lang w:eastAsia="pt-BR"/>
        </w:rPr>
      </w:pPr>
      <w:hyperlink w:history="1" w:anchor="_Toc205660868">
        <w:r w:rsidRPr="00AE4C0F">
          <w:rPr>
            <w:rStyle w:val="Hyperlink"/>
          </w:rPr>
          <w:t>5.</w:t>
        </w:r>
        <w:r>
          <w:rPr>
            <w:rFonts w:asciiTheme="minorHAnsi" w:hAnsiTheme="minorHAnsi" w:eastAsiaTheme="minorEastAsia" w:cstheme="minorBidi"/>
            <w:sz w:val="22"/>
            <w:szCs w:val="22"/>
            <w:lang w:eastAsia="pt-BR"/>
          </w:rPr>
          <w:tab/>
        </w:r>
        <w:r w:rsidRPr="00AE4C0F">
          <w:rPr>
            <w:rStyle w:val="Hyperlink"/>
          </w:rPr>
          <w:t>Perguntas Frequentes (FAQ)</w:t>
        </w:r>
        <w:r>
          <w:rPr>
            <w:webHidden/>
          </w:rPr>
          <w:tab/>
        </w:r>
        <w:r>
          <w:rPr>
            <w:webHidden/>
          </w:rPr>
          <w:fldChar w:fldCharType="begin"/>
        </w:r>
        <w:r>
          <w:rPr>
            <w:webHidden/>
          </w:rPr>
          <w:instrText xml:space="preserve"> PAGEREF _Toc205660868 \h </w:instrText>
        </w:r>
        <w:r>
          <w:rPr>
            <w:webHidden/>
          </w:rPr>
        </w:r>
        <w:r>
          <w:rPr>
            <w:webHidden/>
          </w:rPr>
          <w:fldChar w:fldCharType="separate"/>
        </w:r>
        <w:r>
          <w:rPr>
            <w:webHidden/>
          </w:rPr>
          <w:t>12</w:t>
        </w:r>
        <w:r>
          <w:rPr>
            <w:webHidden/>
          </w:rPr>
          <w:fldChar w:fldCharType="end"/>
        </w:r>
      </w:hyperlink>
    </w:p>
    <w:p w:rsidR="00A601BC" w:rsidRDefault="00A601BC" w14:paraId="3178095A" w14:textId="367E0B64">
      <w:pPr>
        <w:pStyle w:val="Sumrio1"/>
        <w:rPr>
          <w:rFonts w:asciiTheme="minorHAnsi" w:hAnsiTheme="minorHAnsi" w:eastAsiaTheme="minorEastAsia" w:cstheme="minorBidi"/>
          <w:sz w:val="22"/>
          <w:szCs w:val="22"/>
          <w:lang w:eastAsia="pt-BR"/>
        </w:rPr>
      </w:pPr>
      <w:hyperlink w:history="1" w:anchor="_Toc205660869">
        <w:r w:rsidRPr="00AE4C0F">
          <w:rPr>
            <w:rStyle w:val="Hyperlink"/>
          </w:rPr>
          <w:t>6.</w:t>
        </w:r>
        <w:r>
          <w:rPr>
            <w:rFonts w:asciiTheme="minorHAnsi" w:hAnsiTheme="minorHAnsi" w:eastAsiaTheme="minorEastAsia" w:cstheme="minorBidi"/>
            <w:sz w:val="22"/>
            <w:szCs w:val="22"/>
            <w:lang w:eastAsia="pt-BR"/>
          </w:rPr>
          <w:tab/>
        </w:r>
        <w:r w:rsidRPr="00AE4C0F">
          <w:rPr>
            <w:rStyle w:val="Hyperlink"/>
          </w:rPr>
          <w:t>Informações do Projeto e Execução Local</w:t>
        </w:r>
        <w:r>
          <w:rPr>
            <w:webHidden/>
          </w:rPr>
          <w:tab/>
        </w:r>
        <w:r>
          <w:rPr>
            <w:webHidden/>
          </w:rPr>
          <w:fldChar w:fldCharType="begin"/>
        </w:r>
        <w:r>
          <w:rPr>
            <w:webHidden/>
          </w:rPr>
          <w:instrText xml:space="preserve"> PAGEREF _Toc205660869 \h </w:instrText>
        </w:r>
        <w:r>
          <w:rPr>
            <w:webHidden/>
          </w:rPr>
        </w:r>
        <w:r>
          <w:rPr>
            <w:webHidden/>
          </w:rPr>
          <w:fldChar w:fldCharType="separate"/>
        </w:r>
        <w:r>
          <w:rPr>
            <w:webHidden/>
          </w:rPr>
          <w:t>12</w:t>
        </w:r>
        <w:r>
          <w:rPr>
            <w:webHidden/>
          </w:rPr>
          <w:fldChar w:fldCharType="end"/>
        </w:r>
      </w:hyperlink>
    </w:p>
    <w:p w:rsidR="00A601BC" w:rsidRDefault="00A601BC" w14:paraId="650B8C19" w14:textId="1C87CCED">
      <w:pPr>
        <w:pStyle w:val="Sumrio2"/>
        <w:rPr>
          <w:rFonts w:asciiTheme="minorHAnsi" w:hAnsiTheme="minorHAnsi" w:eastAsiaTheme="minorEastAsia" w:cstheme="minorBidi"/>
          <w:noProof/>
          <w:sz w:val="22"/>
          <w:szCs w:val="22"/>
          <w:lang w:eastAsia="pt-BR"/>
        </w:rPr>
      </w:pPr>
      <w:hyperlink w:history="1" w:anchor="_Toc205660870">
        <w:r w:rsidRPr="00AE4C0F">
          <w:rPr>
            <w:rStyle w:val="Hyperlink"/>
            <w:noProof/>
          </w:rPr>
          <w:t>6.1.</w:t>
        </w:r>
        <w:r>
          <w:rPr>
            <w:rFonts w:asciiTheme="minorHAnsi" w:hAnsiTheme="minorHAnsi" w:eastAsiaTheme="minorEastAsia" w:cstheme="minorBidi"/>
            <w:noProof/>
            <w:sz w:val="22"/>
            <w:szCs w:val="22"/>
            <w:lang w:eastAsia="pt-BR"/>
          </w:rPr>
          <w:tab/>
        </w:r>
        <w:r w:rsidRPr="00AE4C0F">
          <w:rPr>
            <w:rStyle w:val="Hyperlink"/>
            <w:noProof/>
          </w:rPr>
          <w:t>Sobre o projeto</w:t>
        </w:r>
        <w:r>
          <w:rPr>
            <w:noProof/>
            <w:webHidden/>
          </w:rPr>
          <w:tab/>
        </w:r>
        <w:r>
          <w:rPr>
            <w:noProof/>
            <w:webHidden/>
          </w:rPr>
          <w:fldChar w:fldCharType="begin"/>
        </w:r>
        <w:r>
          <w:rPr>
            <w:noProof/>
            <w:webHidden/>
          </w:rPr>
          <w:instrText xml:space="preserve"> PAGEREF _Toc205660870 \h </w:instrText>
        </w:r>
        <w:r>
          <w:rPr>
            <w:noProof/>
            <w:webHidden/>
          </w:rPr>
        </w:r>
        <w:r>
          <w:rPr>
            <w:noProof/>
            <w:webHidden/>
          </w:rPr>
          <w:fldChar w:fldCharType="separate"/>
        </w:r>
        <w:r>
          <w:rPr>
            <w:noProof/>
            <w:webHidden/>
          </w:rPr>
          <w:t>12</w:t>
        </w:r>
        <w:r>
          <w:rPr>
            <w:noProof/>
            <w:webHidden/>
          </w:rPr>
          <w:fldChar w:fldCharType="end"/>
        </w:r>
      </w:hyperlink>
    </w:p>
    <w:p w:rsidR="00A601BC" w:rsidRDefault="00A601BC" w14:paraId="070A8316" w14:textId="20CD7285">
      <w:pPr>
        <w:pStyle w:val="Sumrio3"/>
        <w:rPr>
          <w:rFonts w:asciiTheme="minorHAnsi" w:hAnsiTheme="minorHAnsi" w:eastAsiaTheme="minorEastAsia" w:cstheme="minorBidi"/>
          <w:noProof/>
          <w:sz w:val="22"/>
          <w:szCs w:val="22"/>
          <w:lang w:eastAsia="pt-BR"/>
        </w:rPr>
      </w:pPr>
      <w:hyperlink w:history="1" w:anchor="_Toc205660871">
        <w:r w:rsidRPr="00AE4C0F">
          <w:rPr>
            <w:rStyle w:val="Hyperlink"/>
            <w:noProof/>
          </w:rPr>
          <w:t>6.1.1.</w:t>
        </w:r>
        <w:r>
          <w:rPr>
            <w:rFonts w:asciiTheme="minorHAnsi" w:hAnsiTheme="minorHAnsi" w:eastAsiaTheme="minorEastAsia" w:cstheme="minorBidi"/>
            <w:noProof/>
            <w:sz w:val="22"/>
            <w:szCs w:val="22"/>
            <w:lang w:eastAsia="pt-BR"/>
          </w:rPr>
          <w:tab/>
        </w:r>
        <w:r w:rsidRPr="00AE4C0F">
          <w:rPr>
            <w:rStyle w:val="Hyperlink"/>
            <w:noProof/>
          </w:rPr>
          <w:t>Tecnologias utilizadas:</w:t>
        </w:r>
        <w:r>
          <w:rPr>
            <w:noProof/>
            <w:webHidden/>
          </w:rPr>
          <w:tab/>
        </w:r>
        <w:r>
          <w:rPr>
            <w:noProof/>
            <w:webHidden/>
          </w:rPr>
          <w:fldChar w:fldCharType="begin"/>
        </w:r>
        <w:r>
          <w:rPr>
            <w:noProof/>
            <w:webHidden/>
          </w:rPr>
          <w:instrText xml:space="preserve"> PAGEREF _Toc205660871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39539AF7" w14:textId="04AF2AAB">
      <w:pPr>
        <w:pStyle w:val="Sumrio2"/>
        <w:rPr>
          <w:rFonts w:asciiTheme="minorHAnsi" w:hAnsiTheme="minorHAnsi" w:eastAsiaTheme="minorEastAsia" w:cstheme="minorBidi"/>
          <w:noProof/>
          <w:sz w:val="22"/>
          <w:szCs w:val="22"/>
          <w:lang w:eastAsia="pt-BR"/>
        </w:rPr>
      </w:pPr>
      <w:hyperlink w:history="1" w:anchor="_Toc205660872">
        <w:r w:rsidRPr="00AE4C0F">
          <w:rPr>
            <w:rStyle w:val="Hyperlink"/>
            <w:noProof/>
          </w:rPr>
          <w:t>6.2.</w:t>
        </w:r>
        <w:r>
          <w:rPr>
            <w:rFonts w:asciiTheme="minorHAnsi" w:hAnsiTheme="minorHAnsi" w:eastAsiaTheme="minorEastAsia" w:cstheme="minorBidi"/>
            <w:noProof/>
            <w:sz w:val="22"/>
            <w:szCs w:val="22"/>
            <w:lang w:eastAsia="pt-BR"/>
          </w:rPr>
          <w:tab/>
        </w:r>
        <w:r w:rsidRPr="00AE4C0F">
          <w:rPr>
            <w:rStyle w:val="Hyperlink"/>
            <w:noProof/>
          </w:rPr>
          <w:t>Pré-requisitos para executar localmente</w:t>
        </w:r>
        <w:r>
          <w:rPr>
            <w:noProof/>
            <w:webHidden/>
          </w:rPr>
          <w:tab/>
        </w:r>
        <w:r>
          <w:rPr>
            <w:noProof/>
            <w:webHidden/>
          </w:rPr>
          <w:fldChar w:fldCharType="begin"/>
        </w:r>
        <w:r>
          <w:rPr>
            <w:noProof/>
            <w:webHidden/>
          </w:rPr>
          <w:instrText xml:space="preserve"> PAGEREF _Toc205660872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576CC381" w14:textId="4F048723">
      <w:pPr>
        <w:pStyle w:val="Sumrio2"/>
        <w:rPr>
          <w:rFonts w:asciiTheme="minorHAnsi" w:hAnsiTheme="minorHAnsi" w:eastAsiaTheme="minorEastAsia" w:cstheme="minorBidi"/>
          <w:noProof/>
          <w:sz w:val="22"/>
          <w:szCs w:val="22"/>
          <w:lang w:eastAsia="pt-BR"/>
        </w:rPr>
      </w:pPr>
      <w:hyperlink w:history="1" w:anchor="_Toc205660873">
        <w:r w:rsidRPr="00AE4C0F">
          <w:rPr>
            <w:rStyle w:val="Hyperlink"/>
            <w:noProof/>
          </w:rPr>
          <w:t>6.3.</w:t>
        </w:r>
        <w:r>
          <w:rPr>
            <w:rFonts w:asciiTheme="minorHAnsi" w:hAnsiTheme="minorHAnsi" w:eastAsiaTheme="minorEastAsia" w:cstheme="minorBidi"/>
            <w:noProof/>
            <w:sz w:val="22"/>
            <w:szCs w:val="22"/>
            <w:lang w:eastAsia="pt-BR"/>
          </w:rPr>
          <w:tab/>
        </w:r>
        <w:r w:rsidRPr="00AE4C0F">
          <w:rPr>
            <w:rStyle w:val="Hyperlink"/>
            <w:noProof/>
          </w:rPr>
          <w:t>Passo a passo para execução local</w:t>
        </w:r>
        <w:r>
          <w:rPr>
            <w:noProof/>
            <w:webHidden/>
          </w:rPr>
          <w:tab/>
        </w:r>
        <w:r>
          <w:rPr>
            <w:noProof/>
            <w:webHidden/>
          </w:rPr>
          <w:fldChar w:fldCharType="begin"/>
        </w:r>
        <w:r>
          <w:rPr>
            <w:noProof/>
            <w:webHidden/>
          </w:rPr>
          <w:instrText xml:space="preserve"> PAGEREF _Toc205660873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02951A89" w14:textId="7BC11936">
      <w:pPr>
        <w:pStyle w:val="Sumrio3"/>
        <w:rPr>
          <w:rFonts w:asciiTheme="minorHAnsi" w:hAnsiTheme="minorHAnsi" w:eastAsiaTheme="minorEastAsia" w:cstheme="minorBidi"/>
          <w:noProof/>
          <w:sz w:val="22"/>
          <w:szCs w:val="22"/>
          <w:lang w:eastAsia="pt-BR"/>
        </w:rPr>
      </w:pPr>
      <w:hyperlink w:history="1" w:anchor="_Toc205660874">
        <w:r w:rsidRPr="00AE4C0F">
          <w:rPr>
            <w:rStyle w:val="Hyperlink"/>
            <w:noProof/>
          </w:rPr>
          <w:t>6.3.1.</w:t>
        </w:r>
        <w:r>
          <w:rPr>
            <w:rFonts w:asciiTheme="minorHAnsi" w:hAnsiTheme="minorHAnsi" w:eastAsiaTheme="minorEastAsia" w:cstheme="minorBidi"/>
            <w:noProof/>
            <w:sz w:val="22"/>
            <w:szCs w:val="22"/>
            <w:lang w:eastAsia="pt-BR"/>
          </w:rPr>
          <w:tab/>
        </w:r>
        <w:r w:rsidRPr="00AE4C0F">
          <w:rPr>
            <w:rStyle w:val="Hyperlink"/>
            <w:noProof/>
          </w:rPr>
          <w:t>Acesse a pasta raiz do projeto</w:t>
        </w:r>
        <w:r>
          <w:rPr>
            <w:noProof/>
            <w:webHidden/>
          </w:rPr>
          <w:tab/>
        </w:r>
        <w:r>
          <w:rPr>
            <w:noProof/>
            <w:webHidden/>
          </w:rPr>
          <w:fldChar w:fldCharType="begin"/>
        </w:r>
        <w:r>
          <w:rPr>
            <w:noProof/>
            <w:webHidden/>
          </w:rPr>
          <w:instrText xml:space="preserve"> PAGEREF _Toc205660874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2D27B81D" w14:textId="39F1221B">
      <w:pPr>
        <w:pStyle w:val="Sumrio3"/>
        <w:rPr>
          <w:rFonts w:asciiTheme="minorHAnsi" w:hAnsiTheme="minorHAnsi" w:eastAsiaTheme="minorEastAsia" w:cstheme="minorBidi"/>
          <w:noProof/>
          <w:sz w:val="22"/>
          <w:szCs w:val="22"/>
          <w:lang w:eastAsia="pt-BR"/>
        </w:rPr>
      </w:pPr>
      <w:hyperlink w:history="1" w:anchor="_Toc205660875">
        <w:r w:rsidRPr="00AE4C0F">
          <w:rPr>
            <w:rStyle w:val="Hyperlink"/>
            <w:noProof/>
          </w:rPr>
          <w:t>6.3.2.</w:t>
        </w:r>
        <w:r>
          <w:rPr>
            <w:rFonts w:asciiTheme="minorHAnsi" w:hAnsiTheme="minorHAnsi" w:eastAsiaTheme="minorEastAsia" w:cstheme="minorBidi"/>
            <w:noProof/>
            <w:sz w:val="22"/>
            <w:szCs w:val="22"/>
            <w:lang w:eastAsia="pt-BR"/>
          </w:rPr>
          <w:tab/>
        </w:r>
        <w:r w:rsidRPr="00AE4C0F">
          <w:rPr>
            <w:rStyle w:val="Hyperlink"/>
            <w:noProof/>
          </w:rPr>
          <w:t>Instale as dependências</w:t>
        </w:r>
        <w:r>
          <w:rPr>
            <w:noProof/>
            <w:webHidden/>
          </w:rPr>
          <w:tab/>
        </w:r>
        <w:r>
          <w:rPr>
            <w:noProof/>
            <w:webHidden/>
          </w:rPr>
          <w:fldChar w:fldCharType="begin"/>
        </w:r>
        <w:r>
          <w:rPr>
            <w:noProof/>
            <w:webHidden/>
          </w:rPr>
          <w:instrText xml:space="preserve"> PAGEREF _Toc205660875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67CEE8CE" w14:textId="72B63874">
      <w:pPr>
        <w:pStyle w:val="Sumrio3"/>
        <w:rPr>
          <w:rFonts w:asciiTheme="minorHAnsi" w:hAnsiTheme="minorHAnsi" w:eastAsiaTheme="minorEastAsia" w:cstheme="minorBidi"/>
          <w:noProof/>
          <w:sz w:val="22"/>
          <w:szCs w:val="22"/>
          <w:lang w:eastAsia="pt-BR"/>
        </w:rPr>
      </w:pPr>
      <w:hyperlink w:history="1" w:anchor="_Toc205660876">
        <w:r w:rsidRPr="00AE4C0F">
          <w:rPr>
            <w:rStyle w:val="Hyperlink"/>
            <w:bCs/>
            <w:noProof/>
          </w:rPr>
          <w:t>6.3.3.</w:t>
        </w:r>
        <w:r>
          <w:rPr>
            <w:rFonts w:asciiTheme="minorHAnsi" w:hAnsiTheme="minorHAnsi" w:eastAsiaTheme="minorEastAsia" w:cstheme="minorBidi"/>
            <w:noProof/>
            <w:sz w:val="22"/>
            <w:szCs w:val="22"/>
            <w:lang w:eastAsia="pt-BR"/>
          </w:rPr>
          <w:tab/>
        </w:r>
        <w:r w:rsidRPr="00AE4C0F">
          <w:rPr>
            <w:rStyle w:val="Hyperlink"/>
            <w:bCs/>
            <w:noProof/>
          </w:rPr>
          <w:t>(Opcional) Corrija vulnerabilidades</w:t>
        </w:r>
        <w:r>
          <w:rPr>
            <w:noProof/>
            <w:webHidden/>
          </w:rPr>
          <w:tab/>
        </w:r>
        <w:r>
          <w:rPr>
            <w:noProof/>
            <w:webHidden/>
          </w:rPr>
          <w:fldChar w:fldCharType="begin"/>
        </w:r>
        <w:r>
          <w:rPr>
            <w:noProof/>
            <w:webHidden/>
          </w:rPr>
          <w:instrText xml:space="preserve"> PAGEREF _Toc205660876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07C6277E" w14:textId="53A0A164">
      <w:pPr>
        <w:pStyle w:val="Sumrio3"/>
        <w:rPr>
          <w:rFonts w:asciiTheme="minorHAnsi" w:hAnsiTheme="minorHAnsi" w:eastAsiaTheme="minorEastAsia" w:cstheme="minorBidi"/>
          <w:noProof/>
          <w:sz w:val="22"/>
          <w:szCs w:val="22"/>
          <w:lang w:eastAsia="pt-BR"/>
        </w:rPr>
      </w:pPr>
      <w:hyperlink w:history="1" w:anchor="_Toc205660877">
        <w:r w:rsidRPr="00AE4C0F">
          <w:rPr>
            <w:rStyle w:val="Hyperlink"/>
            <w:noProof/>
          </w:rPr>
          <w:t>6.3.4.</w:t>
        </w:r>
        <w:r>
          <w:rPr>
            <w:rFonts w:asciiTheme="minorHAnsi" w:hAnsiTheme="minorHAnsi" w:eastAsiaTheme="minorEastAsia" w:cstheme="minorBidi"/>
            <w:noProof/>
            <w:sz w:val="22"/>
            <w:szCs w:val="22"/>
            <w:lang w:eastAsia="pt-BR"/>
          </w:rPr>
          <w:tab/>
        </w:r>
        <w:r w:rsidRPr="00AE4C0F">
          <w:rPr>
            <w:rStyle w:val="Hyperlink"/>
            <w:noProof/>
          </w:rPr>
          <w:t>Configure a chave de API do Gemini</w:t>
        </w:r>
        <w:r>
          <w:rPr>
            <w:noProof/>
            <w:webHidden/>
          </w:rPr>
          <w:tab/>
        </w:r>
        <w:r>
          <w:rPr>
            <w:noProof/>
            <w:webHidden/>
          </w:rPr>
          <w:fldChar w:fldCharType="begin"/>
        </w:r>
        <w:r>
          <w:rPr>
            <w:noProof/>
            <w:webHidden/>
          </w:rPr>
          <w:instrText xml:space="preserve"> PAGEREF _Toc205660877 \h </w:instrText>
        </w:r>
        <w:r>
          <w:rPr>
            <w:noProof/>
            <w:webHidden/>
          </w:rPr>
        </w:r>
        <w:r>
          <w:rPr>
            <w:noProof/>
            <w:webHidden/>
          </w:rPr>
          <w:fldChar w:fldCharType="separate"/>
        </w:r>
        <w:r>
          <w:rPr>
            <w:noProof/>
            <w:webHidden/>
          </w:rPr>
          <w:t>13</w:t>
        </w:r>
        <w:r>
          <w:rPr>
            <w:noProof/>
            <w:webHidden/>
          </w:rPr>
          <w:fldChar w:fldCharType="end"/>
        </w:r>
      </w:hyperlink>
    </w:p>
    <w:p w:rsidR="00A601BC" w:rsidRDefault="00A601BC" w14:paraId="57E5BB87" w14:textId="545C5EDB">
      <w:pPr>
        <w:pStyle w:val="Sumrio3"/>
        <w:rPr>
          <w:rFonts w:asciiTheme="minorHAnsi" w:hAnsiTheme="minorHAnsi" w:eastAsiaTheme="minorEastAsia" w:cstheme="minorBidi"/>
          <w:noProof/>
          <w:sz w:val="22"/>
          <w:szCs w:val="22"/>
          <w:lang w:eastAsia="pt-BR"/>
        </w:rPr>
      </w:pPr>
      <w:hyperlink w:history="1" w:anchor="_Toc205660878">
        <w:r w:rsidRPr="00AE4C0F">
          <w:rPr>
            <w:rStyle w:val="Hyperlink"/>
            <w:noProof/>
          </w:rPr>
          <w:t>6.3.5.</w:t>
        </w:r>
        <w:r>
          <w:rPr>
            <w:rFonts w:asciiTheme="minorHAnsi" w:hAnsiTheme="minorHAnsi" w:eastAsiaTheme="minorEastAsia" w:cstheme="minorBidi"/>
            <w:noProof/>
            <w:sz w:val="22"/>
            <w:szCs w:val="22"/>
            <w:lang w:eastAsia="pt-BR"/>
          </w:rPr>
          <w:tab/>
        </w:r>
        <w:r w:rsidRPr="00AE4C0F">
          <w:rPr>
            <w:rStyle w:val="Hyperlink"/>
            <w:noProof/>
          </w:rPr>
          <w:t>Inicie o projeto localmente</w:t>
        </w:r>
        <w:r>
          <w:rPr>
            <w:noProof/>
            <w:webHidden/>
          </w:rPr>
          <w:tab/>
        </w:r>
        <w:r>
          <w:rPr>
            <w:noProof/>
            <w:webHidden/>
          </w:rPr>
          <w:fldChar w:fldCharType="begin"/>
        </w:r>
        <w:r>
          <w:rPr>
            <w:noProof/>
            <w:webHidden/>
          </w:rPr>
          <w:instrText xml:space="preserve"> PAGEREF _Toc205660878 \h </w:instrText>
        </w:r>
        <w:r>
          <w:rPr>
            <w:noProof/>
            <w:webHidden/>
          </w:rPr>
        </w:r>
        <w:r>
          <w:rPr>
            <w:noProof/>
            <w:webHidden/>
          </w:rPr>
          <w:fldChar w:fldCharType="separate"/>
        </w:r>
        <w:r>
          <w:rPr>
            <w:noProof/>
            <w:webHidden/>
          </w:rPr>
          <w:t>14</w:t>
        </w:r>
        <w:r>
          <w:rPr>
            <w:noProof/>
            <w:webHidden/>
          </w:rPr>
          <w:fldChar w:fldCharType="end"/>
        </w:r>
      </w:hyperlink>
    </w:p>
    <w:p w:rsidR="00A601BC" w:rsidRDefault="00A601BC" w14:paraId="23581112" w14:textId="76AFD61D">
      <w:pPr>
        <w:pStyle w:val="Sumrio2"/>
        <w:rPr>
          <w:rFonts w:asciiTheme="minorHAnsi" w:hAnsiTheme="minorHAnsi" w:eastAsiaTheme="minorEastAsia" w:cstheme="minorBidi"/>
          <w:noProof/>
          <w:sz w:val="22"/>
          <w:szCs w:val="22"/>
          <w:lang w:eastAsia="pt-BR"/>
        </w:rPr>
      </w:pPr>
      <w:hyperlink w:history="1" w:anchor="_Toc205660879">
        <w:r w:rsidRPr="00AE4C0F">
          <w:rPr>
            <w:rStyle w:val="Hyperlink"/>
            <w:noProof/>
          </w:rPr>
          <w:t>6.4.</w:t>
        </w:r>
        <w:r>
          <w:rPr>
            <w:rFonts w:asciiTheme="minorHAnsi" w:hAnsiTheme="minorHAnsi" w:eastAsiaTheme="minorEastAsia" w:cstheme="minorBidi"/>
            <w:noProof/>
            <w:sz w:val="22"/>
            <w:szCs w:val="22"/>
            <w:lang w:eastAsia="pt-BR"/>
          </w:rPr>
          <w:tab/>
        </w:r>
        <w:r w:rsidRPr="00AE4C0F">
          <w:rPr>
            <w:rStyle w:val="Hyperlink"/>
            <w:noProof/>
          </w:rPr>
          <w:t>Informações adicionais</w:t>
        </w:r>
        <w:r>
          <w:rPr>
            <w:noProof/>
            <w:webHidden/>
          </w:rPr>
          <w:tab/>
        </w:r>
        <w:r>
          <w:rPr>
            <w:noProof/>
            <w:webHidden/>
          </w:rPr>
          <w:fldChar w:fldCharType="begin"/>
        </w:r>
        <w:r>
          <w:rPr>
            <w:noProof/>
            <w:webHidden/>
          </w:rPr>
          <w:instrText xml:space="preserve"> PAGEREF _Toc205660879 \h </w:instrText>
        </w:r>
        <w:r>
          <w:rPr>
            <w:noProof/>
            <w:webHidden/>
          </w:rPr>
        </w:r>
        <w:r>
          <w:rPr>
            <w:noProof/>
            <w:webHidden/>
          </w:rPr>
          <w:fldChar w:fldCharType="separate"/>
        </w:r>
        <w:r>
          <w:rPr>
            <w:noProof/>
            <w:webHidden/>
          </w:rPr>
          <w:t>14</w:t>
        </w:r>
        <w:r>
          <w:rPr>
            <w:noProof/>
            <w:webHidden/>
          </w:rPr>
          <w:fldChar w:fldCharType="end"/>
        </w:r>
      </w:hyperlink>
    </w:p>
    <w:p w:rsidR="006C560C" w:rsidP="006C560C" w:rsidRDefault="006C560C" w14:paraId="5E735493" w14:textId="77777777">
      <w:pPr>
        <w:ind w:firstLine="0"/>
        <w:jc w:val="center"/>
        <w:rPr>
          <w:ins w:author="JOAO PEDRO MIRANDA SOUSA" w:date="2025-08-09T16:46:00Z" w:id="25"/>
          <w:b/>
        </w:rPr>
      </w:pPr>
      <w:ins w:author="JOAO PEDRO MIRANDA SOUSA" w:date="2025-08-09T16:46:00Z" w:id="26">
        <w:r>
          <w:rPr>
            <w:b/>
          </w:rPr>
          <w:fldChar w:fldCharType="end"/>
        </w:r>
      </w:ins>
    </w:p>
    <w:p w:rsidR="5E16C8D6" w:rsidDel="006C560C" w:rsidP="006C560C" w:rsidRDefault="5E16C8D6" w14:paraId="5A978A4B" w14:textId="1424256E">
      <w:pPr>
        <w:pStyle w:val="Sumrio1"/>
        <w:tabs>
          <w:tab w:val="clear" w:pos="9061"/>
          <w:tab w:val="left" w:pos="480"/>
          <w:tab w:val="right" w:leader="dot" w:pos="9060"/>
        </w:tabs>
        <w:rPr>
          <w:del w:author="JOAO PEDRO MIRANDA SOUSA" w:date="2025-08-09T16:46:00Z" w:id="27"/>
        </w:rPr>
        <w:pPrChange w:author="JOAO PEDRO MIRANDA SOUSA" w:date="2025-08-09T16:45:00Z" w:id="28">
          <w:pPr>
            <w:ind w:firstLine="0"/>
            <w:jc w:val="center"/>
          </w:pPr>
        </w:pPrChange>
      </w:pPr>
    </w:p>
    <w:p w:rsidR="006C560C" w:rsidP="006C560C" w:rsidRDefault="009F26AB" w14:paraId="7BAB9A4E" w14:textId="014BA3F7">
      <w:pPr>
        <w:spacing w:after="160" w:line="279" w:lineRule="auto"/>
        <w:ind w:firstLine="0"/>
        <w:jc w:val="center"/>
        <w:rPr>
          <w:ins w:author="JOAO PEDRO MIRANDA SOUSA" w:date="2025-08-09T16:51:00Z" w:id="29"/>
        </w:rPr>
        <w:sectPr w:rsidR="006C560C" w:rsidSect="008D4909">
          <w:headerReference w:type="default" r:id="rId9"/>
          <w:pgSz w:w="11906" w:h="16838" w:orient="portrait"/>
          <w:pgMar w:top="1701" w:right="1134" w:bottom="1134" w:left="1701" w:header="720" w:footer="720" w:gutter="0"/>
          <w:cols w:space="720"/>
          <w:docGrid w:linePitch="360"/>
        </w:sectPr>
      </w:pPr>
      <w:del w:author="JOAO PEDRO MIRANDA SOUSA" w:date="2025-08-09T16:51:00Z" w:id="33">
        <w:r w:rsidDel="006C560C">
          <w:br w:type="page"/>
        </w:r>
      </w:del>
    </w:p>
    <w:p w:rsidR="009F26AB" w:rsidDel="006C560C" w:rsidP="006C560C" w:rsidRDefault="009F26AB" w14:paraId="2D3042A3" w14:textId="7478B611">
      <w:pPr>
        <w:spacing w:after="160" w:line="279" w:lineRule="auto"/>
        <w:ind w:firstLine="0"/>
        <w:jc w:val="center"/>
        <w:rPr>
          <w:del w:author="JOAO PEDRO MIRANDA SOUSA" w:date="2025-08-09T16:51:00Z" w:id="34"/>
        </w:rPr>
        <w:pPrChange w:author="JOAO PEDRO MIRANDA SOUSA" w:date="2025-08-09T16:46:00Z" w:id="35">
          <w:pPr>
            <w:spacing w:after="160" w:line="279" w:lineRule="auto"/>
            <w:ind w:firstLine="0"/>
            <w:jc w:val="left"/>
          </w:pPr>
        </w:pPrChange>
      </w:pPr>
      <w:bookmarkStart w:name="_Toc205658749" w:id="36"/>
      <w:bookmarkStart w:name="_Toc205660476" w:id="37"/>
      <w:bookmarkStart w:name="_Toc205660851" w:id="38"/>
      <w:bookmarkEnd w:id="36"/>
      <w:bookmarkEnd w:id="37"/>
      <w:bookmarkEnd w:id="38"/>
    </w:p>
    <w:p w:rsidRPr="000364E0" w:rsidR="000A2A20" w:rsidP="009F26AB" w:rsidRDefault="539AD1F7" w14:paraId="29BE98D3" w14:textId="73B14D65">
      <w:pPr>
        <w:pStyle w:val="Ttulo1"/>
      </w:pPr>
      <w:bookmarkStart w:name="_Toc205660852" w:id="39"/>
      <w:r>
        <w:t>Introdução</w:t>
      </w:r>
      <w:bookmarkEnd w:id="39"/>
      <w:del w:author="JOAO PEDRO MIRANDA SOUSA" w:date="2025-08-09T16:48:00Z" w:id="40">
        <w:r w:rsidDel="006C560C">
          <w:delText xml:space="preserve"> – Bem-vindo ao seu Montador de PCs Inteligente</w:delText>
        </w:r>
      </w:del>
    </w:p>
    <w:p w:rsidRPr="002E5C98" w:rsidR="002E5C98" w:rsidP="002E5C98" w:rsidRDefault="002E5C98" w14:paraId="112DB2A3" w14:textId="77777777">
      <w:pPr>
        <w:rPr>
          <w:ins w:author="JOAO PEDRO MIRANDA SOUSA" w:date="2025-08-09T17:15:00Z" w:id="41"/>
        </w:rPr>
        <w:pPrChange w:author="JOAO PEDRO MIRANDA SOUSA" w:date="2025-08-09T17:15:00Z" w:id="42">
          <w:pPr>
            <w:pStyle w:val="Ttulo1"/>
          </w:pPr>
        </w:pPrChange>
      </w:pPr>
      <w:ins w:author="JOAO PEDRO MIRANDA SOUSA" w:date="2025-08-09T17:15:00Z" w:id="43">
        <w:r w:rsidRPr="002E5C98">
          <w:t xml:space="preserve">O </w:t>
        </w:r>
        <w:r w:rsidRPr="002E5C98">
          <w:rPr>
            <w:b/>
          </w:rPr>
          <w:t>CodeTugaBuilds</w:t>
        </w:r>
        <w:r w:rsidRPr="002E5C98">
          <w:t xml:space="preserve"> é um assistente virtual projetado para ajudar você a criar a configuração ideal do seu computador de forma rápida, prática e personalizada. O sistema simplifica o processo — muitas vezes complexo — de selecionar componentes compatíveis, equilibrando desempenho e custo. Utilizando a </w:t>
        </w:r>
        <w:r w:rsidRPr="002E5C98">
          <w:rPr>
            <w:b/>
          </w:rPr>
          <w:t>Inteligência Artificial Gemini (Google)</w:t>
        </w:r>
        <w:r w:rsidRPr="002E5C98">
          <w:t>, o CodeTugaBuilds conversa com você para compreender suas necessidades e preferências e, com base nessas informações, gera automaticamente uma lista de peças totalmente compatível e otimizada para o seu orçamento.</w:t>
        </w:r>
      </w:ins>
    </w:p>
    <w:p w:rsidRPr="002E5C98" w:rsidR="002E5C98" w:rsidP="002E5C98" w:rsidRDefault="002E5C98" w14:paraId="212AC3F3" w14:textId="77777777">
      <w:pPr>
        <w:rPr>
          <w:ins w:author="JOAO PEDRO MIRANDA SOUSA" w:date="2025-08-09T17:15:00Z" w:id="44"/>
        </w:rPr>
        <w:pPrChange w:author="JOAO PEDRO MIRANDA SOUSA" w:date="2025-08-09T17:15:00Z" w:id="45">
          <w:pPr>
            <w:pStyle w:val="Ttulo1"/>
          </w:pPr>
        </w:pPrChange>
      </w:pPr>
    </w:p>
    <w:p w:rsidR="002E5C98" w:rsidP="002E5C98" w:rsidRDefault="002E5C98" w14:paraId="290FCB0A" w14:textId="77777777">
      <w:pPr>
        <w:rPr>
          <w:ins w:author="JOAO PEDRO MIRANDA SOUSA" w:date="2025-08-09T17:16:00Z" w:id="46"/>
        </w:rPr>
        <w:pPrChange w:author="JOAO PEDRO MIRANDA SOUSA" w:date="2025-08-09T17:15:00Z" w:id="47">
          <w:pPr>
            <w:pStyle w:val="Ttulo1"/>
          </w:pPr>
        </w:pPrChange>
      </w:pPr>
      <w:ins w:author="JOAO PEDRO MIRANDA SOUSA" w:date="2025-08-09T17:15:00Z" w:id="48">
        <w:r>
          <w:t xml:space="preserve">Na </w:t>
        </w:r>
        <w:r w:rsidRPr="002E5C98">
          <w:rPr>
            <w:b/>
          </w:rPr>
          <w:t>Figura 1</w:t>
        </w:r>
        <w:r w:rsidRPr="002E5C98">
          <w:t>, é apresentada a primeira tela do sistema, onde o usuário encontra as opções principais e o botão para iniciar o processo de recomendação de build. Essa interface foi projetada para ser simples e intuitiva, facilitando o início da interação.</w:t>
        </w:r>
      </w:ins>
    </w:p>
    <w:p w:rsidR="000A2A20" w:rsidDel="002E5C98" w:rsidP="002E5C98" w:rsidRDefault="539AD1F7" w14:paraId="461CB765" w14:textId="5DED0716">
      <w:pPr>
        <w:rPr>
          <w:del w:author="JOAO PEDRO MIRANDA SOUSA" w:date="2025-08-09T17:15:00Z" w:id="49"/>
        </w:rPr>
        <w:pPrChange w:author="JOAO PEDRO MIRANDA SOUSA" w:date="2025-08-09T17:15:00Z" w:id="50">
          <w:pPr>
            <w:pStyle w:val="Ttulo1"/>
          </w:pPr>
        </w:pPrChange>
      </w:pPr>
      <w:del w:author="JOAO PEDRO MIRANDA SOUSA" w:date="2025-08-09T17:15:00Z" w:id="51">
        <w:r w:rsidDel="002E5C98">
          <w:delText xml:space="preserve">O </w:delText>
        </w:r>
        <w:r w:rsidRPr="5E16C8D6" w:rsidDel="002E5C98">
          <w:rPr>
            <w:b/>
            <w:bCs/>
          </w:rPr>
          <w:delText>CodeTugaBuilds</w:delText>
        </w:r>
        <w:r w:rsidDel="002E5C98">
          <w:delText xml:space="preserve"> é o seu assistente virtual para criar a configuração ideal do seu computador de forma rápida e prática. Nosso objetivo é simplificar o processo — muitas vezes complexo — de selecionar componentes compatíveis, equilibrando desempenho e custo. Utilizando a </w:delText>
        </w:r>
        <w:r w:rsidRPr="5E16C8D6" w:rsidDel="002E5C98">
          <w:rPr>
            <w:b/>
            <w:bCs/>
          </w:rPr>
          <w:delText>Inteligência Artificial Gemini</w:delText>
        </w:r>
        <w:r w:rsidDel="002E5C98">
          <w:delText xml:space="preserve"> </w:delText>
        </w:r>
        <w:r w:rsidRPr="5E16C8D6" w:rsidDel="002E5C98">
          <w:rPr>
            <w:b/>
            <w:bCs/>
          </w:rPr>
          <w:delText>(Google)</w:delText>
        </w:r>
        <w:r w:rsidDel="002E5C98">
          <w:delText>, o sistema interage com você para compreender suas necessidades e preferências, e então gera uma lista de peças totalmente compatível e otimizada para o seu orçamento.</w:delText>
        </w:r>
      </w:del>
    </w:p>
    <w:p w:rsidRPr="000364E0" w:rsidR="008D4909" w:rsidP="002E5C98" w:rsidRDefault="008D4909" w14:paraId="4F606A20" w14:textId="77777777">
      <w:pPr>
        <w:pPrChange w:author="JOAO PEDRO MIRANDA SOUSA" w:date="2025-08-09T17:15:00Z" w:id="52">
          <w:pPr>
            <w:pStyle w:val="Ttulo1"/>
          </w:pPr>
        </w:pPrChange>
      </w:pPr>
    </w:p>
    <w:p w:rsidR="00FD104C" w:rsidP="00C319BD" w:rsidRDefault="008D4909" w14:paraId="40A9CE54" w14:textId="77777777">
      <w:pPr>
        <w:spacing w:line="240" w:lineRule="auto"/>
        <w:ind w:firstLine="0"/>
        <w:jc w:val="center"/>
        <w:rPr>
          <w:ins w:author="JOAO PEDRO MIRANDA SOUSA" w:date="2025-08-09T17:55:00Z" w:id="53"/>
          <w:sz w:val="20"/>
          <w:szCs w:val="20"/>
        </w:rPr>
        <w:pPrChange w:author="JOAO PEDRO MIRANDA SOUSA" w:date="2025-08-09T17:17:00Z" w:id="54">
          <w:pPr>
            <w:ind w:firstLine="0"/>
            <w:jc w:val="center"/>
          </w:pPr>
        </w:pPrChange>
      </w:pPr>
      <w:r w:rsidRPr="5E16C8D6">
        <w:rPr>
          <w:b/>
          <w:bCs/>
          <w:sz w:val="20"/>
          <w:szCs w:val="20"/>
        </w:rPr>
        <w:t>Figura 1</w:t>
      </w:r>
      <w:r w:rsidRPr="5E16C8D6">
        <w:rPr>
          <w:sz w:val="20"/>
          <w:szCs w:val="20"/>
        </w:rPr>
        <w:t xml:space="preserve">: </w:t>
      </w:r>
      <w:ins w:author="JOAO PEDRO MIRANDA SOUSA" w:date="2025-08-09T17:26:00Z" w:id="55">
        <w:r w:rsidRPr="00C319BD" w:rsidR="00C319BD">
          <w:rPr>
            <w:sz w:val="20"/>
            <w:szCs w:val="20"/>
          </w:rPr>
          <w:t>Interface inicial do CodeTugaBuilds, exibindo o menu principal e o botão “Iniciar Recomendação IA” em destaque. Essa tela serve como ponto de partida para o usuário acessar todas as funcionalidades do sistem</w:t>
        </w:r>
        <w:r w:rsidR="00C319BD">
          <w:rPr>
            <w:sz w:val="20"/>
            <w:szCs w:val="20"/>
          </w:rPr>
          <w:t>a.</w:t>
        </w:r>
        <w:r w:rsidRPr="5E16C8D6" w:rsidDel="002E5C98" w:rsidR="00C319BD">
          <w:rPr>
            <w:sz w:val="20"/>
            <w:szCs w:val="20"/>
          </w:rPr>
          <w:t xml:space="preserve"> </w:t>
        </w:r>
      </w:ins>
    </w:p>
    <w:p w:rsidR="568A13D3" w:rsidP="00C319BD" w:rsidRDefault="008D4909" w14:paraId="1EB7E12E" w14:textId="4D5D38B8">
      <w:pPr>
        <w:spacing w:line="240" w:lineRule="auto"/>
        <w:ind w:firstLine="0"/>
        <w:jc w:val="center"/>
        <w:pPrChange w:author="JOAO PEDRO MIRANDA SOUSA" w:date="2025-08-09T17:17:00Z" w:id="56">
          <w:pPr>
            <w:ind w:firstLine="0"/>
            <w:jc w:val="center"/>
          </w:pPr>
        </w:pPrChange>
      </w:pPr>
      <w:del w:author="JOAO PEDRO MIRANDA SOUSA" w:date="2025-08-09T17:17:00Z" w:id="57">
        <w:r w:rsidRPr="5E16C8D6" w:rsidDel="002E5C98">
          <w:rPr>
            <w:sz w:val="20"/>
            <w:szCs w:val="20"/>
          </w:rPr>
          <w:delText>Tela inicial</w:delText>
        </w:r>
      </w:del>
    </w:p>
    <w:p w:rsidR="000A2A20" w:rsidP="008D4909" w:rsidRDefault="00FD104C" w14:paraId="516146D8" w14:textId="566AF45B">
      <w:pPr>
        <w:ind w:firstLine="0"/>
        <w:jc w:val="center"/>
      </w:pPr>
      <w:ins w:author="JOAO PEDRO MIRANDA SOUSA" w:date="2025-08-09T17:55:00Z" w:id="58">
        <w:r w:rsidRPr="00FD104C">
          <w:rPr>
            <w:lang w:eastAsia="pt-BR"/>
          </w:rPr>
          <w:drawing>
            <wp:inline distT="0" distB="0" distL="0" distR="0" wp14:anchorId="1486CE27" wp14:editId="043C94C4">
              <wp:extent cx="5760085" cy="29756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975610"/>
                      </a:xfrm>
                      <a:prstGeom prst="rect">
                        <a:avLst/>
                      </a:prstGeom>
                    </pic:spPr>
                  </pic:pic>
                </a:graphicData>
              </a:graphic>
            </wp:inline>
          </w:drawing>
        </w:r>
      </w:ins>
      <w:del w:author="JOAO PEDRO MIRANDA SOUSA" w:date="2025-08-09T17:55:00Z" w:id="59">
        <w:r w:rsidDel="00FD104C" w:rsidR="5631C183">
          <w:rPr>
            <w:noProof/>
            <w:lang w:eastAsia="pt-BR"/>
          </w:rPr>
          <w:drawing>
            <wp:inline distT="0" distB="0" distL="0" distR="0" wp14:anchorId="25E48F3B" wp14:editId="602D307B">
              <wp:extent cx="5724524" cy="2981325"/>
              <wp:effectExtent l="0" t="0" r="0" b="0"/>
              <wp:docPr id="4782948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del>
    </w:p>
    <w:p w:rsidR="000A2A20" w:rsidP="000364E0" w:rsidRDefault="000A2A20" w14:paraId="3F876B9A" w14:textId="43A3EFAF"/>
    <w:p w:rsidR="000A2A20" w:rsidP="000364E0" w:rsidRDefault="6F9192E4" w14:paraId="7F4EFEE9" w14:textId="76AA6DE6">
      <w:pPr>
        <w:pStyle w:val="Ttulo1"/>
      </w:pPr>
      <w:bookmarkStart w:name="_Toc205660853" w:id="60"/>
      <w:r>
        <w:t>Criando sua Primeira Build: Passo a Passo</w:t>
      </w:r>
      <w:bookmarkEnd w:id="60"/>
    </w:p>
    <w:p w:rsidR="000A2A20" w:rsidP="000364E0" w:rsidRDefault="6F9192E4" w14:paraId="09F689E3" w14:textId="0D2DC307">
      <w:pPr>
        <w:rPr>
          <w:ins w:author="JOAO PEDRO MIRANDA SOUSA" w:date="2025-08-09T17:17:00Z" w:id="61"/>
        </w:rPr>
      </w:pPr>
      <w:del w:author="JOAO PEDRO MIRANDA SOUSA" w:date="2025-08-09T19:32:00Z" w:id="62">
        <w:r w:rsidRPr="090E150D" w:rsidDel="00360A59">
          <w:delText>O processo de montagem é guiado por uma conversa com nossa IA. Siga estes passos simples para obter sua primeira recomendação.</w:delText>
        </w:r>
      </w:del>
      <w:ins w:author="JOAO PEDRO MIRANDA SOUSA" w:date="2025-08-09T19:32:00Z" w:id="63">
        <w:r w:rsidRPr="00360A59" w:rsidR="00360A59">
          <w:t>O processo de montagem é guiado por uma conversa com nossa IA. Siga estes passos simples para obter sua primeira recomendação. Ao final, receberá uma configuração otimizada para o seu uso.</w:t>
        </w:r>
      </w:ins>
    </w:p>
    <w:p w:rsidR="002E5C98" w:rsidP="000364E0" w:rsidRDefault="002E5C98" w14:paraId="6935C9A1" w14:textId="77777777">
      <w:pPr>
        <w:rPr>
          <w:ins w:author="JOAO PEDRO MIRANDA SOUSA" w:date="2025-08-09T19:31:00Z" w:id="64"/>
        </w:rPr>
      </w:pPr>
    </w:p>
    <w:p w:rsidR="00360A59" w:rsidDel="00360A59" w:rsidP="000364E0" w:rsidRDefault="00360A59" w14:paraId="36766C47" w14:textId="5261074A">
      <w:pPr>
        <w:rPr>
          <w:del w:author="JOAO PEDRO MIRANDA SOUSA" w:date="2025-08-09T19:32:00Z" w:id="65"/>
        </w:rPr>
      </w:pPr>
      <w:bookmarkStart w:name="_Toc205660479" w:id="66"/>
      <w:bookmarkStart w:name="_Toc205660854" w:id="67"/>
      <w:bookmarkEnd w:id="66"/>
      <w:bookmarkEnd w:id="67"/>
    </w:p>
    <w:p w:rsidR="000A2A20" w:rsidP="000364E0" w:rsidRDefault="6F9192E4" w14:paraId="082B055C" w14:textId="03CAE458">
      <w:pPr>
        <w:pStyle w:val="Ttulo2"/>
      </w:pPr>
      <w:bookmarkStart w:name="_Toc205660855" w:id="68"/>
      <w:r>
        <w:t>Passo 1: Iniciando a Conversa</w:t>
      </w:r>
      <w:bookmarkEnd w:id="68"/>
    </w:p>
    <w:p w:rsidRPr="000364E0" w:rsidR="090E150D" w:rsidP="5E16C8D6" w:rsidRDefault="000364E0" w14:paraId="56DEDBBB" w14:textId="1BF5EB64">
      <w:r>
        <w:t xml:space="preserve">Na </w:t>
      </w:r>
      <w:ins w:author="JOAO PEDRO MIRANDA SOUSA" w:date="2025-08-09T17:23:00Z" w:id="69">
        <w:r w:rsidRPr="002E5C98" w:rsidR="002E5C98">
          <w:rPr>
            <w:b/>
            <w:rPrChange w:author="JOAO PEDRO MIRANDA SOUSA" w:date="2025-08-09T17:23:00Z" w:id="70">
              <w:rPr/>
            </w:rPrChange>
          </w:rPr>
          <w:t>página inicial</w:t>
        </w:r>
        <w:r w:rsidR="002E5C98">
          <w:rPr>
            <w:b/>
          </w:rPr>
          <w:t xml:space="preserve"> (</w:t>
        </w:r>
      </w:ins>
      <w:ins w:author="JOAO PEDRO MIRANDA SOUSA" w:date="2025-08-09T17:22:00Z" w:id="71">
        <w:r w:rsidRPr="002E5C98" w:rsidR="002E5C98">
          <w:rPr>
            <w:b/>
            <w:rPrChange w:author="JOAO PEDRO MIRANDA SOUSA" w:date="2025-08-09T17:22:00Z" w:id="72">
              <w:rPr/>
            </w:rPrChange>
          </w:rPr>
          <w:t>Figura 1</w:t>
        </w:r>
      </w:ins>
      <w:ins w:author="JOAO PEDRO MIRANDA SOUSA" w:date="2025-08-09T17:23:00Z" w:id="73">
        <w:r w:rsidR="002E5C98">
          <w:rPr>
            <w:b/>
          </w:rPr>
          <w:t>)</w:t>
        </w:r>
      </w:ins>
      <w:ins w:author="JOAO PEDRO MIRANDA SOUSA" w:date="2025-08-09T17:22:00Z" w:id="74">
        <w:r w:rsidR="002E5C98">
          <w:t xml:space="preserve">, </w:t>
        </w:r>
      </w:ins>
      <w:del w:author="JOAO PEDRO MIRANDA SOUSA" w:date="2025-08-09T17:22:00Z" w:id="75">
        <w:r w:rsidRPr="5E16C8D6" w:rsidDel="002E5C98">
          <w:rPr>
            <w:b/>
            <w:bCs/>
          </w:rPr>
          <w:delText>página inicial</w:delText>
        </w:r>
        <w:r w:rsidDel="002E5C98">
          <w:delText xml:space="preserve">, </w:delText>
        </w:r>
      </w:del>
      <w:r>
        <w:t>localize o botão “</w:t>
      </w:r>
      <w:r w:rsidRPr="5E16C8D6">
        <w:rPr>
          <w:b/>
          <w:bCs/>
        </w:rPr>
        <w:t>Iniciar Recomendação IA</w:t>
      </w:r>
      <w:r>
        <w:t xml:space="preserve">” </w:t>
      </w:r>
      <w:ins w:author="JOAO PEDRO MIRANDA SOUSA" w:date="2025-08-09T17:23:00Z" w:id="76">
        <w:r w:rsidR="002E5C98">
          <w:t xml:space="preserve">destacado na </w:t>
        </w:r>
        <w:r w:rsidRPr="002E5C98" w:rsidR="002E5C98">
          <w:rPr>
            <w:b/>
            <w:rPrChange w:author="JOAO PEDRO MIRANDA SOUSA" w:date="2025-08-09T17:23:00Z" w:id="77">
              <w:rPr/>
            </w:rPrChange>
          </w:rPr>
          <w:t>Figura 2</w:t>
        </w:r>
        <w:r w:rsidR="002E5C98">
          <w:t xml:space="preserve"> abaixo </w:t>
        </w:r>
      </w:ins>
      <w:r>
        <w:t>e clique nele. Você será direcionado para a sala de bate-papo, onde o assistente começará a coletar as informações necessárias para montar sua configuração personalizada.</w:t>
      </w:r>
    </w:p>
    <w:p w:rsidR="000364E0" w:rsidDel="00C319BD" w:rsidP="5E16C8D6" w:rsidRDefault="000364E0" w14:paraId="7D633D7B" w14:textId="120B38C0">
      <w:pPr>
        <w:ind w:firstLine="0"/>
        <w:jc w:val="center"/>
        <w:rPr>
          <w:del w:author="JOAO PEDRO MIRANDA SOUSA" w:date="2025-08-09T17:24:00Z" w:id="78"/>
        </w:rPr>
      </w:pPr>
    </w:p>
    <w:p w:rsidR="008D4909" w:rsidDel="00C319BD" w:rsidP="008D4909" w:rsidRDefault="008D4909" w14:paraId="1A16AD80" w14:textId="538CD2E0">
      <w:pPr>
        <w:ind w:firstLine="0"/>
        <w:jc w:val="center"/>
        <w:rPr>
          <w:del w:author="JOAO PEDRO MIRANDA SOUSA" w:date="2025-08-09T17:24:00Z" w:id="79"/>
          <w:b/>
          <w:sz w:val="20"/>
        </w:rPr>
      </w:pPr>
    </w:p>
    <w:p w:rsidR="008D4909" w:rsidDel="00C319BD" w:rsidP="008D4909" w:rsidRDefault="008D4909" w14:paraId="730ACA8F" w14:textId="5C82ACE5">
      <w:pPr>
        <w:ind w:firstLine="0"/>
        <w:jc w:val="center"/>
        <w:rPr>
          <w:del w:author="JOAO PEDRO MIRANDA SOUSA" w:date="2025-08-09T17:24:00Z" w:id="80"/>
          <w:b/>
          <w:sz w:val="20"/>
        </w:rPr>
      </w:pPr>
    </w:p>
    <w:p w:rsidR="008D4909" w:rsidDel="00C319BD" w:rsidP="008D4909" w:rsidRDefault="008D4909" w14:paraId="0009BF99" w14:textId="1C2FBF03">
      <w:pPr>
        <w:ind w:firstLine="0"/>
        <w:jc w:val="center"/>
        <w:rPr>
          <w:del w:author="JOAO PEDRO MIRANDA SOUSA" w:date="2025-08-09T17:24:00Z" w:id="81"/>
          <w:b/>
          <w:sz w:val="20"/>
        </w:rPr>
      </w:pPr>
    </w:p>
    <w:p w:rsidR="008D4909" w:rsidP="008D4909" w:rsidRDefault="008D4909" w14:paraId="1107F693" w14:textId="77777777">
      <w:pPr>
        <w:ind w:firstLine="0"/>
        <w:jc w:val="center"/>
        <w:rPr>
          <w:b/>
          <w:sz w:val="20"/>
        </w:rPr>
      </w:pPr>
    </w:p>
    <w:p w:rsidR="00C319BD" w:rsidP="00C319BD" w:rsidRDefault="008D4909" w14:paraId="3E833BB7" w14:textId="77777777">
      <w:pPr>
        <w:spacing w:line="240" w:lineRule="auto"/>
        <w:ind w:firstLine="0"/>
        <w:jc w:val="center"/>
        <w:rPr>
          <w:ins w:author="JOAO PEDRO MIRANDA SOUSA" w:date="2025-08-09T17:25:00Z" w:id="82"/>
          <w:sz w:val="20"/>
          <w:szCs w:val="20"/>
        </w:rPr>
        <w:pPrChange w:author="JOAO PEDRO MIRANDA SOUSA" w:date="2025-08-09T17:25:00Z" w:id="83">
          <w:pPr>
            <w:ind w:firstLine="0"/>
            <w:jc w:val="center"/>
          </w:pPr>
        </w:pPrChange>
      </w:pPr>
      <w:r w:rsidRPr="5E16C8D6">
        <w:rPr>
          <w:b/>
          <w:bCs/>
          <w:sz w:val="20"/>
          <w:szCs w:val="20"/>
        </w:rPr>
        <w:t>Figura 2</w:t>
      </w:r>
      <w:r w:rsidRPr="5E16C8D6">
        <w:rPr>
          <w:sz w:val="20"/>
          <w:szCs w:val="20"/>
        </w:rPr>
        <w:t xml:space="preserve">: </w:t>
      </w:r>
      <w:ins w:author="JOAO PEDRO MIRANDA SOUSA" w:date="2025-08-09T17:25:00Z" w:id="84">
        <w:r w:rsidRPr="00C319BD" w:rsidR="00C319BD">
          <w:rPr>
            <w:sz w:val="20"/>
            <w:szCs w:val="20"/>
          </w:rPr>
          <w:t>Tela da página inicial com o botão “Iniciar</w:t>
        </w:r>
        <w:r w:rsidR="00C319BD">
          <w:rPr>
            <w:sz w:val="20"/>
            <w:szCs w:val="20"/>
          </w:rPr>
          <w:t xml:space="preserve"> Recomendação IA” em evidência.</w:t>
        </w:r>
      </w:ins>
    </w:p>
    <w:p w:rsidR="0082556C" w:rsidP="00C319BD" w:rsidRDefault="00C319BD" w14:paraId="291774AE" w14:textId="77777777">
      <w:pPr>
        <w:spacing w:line="240" w:lineRule="auto"/>
        <w:ind w:firstLine="0"/>
        <w:jc w:val="center"/>
        <w:rPr>
          <w:ins w:author="JOAO PEDRO MIRANDA SOUSA" w:date="2025-08-09T18:32:00Z" w:id="85"/>
          <w:sz w:val="20"/>
          <w:szCs w:val="20"/>
        </w:rPr>
        <w:pPrChange w:author="JOAO PEDRO MIRANDA SOUSA" w:date="2025-08-09T17:25:00Z" w:id="86">
          <w:pPr>
            <w:ind w:firstLine="0"/>
            <w:jc w:val="center"/>
          </w:pPr>
        </w:pPrChange>
      </w:pPr>
      <w:ins w:author="JOAO PEDRO MIRANDA SOUSA" w:date="2025-08-09T17:25:00Z" w:id="87">
        <w:r w:rsidRPr="00C319BD">
          <w:rPr>
            <w:sz w:val="20"/>
            <w:szCs w:val="20"/>
          </w:rPr>
          <w:t>Essa função direciona o usuário para a sala</w:t>
        </w:r>
        <w:r>
          <w:rPr>
            <w:sz w:val="20"/>
            <w:szCs w:val="20"/>
          </w:rPr>
          <w:t xml:space="preserve"> de bate-papo com o assistente.</w:t>
        </w:r>
      </w:ins>
    </w:p>
    <w:p w:rsidRPr="000364E0" w:rsidR="628BF460" w:rsidP="00C319BD" w:rsidRDefault="008D4909" w14:paraId="2C130FE4" w14:textId="03E403B7">
      <w:pPr>
        <w:spacing w:line="240" w:lineRule="auto"/>
        <w:ind w:firstLine="0"/>
        <w:jc w:val="center"/>
        <w:pPrChange w:author="JOAO PEDRO MIRANDA SOUSA" w:date="2025-08-09T17:25:00Z" w:id="88">
          <w:pPr>
            <w:ind w:firstLine="0"/>
            <w:jc w:val="center"/>
          </w:pPr>
        </w:pPrChange>
      </w:pPr>
      <w:del w:author="JOAO PEDRO MIRANDA SOUSA" w:date="2025-08-09T17:25:00Z" w:id="89">
        <w:r w:rsidRPr="5E16C8D6" w:rsidDel="00C319BD">
          <w:rPr>
            <w:sz w:val="20"/>
            <w:szCs w:val="20"/>
          </w:rPr>
          <w:delText>Iniciar Recomendação IA</w:delText>
        </w:r>
        <w:r w:rsidDel="00C319BD" w:rsidR="3E32DF67">
          <w:delText xml:space="preserve"> </w:delText>
        </w:r>
      </w:del>
    </w:p>
    <w:p w:rsidR="000A2A20" w:rsidP="008D4909" w:rsidRDefault="659C1210" w14:paraId="4B51639F" w14:textId="42EFCC85">
      <w:pPr>
        <w:ind w:firstLine="0"/>
        <w:jc w:val="center"/>
      </w:pPr>
      <w:r>
        <w:rPr>
          <w:noProof/>
          <w:lang w:eastAsia="pt-BR"/>
        </w:rPr>
        <w:drawing>
          <wp:inline distT="0" distB="0" distL="0" distR="0" wp14:anchorId="285A0077" wp14:editId="6511A0FB">
            <wp:extent cx="2999103" cy="2109127"/>
            <wp:effectExtent l="0" t="0" r="0" b="5715"/>
            <wp:docPr id="5927590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10264"/>
                    <a:stretch/>
                  </pic:blipFill>
                  <pic:spPr bwMode="auto">
                    <a:xfrm>
                      <a:off x="0" y="0"/>
                      <a:ext cx="3016683" cy="2121490"/>
                    </a:xfrm>
                    <a:prstGeom prst="rect">
                      <a:avLst/>
                    </a:prstGeom>
                    <a:ln>
                      <a:noFill/>
                    </a:ln>
                    <a:extLst>
                      <a:ext uri="{53640926-AAD7-44D8-BBD7-CCE9431645EC}">
                        <a14:shadowObscured xmlns:a14="http://schemas.microsoft.com/office/drawing/2010/main"/>
                      </a:ext>
                    </a:extLst>
                  </pic:spPr>
                </pic:pic>
              </a:graphicData>
            </a:graphic>
          </wp:inline>
        </w:drawing>
      </w:r>
    </w:p>
    <w:p w:rsidR="00863821" w:rsidP="000364E0" w:rsidRDefault="00863821" w14:paraId="3A9D0167" w14:textId="77777777">
      <w:pPr>
        <w:rPr>
          <w:ins w:author="JOAO PEDRO MIRANDA SOUSA" w:date="2025-08-09T17:59:00Z" w:id="90"/>
        </w:rPr>
      </w:pPr>
    </w:p>
    <w:p w:rsidR="000364E0" w:rsidP="000364E0" w:rsidRDefault="00863821" w14:paraId="74565100" w14:textId="581FD449">
      <w:pPr>
        <w:rPr>
          <w:ins w:author="JOAO PEDRO MIRANDA SOUSA" w:date="2025-08-09T18:03:00Z" w:id="91"/>
        </w:rPr>
      </w:pPr>
      <w:ins w:author="JOAO PEDRO MIRANDA SOUSA" w:date="2025-08-09T17:59:00Z" w:id="92">
        <w:r>
          <w:t xml:space="preserve">Se você não estiver </w:t>
        </w:r>
      </w:ins>
      <w:ins w:author="JOAO PEDRO MIRANDA SOUSA" w:date="2025-08-09T18:00:00Z" w:id="93">
        <w:r>
          <w:t>“logado”, ou seja, ainda não tenha criado e/ou entrado na sua conta, após</w:t>
        </w:r>
      </w:ins>
      <w:ins w:author="JOAO PEDRO MIRANDA SOUSA" w:date="2025-08-09T17:59:00Z" w:id="94">
        <w:r>
          <w:t xml:space="preserve"> clicar no botão “Iniciar Recomendação IA”, na tela inicial (</w:t>
        </w:r>
        <w:r w:rsidRPr="00C358D9">
          <w:rPr>
            <w:b/>
          </w:rPr>
          <w:t>Figura 1</w:t>
        </w:r>
        <w:r>
          <w:t>), aparecerá um pop-up de aviso sobre</w:t>
        </w:r>
      </w:ins>
      <w:ins w:author="JOAO PEDRO MIRANDA SOUSA" w:date="2025-08-09T18:01:00Z" w:id="95">
        <w:r>
          <w:t xml:space="preserve"> a montagem de maneira anônima</w:t>
        </w:r>
      </w:ins>
      <w:ins w:author="JOAO PEDRO MIRANDA SOUSA" w:date="2025-08-09T18:02:00Z" w:id="96">
        <w:r>
          <w:t xml:space="preserve"> </w:t>
        </w:r>
      </w:ins>
      <w:ins w:author="JOAO PEDRO MIRANDA SOUSA" w:date="2025-08-09T18:01:00Z" w:id="97">
        <w:r>
          <w:t xml:space="preserve">como demostrado na </w:t>
        </w:r>
        <w:r w:rsidRPr="00DC600E">
          <w:rPr>
            <w:b/>
            <w:rPrChange w:author="JOAO PEDRO MIRANDA SOUSA" w:date="2025-08-09T19:22:00Z" w:id="98">
              <w:rPr/>
            </w:rPrChange>
          </w:rPr>
          <w:t>Figura 3</w:t>
        </w:r>
        <w:r>
          <w:t>.</w:t>
        </w:r>
      </w:ins>
      <w:ins w:author="JOAO PEDRO MIRANDA SOUSA" w:date="2025-08-09T18:02:00Z" w:id="99">
        <w:r>
          <w:t xml:space="preserve"> Você poderá continuar como visitante ou fazer Login / Cadastro.</w:t>
        </w:r>
      </w:ins>
      <w:ins w:author="JOAO PEDRO MIRANDA SOUSA" w:date="2025-08-09T18:01:00Z" w:id="100">
        <w:r>
          <w:t xml:space="preserve"> </w:t>
        </w:r>
      </w:ins>
    </w:p>
    <w:p w:rsidR="00863821" w:rsidP="00863821" w:rsidRDefault="00863821" w14:paraId="71FF4866" w14:textId="2A286B33">
      <w:pPr>
        <w:tabs>
          <w:tab w:val="left" w:pos="3921"/>
        </w:tabs>
        <w:rPr>
          <w:ins w:author="JOAO PEDRO MIRANDA SOUSA" w:date="2025-08-09T18:02:00Z" w:id="101"/>
        </w:rPr>
        <w:pPrChange w:author="JOAO PEDRO MIRANDA SOUSA" w:date="2025-08-09T18:03:00Z" w:id="102">
          <w:pPr/>
        </w:pPrChange>
      </w:pPr>
      <w:ins w:author="JOAO PEDRO MIRANDA SOUSA" w:date="2025-08-09T18:03:00Z" w:id="103">
        <w:r>
          <w:tab/>
        </w:r>
      </w:ins>
    </w:p>
    <w:p w:rsidRPr="00863821" w:rsidR="00863821" w:rsidP="00863821" w:rsidRDefault="00863821" w14:paraId="581FC7C4" w14:textId="4E051593">
      <w:pPr>
        <w:spacing w:line="240" w:lineRule="auto"/>
        <w:ind w:firstLine="0"/>
        <w:jc w:val="center"/>
        <w:rPr>
          <w:ins w:author="JOAO PEDRO MIRANDA SOUSA" w:date="2025-08-09T18:03:00Z" w:id="104"/>
          <w:sz w:val="20"/>
          <w:szCs w:val="20"/>
          <w:rPrChange w:author="JOAO PEDRO MIRANDA SOUSA" w:date="2025-08-09T18:04:00Z" w:id="105">
            <w:rPr>
              <w:ins w:author="JOAO PEDRO MIRANDA SOUSA" w:date="2025-08-09T18:03:00Z" w:id="106"/>
            </w:rPr>
          </w:rPrChange>
        </w:rPr>
        <w:pPrChange w:author="JOAO PEDRO MIRANDA SOUSA" w:date="2025-08-09T18:04:00Z" w:id="107">
          <w:pPr/>
        </w:pPrChange>
      </w:pPr>
      <w:ins w:author="JOAO PEDRO MIRANDA SOUSA" w:date="2025-08-09T18:03:00Z" w:id="108">
        <w:r w:rsidRPr="5E16C8D6">
          <w:rPr>
            <w:b/>
            <w:bCs/>
            <w:sz w:val="20"/>
            <w:szCs w:val="20"/>
          </w:rPr>
          <w:t xml:space="preserve">Figura </w:t>
        </w:r>
        <w:r>
          <w:rPr>
            <w:b/>
            <w:bCs/>
            <w:sz w:val="20"/>
            <w:szCs w:val="20"/>
          </w:rPr>
          <w:t>3:</w:t>
        </w:r>
        <w:r w:rsidRPr="5E16C8D6">
          <w:rPr>
            <w:sz w:val="20"/>
            <w:szCs w:val="20"/>
          </w:rPr>
          <w:t xml:space="preserve"> </w:t>
        </w:r>
      </w:ins>
      <w:ins w:author="JOAO PEDRO MIRANDA SOUSA" w:date="2025-08-09T18:04:00Z" w:id="109">
        <w:r>
          <w:rPr>
            <w:sz w:val="20"/>
            <w:szCs w:val="20"/>
          </w:rPr>
          <w:t>Pop-up de aviso sobre a montagem anônima e recomendação</w:t>
        </w:r>
      </w:ins>
      <w:ins w:author="JOAO PEDRO MIRANDA SOUSA" w:date="2025-08-09T18:03:00Z" w:id="110">
        <w:r>
          <w:rPr>
            <w:sz w:val="20"/>
            <w:szCs w:val="20"/>
          </w:rPr>
          <w:t>.</w:t>
        </w:r>
      </w:ins>
      <w:ins w:author="JOAO PEDRO MIRANDA SOUSA" w:date="2025-08-09T18:04:00Z" w:id="111">
        <w:r>
          <w:rPr>
            <w:sz w:val="20"/>
            <w:szCs w:val="20"/>
          </w:rPr>
          <w:t xml:space="preserve"> </w:t>
        </w:r>
      </w:ins>
      <w:ins w:author="JOAO PEDRO MIRANDA SOUSA" w:date="2025-08-09T18:03:00Z" w:id="112">
        <w:r w:rsidRPr="00C319BD">
          <w:rPr>
            <w:sz w:val="20"/>
            <w:szCs w:val="20"/>
          </w:rPr>
          <w:t xml:space="preserve">Essa </w:t>
        </w:r>
      </w:ins>
      <w:ins w:author="JOAO PEDRO MIRANDA SOUSA" w:date="2025-08-09T18:04:00Z" w:id="113">
        <w:r>
          <w:rPr>
            <w:sz w:val="20"/>
            <w:szCs w:val="20"/>
          </w:rPr>
          <w:t xml:space="preserve">tela solicita </w:t>
        </w:r>
      </w:ins>
      <w:ins w:author="JOAO PEDRO MIRANDA SOUSA" w:date="2025-08-09T18:05:00Z" w:id="114">
        <w:r>
          <w:rPr>
            <w:sz w:val="20"/>
            <w:szCs w:val="20"/>
          </w:rPr>
          <w:t xml:space="preserve">e permite </w:t>
        </w:r>
      </w:ins>
      <w:ins w:author="JOAO PEDRO MIRANDA SOUSA" w:date="2025-08-09T18:04:00Z" w:id="115">
        <w:r>
          <w:rPr>
            <w:sz w:val="20"/>
            <w:szCs w:val="20"/>
          </w:rPr>
          <w:t xml:space="preserve">ao </w:t>
        </w:r>
      </w:ins>
      <w:ins w:author="JOAO PEDRO MIRANDA SOUSA" w:date="2025-08-09T18:05:00Z" w:id="116">
        <w:r>
          <w:rPr>
            <w:sz w:val="20"/>
            <w:szCs w:val="20"/>
          </w:rPr>
          <w:t>continuar como visitante ou ser direcionado para realizar o login/cadastro.</w:t>
        </w:r>
      </w:ins>
    </w:p>
    <w:p w:rsidR="00863821" w:rsidP="00863821" w:rsidRDefault="00863821" w14:paraId="0FE4E399" w14:textId="77777777">
      <w:pPr>
        <w:spacing w:line="240" w:lineRule="auto"/>
        <w:ind w:firstLine="0"/>
        <w:jc w:val="center"/>
        <w:rPr>
          <w:ins w:author="JOAO PEDRO MIRANDA SOUSA" w:date="2025-08-09T18:02:00Z" w:id="117"/>
        </w:rPr>
        <w:pPrChange w:author="JOAO PEDRO MIRANDA SOUSA" w:date="2025-08-09T18:03:00Z" w:id="118">
          <w:pPr/>
        </w:pPrChange>
      </w:pPr>
    </w:p>
    <w:p w:rsidR="00863821" w:rsidP="00863821" w:rsidRDefault="00863821" w14:paraId="563F7C79" w14:textId="42B4908E">
      <w:pPr>
        <w:ind w:firstLine="0"/>
        <w:jc w:val="center"/>
        <w:rPr>
          <w:ins w:author="JOAO PEDRO MIRANDA SOUSA" w:date="2025-08-09T18:01:00Z" w:id="119"/>
        </w:rPr>
        <w:pPrChange w:author="JOAO PEDRO MIRANDA SOUSA" w:date="2025-08-09T18:03:00Z" w:id="120">
          <w:pPr/>
        </w:pPrChange>
      </w:pPr>
      <w:ins w:author="JOAO PEDRO MIRANDA SOUSA" w:date="2025-08-09T18:02:00Z" w:id="121">
        <w:r w:rsidRPr="00863821">
          <w:rPr>
            <w:noProof/>
            <w:lang w:eastAsia="pt-BR"/>
          </w:rPr>
          <w:drawing>
            <wp:inline distT="0" distB="0" distL="0" distR="0" wp14:anchorId="0389C10A" wp14:editId="7D62C91A">
              <wp:extent cx="2587167" cy="1428333"/>
              <wp:effectExtent l="0" t="0" r="3810" b="635"/>
              <wp:docPr id="8" name="Imagem 8" descr="C:\Users\Usuário\Pictures\Screenshots\Captura de tela 2025-08-09 175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ário\Pictures\Screenshots\Captura de tela 2025-08-09 17564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444" t="34138" r="36062" b="32416"/>
                      <a:stretch/>
                    </pic:blipFill>
                    <pic:spPr bwMode="auto">
                      <a:xfrm>
                        <a:off x="0" y="0"/>
                        <a:ext cx="2649792" cy="1462907"/>
                      </a:xfrm>
                      <a:prstGeom prst="rect">
                        <a:avLst/>
                      </a:prstGeom>
                      <a:noFill/>
                      <a:ln>
                        <a:noFill/>
                      </a:ln>
                      <a:extLst>
                        <a:ext uri="{53640926-AAD7-44D8-BBD7-CCE9431645EC}">
                          <a14:shadowObscured xmlns:a14="http://schemas.microsoft.com/office/drawing/2010/main"/>
                        </a:ext>
                      </a:extLst>
                    </pic:spPr>
                  </pic:pic>
                </a:graphicData>
              </a:graphic>
            </wp:inline>
          </w:drawing>
        </w:r>
      </w:ins>
    </w:p>
    <w:p w:rsidR="00863821" w:rsidP="000364E0" w:rsidRDefault="00863821" w14:paraId="68075BE8" w14:textId="77777777"/>
    <w:p w:rsidR="000A2A20" w:rsidP="000364E0" w:rsidRDefault="000364E0" w14:paraId="66C9CD8A" w14:textId="4B20F438">
      <w:pPr>
        <w:pStyle w:val="Ttulo2"/>
      </w:pPr>
      <w:bookmarkStart w:name="_Toc205660856" w:id="122"/>
      <w:r>
        <w:t>Passo 2</w:t>
      </w:r>
      <w:r w:rsidR="008D4909">
        <w:t>:</w:t>
      </w:r>
      <w:r>
        <w:t xml:space="preserve"> </w:t>
      </w:r>
      <w:r w:rsidR="6F9192E4">
        <w:t>Conversando com o CodeTuga</w:t>
      </w:r>
      <w:bookmarkEnd w:id="122"/>
    </w:p>
    <w:p w:rsidR="000364E0" w:rsidP="000364E0" w:rsidRDefault="000364E0" w14:paraId="7DA5E51F" w14:textId="5427595B">
      <w:r>
        <w:t>Na sala de bate-papo</w:t>
      </w:r>
      <w:ins w:author="JOAO PEDRO MIRANDA SOUSA" w:date="2025-08-09T17:35:00Z" w:id="123">
        <w:r w:rsidR="00D32D72">
          <w:t xml:space="preserve"> </w:t>
        </w:r>
      </w:ins>
      <w:ins w:author="JOAO PEDRO MIRANDA SOUSA" w:date="2025-08-09T17:36:00Z" w:id="124">
        <w:r w:rsidR="00D32D72">
          <w:t xml:space="preserve">exibido na </w:t>
        </w:r>
      </w:ins>
      <w:ins w:author="JOAO PEDRO MIRANDA SOUSA" w:date="2025-08-09T17:35:00Z" w:id="125">
        <w:r w:rsidRPr="00D32D72" w:rsidR="00D32D72">
          <w:rPr>
            <w:b/>
            <w:rPrChange w:author="JOAO PEDRO MIRANDA SOUSA" w:date="2025-08-09T17:36:00Z" w:id="126">
              <w:rPr/>
            </w:rPrChange>
          </w:rPr>
          <w:t>Fig</w:t>
        </w:r>
      </w:ins>
      <w:ins w:author="JOAO PEDRO MIRANDA SOUSA" w:date="2025-08-09T17:36:00Z" w:id="127">
        <w:r w:rsidRPr="00D32D72" w:rsidR="00D32D72">
          <w:rPr>
            <w:b/>
            <w:rPrChange w:author="JOAO PEDRO MIRANDA SOUSA" w:date="2025-08-09T17:36:00Z" w:id="128">
              <w:rPr/>
            </w:rPrChange>
          </w:rPr>
          <w:t xml:space="preserve">ura </w:t>
        </w:r>
      </w:ins>
      <w:ins w:author="JOAO PEDRO MIRANDA SOUSA" w:date="2025-08-09T18:05:00Z" w:id="129">
        <w:r w:rsidR="00863821">
          <w:rPr>
            <w:b/>
          </w:rPr>
          <w:t>4</w:t>
        </w:r>
      </w:ins>
      <w:ins w:author="JOAO PEDRO MIRANDA SOUSA" w:date="2025-08-09T17:36:00Z" w:id="130">
        <w:r w:rsidR="00D32D72">
          <w:rPr>
            <w:b/>
          </w:rPr>
          <w:t xml:space="preserve"> </w:t>
        </w:r>
        <w:r w:rsidR="00D32D72">
          <w:t>abaixo</w:t>
        </w:r>
      </w:ins>
      <w:r>
        <w:t xml:space="preserve">, o </w:t>
      </w:r>
      <w:r w:rsidRPr="000364E0">
        <w:rPr>
          <w:b/>
        </w:rPr>
        <w:t>CodeTuga</w:t>
      </w:r>
      <w:r>
        <w:t xml:space="preserve"> fará perguntas para identificar seu objetivo e preferências. </w:t>
      </w:r>
      <w:ins w:author="JOAO PEDRO MIRANDA SOUSA" w:date="2025-08-09T17:37:00Z" w:id="131">
        <w:r w:rsidRPr="00D32D72" w:rsidR="00D32D72">
          <w:t>Nessa tela, é possível ver o espaço de interação com o assistente virtual, onde são solicitadas informações como:</w:t>
        </w:r>
      </w:ins>
      <w:del w:author="JOAO PEDRO MIRANDA SOUSA" w:date="2025-08-09T17:37:00Z" w:id="132">
        <w:r w:rsidDel="00D32D72">
          <w:delText>Entre as informações solicitadas estão:</w:delText>
        </w:r>
      </w:del>
    </w:p>
    <w:p w:rsidR="000364E0" w:rsidP="000364E0" w:rsidRDefault="000364E0" w14:paraId="0B8842B5" w14:textId="3F85235F">
      <w:pPr>
        <w:pStyle w:val="PargrafodaLista"/>
        <w:numPr>
          <w:ilvl w:val="0"/>
          <w:numId w:val="9"/>
        </w:numPr>
        <w:ind w:left="993"/>
      </w:pPr>
      <w:r w:rsidRPr="000364E0">
        <w:rPr>
          <w:b/>
        </w:rPr>
        <w:t>Tipo de máquina</w:t>
      </w:r>
      <w:r>
        <w:t>: Se é um PC para jogos, estação de trabalho, servidor, entre outros.</w:t>
      </w:r>
    </w:p>
    <w:p w:rsidR="000364E0" w:rsidP="000364E0" w:rsidRDefault="000364E0" w14:paraId="4783B75F" w14:textId="0A89E4DC">
      <w:pPr>
        <w:pStyle w:val="PargrafodaLista"/>
        <w:numPr>
          <w:ilvl w:val="0"/>
          <w:numId w:val="9"/>
        </w:numPr>
        <w:ind w:left="993"/>
      </w:pPr>
      <w:r w:rsidRPr="000364E0">
        <w:rPr>
          <w:b/>
        </w:rPr>
        <w:t>Propósito</w:t>
      </w:r>
      <w:r>
        <w:t xml:space="preserve"> </w:t>
      </w:r>
      <w:r w:rsidRPr="000364E0">
        <w:rPr>
          <w:b/>
        </w:rPr>
        <w:t>principal</w:t>
      </w:r>
      <w:r>
        <w:t>: como jogar, trabalhar, editar vídeos ou realizar tarefas específicas.</w:t>
      </w:r>
    </w:p>
    <w:p w:rsidR="000364E0" w:rsidP="000364E0" w:rsidRDefault="000364E0" w14:paraId="67255694" w14:textId="08530C1E">
      <w:pPr>
        <w:pStyle w:val="PargrafodaLista"/>
        <w:numPr>
          <w:ilvl w:val="0"/>
          <w:numId w:val="9"/>
        </w:numPr>
        <w:ind w:left="993"/>
      </w:pPr>
      <w:r w:rsidRPr="000364E0">
        <w:rPr>
          <w:b/>
        </w:rPr>
        <w:t>Orçamento</w:t>
      </w:r>
      <w:r>
        <w:t>: valor máximo que deseja investir.</w:t>
      </w:r>
    </w:p>
    <w:p w:rsidRPr="000364E0" w:rsidR="090E150D" w:rsidDel="00D32D72" w:rsidP="00CB2FFD" w:rsidRDefault="000364E0" w14:paraId="21F1916F" w14:textId="0273F25D">
      <w:pPr>
        <w:rPr>
          <w:del w:author="JOAO PEDRO MIRANDA SOUSA" w:date="2025-08-09T17:37:00Z" w:id="133"/>
        </w:rPr>
        <w:pPrChange w:author="JOAO PEDRO MIRANDA SOUSA" w:date="2025-08-09T18:12:00Z" w:id="134">
          <w:pPr>
            <w:pStyle w:val="PargrafodaLista"/>
            <w:numPr>
              <w:numId w:val="9"/>
            </w:numPr>
            <w:ind w:left="1429" w:hanging="360"/>
          </w:pPr>
        </w:pPrChange>
      </w:pPr>
      <w:del w:author="JOAO PEDRO MIRANDA SOUSA" w:date="2025-08-09T17:37:00Z" w:id="135">
        <w:r w:rsidDel="00D32D72">
          <w:delText>Responda de forma clara e objetiva. Conforme as respostas são enviadas, a área “</w:delText>
        </w:r>
        <w:r w:rsidRPr="00D32D72" w:rsidDel="00D32D72">
          <w:rPr>
            <w:b/>
            <w:bCs/>
          </w:rPr>
          <w:delText>Dados Coletados</w:delText>
        </w:r>
        <w:r w:rsidDel="00D32D72">
          <w:delText>” (na parte inferior da tela) será atualizada automaticamente, permitindo acompanhar o que já foi informado.</w:delText>
        </w:r>
      </w:del>
    </w:p>
    <w:p w:rsidR="00C319BD" w:rsidP="00CB2FFD" w:rsidRDefault="00C319BD" w14:paraId="25406F41" w14:textId="77777777">
      <w:pPr>
        <w:rPr>
          <w:ins w:author="JOAO PEDRO MIRANDA SOUSA" w:date="2025-08-09T17:28:00Z" w:id="136"/>
          <w:b/>
          <w:bCs/>
          <w:sz w:val="20"/>
          <w:szCs w:val="20"/>
        </w:rPr>
        <w:pPrChange w:author="JOAO PEDRO MIRANDA SOUSA" w:date="2025-08-09T18:12:00Z" w:id="137">
          <w:pPr>
            <w:pStyle w:val="PargrafodaLista"/>
          </w:pPr>
        </w:pPrChange>
      </w:pPr>
    </w:p>
    <w:p w:rsidR="00C319BD" w:rsidP="00C319BD" w:rsidRDefault="008D4909" w14:paraId="54F905F8" w14:textId="1F257B7B">
      <w:pPr>
        <w:spacing w:line="240" w:lineRule="auto"/>
        <w:ind w:firstLine="0"/>
        <w:jc w:val="center"/>
        <w:rPr>
          <w:ins w:author="JOAO PEDRO MIRANDA SOUSA" w:date="2025-08-09T17:30:00Z" w:id="138"/>
          <w:sz w:val="20"/>
          <w:szCs w:val="20"/>
        </w:rPr>
        <w:pPrChange w:author="JOAO PEDRO MIRANDA SOUSA" w:date="2025-08-09T17:30:00Z" w:id="139">
          <w:pPr>
            <w:ind w:firstLine="0"/>
            <w:jc w:val="center"/>
          </w:pPr>
        </w:pPrChange>
      </w:pPr>
      <w:r w:rsidRPr="5E16C8D6">
        <w:rPr>
          <w:b/>
          <w:bCs/>
          <w:sz w:val="20"/>
          <w:szCs w:val="20"/>
        </w:rPr>
        <w:t xml:space="preserve">Figura </w:t>
      </w:r>
      <w:ins w:author="JOAO PEDRO MIRANDA SOUSA" w:date="2025-08-09T18:05:00Z" w:id="140">
        <w:r w:rsidR="00863821">
          <w:rPr>
            <w:b/>
            <w:bCs/>
            <w:sz w:val="20"/>
            <w:szCs w:val="20"/>
          </w:rPr>
          <w:t>4</w:t>
        </w:r>
      </w:ins>
      <w:del w:author="JOAO PEDRO MIRANDA SOUSA" w:date="2025-08-09T17:31:00Z" w:id="141">
        <w:r w:rsidRPr="5E16C8D6" w:rsidDel="00C319BD">
          <w:rPr>
            <w:b/>
            <w:bCs/>
            <w:sz w:val="20"/>
            <w:szCs w:val="20"/>
          </w:rPr>
          <w:delText>4</w:delText>
        </w:r>
      </w:del>
      <w:r w:rsidRPr="5E16C8D6">
        <w:rPr>
          <w:sz w:val="20"/>
          <w:szCs w:val="20"/>
        </w:rPr>
        <w:t xml:space="preserve">: </w:t>
      </w:r>
      <w:ins w:author="JOAO PEDRO MIRANDA SOUSA" w:date="2025-08-09T17:30:00Z" w:id="142">
        <w:r w:rsidRPr="00C319BD" w:rsidR="00C319BD">
          <w:rPr>
            <w:sz w:val="20"/>
            <w:szCs w:val="20"/>
          </w:rPr>
          <w:t>Exemplo da interface de bate-papo interativa entre o usuário e o assistente virtual. Nessa tela, são apresentadas as perguntas sobre tipo de máquina, propósito de uso e orçamento</w:t>
        </w:r>
      </w:ins>
      <w:ins w:author="JOAO PEDRO MIRANDA SOUSA" w:date="2025-08-09T18:13:00Z" w:id="143">
        <w:r w:rsidR="00CB2FFD">
          <w:rPr>
            <w:sz w:val="20"/>
            <w:szCs w:val="20"/>
          </w:rPr>
          <w:t>, além do espaço da</w:t>
        </w:r>
      </w:ins>
      <w:ins w:author="JOAO PEDRO MIRANDA SOUSA" w:date="2025-08-09T18:14:00Z" w:id="144">
        <w:r w:rsidR="00CB2FFD">
          <w:rPr>
            <w:sz w:val="20"/>
            <w:szCs w:val="20"/>
          </w:rPr>
          <w:t xml:space="preserve"> build gerada</w:t>
        </w:r>
      </w:ins>
      <w:ins w:author="JOAO PEDRO MIRANDA SOUSA" w:date="2025-08-09T17:30:00Z" w:id="145">
        <w:r w:rsidR="00C319BD">
          <w:rPr>
            <w:sz w:val="20"/>
            <w:szCs w:val="20"/>
          </w:rPr>
          <w:t>.</w:t>
        </w:r>
      </w:ins>
    </w:p>
    <w:p w:rsidRPr="000364E0" w:rsidR="008D4909" w:rsidP="00C319BD" w:rsidRDefault="008D4909" w14:paraId="57BEFDB4" w14:textId="7066DAED">
      <w:pPr>
        <w:spacing w:line="240" w:lineRule="auto"/>
        <w:rPr>
          <w:sz w:val="20"/>
          <w:szCs w:val="20"/>
        </w:rPr>
        <w:pPrChange w:author="JOAO PEDRO MIRANDA SOUSA" w:date="2025-08-09T17:30:00Z" w:id="146">
          <w:pPr>
            <w:ind w:firstLine="0"/>
            <w:jc w:val="center"/>
          </w:pPr>
        </w:pPrChange>
      </w:pPr>
      <w:del w:author="JOAO PEDRO MIRANDA SOUSA" w:date="2025-08-09T17:28:00Z" w:id="147">
        <w:r w:rsidRPr="5E16C8D6" w:rsidDel="00C319BD">
          <w:rPr>
            <w:sz w:val="20"/>
            <w:szCs w:val="20"/>
          </w:rPr>
          <w:delText>Conversa com o CodeTuga</w:delText>
        </w:r>
      </w:del>
    </w:p>
    <w:p w:rsidR="000A2A20" w:rsidRDefault="00CB2FFD" w14:paraId="5D07F1C0" w14:textId="244A202A">
      <w:pPr>
        <w:ind w:firstLine="0"/>
        <w:jc w:val="center"/>
      </w:pPr>
      <w:ins w:author="JOAO PEDRO MIRANDA SOUSA" w:date="2025-08-09T18:13:00Z" w:id="148">
        <w:r w:rsidRPr="00CB2FFD">
          <w:rPr>
            <w:lang w:eastAsia="pt-BR"/>
          </w:rPr>
          <w:drawing>
            <wp:inline distT="0" distB="0" distL="0" distR="0" wp14:anchorId="7E8877BB" wp14:editId="11C81CE5">
              <wp:extent cx="5760085" cy="264287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42870"/>
                      </a:xfrm>
                      <a:prstGeom prst="rect">
                        <a:avLst/>
                      </a:prstGeom>
                    </pic:spPr>
                  </pic:pic>
                </a:graphicData>
              </a:graphic>
            </wp:inline>
          </w:drawing>
        </w:r>
      </w:ins>
      <w:del w:author="JOAO PEDRO MIRANDA SOUSA" w:date="2025-08-09T18:13:00Z" w:id="149">
        <w:r w:rsidDel="00CB2FFD" w:rsidR="4A70698A">
          <w:rPr>
            <w:noProof/>
            <w:lang w:eastAsia="pt-BR"/>
          </w:rPr>
          <w:drawing>
            <wp:inline distT="0" distB="0" distL="0" distR="0" wp14:anchorId="003C23B2" wp14:editId="3D59421D">
              <wp:extent cx="3703410" cy="2970109"/>
              <wp:effectExtent l="0" t="0" r="0" b="1905"/>
              <wp:docPr id="211552873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9329" b="14875"/>
                      <a:stretch/>
                    </pic:blipFill>
                    <pic:spPr bwMode="auto">
                      <a:xfrm>
                        <a:off x="0" y="0"/>
                        <a:ext cx="3770660" cy="3024043"/>
                      </a:xfrm>
                      <a:prstGeom prst="rect">
                        <a:avLst/>
                      </a:prstGeom>
                      <a:ln>
                        <a:noFill/>
                      </a:ln>
                      <a:extLst>
                        <a:ext uri="{53640926-AAD7-44D8-BBD7-CCE9431645EC}">
                          <a14:shadowObscured xmlns:a14="http://schemas.microsoft.com/office/drawing/2010/main"/>
                        </a:ext>
                      </a:extLst>
                    </pic:spPr>
                  </pic:pic>
                </a:graphicData>
              </a:graphic>
            </wp:inline>
          </w:drawing>
        </w:r>
      </w:del>
    </w:p>
    <w:p w:rsidR="000364E0" w:rsidP="000364E0" w:rsidRDefault="000364E0" w14:paraId="396F0A9D" w14:textId="77777777"/>
    <w:p w:rsidR="000A2A20" w:rsidP="000364E0" w:rsidRDefault="6F9192E4" w14:paraId="0688DCBE" w14:textId="60C0CCBF">
      <w:pPr>
        <w:pStyle w:val="Ttulo2"/>
      </w:pPr>
      <w:bookmarkStart w:name="_Toc205660857" w:id="150"/>
      <w:r>
        <w:t>Passo 3</w:t>
      </w:r>
      <w:r w:rsidR="008D4909">
        <w:t>:</w:t>
      </w:r>
      <w:r>
        <w:t xml:space="preserve"> Permissão de Localização (Opcional)</w:t>
      </w:r>
      <w:bookmarkEnd w:id="150"/>
    </w:p>
    <w:p w:rsidR="000364E0" w:rsidP="000364E0" w:rsidRDefault="000364E0" w14:paraId="6119931D" w14:textId="6EE0A057">
      <w:r>
        <w:t xml:space="preserve">Para oferecer recomendações mais precisas de refrigeração, o </w:t>
      </w:r>
      <w:r w:rsidRPr="000364E0">
        <w:rPr>
          <w:b/>
        </w:rPr>
        <w:t>CodeTuga</w:t>
      </w:r>
      <w:r>
        <w:t xml:space="preserve"> pode solicitar acesso à sua </w:t>
      </w:r>
      <w:r w:rsidRPr="000364E0">
        <w:rPr>
          <w:b/>
        </w:rPr>
        <w:t>localização</w:t>
      </w:r>
      <w:ins w:author="JOAO PEDRO MIRANDA SOUSA" w:date="2025-08-09T17:38:00Z" w:id="151">
        <w:r w:rsidR="00D32D72">
          <w:rPr>
            <w:b/>
          </w:rPr>
          <w:t xml:space="preserve"> </w:t>
        </w:r>
        <w:r w:rsidR="00D32D72">
          <w:t xml:space="preserve">como demonstrado na </w:t>
        </w:r>
        <w:r w:rsidRPr="00D32D72" w:rsidR="00D32D72">
          <w:rPr>
            <w:b/>
            <w:rPrChange w:author="JOAO PEDRO MIRANDA SOUSA" w:date="2025-08-09T17:38:00Z" w:id="152">
              <w:rPr/>
            </w:rPrChange>
          </w:rPr>
          <w:t xml:space="preserve">Figura </w:t>
        </w:r>
      </w:ins>
      <w:ins w:author="JOAO PEDRO MIRANDA SOUSA" w:date="2025-08-09T18:05:00Z" w:id="153">
        <w:r w:rsidR="00863821">
          <w:rPr>
            <w:b/>
          </w:rPr>
          <w:t>5</w:t>
        </w:r>
      </w:ins>
      <w:ins w:author="JOAO PEDRO MIRANDA SOUSA" w:date="2025-08-09T17:38:00Z" w:id="154">
        <w:r w:rsidR="00D32D72">
          <w:t xml:space="preserve"> abaixo</w:t>
        </w:r>
      </w:ins>
      <w:r>
        <w:t xml:space="preserve">. </w:t>
      </w:r>
      <w:ins w:author="JOAO PEDRO MIRANDA SOUSA" w:date="2025-08-09T17:39:00Z" w:id="155">
        <w:r w:rsidRPr="00D32D72" w:rsidR="00D32D72">
          <w:t>Nessa tela, é exibida uma janela de solicitação, informando ao usuário que, ao permitir o acesso, o sistema poderá verificar as condições climáticas médias da região e, assim, sugerir coolers e ventoinhas mais adequados.</w:t>
        </w:r>
      </w:ins>
      <w:del w:author="JOAO PEDRO MIRANDA SOUSA" w:date="2025-08-09T17:39:00Z" w:id="156">
        <w:r w:rsidDel="00D32D72">
          <w:delText>Com essa informação, o sistema verifica as condições climáticas médias da sua região e sugere coolers e ventoinhas mais adequados.</w:delText>
        </w:r>
      </w:del>
    </w:p>
    <w:p w:rsidRPr="000364E0" w:rsidR="090E150D" w:rsidP="000364E0" w:rsidRDefault="000364E0" w14:paraId="377C0FF2" w14:textId="2D2DAEF4">
      <w:r>
        <w:t xml:space="preserve">Essa permissão é </w:t>
      </w:r>
      <w:r w:rsidRPr="5E16C8D6">
        <w:rPr>
          <w:b/>
          <w:bCs/>
        </w:rPr>
        <w:t>opcional</w:t>
      </w:r>
      <w:r>
        <w:t xml:space="preserve">, mas </w:t>
      </w:r>
      <w:r w:rsidRPr="5E16C8D6">
        <w:rPr>
          <w:b/>
          <w:bCs/>
        </w:rPr>
        <w:t>altamente recomendada</w:t>
      </w:r>
      <w:r>
        <w:t xml:space="preserve"> para garantir um melhor desempenho térmico do computador.</w:t>
      </w:r>
    </w:p>
    <w:p w:rsidRPr="000364E0" w:rsidR="090E150D" w:rsidP="5E16C8D6" w:rsidRDefault="090E150D" w14:paraId="0E465402" w14:textId="5E48223A"/>
    <w:p w:rsidR="00C319BD" w:rsidP="00C319BD" w:rsidRDefault="008D4909" w14:paraId="56D98417" w14:textId="1588DB1E">
      <w:pPr>
        <w:spacing w:line="240" w:lineRule="auto"/>
        <w:ind w:firstLine="0"/>
        <w:jc w:val="center"/>
        <w:rPr>
          <w:ins w:author="JOAO PEDRO MIRANDA SOUSA" w:date="2025-08-09T17:30:00Z" w:id="157"/>
          <w:sz w:val="20"/>
          <w:szCs w:val="20"/>
        </w:rPr>
        <w:pPrChange w:author="JOAO PEDRO MIRANDA SOUSA" w:date="2025-08-09T17:30:00Z" w:id="158">
          <w:pPr>
            <w:ind w:firstLine="0"/>
            <w:jc w:val="center"/>
          </w:pPr>
        </w:pPrChange>
      </w:pPr>
      <w:r w:rsidRPr="5E16C8D6">
        <w:rPr>
          <w:b/>
          <w:bCs/>
          <w:sz w:val="20"/>
          <w:szCs w:val="20"/>
        </w:rPr>
        <w:t xml:space="preserve">Figura </w:t>
      </w:r>
      <w:ins w:author="JOAO PEDRO MIRANDA SOUSA" w:date="2025-08-09T18:05:00Z" w:id="159">
        <w:r w:rsidR="00863821">
          <w:rPr>
            <w:b/>
            <w:bCs/>
            <w:sz w:val="20"/>
            <w:szCs w:val="20"/>
          </w:rPr>
          <w:t>5</w:t>
        </w:r>
      </w:ins>
      <w:del w:author="JOAO PEDRO MIRANDA SOUSA" w:date="2025-08-09T17:14:00Z" w:id="160">
        <w:r w:rsidRPr="5E16C8D6" w:rsidDel="002E5C98">
          <w:rPr>
            <w:b/>
            <w:bCs/>
            <w:sz w:val="20"/>
            <w:szCs w:val="20"/>
          </w:rPr>
          <w:delText>4</w:delText>
        </w:r>
      </w:del>
      <w:r w:rsidRPr="5E16C8D6">
        <w:rPr>
          <w:sz w:val="20"/>
          <w:szCs w:val="20"/>
        </w:rPr>
        <w:t xml:space="preserve">: </w:t>
      </w:r>
      <w:ins w:author="JOAO PEDRO MIRANDA SOUSA" w:date="2025-08-09T17:30:00Z" w:id="161">
        <w:r w:rsidRPr="00C319BD" w:rsidR="00C319BD">
          <w:rPr>
            <w:sz w:val="20"/>
            <w:szCs w:val="20"/>
          </w:rPr>
          <w:t>Janela de solicitação de permissão para acessar a localização do usuário. Essa função é utilizada para obter dados climáticos da região e sugerir soluções de refrigeração adequadas, otimizando o de</w:t>
        </w:r>
        <w:r w:rsidR="00C319BD">
          <w:rPr>
            <w:sz w:val="20"/>
            <w:szCs w:val="20"/>
          </w:rPr>
          <w:t>sempenho térmico do computador.</w:t>
        </w:r>
      </w:ins>
    </w:p>
    <w:p w:rsidRPr="00C319BD" w:rsidR="105CDD39" w:rsidP="00C319BD" w:rsidRDefault="008D4909" w14:paraId="0A1FF9F7" w14:textId="71AD418A">
      <w:pPr>
        <w:spacing w:line="240" w:lineRule="auto"/>
        <w:ind w:firstLine="0"/>
        <w:jc w:val="center"/>
        <w:rPr>
          <w:sz w:val="20"/>
          <w:szCs w:val="20"/>
          <w:rPrChange w:author="JOAO PEDRO MIRANDA SOUSA" w:date="2025-08-09T17:29:00Z" w:id="162">
            <w:rPr/>
          </w:rPrChange>
        </w:rPr>
        <w:pPrChange w:author="JOAO PEDRO MIRANDA SOUSA" w:date="2025-08-09T17:30:00Z" w:id="163">
          <w:pPr>
            <w:ind w:firstLine="0"/>
            <w:jc w:val="center"/>
          </w:pPr>
        </w:pPrChange>
      </w:pPr>
      <w:del w:author="JOAO PEDRO MIRANDA SOUSA" w:date="2025-08-09T17:29:00Z" w:id="164">
        <w:r w:rsidRPr="5E16C8D6" w:rsidDel="00C319BD">
          <w:rPr>
            <w:sz w:val="20"/>
            <w:szCs w:val="20"/>
          </w:rPr>
          <w:delText>Permissão da Detecção Automática de Localização</w:delText>
        </w:r>
      </w:del>
    </w:p>
    <w:p w:rsidR="000A2A20" w:rsidP="008D4909" w:rsidRDefault="00CB2FFD" w14:paraId="26FDB8C9" w14:textId="3A5FBD1F">
      <w:pPr>
        <w:ind w:firstLine="0"/>
        <w:jc w:val="center"/>
      </w:pPr>
      <w:ins w:author="JOAO PEDRO MIRANDA SOUSA" w:date="2025-08-09T18:14:00Z" w:id="165">
        <w:r w:rsidRPr="00CB2FFD">
          <w:rPr>
            <w:lang w:eastAsia="pt-BR"/>
          </w:rPr>
          <w:drawing>
            <wp:inline distT="0" distB="0" distL="0" distR="0" wp14:anchorId="5A626BA8" wp14:editId="0FC2502C">
              <wp:extent cx="5750900" cy="1101020"/>
              <wp:effectExtent l="0" t="0" r="254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4403" b="11124"/>
                      <a:stretch/>
                    </pic:blipFill>
                    <pic:spPr bwMode="auto">
                      <a:xfrm>
                        <a:off x="0" y="0"/>
                        <a:ext cx="5760085" cy="1102778"/>
                      </a:xfrm>
                      <a:prstGeom prst="rect">
                        <a:avLst/>
                      </a:prstGeom>
                      <a:ln>
                        <a:noFill/>
                      </a:ln>
                      <a:extLst>
                        <a:ext uri="{53640926-AAD7-44D8-BBD7-CCE9431645EC}">
                          <a14:shadowObscured xmlns:a14="http://schemas.microsoft.com/office/drawing/2010/main"/>
                        </a:ext>
                      </a:extLst>
                    </pic:spPr>
                  </pic:pic>
                </a:graphicData>
              </a:graphic>
            </wp:inline>
          </w:drawing>
        </w:r>
      </w:ins>
      <w:del w:author="JOAO PEDRO MIRANDA SOUSA" w:date="2025-08-09T18:14:00Z" w:id="166">
        <w:r w:rsidDel="00CB2FFD" w:rsidR="0C61796C">
          <w:rPr>
            <w:noProof/>
            <w:lang w:eastAsia="pt-BR"/>
          </w:rPr>
          <w:drawing>
            <wp:inline distT="0" distB="0" distL="0" distR="0" wp14:anchorId="50998EE2" wp14:editId="05E72CE6">
              <wp:extent cx="5401797" cy="2309360"/>
              <wp:effectExtent l="0" t="0" r="0" b="0"/>
              <wp:docPr id="12988044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14151" t="53500" r="9848" b="12717"/>
                      <a:stretch/>
                    </pic:blipFill>
                    <pic:spPr bwMode="auto">
                      <a:xfrm>
                        <a:off x="0" y="0"/>
                        <a:ext cx="5514324" cy="2357467"/>
                      </a:xfrm>
                      <a:prstGeom prst="rect">
                        <a:avLst/>
                      </a:prstGeom>
                      <a:ln>
                        <a:noFill/>
                      </a:ln>
                      <a:extLst>
                        <a:ext uri="{53640926-AAD7-44D8-BBD7-CCE9431645EC}">
                          <a14:shadowObscured xmlns:a14="http://schemas.microsoft.com/office/drawing/2010/main"/>
                        </a:ext>
                      </a:extLst>
                    </pic:spPr>
                  </pic:pic>
                </a:graphicData>
              </a:graphic>
            </wp:inline>
          </w:drawing>
        </w:r>
      </w:del>
    </w:p>
    <w:p w:rsidR="000364E0" w:rsidP="000364E0" w:rsidRDefault="000364E0" w14:paraId="7606D1C6" w14:textId="77777777"/>
    <w:p w:rsidR="000A2A20" w:rsidP="000364E0" w:rsidRDefault="000364E0" w14:paraId="2C68AFA4" w14:textId="18A69ED5">
      <w:pPr>
        <w:pStyle w:val="Ttulo2"/>
      </w:pPr>
      <w:bookmarkStart w:name="_Toc205660858" w:id="167"/>
      <w:r>
        <w:t>Passo 4</w:t>
      </w:r>
      <w:r w:rsidR="008D4909">
        <w:t xml:space="preserve">: </w:t>
      </w:r>
      <w:r w:rsidR="6F9192E4">
        <w:t>Gerando a Recomendação</w:t>
      </w:r>
      <w:bookmarkEnd w:id="167"/>
    </w:p>
    <w:p w:rsidR="00FD104C" w:rsidP="00DA5B13" w:rsidRDefault="00DA5B13" w14:paraId="75980559" w14:textId="0E030594">
      <w:pPr>
        <w:rPr>
          <w:ins w:author="JOAO PEDRO MIRANDA SOUSA" w:date="2025-08-09T17:44:00Z" w:id="168"/>
        </w:rPr>
        <w:pPrChange w:author="JOAO PEDRO MIRANDA SOUSA" w:date="2025-08-09T18:22:00Z" w:id="169">
          <w:pPr>
            <w:ind w:left="426"/>
          </w:pPr>
        </w:pPrChange>
      </w:pPr>
      <w:ins w:author="JOAO PEDRO MIRANDA SOUSA" w:date="2025-08-09T18:22:00Z" w:id="170">
        <w:r w:rsidRPr="00DA5B13">
          <w:t xml:space="preserve">Após todas as informações terem sido coletadas na conversa com o assistente, a recomendação de </w:t>
        </w:r>
        <w:r>
          <w:t>build é exibida automaticamente</w:t>
        </w:r>
        <w:r w:rsidRPr="00DA5B13">
          <w:t>. Na tela (</w:t>
        </w:r>
        <w:r w:rsidRPr="00DA5B13">
          <w:rPr>
            <w:b/>
            <w:rPrChange w:author="JOAO PEDRO MIRANDA SOUSA" w:date="2025-08-09T18:23:00Z" w:id="171">
              <w:rPr/>
            </w:rPrChange>
          </w:rPr>
          <w:t>Figura 6</w:t>
        </w:r>
        <w:r w:rsidRPr="00DA5B13">
          <w:t xml:space="preserve">), o usuário visualiza diretamente a configuração sugerida, com os componentes listados à direita, incluindo nome, especificações, preço e link para oferta. A parte inferior da tela apresenta o </w:t>
        </w:r>
        <w:r w:rsidRPr="00DA5B13">
          <w:rPr>
            <w:b/>
            <w:rPrChange w:author="JOAO PEDRO MIRANDA SOUSA" w:date="2025-08-09T18:23:00Z" w:id="172">
              <w:rPr/>
            </w:rPrChange>
          </w:rPr>
          <w:t>Total Estimado</w:t>
        </w:r>
        <w:r w:rsidRPr="00DA5B13">
          <w:t xml:space="preserve"> e as opções para </w:t>
        </w:r>
        <w:r w:rsidRPr="00DA5B13">
          <w:rPr>
            <w:b/>
            <w:rPrChange w:author="JOAO PEDRO MIRANDA SOUSA" w:date="2025-08-09T18:23:00Z" w:id="173">
              <w:rPr/>
            </w:rPrChange>
          </w:rPr>
          <w:t>Salvar Build</w:t>
        </w:r>
        <w:r w:rsidRPr="00DA5B13">
          <w:t xml:space="preserve"> na conta ou </w:t>
        </w:r>
        <w:r w:rsidRPr="00DA5B13">
          <w:rPr>
            <w:b/>
            <w:rPrChange w:author="JOAO PEDRO MIRANDA SOUSA" w:date="2025-08-09T18:23:00Z" w:id="174">
              <w:rPr/>
            </w:rPrChange>
          </w:rPr>
          <w:t>Exportar em PDF</w:t>
        </w:r>
        <w:r w:rsidRPr="00DA5B13">
          <w:t xml:space="preserve">. </w:t>
        </w:r>
      </w:ins>
      <w:ins w:author="JOAO PEDRO MIRANDA SOUSA" w:date="2025-08-09T18:23:00Z" w:id="175">
        <w:r>
          <w:t>Na parte superior do lado direito</w:t>
        </w:r>
      </w:ins>
      <w:ins w:author="JOAO PEDRO MIRANDA SOUSA" w:date="2025-08-09T18:24:00Z" w:id="176">
        <w:r>
          <w:t xml:space="preserve">, mostrado na </w:t>
        </w:r>
        <w:r w:rsidRPr="00DA5B13">
          <w:rPr>
            <w:b/>
            <w:rPrChange w:author="JOAO PEDRO MIRANDA SOUSA" w:date="2025-08-09T18:27:00Z" w:id="177">
              <w:rPr/>
            </w:rPrChange>
          </w:rPr>
          <w:t>Figura 6.1</w:t>
        </w:r>
        <w:r>
          <w:t xml:space="preserve"> </w:t>
        </w:r>
      </w:ins>
      <w:ins w:author="JOAO PEDRO MIRANDA SOUSA" w:date="2025-08-09T18:23:00Z" w:id="178">
        <w:r>
          <w:t xml:space="preserve">podemos </w:t>
        </w:r>
      </w:ins>
      <w:ins w:author="JOAO PEDRO MIRANDA SOUSA" w:date="2025-08-09T18:24:00Z" w:id="179">
        <w:r>
          <w:t xml:space="preserve">ver </w:t>
        </w:r>
      </w:ins>
      <w:ins w:author="JOAO PEDRO MIRANDA SOUSA" w:date="2025-08-09T18:27:00Z" w:id="180">
        <w:r w:rsidR="0082556C">
          <w:t>uma descrição da build gerada na seção “</w:t>
        </w:r>
        <w:r w:rsidRPr="0082556C" w:rsidR="0082556C">
          <w:rPr>
            <w:b/>
            <w:rPrChange w:author="JOAO PEDRO MIRANDA SOUSA" w:date="2025-08-09T18:28:00Z" w:id="181">
              <w:rPr/>
            </w:rPrChange>
          </w:rPr>
          <w:t>Notas da IA</w:t>
        </w:r>
        <w:r w:rsidR="0082556C">
          <w:t>”</w:t>
        </w:r>
      </w:ins>
      <w:ins w:author="JOAO PEDRO MIRANDA SOUSA" w:date="2025-08-09T18:28:00Z" w:id="182">
        <w:r w:rsidR="0082556C">
          <w:t>.</w:t>
        </w:r>
      </w:ins>
      <w:del w:author="JOAO PEDRO MIRANDA SOUSA" w:date="2025-08-09T18:22:00Z" w:id="183">
        <w:r w:rsidRPr="5E16C8D6" w:rsidDel="00DA5B13" w:rsidR="000364E0">
          <w:delText>Quando todas as informações forem coletadas, o assistente indicará que a etapa foi concluída. Nesse momento, o botão “</w:delText>
        </w:r>
        <w:r w:rsidRPr="5E16C8D6" w:rsidDel="00DA5B13" w:rsidR="000364E0">
          <w:rPr>
            <w:b/>
          </w:rPr>
          <w:delText>Gerar Recomendação de Build</w:delText>
        </w:r>
        <w:r w:rsidRPr="5E16C8D6" w:rsidDel="00DA5B13" w:rsidR="000364E0">
          <w:delText xml:space="preserve">” ficará habilitado. </w:delText>
        </w:r>
      </w:del>
    </w:p>
    <w:p w:rsidRPr="00FD104C" w:rsidR="090E150D" w:rsidP="00FD104C" w:rsidRDefault="000364E0" w14:paraId="0242F081" w14:textId="64122044">
      <w:pPr>
        <w:rPr>
          <w:sz w:val="22"/>
          <w:szCs w:val="22"/>
          <w:rPrChange w:author="JOAO PEDRO MIRANDA SOUSA" w:date="2025-08-09T17:44:00Z" w:id="184">
            <w:rPr/>
          </w:rPrChange>
        </w:rPr>
        <w:pPrChange w:author="JOAO PEDRO MIRANDA SOUSA" w:date="2025-08-09T17:44:00Z" w:id="185">
          <w:pPr>
            <w:ind w:left="426"/>
          </w:pPr>
        </w:pPrChange>
      </w:pPr>
      <w:del w:author="JOAO PEDRO MIRANDA SOUSA" w:date="2025-08-09T17:44:00Z" w:id="186">
        <w:r w:rsidRPr="5E16C8D6" w:rsidDel="00FD104C">
          <w:rPr>
            <w:sz w:val="22"/>
            <w:szCs w:val="22"/>
            <w:rPrChange w:author="ARLISON GASPAR DE OLIVEIRA" w:date="2025-08-09T18:24:00Z" w:id="187">
              <w:rPr/>
            </w:rPrChange>
          </w:rPr>
          <w:delText xml:space="preserve">Clique nesse botão para que a </w:delText>
        </w:r>
        <w:r w:rsidRPr="5E16C8D6" w:rsidDel="00FD104C">
          <w:rPr>
            <w:b/>
            <w:bCs/>
            <w:sz w:val="22"/>
            <w:szCs w:val="22"/>
            <w:rPrChange w:author="ARLISON GASPAR DE OLIVEIRA" w:date="2025-08-09T18:24:00Z" w:id="188">
              <w:rPr>
                <w:b/>
                <w:bCs/>
              </w:rPr>
            </w:rPrChange>
          </w:rPr>
          <w:delText>IA</w:delText>
        </w:r>
        <w:r w:rsidRPr="5E16C8D6" w:rsidDel="00FD104C">
          <w:rPr>
            <w:sz w:val="22"/>
            <w:szCs w:val="22"/>
            <w:rPrChange w:author="ARLISON GASPAR DE OLIVEIRA" w:date="2025-08-09T18:24:00Z" w:id="189">
              <w:rPr/>
            </w:rPrChange>
          </w:rPr>
          <w:delText xml:space="preserve"> crie automaticamente sua configuração personalizada, considerando compatibilidade, desempenho e custo.</w:delText>
        </w:r>
      </w:del>
      <w:del w:author="JOAO PEDRO MIRANDA SOUSA" w:date="2025-08-09T17:42:00Z" w:id="190">
        <w:r w:rsidDel="00D32D72">
          <w:br w:type="page"/>
        </w:r>
      </w:del>
    </w:p>
    <w:p w:rsidR="00C319BD" w:rsidP="00C319BD" w:rsidRDefault="008D4909" w14:paraId="51095A83" w14:textId="0715868B">
      <w:pPr>
        <w:spacing w:line="240" w:lineRule="auto"/>
        <w:ind w:firstLine="0"/>
        <w:jc w:val="center"/>
        <w:rPr>
          <w:ins w:author="JOAO PEDRO MIRANDA SOUSA" w:date="2025-08-09T17:31:00Z" w:id="191"/>
          <w:sz w:val="20"/>
        </w:rPr>
        <w:pPrChange w:author="JOAO PEDRO MIRANDA SOUSA" w:date="2025-08-09T17:31:00Z" w:id="192">
          <w:pPr>
            <w:ind w:firstLine="0"/>
            <w:jc w:val="center"/>
          </w:pPr>
        </w:pPrChange>
      </w:pPr>
      <w:r w:rsidRPr="008D4909">
        <w:rPr>
          <w:b/>
          <w:sz w:val="20"/>
        </w:rPr>
        <w:t xml:space="preserve">Figura </w:t>
      </w:r>
      <w:ins w:author="JOAO PEDRO MIRANDA SOUSA" w:date="2025-08-09T18:06:00Z" w:id="193">
        <w:r w:rsidR="00863821">
          <w:rPr>
            <w:b/>
            <w:sz w:val="20"/>
          </w:rPr>
          <w:t>6</w:t>
        </w:r>
      </w:ins>
      <w:del w:author="JOAO PEDRO MIRANDA SOUSA" w:date="2025-08-09T17:31:00Z" w:id="194">
        <w:r w:rsidRPr="008D4909" w:rsidDel="00C319BD">
          <w:rPr>
            <w:b/>
            <w:sz w:val="20"/>
          </w:rPr>
          <w:delText>5</w:delText>
        </w:r>
      </w:del>
      <w:r>
        <w:rPr>
          <w:sz w:val="20"/>
        </w:rPr>
        <w:t xml:space="preserve">: </w:t>
      </w:r>
      <w:ins w:author="JOAO PEDRO MIRANDA SOUSA" w:date="2025-08-09T18:30:00Z" w:id="195">
        <w:r w:rsidRPr="0082556C" w:rsidR="0082556C">
          <w:rPr>
            <w:sz w:val="20"/>
          </w:rPr>
          <w:t>Tela exibindo a build final sugerida pelo assistente, com lista de componentes à direita, valor total estimado e opções</w:t>
        </w:r>
        <w:r w:rsidR="0082556C">
          <w:rPr>
            <w:sz w:val="20"/>
          </w:rPr>
          <w:t xml:space="preserve"> para salvar ou exportar em PDF</w:t>
        </w:r>
      </w:ins>
      <w:ins w:author="JOAO PEDRO MIRANDA SOUSA" w:date="2025-08-09T17:31:00Z" w:id="196">
        <w:r w:rsidRPr="00C319BD" w:rsidR="00C319BD">
          <w:rPr>
            <w:sz w:val="20"/>
          </w:rPr>
          <w:t>.</w:t>
        </w:r>
      </w:ins>
    </w:p>
    <w:p w:rsidR="408DC4D5" w:rsidP="00C319BD" w:rsidRDefault="008D4909" w14:paraId="68866CBA" w14:textId="6EE22E1A">
      <w:pPr>
        <w:spacing w:line="240" w:lineRule="auto"/>
        <w:ind w:firstLine="0"/>
        <w:jc w:val="center"/>
        <w:pPrChange w:author="JOAO PEDRO MIRANDA SOUSA" w:date="2025-08-09T17:31:00Z" w:id="197">
          <w:pPr>
            <w:ind w:firstLine="0"/>
            <w:jc w:val="center"/>
          </w:pPr>
        </w:pPrChange>
      </w:pPr>
      <w:del w:author="JOAO PEDRO MIRANDA SOUSA" w:date="2025-08-09T17:31:00Z" w:id="198">
        <w:r w:rsidRPr="008D4909" w:rsidDel="00C319BD">
          <w:rPr>
            <w:sz w:val="20"/>
          </w:rPr>
          <w:delText>Coleta de Requisitos concluída</w:delText>
        </w:r>
      </w:del>
    </w:p>
    <w:p w:rsidR="00DA5B13" w:rsidP="008D4909" w:rsidRDefault="00DA5B13" w14:paraId="674FFC6F" w14:textId="77777777">
      <w:pPr>
        <w:ind w:firstLine="0"/>
        <w:jc w:val="center"/>
        <w:rPr>
          <w:ins w:author="JOAO PEDRO MIRANDA SOUSA" w:date="2025-08-09T18:24:00Z" w:id="199"/>
        </w:rPr>
      </w:pPr>
      <w:ins w:author="JOAO PEDRO MIRANDA SOUSA" w:date="2025-08-09T18:19:00Z" w:id="200">
        <w:r w:rsidRPr="00DA5B13">
          <w:rPr>
            <w:lang w:eastAsia="pt-BR"/>
          </w:rPr>
          <w:drawing>
            <wp:inline distT="0" distB="0" distL="0" distR="0" wp14:anchorId="4FE8999A" wp14:editId="29597F31">
              <wp:extent cx="5760085" cy="27349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34945"/>
                      </a:xfrm>
                      <a:prstGeom prst="rect">
                        <a:avLst/>
                      </a:prstGeom>
                    </pic:spPr>
                  </pic:pic>
                </a:graphicData>
              </a:graphic>
            </wp:inline>
          </w:drawing>
        </w:r>
      </w:ins>
    </w:p>
    <w:p w:rsidR="00DA5B13" w:rsidP="008D4909" w:rsidRDefault="00DA5B13" w14:paraId="726AE4F2" w14:textId="77777777">
      <w:pPr>
        <w:ind w:firstLine="0"/>
        <w:jc w:val="center"/>
        <w:rPr>
          <w:ins w:author="JOAO PEDRO MIRANDA SOUSA" w:date="2025-08-09T18:24:00Z" w:id="201"/>
        </w:rPr>
      </w:pPr>
    </w:p>
    <w:p w:rsidR="00DA5B13" w:rsidP="00DA5B13" w:rsidRDefault="00DA5B13" w14:paraId="2F51DBD2" w14:textId="389963F1">
      <w:pPr>
        <w:spacing w:line="240" w:lineRule="auto"/>
        <w:ind w:firstLine="0"/>
        <w:jc w:val="center"/>
        <w:rPr>
          <w:ins w:author="JOAO PEDRO MIRANDA SOUSA" w:date="2025-08-09T18:31:00Z" w:id="202"/>
          <w:sz w:val="20"/>
        </w:rPr>
      </w:pPr>
      <w:ins w:author="JOAO PEDRO MIRANDA SOUSA" w:date="2025-08-09T18:24:00Z" w:id="203">
        <w:r w:rsidRPr="008D4909">
          <w:rPr>
            <w:b/>
            <w:sz w:val="20"/>
          </w:rPr>
          <w:t xml:space="preserve">Figura </w:t>
        </w:r>
        <w:r>
          <w:rPr>
            <w:b/>
            <w:sz w:val="20"/>
          </w:rPr>
          <w:t>6</w:t>
        </w:r>
      </w:ins>
      <w:ins w:author="JOAO PEDRO MIRANDA SOUSA" w:date="2025-08-09T18:31:00Z" w:id="204">
        <w:r w:rsidR="0082556C">
          <w:rPr>
            <w:b/>
            <w:sz w:val="20"/>
          </w:rPr>
          <w:t>.1</w:t>
        </w:r>
      </w:ins>
      <w:ins w:author="JOAO PEDRO MIRANDA SOUSA" w:date="2025-08-09T18:24:00Z" w:id="205">
        <w:r>
          <w:rPr>
            <w:sz w:val="20"/>
          </w:rPr>
          <w:t xml:space="preserve">: </w:t>
        </w:r>
      </w:ins>
      <w:ins w:author="JOAO PEDRO MIRANDA SOUSA" w:date="2025-08-09T18:31:00Z" w:id="206">
        <w:r w:rsidRPr="0082556C" w:rsidR="0082556C">
          <w:rPr>
            <w:sz w:val="20"/>
          </w:rPr>
          <w:t>Tela destacando a seção “Notas da IA”, onde são apresentadas justificativas para as escolhas de componentes, com foco nas necessidades e preferências informadas pelo usuário</w:t>
        </w:r>
      </w:ins>
      <w:ins w:author="JOAO PEDRO MIRANDA SOUSA" w:date="2025-08-09T18:24:00Z" w:id="207">
        <w:r w:rsidRPr="00C319BD">
          <w:rPr>
            <w:sz w:val="20"/>
          </w:rPr>
          <w:t>.</w:t>
        </w:r>
      </w:ins>
    </w:p>
    <w:p w:rsidR="0082556C" w:rsidP="00DA5B13" w:rsidRDefault="0082556C" w14:paraId="65F8A8D9" w14:textId="77777777">
      <w:pPr>
        <w:spacing w:line="240" w:lineRule="auto"/>
        <w:ind w:firstLine="0"/>
        <w:jc w:val="center"/>
        <w:rPr>
          <w:ins w:author="JOAO PEDRO MIRANDA SOUSA" w:date="2025-08-09T18:24:00Z" w:id="208"/>
          <w:sz w:val="20"/>
        </w:rPr>
      </w:pPr>
    </w:p>
    <w:p w:rsidR="000A2A20" w:rsidP="008D4909" w:rsidRDefault="00DA5B13" w14:paraId="7D043956" w14:textId="7AE732C5">
      <w:pPr>
        <w:ind w:firstLine="0"/>
        <w:jc w:val="center"/>
      </w:pPr>
      <w:ins w:author="JOAO PEDRO MIRANDA SOUSA" w:date="2025-08-09T18:24:00Z" w:id="209">
        <w:r w:rsidRPr="00DA5B13">
          <w:rPr>
            <w:lang w:eastAsia="pt-BR"/>
          </w:rPr>
          <w:drawing>
            <wp:inline distT="0" distB="0" distL="0" distR="0" wp14:anchorId="1293B59E" wp14:editId="697ADA59">
              <wp:extent cx="5486932" cy="2129150"/>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956" t="9723" b="43841"/>
                      <a:stretch/>
                    </pic:blipFill>
                    <pic:spPr bwMode="auto">
                      <a:xfrm>
                        <a:off x="0" y="0"/>
                        <a:ext cx="5545041" cy="2151699"/>
                      </a:xfrm>
                      <a:prstGeom prst="rect">
                        <a:avLst/>
                      </a:prstGeom>
                      <a:ln>
                        <a:noFill/>
                      </a:ln>
                      <a:extLst>
                        <a:ext uri="{53640926-AAD7-44D8-BBD7-CCE9431645EC}">
                          <a14:shadowObscured xmlns:a14="http://schemas.microsoft.com/office/drawing/2010/main"/>
                        </a:ext>
                      </a:extLst>
                    </pic:spPr>
                  </pic:pic>
                </a:graphicData>
              </a:graphic>
            </wp:inline>
          </w:drawing>
        </w:r>
      </w:ins>
      <w:ins w:author="JOAO PEDRO MIRANDA SOUSA" w:date="2025-08-09T18:19:00Z" w:id="210">
        <w:r w:rsidRPr="00DA5B13">
          <w:t xml:space="preserve"> </w:t>
        </w:r>
      </w:ins>
      <w:del w:author="JOAO PEDRO MIRANDA SOUSA" w:date="2025-08-09T18:20:00Z" w:id="211">
        <w:r w:rsidDel="00DA5B13" w:rsidR="63C38356">
          <w:rPr>
            <w:noProof/>
            <w:lang w:eastAsia="pt-BR"/>
          </w:rPr>
          <w:drawing>
            <wp:inline distT="0" distB="0" distL="0" distR="0" wp14:anchorId="78FBDB29" wp14:editId="3BB71994">
              <wp:extent cx="5619752" cy="5724524"/>
              <wp:effectExtent l="0" t="0" r="0" b="0"/>
              <wp:docPr id="7807623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5724524"/>
                      </a:xfrm>
                      <a:prstGeom prst="rect">
                        <a:avLst/>
                      </a:prstGeom>
                    </pic:spPr>
                  </pic:pic>
                </a:graphicData>
              </a:graphic>
            </wp:inline>
          </w:drawing>
        </w:r>
      </w:del>
    </w:p>
    <w:p w:rsidR="000A2A20" w:rsidP="00C077AB" w:rsidRDefault="000A2A20" w14:paraId="2A1452B3" w14:textId="566FF581">
      <w:pPr>
        <w:rPr>
          <w:ins w:author="JOAO PEDRO MIRANDA SOUSA" w:date="2025-08-09T19:40:00Z" w:id="212"/>
        </w:rPr>
      </w:pPr>
    </w:p>
    <w:p w:rsidR="004742BE" w:rsidP="00C077AB" w:rsidRDefault="004742BE" w14:paraId="2D6B1B8A" w14:textId="77777777">
      <w:bookmarkStart w:name="_GoBack" w:id="213"/>
      <w:bookmarkEnd w:id="213"/>
    </w:p>
    <w:p w:rsidR="000A2A20" w:rsidP="00C077AB" w:rsidRDefault="6F9192E4" w14:paraId="1BB29570" w14:textId="51FE7270">
      <w:pPr>
        <w:pStyle w:val="Ttulo1"/>
      </w:pPr>
      <w:bookmarkStart w:name="_Toc205660859" w:id="214"/>
      <w:r>
        <w:t>Entendendo o Resumo da sua Build</w:t>
      </w:r>
      <w:bookmarkEnd w:id="214"/>
    </w:p>
    <w:p w:rsidR="00C077AB" w:rsidDel="00FD104C" w:rsidRDefault="00C077AB" w14:paraId="3450F1AB" w14:textId="55A89904">
      <w:pPr>
        <w:rPr>
          <w:del w:author="JOAO PEDRO MIRANDA SOUSA" w:date="2025-08-09T17:45:00Z" w:id="215"/>
        </w:rPr>
      </w:pPr>
      <w:r>
        <w:t xml:space="preserve">Após o processamento das informações, a IA exibirá a tela de </w:t>
      </w:r>
      <w:r w:rsidRPr="00FD104C">
        <w:rPr>
          <w:b/>
          <w:rPrChange w:author="JOAO PEDRO MIRANDA SOUSA" w:date="2025-08-09T17:44:00Z" w:id="216">
            <w:rPr/>
          </w:rPrChange>
        </w:rPr>
        <w:t>Resumo da Build</w:t>
      </w:r>
      <w:ins w:author="JOAO PEDRO MIRANDA SOUSA" w:date="2025-08-09T17:44:00Z" w:id="217">
        <w:r w:rsidR="00FD104C">
          <w:t xml:space="preserve"> </w:t>
        </w:r>
      </w:ins>
      <w:ins w:author="JOAO PEDRO MIRANDA SOUSA" w:date="2025-08-09T17:45:00Z" w:id="218">
        <w:r w:rsidR="00FD104C">
          <w:t xml:space="preserve">mostrados nas </w:t>
        </w:r>
        <w:r w:rsidRPr="00FD104C" w:rsidR="00FD104C">
          <w:rPr>
            <w:b/>
            <w:rPrChange w:author="JOAO PEDRO MIRANDA SOUSA" w:date="2025-08-09T17:45:00Z" w:id="219">
              <w:rPr/>
            </w:rPrChange>
          </w:rPr>
          <w:t xml:space="preserve">Figuras </w:t>
        </w:r>
      </w:ins>
      <w:ins w:author="JOAO PEDRO MIRANDA SOUSA" w:date="2025-08-09T18:06:00Z" w:id="220">
        <w:r w:rsidR="00863821">
          <w:rPr>
            <w:b/>
          </w:rPr>
          <w:t>7, 8 e 9</w:t>
        </w:r>
      </w:ins>
      <w:ins w:author="JOAO PEDRO MIRANDA SOUSA" w:date="2025-08-09T17:45:00Z" w:id="221">
        <w:r w:rsidR="00FD104C">
          <w:t xml:space="preserve">. </w:t>
        </w:r>
        <w:r w:rsidRPr="00FD104C" w:rsidR="00FD104C">
          <w:t>Ne</w:t>
        </w:r>
        <w:r w:rsidR="00FD104C">
          <w:t>las, o usuário pode visualizar:</w:t>
        </w:r>
      </w:ins>
      <w:del w:author="JOAO PEDRO MIRANDA SOUSA" w:date="2025-08-09T17:45:00Z" w:id="222">
        <w:r w:rsidDel="00FD104C">
          <w:delText>, que reúne todos os detalhes da configuração sugerida. Nessa tela, você encontrará:</w:delText>
        </w:r>
      </w:del>
    </w:p>
    <w:p w:rsidR="008D4909" w:rsidRDefault="008D4909" w14:paraId="7D18E541" w14:textId="77777777"/>
    <w:p w:rsidR="00C077AB" w:rsidDel="00EC7CE5" w:rsidRDefault="00C077AB" w14:paraId="52CCBAD7" w14:textId="69E5CA90">
      <w:pPr>
        <w:pStyle w:val="PargrafodaLista"/>
        <w:numPr>
          <w:ilvl w:val="0"/>
          <w:numId w:val="10"/>
        </w:numPr>
        <w:ind w:left="993"/>
        <w:rPr>
          <w:del w:author="JOAO PEDRO MIRANDA SOUSA" w:date="2025-08-09T18:43:00Z" w:id="223"/>
        </w:rPr>
      </w:pPr>
      <w:r w:rsidRPr="00C077AB">
        <w:rPr>
          <w:b/>
        </w:rPr>
        <w:t>Notas da IA</w:t>
      </w:r>
      <w:r>
        <w:t xml:space="preserve"> – explicações sobre cada escolha de componente, com justificativas baseadas nas suas necessidades.</w:t>
      </w:r>
    </w:p>
    <w:p w:rsidR="00C077AB" w:rsidRDefault="00C077AB" w14:paraId="1A14E1DB" w14:textId="35FCF05F">
      <w:pPr>
        <w:pStyle w:val="PargrafodaLista"/>
        <w:numPr>
          <w:ilvl w:val="0"/>
          <w:numId w:val="10"/>
        </w:numPr>
        <w:ind w:left="993"/>
      </w:pPr>
      <w:del w:author="JOAO PEDRO MIRANDA SOUSA" w:date="2025-08-09T18:43:00Z" w:id="224">
        <w:r w:rsidRPr="00C077AB" w:rsidDel="00EC7CE5">
          <w:rPr>
            <w:b/>
          </w:rPr>
          <w:delText>Avisos de compatibilidade</w:delText>
        </w:r>
        <w:r w:rsidDel="00EC7CE5">
          <w:delText xml:space="preserve"> – alertas importantes relacionados à montagem, como a necessidade de atualização de BIOS ou ajustes específicos.</w:delText>
        </w:r>
      </w:del>
    </w:p>
    <w:p w:rsidR="00C077AB" w:rsidP="00C077AB" w:rsidRDefault="00C077AB" w14:paraId="00418029" w14:textId="77777777">
      <w:pPr>
        <w:pStyle w:val="PargrafodaLista"/>
        <w:numPr>
          <w:ilvl w:val="0"/>
          <w:numId w:val="10"/>
        </w:numPr>
        <w:ind w:left="993"/>
      </w:pPr>
      <w:r w:rsidRPr="00C077AB">
        <w:rPr>
          <w:b/>
        </w:rPr>
        <w:t>Lista de componentes</w:t>
      </w:r>
      <w:r>
        <w:t xml:space="preserve"> – relação completa das peças, com nome, categoria (acompanhada de ícone), preço e um botão “Ver Oferta” para consulta na loja.</w:t>
      </w:r>
    </w:p>
    <w:p w:rsidR="00C077AB" w:rsidP="00C077AB" w:rsidRDefault="00C077AB" w14:paraId="4C052548" w14:textId="77777777">
      <w:pPr>
        <w:pStyle w:val="PargrafodaLista"/>
        <w:numPr>
          <w:ilvl w:val="0"/>
          <w:numId w:val="10"/>
        </w:numPr>
        <w:ind w:left="993"/>
      </w:pPr>
      <w:r w:rsidRPr="00C077AB">
        <w:rPr>
          <w:b/>
        </w:rPr>
        <w:t>Total estimado</w:t>
      </w:r>
      <w:r>
        <w:t xml:space="preserve"> – valor total de todos os componentes sugeridos.</w:t>
      </w:r>
    </w:p>
    <w:p w:rsidR="090E150D" w:rsidP="00C077AB" w:rsidRDefault="00C077AB" w14:paraId="43716E00" w14:textId="0DED9A0A">
      <w:pPr>
        <w:pStyle w:val="PargrafodaLista"/>
        <w:numPr>
          <w:ilvl w:val="0"/>
          <w:numId w:val="10"/>
        </w:numPr>
        <w:ind w:left="993"/>
        <w:rPr>
          <w:ins w:author="JOAO PEDRO MIRANDA SOUSA" w:date="2025-08-09T17:46:00Z" w:id="225"/>
        </w:rPr>
      </w:pPr>
      <w:r w:rsidRPr="00C077AB">
        <w:rPr>
          <w:b/>
        </w:rPr>
        <w:t>Requisitos usados</w:t>
      </w:r>
      <w:r>
        <w:t xml:space="preserve"> – resumo recolhível das informações fornecidas durante a conversa com a IA.</w:t>
      </w:r>
    </w:p>
    <w:p w:rsidR="00FD104C" w:rsidP="00FD104C" w:rsidRDefault="00FD104C" w14:paraId="1ACA78DC" w14:textId="72DA0E0B">
      <w:pPr>
        <w:pPrChange w:author="JOAO PEDRO MIRANDA SOUSA" w:date="2025-08-09T17:46:00Z" w:id="226">
          <w:pPr>
            <w:pStyle w:val="PargrafodaLista"/>
            <w:numPr>
              <w:numId w:val="10"/>
            </w:numPr>
            <w:ind w:left="993" w:hanging="360"/>
          </w:pPr>
        </w:pPrChange>
      </w:pPr>
      <w:ins w:author="JOAO PEDRO MIRANDA SOUSA" w:date="2025-08-09T17:46:00Z" w:id="227">
        <w:r w:rsidRPr="00FD104C">
          <w:t>Essas telas (</w:t>
        </w:r>
        <w:r w:rsidRPr="00FD104C">
          <w:rPr>
            <w:b/>
            <w:rPrChange w:author="JOAO PEDRO MIRANDA SOUSA" w:date="2025-08-09T17:46:00Z" w:id="228">
              <w:rPr/>
            </w:rPrChange>
          </w:rPr>
          <w:t xml:space="preserve">Figuras </w:t>
        </w:r>
      </w:ins>
      <w:ins w:author="JOAO PEDRO MIRANDA SOUSA" w:date="2025-08-09T18:06:00Z" w:id="229">
        <w:r w:rsidR="00863821">
          <w:rPr>
            <w:b/>
          </w:rPr>
          <w:t>7, 8 e 9</w:t>
        </w:r>
      </w:ins>
      <w:ins w:author="JOAO PEDRO MIRANDA SOUSA" w:date="2025-08-09T17:46:00Z" w:id="230">
        <w:r w:rsidRPr="00FD104C">
          <w:t>) são fundamentais para que o usuário entenda e valide a recomendação gerada, além de permitir ajustes antes de salvar ou exportar.</w:t>
        </w:r>
      </w:ins>
    </w:p>
    <w:p w:rsidRPr="000364E0" w:rsidR="00C077AB" w:rsidP="00C077AB" w:rsidRDefault="00C077AB" w14:paraId="37F6B0E9" w14:textId="77777777"/>
    <w:p w:rsidR="00C319BD" w:rsidP="00C319BD" w:rsidRDefault="00214D62" w14:paraId="1841780D" w14:textId="5E91EFDF">
      <w:pPr>
        <w:tabs>
          <w:tab w:val="left" w:pos="3307"/>
          <w:tab w:val="center" w:pos="4513"/>
        </w:tabs>
        <w:spacing w:line="240" w:lineRule="auto"/>
        <w:ind w:firstLine="0"/>
        <w:jc w:val="center"/>
        <w:rPr>
          <w:ins w:author="JOAO PEDRO MIRANDA SOUSA" w:date="2025-08-09T17:32:00Z" w:id="231"/>
          <w:sz w:val="20"/>
          <w:szCs w:val="20"/>
        </w:rPr>
        <w:pPrChange w:author="JOAO PEDRO MIRANDA SOUSA" w:date="2025-08-09T17:32:00Z" w:id="232">
          <w:pPr>
            <w:tabs>
              <w:tab w:val="left" w:pos="3307"/>
              <w:tab w:val="center" w:pos="4513"/>
            </w:tabs>
            <w:ind w:firstLine="0"/>
            <w:jc w:val="center"/>
          </w:pPr>
        </w:pPrChange>
      </w:pPr>
      <w:r w:rsidRPr="5E16C8D6">
        <w:rPr>
          <w:b/>
          <w:bCs/>
          <w:sz w:val="20"/>
          <w:szCs w:val="20"/>
        </w:rPr>
        <w:t xml:space="preserve">Figura </w:t>
      </w:r>
      <w:del w:author="JOAO PEDRO MIRANDA SOUSA" w:date="2025-08-09T18:06:00Z" w:id="233">
        <w:r w:rsidRPr="5E16C8D6" w:rsidDel="00863821">
          <w:rPr>
            <w:b/>
            <w:bCs/>
            <w:sz w:val="20"/>
            <w:szCs w:val="20"/>
          </w:rPr>
          <w:delText>6, 7 e 8</w:delText>
        </w:r>
      </w:del>
      <w:ins w:author="JOAO PEDRO MIRANDA SOUSA" w:date="2025-08-09T18:06:00Z" w:id="234">
        <w:r w:rsidR="00863821">
          <w:rPr>
            <w:b/>
            <w:bCs/>
            <w:sz w:val="20"/>
            <w:szCs w:val="20"/>
          </w:rPr>
          <w:t>7, 8 e 9</w:t>
        </w:r>
      </w:ins>
      <w:r w:rsidRPr="5E16C8D6">
        <w:rPr>
          <w:sz w:val="20"/>
          <w:szCs w:val="20"/>
        </w:rPr>
        <w:t xml:space="preserve">: </w:t>
      </w:r>
      <w:ins w:author="JOAO PEDRO MIRANDA SOUSA" w:date="2025-08-09T17:32:00Z" w:id="235">
        <w:r w:rsidRPr="00C319BD" w:rsidR="00C319BD">
          <w:rPr>
            <w:sz w:val="20"/>
            <w:szCs w:val="20"/>
          </w:rPr>
          <w:t>Conjunto de telas que apresentam o resumo da build recomendada pela IA. Inclui a lista de componentes, preços, notas justificando as escolhas, compatibilidade e o valor total estimado da configuração.</w:t>
        </w:r>
      </w:ins>
    </w:p>
    <w:p w:rsidR="7F7EEF0A" w:rsidP="00C319BD" w:rsidRDefault="00214D62" w14:paraId="5E01FAED" w14:textId="22A73E93">
      <w:pPr>
        <w:tabs>
          <w:tab w:val="left" w:pos="3307"/>
          <w:tab w:val="center" w:pos="4513"/>
        </w:tabs>
        <w:spacing w:line="240" w:lineRule="auto"/>
        <w:ind w:firstLine="0"/>
        <w:jc w:val="center"/>
        <w:pPrChange w:author="JOAO PEDRO MIRANDA SOUSA" w:date="2025-08-09T17:32:00Z" w:id="236">
          <w:pPr>
            <w:tabs>
              <w:tab w:val="left" w:pos="3307"/>
              <w:tab w:val="center" w:pos="4513"/>
            </w:tabs>
            <w:ind w:firstLine="0"/>
            <w:jc w:val="center"/>
          </w:pPr>
        </w:pPrChange>
      </w:pPr>
      <w:del w:author="JOAO PEDRO MIRANDA SOUSA" w:date="2025-08-09T17:32:00Z" w:id="237">
        <w:r w:rsidRPr="5E16C8D6" w:rsidDel="00C319BD">
          <w:rPr>
            <w:sz w:val="20"/>
            <w:szCs w:val="20"/>
          </w:rPr>
          <w:delText>Tela de build gerada</w:delText>
        </w:r>
      </w:del>
    </w:p>
    <w:p w:rsidR="00C077AB" w:rsidP="00C077AB" w:rsidRDefault="0E68321C" w14:paraId="0711BF36" w14:textId="31922ACB">
      <w:pPr>
        <w:ind w:firstLine="0"/>
      </w:pPr>
      <w:r>
        <w:rPr>
          <w:noProof/>
          <w:lang w:eastAsia="pt-BR"/>
        </w:rPr>
        <w:drawing>
          <wp:inline distT="0" distB="0" distL="0" distR="0" wp14:anchorId="6963DF4F" wp14:editId="53AC2AC7">
            <wp:extent cx="5723890" cy="1928917"/>
            <wp:effectExtent l="0" t="0" r="0" b="0"/>
            <wp:docPr id="9719481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b="22401"/>
                    <a:stretch/>
                  </pic:blipFill>
                  <pic:spPr bwMode="auto">
                    <a:xfrm>
                      <a:off x="0" y="0"/>
                      <a:ext cx="5724524" cy="1929131"/>
                    </a:xfrm>
                    <a:prstGeom prst="rect">
                      <a:avLst/>
                    </a:prstGeom>
                    <a:ln>
                      <a:noFill/>
                    </a:ln>
                    <a:extLst>
                      <a:ext uri="{53640926-AAD7-44D8-BBD7-CCE9431645EC}">
                        <a14:shadowObscured xmlns:a14="http://schemas.microsoft.com/office/drawing/2010/main"/>
                      </a:ext>
                    </a:extLst>
                  </pic:spPr>
                </pic:pic>
              </a:graphicData>
            </a:graphic>
          </wp:inline>
        </w:drawing>
      </w:r>
    </w:p>
    <w:p w:rsidR="00C077AB" w:rsidP="00C077AB" w:rsidRDefault="0E68321C" w14:paraId="1E304D5D" w14:textId="77777777">
      <w:pPr>
        <w:ind w:firstLine="0"/>
      </w:pPr>
      <w:r>
        <w:rPr>
          <w:noProof/>
          <w:lang w:eastAsia="pt-BR"/>
        </w:rPr>
        <w:drawing>
          <wp:inline distT="0" distB="0" distL="0" distR="0" wp14:anchorId="62784298" wp14:editId="4BD19B90">
            <wp:extent cx="5721985" cy="1955614"/>
            <wp:effectExtent l="0" t="0" r="0" b="6985"/>
            <wp:docPr id="586161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 b="26641"/>
                    <a:stretch/>
                  </pic:blipFill>
                  <pic:spPr bwMode="auto">
                    <a:xfrm>
                      <a:off x="0" y="0"/>
                      <a:ext cx="5724524" cy="1956482"/>
                    </a:xfrm>
                    <a:prstGeom prst="rect">
                      <a:avLst/>
                    </a:prstGeom>
                    <a:ln>
                      <a:noFill/>
                    </a:ln>
                    <a:extLst>
                      <a:ext uri="{53640926-AAD7-44D8-BBD7-CCE9431645EC}">
                        <a14:shadowObscured xmlns:a14="http://schemas.microsoft.com/office/drawing/2010/main"/>
                      </a:ext>
                    </a:extLst>
                  </pic:spPr>
                </pic:pic>
              </a:graphicData>
            </a:graphic>
          </wp:inline>
        </w:drawing>
      </w:r>
    </w:p>
    <w:p w:rsidR="000A2A20" w:rsidP="00C077AB" w:rsidRDefault="379EBC6F" w14:paraId="62ABFCA2" w14:textId="3E14A69A">
      <w:pPr>
        <w:ind w:firstLine="0"/>
      </w:pPr>
      <w:r>
        <w:rPr>
          <w:noProof/>
          <w:lang w:eastAsia="pt-BR"/>
        </w:rPr>
        <w:drawing>
          <wp:inline distT="0" distB="0" distL="0" distR="0" wp14:anchorId="51361C5E" wp14:editId="37A7D9A2">
            <wp:extent cx="5723890" cy="640748"/>
            <wp:effectExtent l="0" t="0" r="0" b="6985"/>
            <wp:docPr id="19724239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b="58470"/>
                    <a:stretch/>
                  </pic:blipFill>
                  <pic:spPr bwMode="auto">
                    <a:xfrm>
                      <a:off x="0" y="0"/>
                      <a:ext cx="5724524" cy="640819"/>
                    </a:xfrm>
                    <a:prstGeom prst="rect">
                      <a:avLst/>
                    </a:prstGeom>
                    <a:ln>
                      <a:noFill/>
                    </a:ln>
                    <a:extLst>
                      <a:ext uri="{53640926-AAD7-44D8-BBD7-CCE9431645EC}">
                        <a14:shadowObscured xmlns:a14="http://schemas.microsoft.com/office/drawing/2010/main"/>
                      </a:ext>
                    </a:extLst>
                  </pic:spPr>
                </pic:pic>
              </a:graphicData>
            </a:graphic>
          </wp:inline>
        </w:drawing>
      </w:r>
    </w:p>
    <w:p w:rsidR="000A2A20" w:rsidP="00C077AB" w:rsidRDefault="000A2A20" w14:paraId="704B1DC0" w14:textId="30086FF2"/>
    <w:p w:rsidR="000A2A20" w:rsidP="00C077AB" w:rsidRDefault="6F9192E4" w14:paraId="11A16C6B" w14:textId="6787399C">
      <w:pPr>
        <w:pStyle w:val="Ttulo1"/>
      </w:pPr>
      <w:bookmarkStart w:name="_Toc205660860" w:id="238"/>
      <w:r>
        <w:t>Gerenciando sua Conta e suas Builds</w:t>
      </w:r>
      <w:bookmarkEnd w:id="238"/>
    </w:p>
    <w:p w:rsidR="000A2A20" w:rsidDel="00EC7CE5" w:rsidP="00C077AB" w:rsidRDefault="6F9192E4" w14:paraId="32970881" w14:textId="2BA9361F">
      <w:pPr>
        <w:rPr>
          <w:del w:author="JOAO PEDRO MIRANDA SOUSA" w:date="2025-08-09T18:39:00Z" w:id="239"/>
        </w:rPr>
      </w:pPr>
      <w:del w:author="JOAO PEDRO MIRANDA SOUSA" w:date="2025-08-09T18:39:00Z" w:id="240">
        <w:r w:rsidRPr="090E150D" w:rsidDel="00EC7CE5">
          <w:delText>Criar uma conta permite que você salve e gerencie todas as suas montagens.</w:delText>
        </w:r>
        <w:bookmarkStart w:name="_Toc205658758" w:id="241"/>
        <w:bookmarkStart w:name="_Toc205660486" w:id="242"/>
        <w:bookmarkStart w:name="_Toc205660861" w:id="243"/>
        <w:bookmarkEnd w:id="241"/>
        <w:bookmarkEnd w:id="242"/>
        <w:bookmarkEnd w:id="243"/>
      </w:del>
    </w:p>
    <w:p w:rsidR="008D4909" w:rsidDel="00EC7CE5" w:rsidP="00C077AB" w:rsidRDefault="008D4909" w14:paraId="45C212B5" w14:textId="158E0E45">
      <w:pPr>
        <w:rPr>
          <w:del w:author="JOAO PEDRO MIRANDA SOUSA" w:date="2025-08-09T18:39:00Z" w:id="244"/>
        </w:rPr>
      </w:pPr>
      <w:bookmarkStart w:name="_Toc205658759" w:id="245"/>
      <w:bookmarkStart w:name="_Toc205660487" w:id="246"/>
      <w:bookmarkStart w:name="_Toc205660862" w:id="247"/>
      <w:bookmarkEnd w:id="245"/>
      <w:bookmarkEnd w:id="246"/>
      <w:bookmarkEnd w:id="247"/>
    </w:p>
    <w:p w:rsidR="000A2A20" w:rsidP="5E16C8D6" w:rsidRDefault="6F9192E4" w14:paraId="16EDA0CF" w14:textId="33C9A27D">
      <w:pPr>
        <w:pStyle w:val="Ttulo2"/>
      </w:pPr>
      <w:bookmarkStart w:name="_Toc205660863" w:id="248"/>
      <w:r>
        <w:t>Cadastro e Login</w:t>
      </w:r>
      <w:bookmarkEnd w:id="248"/>
    </w:p>
    <w:p w:rsidR="00EC7CE5" w:rsidDel="00EC7CE5" w:rsidP="00EC7CE5" w:rsidRDefault="00EC7CE5" w14:paraId="701814F5" w14:textId="6DAC5430">
      <w:pPr>
        <w:rPr>
          <w:ins w:author="JOAO PEDRO MIRANDA SOUSA" w:date="2025-08-09T18:39:00Z" w:id="249"/>
          <w:del w:author="JOAO PEDRO MIRANDA SOUSA" w:date="2025-08-09T18:39:00Z" w:id="250"/>
        </w:rPr>
      </w:pPr>
      <w:ins w:author="JOAO PEDRO MIRANDA SOUSA" w:date="2025-08-09T18:39:00Z" w:id="251">
        <w:r w:rsidRPr="090E150D">
          <w:t>Criar uma conta permite que você salve e gerencie todas as suas montagens.</w:t>
        </w:r>
        <w:r>
          <w:t xml:space="preserve"> </w:t>
        </w:r>
      </w:ins>
    </w:p>
    <w:p w:rsidR="00EC7CE5" w:rsidDel="00EC7CE5" w:rsidP="00EC7CE5" w:rsidRDefault="00EC7CE5" w14:paraId="66E8F3DC" w14:textId="54759602">
      <w:pPr>
        <w:rPr>
          <w:ins w:author="JOAO PEDRO MIRANDA SOUSA" w:date="2025-08-09T18:39:00Z" w:id="252"/>
          <w:del w:author="JOAO PEDRO MIRANDA SOUSA" w:date="2025-08-09T18:39:00Z" w:id="253"/>
        </w:rPr>
      </w:pPr>
    </w:p>
    <w:p w:rsidR="00C077AB" w:rsidP="00C077AB" w:rsidRDefault="00C077AB" w14:paraId="56367716" w14:textId="6DA80A8B">
      <w:r w:rsidRPr="00C077AB">
        <w:t xml:space="preserve">Para criar uma conta, </w:t>
      </w:r>
      <w:ins w:author="JOAO PEDRO MIRANDA SOUSA" w:date="2025-08-09T18:08:00Z" w:id="254">
        <w:r w:rsidR="00CB2FFD">
          <w:t>n</w:t>
        </w:r>
      </w:ins>
      <w:ins w:author="JOAO PEDRO MIRANDA SOUSA" w:date="2025-08-09T17:49:00Z" w:id="255">
        <w:r w:rsidR="00FD104C">
          <w:t>a tela in</w:t>
        </w:r>
      </w:ins>
      <w:ins w:author="JOAO PEDRO MIRANDA SOUSA" w:date="2025-08-09T17:50:00Z" w:id="256">
        <w:r w:rsidR="00FD104C">
          <w:t>icial (</w:t>
        </w:r>
        <w:r w:rsidRPr="00FD104C" w:rsidR="00FD104C">
          <w:rPr>
            <w:b/>
            <w:rPrChange w:author="JOAO PEDRO MIRANDA SOUSA" w:date="2025-08-09T17:50:00Z" w:id="257">
              <w:rPr/>
            </w:rPrChange>
          </w:rPr>
          <w:t>Figura 1</w:t>
        </w:r>
      </w:ins>
      <w:ins w:author="JOAO PEDRO MIRANDA SOUSA" w:date="2025-08-09T18:40:00Z" w:id="258">
        <w:r w:rsidR="00EC7CE5">
          <w:rPr>
            <w:b/>
          </w:rPr>
          <w:t>0</w:t>
        </w:r>
      </w:ins>
      <w:ins w:author="JOAO PEDRO MIRANDA SOUSA" w:date="2025-08-09T17:50:00Z" w:id="259">
        <w:r w:rsidR="00FD104C">
          <w:t xml:space="preserve">) </w:t>
        </w:r>
      </w:ins>
      <w:r w:rsidRPr="00C077AB">
        <w:t xml:space="preserve">clique </w:t>
      </w:r>
      <w:ins w:author="JOAO PEDRO MIRANDA SOUSA" w:date="2025-08-09T17:49:00Z" w:id="260">
        <w:r w:rsidR="00FD104C">
          <w:t xml:space="preserve">no botão </w:t>
        </w:r>
      </w:ins>
      <w:del w:author="JOAO PEDRO MIRANDA SOUSA" w:date="2025-08-09T17:49:00Z" w:id="261">
        <w:r w:rsidRPr="00C077AB" w:rsidDel="00FD104C">
          <w:delText xml:space="preserve">em </w:delText>
        </w:r>
      </w:del>
      <w:r w:rsidRPr="00C077AB">
        <w:t>“</w:t>
      </w:r>
      <w:r w:rsidRPr="00C077AB">
        <w:rPr>
          <w:b/>
        </w:rPr>
        <w:t>Cadastrar</w:t>
      </w:r>
      <w:r w:rsidRPr="00C077AB">
        <w:t>” no canto superior direito da tela. Caso tente salvar uma build</w:t>
      </w:r>
      <w:ins w:author="JOAO PEDRO MIRANDA SOUSA" w:date="2025-08-09T18:09:00Z" w:id="262">
        <w:r w:rsidR="00CB2FFD">
          <w:t xml:space="preserve"> (clicando no botão </w:t>
        </w:r>
      </w:ins>
      <w:ins w:author="JOAO PEDRO MIRANDA SOUSA" w:date="2025-08-09T18:10:00Z" w:id="263">
        <w:r w:rsidR="00CB2FFD">
          <w:rPr>
            <w:b/>
          </w:rPr>
          <w:t>S</w:t>
        </w:r>
      </w:ins>
      <w:ins w:author="JOAO PEDRO MIRANDA SOUSA" w:date="2025-08-09T18:09:00Z" w:id="264">
        <w:r w:rsidR="00CB2FFD">
          <w:rPr>
            <w:b/>
          </w:rPr>
          <w:t>al</w:t>
        </w:r>
      </w:ins>
      <w:ins w:author="JOAO PEDRO MIRANDA SOUSA" w:date="2025-08-09T18:10:00Z" w:id="265">
        <w:r w:rsidR="00CB2FFD">
          <w:rPr>
            <w:b/>
          </w:rPr>
          <w:t>var Build</w:t>
        </w:r>
        <w:r w:rsidR="00CB2FFD">
          <w:t xml:space="preserve"> mostrado na </w:t>
        </w:r>
        <w:r w:rsidRPr="00CB2FFD" w:rsidR="00CB2FFD">
          <w:rPr>
            <w:b/>
            <w:rPrChange w:author="JOAO PEDRO MIRANDA SOUSA" w:date="2025-08-09T18:10:00Z" w:id="266">
              <w:rPr/>
            </w:rPrChange>
          </w:rPr>
          <w:t>Figura 9</w:t>
        </w:r>
      </w:ins>
      <w:ins w:author="JOAO PEDRO MIRANDA SOUSA" w:date="2025-08-09T18:09:00Z" w:id="267">
        <w:r w:rsidR="00CB2FFD">
          <w:t>)</w:t>
        </w:r>
      </w:ins>
      <w:r w:rsidRPr="00C077AB">
        <w:t xml:space="preserve"> sem estar </w:t>
      </w:r>
      <w:ins w:author="JOAO PEDRO MIRANDA SOUSA" w:date="2025-08-09T18:39:00Z" w:id="268">
        <w:r w:rsidR="00EC7CE5">
          <w:t>“</w:t>
        </w:r>
      </w:ins>
      <w:r w:rsidRPr="00C077AB">
        <w:t>logado</w:t>
      </w:r>
      <w:ins w:author="JOAO PEDRO MIRANDA SOUSA" w:date="2025-08-09T18:39:00Z" w:id="269">
        <w:r w:rsidR="00EC7CE5">
          <w:t>”</w:t>
        </w:r>
      </w:ins>
      <w:r w:rsidRPr="00C077AB">
        <w:t xml:space="preserve">, </w:t>
      </w:r>
      <w:ins w:author="JOAO PEDRO MIRANDA SOUSA" w:date="2025-08-09T18:34:00Z" w:id="270">
        <w:r w:rsidR="0082556C">
          <w:t xml:space="preserve">aparecerá um pop-up </w:t>
        </w:r>
      </w:ins>
      <w:ins w:author="JOAO PEDRO MIRANDA SOUSA" w:date="2025-08-09T18:35:00Z" w:id="271">
        <w:r w:rsidR="0082556C">
          <w:t xml:space="preserve">informando que o Login é necessário </w:t>
        </w:r>
      </w:ins>
      <w:ins w:author="JOAO PEDRO MIRANDA SOUSA" w:date="2025-08-09T18:36:00Z" w:id="272">
        <w:r w:rsidR="0082556C">
          <w:t>(</w:t>
        </w:r>
        <w:r w:rsidRPr="00EC7CE5" w:rsidR="0082556C">
          <w:rPr>
            <w:b/>
            <w:rPrChange w:author="JOAO PEDRO MIRANDA SOUSA" w:date="2025-08-09T18:37:00Z" w:id="273">
              <w:rPr/>
            </w:rPrChange>
          </w:rPr>
          <w:t>Figura 10</w:t>
        </w:r>
        <w:r w:rsidR="0082556C">
          <w:t xml:space="preserve">) </w:t>
        </w:r>
      </w:ins>
      <w:ins w:author="JOAO PEDRO MIRANDA SOUSA" w:date="2025-08-09T18:35:00Z" w:id="274">
        <w:r w:rsidR="0082556C">
          <w:t xml:space="preserve">e permitindo o usuário </w:t>
        </w:r>
      </w:ins>
      <w:ins w:author="JOAO PEDRO MIRANDA SOUSA" w:date="2025-08-09T18:36:00Z" w:id="275">
        <w:r w:rsidR="0082556C">
          <w:t xml:space="preserve">escolher as opções “Cancelar” ou “Fazer Login”, ao escolher </w:t>
        </w:r>
      </w:ins>
      <w:ins w:author="JOAO PEDRO MIRANDA SOUSA" w:date="2025-08-09T18:37:00Z" w:id="276">
        <w:r w:rsidR="0082556C">
          <w:t xml:space="preserve">Fazer Login, o usuário é direcionado </w:t>
        </w:r>
      </w:ins>
      <w:ins w:author="JOAO PEDRO MIRANDA SOUSA" w:date="2025-08-09T18:35:00Z" w:id="277">
        <w:r w:rsidR="0082556C">
          <w:t>à tela de Login/Cadastro</w:t>
        </w:r>
      </w:ins>
      <w:del w:author="JOAO PEDRO MIRANDA SOUSA" w:date="2025-08-09T18:35:00Z" w:id="278">
        <w:r w:rsidRPr="00C077AB" w:rsidDel="0082556C">
          <w:delText>você será automaticamente redirecionado para a página de login ou cadastro</w:delText>
        </w:r>
      </w:del>
      <w:r w:rsidRPr="00C077AB">
        <w:t>. Sua configuração será armazenada temporariamente e ficará disponível assim que o login for concluído.</w:t>
      </w:r>
    </w:p>
    <w:p w:rsidRPr="00EC7CE5" w:rsidR="00C077AB" w:rsidP="00EC7CE5" w:rsidRDefault="00C077AB" w14:paraId="06C48A6E" w14:textId="77777777">
      <w:pPr>
        <w:spacing w:line="240" w:lineRule="auto"/>
        <w:rPr>
          <w:sz w:val="20"/>
          <w:rPrChange w:author="JOAO PEDRO MIRANDA SOUSA" w:date="2025-08-09T18:40:00Z" w:id="279">
            <w:rPr/>
          </w:rPrChange>
        </w:rPr>
        <w:pPrChange w:author="JOAO PEDRO MIRANDA SOUSA" w:date="2025-08-09T18:40:00Z" w:id="280">
          <w:pPr/>
        </w:pPrChange>
      </w:pPr>
    </w:p>
    <w:p w:rsidR="00C319BD" w:rsidP="00C319BD" w:rsidRDefault="00214D62" w14:paraId="691C7824" w14:textId="18B6810F">
      <w:pPr>
        <w:spacing w:line="240" w:lineRule="auto"/>
        <w:ind w:firstLine="0"/>
        <w:jc w:val="center"/>
        <w:rPr>
          <w:ins w:author="JOAO PEDRO MIRANDA SOUSA" w:date="2025-08-09T18:40:00Z" w:id="281"/>
          <w:sz w:val="20"/>
        </w:rPr>
        <w:pPrChange w:author="JOAO PEDRO MIRANDA SOUSA" w:date="2025-08-09T17:32:00Z" w:id="282">
          <w:pPr>
            <w:ind w:firstLine="0"/>
            <w:jc w:val="center"/>
          </w:pPr>
        </w:pPrChange>
      </w:pPr>
      <w:r>
        <w:rPr>
          <w:b/>
          <w:sz w:val="20"/>
        </w:rPr>
        <w:t xml:space="preserve">Figura </w:t>
      </w:r>
      <w:ins w:author="JOAO PEDRO MIRANDA SOUSA" w:date="2025-08-09T18:06:00Z" w:id="283">
        <w:r w:rsidR="00863821">
          <w:rPr>
            <w:b/>
            <w:sz w:val="20"/>
          </w:rPr>
          <w:t>10</w:t>
        </w:r>
      </w:ins>
      <w:del w:author="JOAO PEDRO MIRANDA SOUSA" w:date="2025-08-09T18:06:00Z" w:id="284">
        <w:r w:rsidDel="00863821">
          <w:rPr>
            <w:b/>
            <w:sz w:val="20"/>
          </w:rPr>
          <w:delText>9</w:delText>
        </w:r>
      </w:del>
      <w:r>
        <w:rPr>
          <w:sz w:val="20"/>
        </w:rPr>
        <w:t xml:space="preserve">: </w:t>
      </w:r>
      <w:ins w:author="JOAO PEDRO MIRANDA SOUSA" w:date="2025-08-09T18:37:00Z" w:id="285">
        <w:r w:rsidR="00EC7CE5">
          <w:rPr>
            <w:sz w:val="20"/>
          </w:rPr>
          <w:t xml:space="preserve">Pop-up </w:t>
        </w:r>
      </w:ins>
      <w:ins w:author="JOAO PEDRO MIRANDA SOUSA" w:date="2025-08-09T18:38:00Z" w:id="286">
        <w:r w:rsidR="00EC7CE5">
          <w:rPr>
            <w:sz w:val="20"/>
          </w:rPr>
          <w:t>informando que o login é necessário para poder salvar a build</w:t>
        </w:r>
      </w:ins>
      <w:ins w:author="JOAO PEDRO MIRANDA SOUSA" w:date="2025-08-09T17:32:00Z" w:id="287">
        <w:r w:rsidRPr="00C319BD" w:rsidR="00C319BD">
          <w:rPr>
            <w:sz w:val="20"/>
          </w:rPr>
          <w:t>.</w:t>
        </w:r>
      </w:ins>
      <w:ins w:author="JOAO PEDRO MIRANDA SOUSA" w:date="2025-08-09T18:38:00Z" w:id="288">
        <w:r w:rsidR="00EC7CE5">
          <w:rPr>
            <w:sz w:val="20"/>
          </w:rPr>
          <w:t xml:space="preserve"> Esse pop-up só aparece se o usuário tentar salvar uma build sem estar </w:t>
        </w:r>
      </w:ins>
      <w:ins w:author="JOAO PEDRO MIRANDA SOUSA" w:date="2025-08-09T18:39:00Z" w:id="289">
        <w:r w:rsidR="00EC7CE5">
          <w:rPr>
            <w:sz w:val="20"/>
          </w:rPr>
          <w:t>“</w:t>
        </w:r>
      </w:ins>
      <w:ins w:author="JOAO PEDRO MIRANDA SOUSA" w:date="2025-08-09T18:38:00Z" w:id="290">
        <w:r w:rsidR="00EC7CE5">
          <w:rPr>
            <w:sz w:val="20"/>
          </w:rPr>
          <w:t>lo</w:t>
        </w:r>
      </w:ins>
      <w:ins w:author="JOAO PEDRO MIRANDA SOUSA" w:date="2025-08-09T18:39:00Z" w:id="291">
        <w:r w:rsidR="00EC7CE5">
          <w:rPr>
            <w:sz w:val="20"/>
          </w:rPr>
          <w:t>gado” no sistema</w:t>
        </w:r>
      </w:ins>
    </w:p>
    <w:p w:rsidRPr="00EC7CE5" w:rsidR="00EC7CE5" w:rsidP="00C319BD" w:rsidRDefault="00EC7CE5" w14:paraId="1AF69FFA" w14:textId="77777777">
      <w:pPr>
        <w:spacing w:line="240" w:lineRule="auto"/>
        <w:ind w:firstLine="0"/>
        <w:jc w:val="center"/>
        <w:rPr>
          <w:ins w:author="JOAO PEDRO MIRANDA SOUSA" w:date="2025-08-09T17:33:00Z" w:id="292"/>
          <w:sz w:val="10"/>
          <w:rPrChange w:author="JOAO PEDRO MIRANDA SOUSA" w:date="2025-08-09T18:40:00Z" w:id="293">
            <w:rPr>
              <w:ins w:author="JOAO PEDRO MIRANDA SOUSA" w:date="2025-08-09T17:33:00Z" w:id="294"/>
              <w:sz w:val="20"/>
            </w:rPr>
          </w:rPrChange>
        </w:rPr>
        <w:pPrChange w:author="JOAO PEDRO MIRANDA SOUSA" w:date="2025-08-09T17:32:00Z" w:id="295">
          <w:pPr>
            <w:ind w:firstLine="0"/>
            <w:jc w:val="center"/>
          </w:pPr>
        </w:pPrChange>
      </w:pPr>
    </w:p>
    <w:p w:rsidRPr="00214D62" w:rsidR="6FB9620F" w:rsidDel="00EC7CE5" w:rsidP="00C319BD" w:rsidRDefault="00214D62" w14:paraId="11FAA2DE" w14:textId="773A8F8A">
      <w:pPr>
        <w:spacing w:line="240" w:lineRule="auto"/>
        <w:ind w:firstLine="0"/>
        <w:jc w:val="center"/>
        <w:rPr>
          <w:del w:author="JOAO PEDRO MIRANDA SOUSA" w:date="2025-08-09T18:40:00Z" w:id="296"/>
        </w:rPr>
        <w:pPrChange w:author="JOAO PEDRO MIRANDA SOUSA" w:date="2025-08-09T17:32:00Z" w:id="297">
          <w:pPr>
            <w:ind w:firstLine="0"/>
            <w:jc w:val="center"/>
          </w:pPr>
        </w:pPrChange>
      </w:pPr>
      <w:del w:author="JOAO PEDRO MIRANDA SOUSA" w:date="2025-08-09T17:32:00Z" w:id="298">
        <w:r w:rsidDel="00C319BD">
          <w:rPr>
            <w:sz w:val="20"/>
          </w:rPr>
          <w:delText>Tela de Cadastro</w:delText>
        </w:r>
      </w:del>
    </w:p>
    <w:p w:rsidR="00EC7CE5" w:rsidP="00EC7CE5" w:rsidRDefault="00EC7CE5" w14:paraId="079F4373" w14:textId="77777777">
      <w:pPr>
        <w:spacing w:line="240" w:lineRule="auto"/>
        <w:ind w:firstLine="0"/>
        <w:jc w:val="center"/>
        <w:rPr>
          <w:ins w:author="JOAO PEDRO MIRANDA SOUSA" w:date="2025-08-09T18:44:00Z" w:id="299"/>
        </w:rPr>
        <w:pPrChange w:author="JOAO PEDRO MIRANDA SOUSA" w:date="2025-08-09T18:40:00Z" w:id="300">
          <w:pPr>
            <w:ind w:firstLine="0"/>
            <w:jc w:val="center"/>
          </w:pPr>
        </w:pPrChange>
      </w:pPr>
      <w:ins w:author="JOAO PEDRO MIRANDA SOUSA" w:date="2025-08-09T18:37:00Z" w:id="301">
        <w:r w:rsidRPr="00EC7CE5">
          <w:rPr>
            <w:lang w:eastAsia="pt-BR"/>
          </w:rPr>
          <w:drawing>
            <wp:inline distT="0" distB="0" distL="0" distR="0" wp14:anchorId="09D920FE" wp14:editId="4C80B646">
              <wp:extent cx="2999674" cy="1145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230" b="5349"/>
                      <a:stretch/>
                    </pic:blipFill>
                    <pic:spPr bwMode="auto">
                      <a:xfrm>
                        <a:off x="0" y="0"/>
                        <a:ext cx="3069925" cy="1172441"/>
                      </a:xfrm>
                      <a:prstGeom prst="rect">
                        <a:avLst/>
                      </a:prstGeom>
                      <a:ln>
                        <a:noFill/>
                      </a:ln>
                      <a:extLst>
                        <a:ext uri="{53640926-AAD7-44D8-BBD7-CCE9431645EC}">
                          <a14:shadowObscured xmlns:a14="http://schemas.microsoft.com/office/drawing/2010/main"/>
                        </a:ext>
                      </a:extLst>
                    </pic:spPr>
                  </pic:pic>
                </a:graphicData>
              </a:graphic>
            </wp:inline>
          </w:drawing>
        </w:r>
      </w:ins>
    </w:p>
    <w:p w:rsidR="00EC7CE5" w:rsidP="00EC7CE5" w:rsidRDefault="00EC7CE5" w14:paraId="4349BEBA" w14:textId="77777777">
      <w:pPr>
        <w:spacing w:line="240" w:lineRule="auto"/>
        <w:ind w:firstLine="0"/>
        <w:jc w:val="center"/>
        <w:rPr>
          <w:ins w:author="JOAO PEDRO MIRANDA SOUSA" w:date="2025-08-09T18:44:00Z" w:id="302"/>
        </w:rPr>
        <w:pPrChange w:author="JOAO PEDRO MIRANDA SOUSA" w:date="2025-08-09T18:40:00Z" w:id="303">
          <w:pPr>
            <w:ind w:firstLine="0"/>
            <w:jc w:val="center"/>
          </w:pPr>
        </w:pPrChange>
      </w:pPr>
    </w:p>
    <w:p w:rsidR="00EC7CE5" w:rsidP="00EC7CE5" w:rsidRDefault="00EC7CE5" w14:paraId="204594B5" w14:textId="7BCF6BF8">
      <w:pPr>
        <w:rPr>
          <w:ins w:author="JOAO PEDRO MIRANDA SOUSA" w:date="2025-08-09T18:49:00Z" w:id="304"/>
        </w:rPr>
        <w:pPrChange w:author="JOAO PEDRO MIRANDA SOUSA" w:date="2025-08-09T18:44:00Z" w:id="305">
          <w:pPr>
            <w:ind w:firstLine="0"/>
            <w:jc w:val="center"/>
          </w:pPr>
        </w:pPrChange>
      </w:pPr>
      <w:ins w:author="JOAO PEDRO MIRANDA SOUSA" w:date="2025-08-09T18:49:00Z" w:id="306">
        <w:r w:rsidRPr="00EC7CE5">
          <w:t xml:space="preserve">Após selecionar a opção </w:t>
        </w:r>
        <w:r w:rsidRPr="00EC7CE5">
          <w:rPr>
            <w:b/>
            <w:bCs/>
          </w:rPr>
          <w:t>Fazer Login</w:t>
        </w:r>
        <w:r w:rsidRPr="00EC7CE5">
          <w:t xml:space="preserve"> no pop-up (</w:t>
        </w:r>
        <w:r w:rsidRPr="00DC600E">
          <w:rPr>
            <w:b/>
            <w:rPrChange w:author="JOAO PEDRO MIRANDA SOUSA" w:date="2025-08-09T19:23:00Z" w:id="307">
              <w:rPr/>
            </w:rPrChange>
          </w:rPr>
          <w:t>Figura 10</w:t>
        </w:r>
        <w:r w:rsidRPr="00EC7CE5">
          <w:t xml:space="preserve">), o usuário é direcionado para a </w:t>
        </w:r>
        <w:r w:rsidRPr="00EC7CE5">
          <w:rPr>
            <w:b/>
            <w:bCs/>
          </w:rPr>
          <w:t>tela de login</w:t>
        </w:r>
        <w:r w:rsidRPr="00EC7CE5">
          <w:t xml:space="preserve"> (</w:t>
        </w:r>
        <w:r w:rsidRPr="00DC600E">
          <w:rPr>
            <w:b/>
            <w:rPrChange w:author="JOAO PEDRO MIRANDA SOUSA" w:date="2025-08-09T19:23:00Z" w:id="308">
              <w:rPr/>
            </w:rPrChange>
          </w:rPr>
          <w:t>Figura 11</w:t>
        </w:r>
        <w:r w:rsidRPr="00EC7CE5">
          <w:t xml:space="preserve">). Nessa interface, é possível acessar uma conta existente inserindo o endereço de e-mail e a senha cadastrada. A tela também oferece um link </w:t>
        </w:r>
        <w:r w:rsidRPr="00EC7CE5">
          <w:rPr>
            <w:b/>
            <w:bCs/>
          </w:rPr>
          <w:t>“Cadastre-se”</w:t>
        </w:r>
        <w:r w:rsidRPr="00EC7CE5">
          <w:t xml:space="preserve"> para usuários que ainda não possuem conta, permitindo criar um novo registro de forma rápida. Esse processo garante que apenas usuários autenticados possam salvar e gerenciar suas builds.</w:t>
        </w:r>
      </w:ins>
    </w:p>
    <w:p w:rsidR="00EC7CE5" w:rsidP="00EC7CE5" w:rsidRDefault="00EC7CE5" w14:paraId="5BF3A087" w14:textId="77777777">
      <w:pPr>
        <w:spacing w:line="240" w:lineRule="auto"/>
        <w:ind w:firstLine="0"/>
        <w:jc w:val="center"/>
        <w:rPr>
          <w:ins w:author="JOAO PEDRO MIRANDA SOUSA" w:date="2025-08-09T18:49:00Z" w:id="309"/>
          <w:b/>
          <w:sz w:val="20"/>
        </w:rPr>
      </w:pPr>
    </w:p>
    <w:p w:rsidR="00EC7CE5" w:rsidP="00EC7CE5" w:rsidRDefault="00EC7CE5" w14:paraId="611E1D43" w14:textId="6F2877BD">
      <w:pPr>
        <w:spacing w:line="240" w:lineRule="auto"/>
        <w:ind w:firstLine="0"/>
        <w:jc w:val="center"/>
        <w:rPr>
          <w:ins w:author="JOAO PEDRO MIRANDA SOUSA" w:date="2025-08-09T18:50:00Z" w:id="310"/>
          <w:sz w:val="20"/>
        </w:rPr>
        <w:pPrChange w:author="JOAO PEDRO MIRANDA SOUSA" w:date="2025-08-09T18:49:00Z" w:id="311">
          <w:pPr>
            <w:ind w:firstLine="0"/>
            <w:jc w:val="center"/>
          </w:pPr>
        </w:pPrChange>
      </w:pPr>
      <w:ins w:author="JOAO PEDRO MIRANDA SOUSA" w:date="2025-08-09T18:49:00Z" w:id="312">
        <w:r>
          <w:rPr>
            <w:b/>
            <w:sz w:val="20"/>
          </w:rPr>
          <w:t>Figura 1</w:t>
        </w:r>
      </w:ins>
      <w:ins w:author="JOAO PEDRO MIRANDA SOUSA" w:date="2025-08-09T18:50:00Z" w:id="313">
        <w:r w:rsidR="00A558CF">
          <w:rPr>
            <w:b/>
            <w:sz w:val="20"/>
          </w:rPr>
          <w:t>1</w:t>
        </w:r>
      </w:ins>
      <w:ins w:author="JOAO PEDRO MIRANDA SOUSA" w:date="2025-08-09T18:49:00Z" w:id="314">
        <w:r>
          <w:rPr>
            <w:sz w:val="20"/>
          </w:rPr>
          <w:t xml:space="preserve">: </w:t>
        </w:r>
      </w:ins>
      <w:ins w:author="JOAO PEDRO MIRANDA SOUSA" w:date="2025-08-09T18:50:00Z" w:id="315">
        <w:r w:rsidRPr="00EC7CE5">
          <w:rPr>
            <w:sz w:val="20"/>
          </w:rPr>
          <w:t>Exibe o formulário de acesso, com campos para e-mail e senha, botão Entrar para autenticação e link para criação de nova conta.</w:t>
        </w:r>
      </w:ins>
    </w:p>
    <w:p w:rsidRPr="00EC7CE5" w:rsidR="00A558CF" w:rsidP="00EC7CE5" w:rsidRDefault="00A558CF" w14:paraId="47491786" w14:textId="77777777">
      <w:pPr>
        <w:spacing w:line="240" w:lineRule="auto"/>
        <w:ind w:firstLine="0"/>
        <w:jc w:val="center"/>
        <w:rPr>
          <w:ins w:author="JOAO PEDRO MIRANDA SOUSA" w:date="2025-08-09T18:39:00Z" w:id="316"/>
          <w:sz w:val="20"/>
          <w:rPrChange w:author="JOAO PEDRO MIRANDA SOUSA" w:date="2025-08-09T18:49:00Z" w:id="317">
            <w:rPr>
              <w:ins w:author="JOAO PEDRO MIRANDA SOUSA" w:date="2025-08-09T18:39:00Z" w:id="318"/>
            </w:rPr>
          </w:rPrChange>
        </w:rPr>
        <w:pPrChange w:author="JOAO PEDRO MIRANDA SOUSA" w:date="2025-08-09T18:49:00Z" w:id="319">
          <w:pPr>
            <w:ind w:firstLine="0"/>
            <w:jc w:val="center"/>
          </w:pPr>
        </w:pPrChange>
      </w:pPr>
    </w:p>
    <w:p w:rsidR="00EC7CE5" w:rsidP="00C077AB" w:rsidRDefault="00EC7CE5" w14:paraId="18317EF2" w14:textId="77777777">
      <w:pPr>
        <w:ind w:firstLine="0"/>
        <w:jc w:val="center"/>
        <w:rPr>
          <w:ins w:author="JOAO PEDRO MIRANDA SOUSA" w:date="2025-08-09T18:46:00Z" w:id="320"/>
        </w:rPr>
      </w:pPr>
      <w:ins w:author="JOAO PEDRO MIRANDA SOUSA" w:date="2025-08-09T18:41:00Z" w:id="321">
        <w:r w:rsidRPr="00EC7CE5">
          <w:rPr>
            <w:lang w:eastAsia="pt-BR"/>
          </w:rPr>
          <w:drawing>
            <wp:inline distT="0" distB="0" distL="0" distR="0" wp14:anchorId="1B1B9315" wp14:editId="7FE6528F">
              <wp:extent cx="5679959" cy="200901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379" b="25268"/>
                      <a:stretch/>
                    </pic:blipFill>
                    <pic:spPr bwMode="auto">
                      <a:xfrm>
                        <a:off x="0" y="0"/>
                        <a:ext cx="5680614" cy="2009242"/>
                      </a:xfrm>
                      <a:prstGeom prst="rect">
                        <a:avLst/>
                      </a:prstGeom>
                      <a:ln>
                        <a:noFill/>
                      </a:ln>
                      <a:extLst>
                        <a:ext uri="{53640926-AAD7-44D8-BBD7-CCE9431645EC}">
                          <a14:shadowObscured xmlns:a14="http://schemas.microsoft.com/office/drawing/2010/main"/>
                        </a:ext>
                      </a:extLst>
                    </pic:spPr>
                  </pic:pic>
                </a:graphicData>
              </a:graphic>
            </wp:inline>
          </w:drawing>
        </w:r>
      </w:ins>
    </w:p>
    <w:p w:rsidR="00A558CF" w:rsidP="00A558CF" w:rsidRDefault="00A558CF" w14:paraId="198CD9BB" w14:textId="63E8FB22">
      <w:pPr>
        <w:rPr>
          <w:ins w:author="JOAO PEDRO MIRANDA SOUSA" w:date="2025-08-09T18:51:00Z" w:id="322"/>
        </w:rPr>
        <w:pPrChange w:author="JOAO PEDRO MIRANDA SOUSA" w:date="2025-08-09T18:51:00Z" w:id="323">
          <w:pPr>
            <w:ind w:firstLine="0"/>
            <w:jc w:val="center"/>
          </w:pPr>
        </w:pPrChange>
      </w:pPr>
      <w:ins w:author="JOAO PEDRO MIRANDA SOUSA" w:date="2025-08-09T18:51:00Z" w:id="324">
        <w:r w:rsidRPr="00A558CF">
          <w:t xml:space="preserve">Ao clicar em </w:t>
        </w:r>
        <w:r w:rsidRPr="00A558CF">
          <w:rPr>
            <w:b/>
            <w:bCs/>
          </w:rPr>
          <w:t>Cadastre-se</w:t>
        </w:r>
        <w:r w:rsidRPr="00A558CF">
          <w:t xml:space="preserve"> na tela de login</w:t>
        </w:r>
        <w:r>
          <w:t xml:space="preserve"> (</w:t>
        </w:r>
        <w:r w:rsidRPr="00DC600E">
          <w:rPr>
            <w:b/>
            <w:rPrChange w:author="JOAO PEDRO MIRANDA SOUSA" w:date="2025-08-09T19:23:00Z" w:id="325">
              <w:rPr/>
            </w:rPrChange>
          </w:rPr>
          <w:t>Figura 11</w:t>
        </w:r>
        <w:r>
          <w:t>)</w:t>
        </w:r>
        <w:r w:rsidRPr="00A558CF">
          <w:t xml:space="preserve">, o usuário é levado para a </w:t>
        </w:r>
        <w:r w:rsidRPr="00A558CF">
          <w:rPr>
            <w:b/>
            <w:bCs/>
          </w:rPr>
          <w:t>tela de cadastro</w:t>
        </w:r>
        <w:r w:rsidRPr="00A558CF">
          <w:t xml:space="preserve"> (</w:t>
        </w:r>
        <w:r w:rsidRPr="00DC600E">
          <w:rPr>
            <w:b/>
            <w:rPrChange w:author="JOAO PEDRO MIRANDA SOUSA" w:date="2025-08-09T19:23:00Z" w:id="326">
              <w:rPr/>
            </w:rPrChange>
          </w:rPr>
          <w:t>Figura 12</w:t>
        </w:r>
        <w:r w:rsidRPr="00A558CF">
          <w:t>). Nela, é possível criar uma nova conta informando nome completo, e-mail e senha, além de confirmar a senha para segurança adicional. Após o registro, o usuário poderá salvar, editar e exportar suas builds, além de acessar todas as funcionalidades exclusivas para contas autenticadas.</w:t>
        </w:r>
      </w:ins>
    </w:p>
    <w:p w:rsidR="00A558CF" w:rsidP="00A558CF" w:rsidRDefault="00A558CF" w14:paraId="41FA2C50" w14:textId="77777777">
      <w:pPr>
        <w:spacing w:line="240" w:lineRule="auto"/>
        <w:ind w:firstLine="0"/>
        <w:jc w:val="center"/>
        <w:rPr>
          <w:ins w:author="JOAO PEDRO MIRANDA SOUSA" w:date="2025-08-09T18:50:00Z" w:id="327"/>
          <w:b/>
          <w:sz w:val="20"/>
        </w:rPr>
        <w:pPrChange w:author="JOAO PEDRO MIRANDA SOUSA" w:date="2025-08-09T18:50:00Z" w:id="328">
          <w:pPr>
            <w:ind w:firstLine="0"/>
            <w:jc w:val="center"/>
          </w:pPr>
        </w:pPrChange>
      </w:pPr>
    </w:p>
    <w:p w:rsidR="00EC7CE5" w:rsidP="00A558CF" w:rsidRDefault="00A558CF" w14:paraId="4BAAF46A" w14:textId="22361707">
      <w:pPr>
        <w:spacing w:line="240" w:lineRule="auto"/>
        <w:ind w:firstLine="0"/>
        <w:jc w:val="center"/>
        <w:rPr>
          <w:ins w:author="JOAO PEDRO MIRANDA SOUSA" w:date="2025-08-09T18:50:00Z" w:id="329"/>
          <w:sz w:val="20"/>
        </w:rPr>
        <w:pPrChange w:author="JOAO PEDRO MIRANDA SOUSA" w:date="2025-08-09T18:50:00Z" w:id="330">
          <w:pPr>
            <w:ind w:firstLine="0"/>
            <w:jc w:val="center"/>
          </w:pPr>
        </w:pPrChange>
      </w:pPr>
      <w:ins w:author="JOAO PEDRO MIRANDA SOUSA" w:date="2025-08-09T18:50:00Z" w:id="331">
        <w:r>
          <w:rPr>
            <w:b/>
            <w:sz w:val="20"/>
          </w:rPr>
          <w:t>Figura 1</w:t>
        </w:r>
      </w:ins>
      <w:ins w:author="JOAO PEDRO MIRANDA SOUSA" w:date="2025-08-09T18:59:00Z" w:id="332">
        <w:r>
          <w:rPr>
            <w:b/>
            <w:sz w:val="20"/>
          </w:rPr>
          <w:t>2</w:t>
        </w:r>
      </w:ins>
      <w:ins w:author="JOAO PEDRO MIRANDA SOUSA" w:date="2025-08-09T18:50:00Z" w:id="333">
        <w:r>
          <w:rPr>
            <w:sz w:val="20"/>
          </w:rPr>
          <w:t xml:space="preserve">: </w:t>
        </w:r>
      </w:ins>
      <w:ins w:author="JOAO PEDRO MIRANDA SOUSA" w:date="2025-08-09T18:51:00Z" w:id="334">
        <w:r w:rsidRPr="00A558CF">
          <w:rPr>
            <w:sz w:val="20"/>
          </w:rPr>
          <w:t>Mostra o formulário para criação de nova conta, com campos para nome, e-mail, senha e confirmação de senha, além do botão Registrar e lin</w:t>
        </w:r>
        <w:r>
          <w:rPr>
            <w:sz w:val="20"/>
          </w:rPr>
          <w:t>k para retornar à tela de login</w:t>
        </w:r>
      </w:ins>
      <w:ins w:author="JOAO PEDRO MIRANDA SOUSA" w:date="2025-08-09T18:50:00Z" w:id="335">
        <w:r w:rsidRPr="00EC7CE5">
          <w:rPr>
            <w:sz w:val="20"/>
          </w:rPr>
          <w:t>.</w:t>
        </w:r>
      </w:ins>
    </w:p>
    <w:p w:rsidRPr="00A558CF" w:rsidR="00A558CF" w:rsidP="00A558CF" w:rsidRDefault="00A558CF" w14:paraId="5752AB92" w14:textId="77777777">
      <w:pPr>
        <w:spacing w:line="240" w:lineRule="auto"/>
        <w:ind w:firstLine="0"/>
        <w:jc w:val="center"/>
        <w:rPr>
          <w:ins w:author="JOAO PEDRO MIRANDA SOUSA" w:date="2025-08-09T18:46:00Z" w:id="336"/>
          <w:sz w:val="20"/>
          <w:rPrChange w:author="JOAO PEDRO MIRANDA SOUSA" w:date="2025-08-09T18:50:00Z" w:id="337">
            <w:rPr>
              <w:ins w:author="JOAO PEDRO MIRANDA SOUSA" w:date="2025-08-09T18:46:00Z" w:id="338"/>
            </w:rPr>
          </w:rPrChange>
        </w:rPr>
        <w:pPrChange w:author="JOAO PEDRO MIRANDA SOUSA" w:date="2025-08-09T18:50:00Z" w:id="339">
          <w:pPr>
            <w:ind w:firstLine="0"/>
            <w:jc w:val="center"/>
          </w:pPr>
        </w:pPrChange>
      </w:pPr>
    </w:p>
    <w:p w:rsidR="000A2A20" w:rsidP="00C077AB" w:rsidRDefault="00EC7CE5" w14:paraId="435C5A2E" w14:textId="3DDFBEE4">
      <w:pPr>
        <w:ind w:firstLine="0"/>
        <w:jc w:val="center"/>
      </w:pPr>
      <w:ins w:author="JOAO PEDRO MIRANDA SOUSA" w:date="2025-08-09T18:46:00Z" w:id="340">
        <w:r w:rsidRPr="00EC7CE5">
          <w:rPr>
            <w:lang w:eastAsia="pt-BR"/>
          </w:rPr>
          <w:drawing>
            <wp:inline distT="0" distB="0" distL="0" distR="0" wp14:anchorId="15C41A8F" wp14:editId="2895DC4F">
              <wp:extent cx="5760085" cy="26936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93670"/>
                      </a:xfrm>
                      <a:prstGeom prst="rect">
                        <a:avLst/>
                      </a:prstGeom>
                    </pic:spPr>
                  </pic:pic>
                </a:graphicData>
              </a:graphic>
            </wp:inline>
          </w:drawing>
        </w:r>
      </w:ins>
      <w:del w:author="JOAO PEDRO MIRANDA SOUSA" w:date="2025-08-09T18:41:00Z" w:id="341">
        <w:r w:rsidDel="00EC7CE5" w:rsidR="492EDB4D">
          <w:rPr>
            <w:noProof/>
            <w:lang w:eastAsia="pt-BR"/>
          </w:rPr>
          <w:drawing>
            <wp:inline distT="0" distB="0" distL="0" distR="0" wp14:anchorId="61948D10" wp14:editId="31754D31">
              <wp:extent cx="4123690" cy="3724144"/>
              <wp:effectExtent l="0" t="0" r="0" b="0"/>
              <wp:docPr id="4077827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15976" b="18958"/>
                      <a:stretch/>
                    </pic:blipFill>
                    <pic:spPr bwMode="auto">
                      <a:xfrm>
                        <a:off x="0" y="0"/>
                        <a:ext cx="4124325" cy="3724717"/>
                      </a:xfrm>
                      <a:prstGeom prst="rect">
                        <a:avLst/>
                      </a:prstGeom>
                      <a:ln>
                        <a:noFill/>
                      </a:ln>
                      <a:extLst>
                        <a:ext uri="{53640926-AAD7-44D8-BBD7-CCE9431645EC}">
                          <a14:shadowObscured xmlns:a14="http://schemas.microsoft.com/office/drawing/2010/main"/>
                        </a:ext>
                      </a:extLst>
                    </pic:spPr>
                  </pic:pic>
                </a:graphicData>
              </a:graphic>
            </wp:inline>
          </w:drawing>
        </w:r>
      </w:del>
    </w:p>
    <w:p w:rsidR="000A2A20" w:rsidP="00C077AB" w:rsidRDefault="000A2A20" w14:paraId="2A1B557B" w14:textId="6B4BF7AF"/>
    <w:p w:rsidR="000A2A20" w:rsidP="00C077AB" w:rsidRDefault="6F9192E4" w14:paraId="5EF719C0" w14:textId="2045DEEA">
      <w:pPr>
        <w:pStyle w:val="Ttulo2"/>
      </w:pPr>
      <w:bookmarkStart w:name="_Toc205660864" w:id="342"/>
      <w:r>
        <w:t>Painel do Usuário (Dashboard)</w:t>
      </w:r>
      <w:bookmarkEnd w:id="342"/>
    </w:p>
    <w:p w:rsidR="00C402A9" w:rsidP="00C077AB" w:rsidRDefault="00C077AB" w14:paraId="23BB3953" w14:textId="4736814A">
      <w:pPr>
        <w:rPr>
          <w:ins w:author="JOAO PEDRO MIRANDA SOUSA" w:date="2025-08-09T19:06:00Z" w:id="343"/>
        </w:rPr>
      </w:pPr>
      <w:r>
        <w:t xml:space="preserve">Após realizar o login, você terá acesso ao </w:t>
      </w:r>
      <w:r w:rsidRPr="00C077AB">
        <w:rPr>
          <w:b/>
        </w:rPr>
        <w:t>Painel do Usuário</w:t>
      </w:r>
      <w:ins w:author="JOAO PEDRO MIRANDA SOUSA" w:date="2025-08-09T19:05:00Z" w:id="344">
        <w:r w:rsidR="00C85DF1">
          <w:rPr>
            <w:b/>
          </w:rPr>
          <w:t xml:space="preserve"> </w:t>
        </w:r>
        <w:r w:rsidRPr="00C85DF1" w:rsidR="00C85DF1">
          <w:rPr>
            <w:rPrChange w:author="JOAO PEDRO MIRANDA SOUSA" w:date="2025-08-09T19:05:00Z" w:id="345">
              <w:rPr>
                <w:b/>
              </w:rPr>
            </w:rPrChange>
          </w:rPr>
          <w:t>(</w:t>
        </w:r>
      </w:ins>
      <w:ins w:author="JOAO PEDRO MIRANDA SOUSA" w:date="2025-08-09T19:04:00Z" w:id="346">
        <w:r w:rsidRPr="00DC600E" w:rsidR="00C85DF1">
          <w:rPr>
            <w:b/>
            <w:rPrChange w:author="JOAO PEDRO MIRANDA SOUSA" w:date="2025-08-09T19:24:00Z" w:id="347">
              <w:rPr/>
            </w:rPrChange>
          </w:rPr>
          <w:t>Figura 1</w:t>
        </w:r>
      </w:ins>
      <w:ins w:author="JOAO PEDRO MIRANDA SOUSA" w:date="2025-08-09T19:07:00Z" w:id="348">
        <w:r w:rsidRPr="00DC600E" w:rsidR="00C402A9">
          <w:rPr>
            <w:b/>
            <w:rPrChange w:author="JOAO PEDRO MIRANDA SOUSA" w:date="2025-08-09T19:24:00Z" w:id="349">
              <w:rPr/>
            </w:rPrChange>
          </w:rPr>
          <w:t>4</w:t>
        </w:r>
      </w:ins>
      <w:ins w:author="JOAO PEDRO MIRANDA SOUSA" w:date="2025-08-09T19:05:00Z" w:id="350">
        <w:r w:rsidRPr="00C85DF1" w:rsidR="00C85DF1">
          <w:rPr>
            <w:rPrChange w:author="JOAO PEDRO MIRANDA SOUSA" w:date="2025-08-09T19:05:00Z" w:id="351">
              <w:rPr>
                <w:b/>
              </w:rPr>
            </w:rPrChange>
          </w:rPr>
          <w:t>)</w:t>
        </w:r>
      </w:ins>
      <w:ins w:author="JOAO PEDRO MIRANDA SOUSA" w:date="2025-08-09T19:07:00Z" w:id="352">
        <w:r w:rsidR="00C402A9">
          <w:t xml:space="preserve"> </w:t>
        </w:r>
      </w:ins>
      <w:ins w:author="JOAO PEDRO MIRANDA SOUSA" w:date="2025-08-09T19:01:00Z" w:id="353">
        <w:r w:rsidR="00277E99">
          <w:t>que pode ser acessado a partir de</w:t>
        </w:r>
      </w:ins>
      <w:ins w:author="JOAO PEDRO MIRANDA SOUSA" w:date="2025-08-09T19:02:00Z" w:id="354">
        <w:r w:rsidR="00277E99">
          <w:t xml:space="preserve"> qualquer tela do si</w:t>
        </w:r>
      </w:ins>
      <w:ins w:author="JOAO PEDRO MIRANDA SOUSA" w:date="2025-08-09T19:03:00Z" w:id="355">
        <w:r w:rsidR="00277E99">
          <w:t>s</w:t>
        </w:r>
      </w:ins>
      <w:ins w:author="JOAO PEDRO MIRANDA SOUSA" w:date="2025-08-09T19:02:00Z" w:id="356">
        <w:r w:rsidR="00277E99">
          <w:t>tema, pois o botão de acesso</w:t>
        </w:r>
      </w:ins>
      <w:ins w:author="JOAO PEDRO MIRANDA SOUSA" w:date="2025-08-09T19:03:00Z" w:id="357">
        <w:r w:rsidR="00277E99">
          <w:t xml:space="preserve"> chamado </w:t>
        </w:r>
        <w:r w:rsidR="00C85DF1">
          <w:t>“</w:t>
        </w:r>
        <w:r w:rsidRPr="00C85DF1" w:rsidR="00277E99">
          <w:rPr>
            <w:b/>
            <w:rPrChange w:author="JOAO PEDRO MIRANDA SOUSA" w:date="2025-08-09T19:03:00Z" w:id="358">
              <w:rPr/>
            </w:rPrChange>
          </w:rPr>
          <w:t>Painel</w:t>
        </w:r>
        <w:r w:rsidR="00C85DF1">
          <w:t>”</w:t>
        </w:r>
      </w:ins>
      <w:ins w:author="JOAO PEDRO MIRANDA SOUSA" w:date="2025-08-09T19:02:00Z" w:id="359">
        <w:r w:rsidR="00277E99">
          <w:t xml:space="preserve"> estará fixado na barra de navegação do CodeTuga no topo da tela</w:t>
        </w:r>
      </w:ins>
      <w:ins w:author="JOAO PEDRO MIRANDA SOUSA" w:date="2025-08-09T19:04:00Z" w:id="360">
        <w:r w:rsidR="00C85DF1">
          <w:t xml:space="preserve"> como vist</w:t>
        </w:r>
      </w:ins>
      <w:ins w:author="JOAO PEDRO MIRANDA SOUSA" w:date="2025-08-09T19:05:00Z" w:id="361">
        <w:r w:rsidR="00C85DF1">
          <w:t>o</w:t>
        </w:r>
      </w:ins>
      <w:ins w:author="JOAO PEDRO MIRANDA SOUSA" w:date="2025-08-09T19:04:00Z" w:id="362">
        <w:r w:rsidR="00C85DF1">
          <w:t xml:space="preserve"> na </w:t>
        </w:r>
        <w:r w:rsidRPr="002421F4" w:rsidR="00C85DF1">
          <w:rPr>
            <w:b/>
            <w:rPrChange w:author="JOAO PEDRO MIRANDA SOUSA" w:date="2025-08-09T19:09:00Z" w:id="363">
              <w:rPr/>
            </w:rPrChange>
          </w:rPr>
          <w:t>F</w:t>
        </w:r>
      </w:ins>
      <w:ins w:author="JOAO PEDRO MIRANDA SOUSA" w:date="2025-08-09T19:05:00Z" w:id="364">
        <w:r w:rsidRPr="002421F4" w:rsidR="00C85DF1">
          <w:rPr>
            <w:b/>
            <w:rPrChange w:author="JOAO PEDRO MIRANDA SOUSA" w:date="2025-08-09T19:09:00Z" w:id="365">
              <w:rPr/>
            </w:rPrChange>
          </w:rPr>
          <w:t>igura 13</w:t>
        </w:r>
      </w:ins>
      <w:ins w:author="JOAO PEDRO MIRANDA SOUSA" w:date="2025-08-09T19:03:00Z" w:id="366">
        <w:r w:rsidR="00277E99">
          <w:t xml:space="preserve">. </w:t>
        </w:r>
      </w:ins>
    </w:p>
    <w:p w:rsidR="00C402A9" w:rsidP="00DC600E" w:rsidRDefault="00C402A9" w14:paraId="73947BCC" w14:textId="77777777">
      <w:pPr>
        <w:spacing w:line="240" w:lineRule="auto"/>
        <w:ind w:firstLine="0"/>
        <w:jc w:val="center"/>
        <w:rPr>
          <w:ins w:author="JOAO PEDRO MIRANDA SOUSA" w:date="2025-08-09T19:09:00Z" w:id="367"/>
          <w:sz w:val="20"/>
        </w:rPr>
        <w:pPrChange w:author="JOAO PEDRO MIRANDA SOUSA" w:date="2025-08-09T19:24:00Z" w:id="368">
          <w:pPr/>
        </w:pPrChange>
      </w:pPr>
    </w:p>
    <w:p w:rsidR="00C402A9" w:rsidP="00DC600E" w:rsidRDefault="00C077AB" w14:paraId="717136E1" w14:textId="523F0CF9">
      <w:pPr>
        <w:spacing w:line="240" w:lineRule="auto"/>
        <w:ind w:firstLine="0"/>
        <w:jc w:val="center"/>
        <w:rPr>
          <w:ins w:author="JOAO PEDRO MIRANDA SOUSA" w:date="2025-08-09T19:24:00Z" w:id="369"/>
          <w:sz w:val="20"/>
        </w:rPr>
        <w:pPrChange w:author="JOAO PEDRO MIRANDA SOUSA" w:date="2025-08-09T19:24:00Z" w:id="370">
          <w:pPr/>
        </w:pPrChange>
      </w:pPr>
      <w:del w:author="JOAO PEDRO MIRANDA SOUSA" w:date="2025-08-09T19:03:00Z" w:id="371">
        <w:r w:rsidDel="00277E99">
          <w:delText>,</w:delText>
        </w:r>
        <w:r w:rsidDel="00C85DF1">
          <w:delText xml:space="preserve"> que </w:delText>
        </w:r>
      </w:del>
      <w:del w:author="JOAO PEDRO MIRANDA SOUSA" w:date="2025-08-09T19:08:00Z" w:id="372">
        <w:r w:rsidDel="00C402A9">
          <w:delText>funciona como uma central de gerenciamento das suas builds. Nessa área, é possível visualizar todas as configurações salvas, com opções para ver/editar ou excluir cada montagem individualmente</w:delText>
        </w:r>
        <w:r w:rsidRPr="090E150D" w:rsidDel="00C402A9" w:rsidR="6F9192E4">
          <w:delText>.</w:delText>
        </w:r>
      </w:del>
      <w:ins w:author="JOAO PEDRO MIRANDA SOUSA" w:date="2025-08-09T19:07:00Z" w:id="373">
        <w:r w:rsidRPr="00C358D9" w:rsidR="00C402A9">
          <w:rPr>
            <w:b/>
            <w:sz w:val="20"/>
          </w:rPr>
          <w:t>Figura</w:t>
        </w:r>
        <w:r w:rsidRPr="00C358D9" w:rsidR="00C402A9">
          <w:rPr>
            <w:b/>
            <w:bCs/>
            <w:sz w:val="20"/>
          </w:rPr>
          <w:t xml:space="preserve"> 1</w:t>
        </w:r>
        <w:r w:rsidR="00C402A9">
          <w:rPr>
            <w:b/>
            <w:bCs/>
            <w:sz w:val="20"/>
          </w:rPr>
          <w:t>3</w:t>
        </w:r>
        <w:r w:rsidRPr="00C358D9" w:rsidR="00C402A9">
          <w:rPr>
            <w:sz w:val="20"/>
          </w:rPr>
          <w:t xml:space="preserve">: </w:t>
        </w:r>
      </w:ins>
      <w:ins w:author="JOAO PEDRO MIRANDA SOUSA" w:date="2025-08-09T19:08:00Z" w:id="374">
        <w:r w:rsidR="00C402A9">
          <w:rPr>
            <w:sz w:val="20"/>
          </w:rPr>
          <w:t>Opções disponível na b</w:t>
        </w:r>
      </w:ins>
      <w:ins w:author="JOAO PEDRO MIRANDA SOUSA" w:date="2025-08-09T19:07:00Z" w:id="375">
        <w:r w:rsidR="00C402A9">
          <w:rPr>
            <w:sz w:val="20"/>
          </w:rPr>
          <w:t xml:space="preserve">arra de </w:t>
        </w:r>
      </w:ins>
      <w:ins w:author="JOAO PEDRO MIRANDA SOUSA" w:date="2025-08-09T19:08:00Z" w:id="376">
        <w:r w:rsidR="00C402A9">
          <w:rPr>
            <w:sz w:val="20"/>
          </w:rPr>
          <w:t>n</w:t>
        </w:r>
      </w:ins>
      <w:ins w:author="JOAO PEDRO MIRANDA SOUSA" w:date="2025-08-09T19:07:00Z" w:id="377">
        <w:r w:rsidR="00C402A9">
          <w:rPr>
            <w:sz w:val="20"/>
          </w:rPr>
          <w:t>avegação do CodeTuga após login no sistema</w:t>
        </w:r>
        <w:r w:rsidRPr="00C358D9" w:rsidR="00C402A9">
          <w:rPr>
            <w:sz w:val="20"/>
          </w:rPr>
          <w:t>.</w:t>
        </w:r>
      </w:ins>
    </w:p>
    <w:p w:rsidRPr="00C402A9" w:rsidR="00DC600E" w:rsidP="00DC600E" w:rsidRDefault="00DC600E" w14:paraId="6D2C2973" w14:textId="77777777">
      <w:pPr>
        <w:spacing w:line="240" w:lineRule="auto"/>
        <w:ind w:firstLine="0"/>
        <w:jc w:val="center"/>
        <w:rPr>
          <w:sz w:val="20"/>
          <w:rPrChange w:author="JOAO PEDRO MIRANDA SOUSA" w:date="2025-08-09T19:08:00Z" w:id="378">
            <w:rPr/>
          </w:rPrChange>
        </w:rPr>
        <w:pPrChange w:author="JOAO PEDRO MIRANDA SOUSA" w:date="2025-08-09T19:24:00Z" w:id="379">
          <w:pPr/>
        </w:pPrChange>
      </w:pPr>
    </w:p>
    <w:p w:rsidR="00C077AB" w:rsidP="00C402A9" w:rsidRDefault="00C402A9" w14:paraId="3CFF2FA3" w14:textId="115355F9">
      <w:pPr>
        <w:ind w:firstLine="0"/>
        <w:jc w:val="center"/>
        <w:rPr>
          <w:ins w:author="JOAO PEDRO MIRANDA SOUSA" w:date="2025-08-09T19:09:00Z" w:id="380"/>
        </w:rPr>
        <w:pPrChange w:author="JOAO PEDRO MIRANDA SOUSA" w:date="2025-08-09T19:06:00Z" w:id="381">
          <w:pPr/>
        </w:pPrChange>
      </w:pPr>
      <w:ins w:author="JOAO PEDRO MIRANDA SOUSA" w:date="2025-08-09T19:06:00Z" w:id="382">
        <w:r w:rsidRPr="00C319BD">
          <w:rPr>
            <w:noProof/>
            <w:sz w:val="20"/>
            <w:lang w:eastAsia="pt-BR"/>
            <w:rPrChange w:author="JOAO PEDRO MIRANDA SOUSA" w:date="2025-08-09T17:33:00Z" w:id="383">
              <w:rPr>
                <w:noProof/>
                <w:lang w:eastAsia="pt-BR"/>
              </w:rPr>
            </w:rPrChange>
          </w:rPr>
          <w:drawing>
            <wp:inline distT="0" distB="0" distL="0" distR="0" wp14:anchorId="73DA6FE7" wp14:editId="0C9010B4">
              <wp:extent cx="5913756" cy="767562"/>
              <wp:effectExtent l="0" t="0" r="0" b="0"/>
              <wp:docPr id="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49999" b="85713"/>
                      <a:stretch/>
                    </pic:blipFill>
                    <pic:spPr bwMode="auto">
                      <a:xfrm>
                        <a:off x="0" y="0"/>
                        <a:ext cx="6039960" cy="783942"/>
                      </a:xfrm>
                      <a:prstGeom prst="rect">
                        <a:avLst/>
                      </a:prstGeom>
                      <a:ln>
                        <a:noFill/>
                      </a:ln>
                      <a:extLst>
                        <a:ext uri="{53640926-AAD7-44D8-BBD7-CCE9431645EC}">
                          <a14:shadowObscured xmlns:a14="http://schemas.microsoft.com/office/drawing/2010/main"/>
                        </a:ext>
                      </a:extLst>
                    </pic:spPr>
                  </pic:pic>
                </a:graphicData>
              </a:graphic>
            </wp:inline>
          </w:drawing>
        </w:r>
      </w:ins>
    </w:p>
    <w:p w:rsidR="00C402A9" w:rsidP="00C402A9" w:rsidRDefault="00C402A9" w14:paraId="225E28E3" w14:textId="77777777">
      <w:pPr>
        <w:ind w:firstLine="0"/>
        <w:jc w:val="center"/>
        <w:rPr>
          <w:ins w:author="JOAO PEDRO MIRANDA SOUSA" w:date="2025-08-09T19:09:00Z" w:id="384"/>
        </w:rPr>
        <w:pPrChange w:author="JOAO PEDRO MIRANDA SOUSA" w:date="2025-08-09T19:06:00Z" w:id="385">
          <w:pPr/>
        </w:pPrChange>
      </w:pPr>
    </w:p>
    <w:p w:rsidR="00C402A9" w:rsidP="00C402A9" w:rsidRDefault="00C402A9" w14:paraId="503693A5" w14:textId="77777777">
      <w:pPr>
        <w:rPr>
          <w:ins w:author="JOAO PEDRO MIRANDA SOUSA" w:date="2025-08-09T19:09:00Z" w:id="386"/>
        </w:rPr>
      </w:pPr>
      <w:ins w:author="JOAO PEDRO MIRANDA SOUSA" w:date="2025-08-09T19:09:00Z" w:id="387">
        <w:r>
          <w:t xml:space="preserve">O </w:t>
        </w:r>
        <w:r w:rsidRPr="00C077AB">
          <w:rPr>
            <w:b/>
          </w:rPr>
          <w:t>Painel do Usuário</w:t>
        </w:r>
        <w:r>
          <w:rPr>
            <w:b/>
          </w:rPr>
          <w:t xml:space="preserve"> </w:t>
        </w:r>
        <w:r w:rsidRPr="00C358D9">
          <w:t>(</w:t>
        </w:r>
        <w:r w:rsidRPr="00DC600E">
          <w:rPr>
            <w:b/>
            <w:rPrChange w:author="JOAO PEDRO MIRANDA SOUSA" w:date="2025-08-09T19:24:00Z" w:id="388">
              <w:rPr/>
            </w:rPrChange>
          </w:rPr>
          <w:t>Figura 14</w:t>
        </w:r>
        <w:r w:rsidRPr="00C358D9">
          <w:t>)</w:t>
        </w:r>
        <w:r>
          <w:rPr>
            <w:b/>
          </w:rPr>
          <w:t xml:space="preserve"> </w:t>
        </w:r>
        <w:r>
          <w:t>funciona como uma central de gerenciamento das suas builds. Nessa área, é possível visualizar todas as configurações salvas, com opções para ver/editar ou excluir cada montagem individualmente</w:t>
        </w:r>
        <w:r w:rsidRPr="090E150D">
          <w:t>.</w:t>
        </w:r>
      </w:ins>
    </w:p>
    <w:p w:rsidR="00C402A9" w:rsidP="00C402A9" w:rsidRDefault="00C402A9" w14:paraId="6F5CD015" w14:textId="77777777">
      <w:pPr>
        <w:ind w:firstLine="0"/>
        <w:jc w:val="center"/>
        <w:pPrChange w:author="JOAO PEDRO MIRANDA SOUSA" w:date="2025-08-09T19:06:00Z" w:id="389">
          <w:pPr/>
        </w:pPrChange>
      </w:pPr>
    </w:p>
    <w:p w:rsidR="008D4909" w:rsidDel="00D32D72" w:rsidP="00C077AB" w:rsidRDefault="008D4909" w14:paraId="129E14C6" w14:textId="2F0C8DD2">
      <w:pPr>
        <w:rPr>
          <w:del w:author="JOAO PEDRO MIRANDA SOUSA" w:date="2025-08-09T17:34:00Z" w:id="390"/>
        </w:rPr>
      </w:pPr>
    </w:p>
    <w:p w:rsidR="008D4909" w:rsidDel="00D32D72" w:rsidP="00C077AB" w:rsidRDefault="008D4909" w14:paraId="558FA820" w14:textId="0710621E">
      <w:pPr>
        <w:rPr>
          <w:del w:author="JOAO PEDRO MIRANDA SOUSA" w:date="2025-08-09T17:34:00Z" w:id="391"/>
        </w:rPr>
      </w:pPr>
    </w:p>
    <w:p w:rsidR="00D32D72" w:rsidP="00D32D72" w:rsidRDefault="00214D62" w14:paraId="23624005" w14:textId="29C38B33">
      <w:pPr>
        <w:spacing w:line="240" w:lineRule="auto"/>
        <w:ind w:firstLine="0"/>
        <w:jc w:val="center"/>
        <w:rPr>
          <w:ins w:author="JOAO PEDRO MIRANDA SOUSA" w:date="2025-08-09T17:34:00Z" w:id="392"/>
          <w:sz w:val="20"/>
        </w:rPr>
        <w:pPrChange w:author="JOAO PEDRO MIRANDA SOUSA" w:date="2025-08-09T17:34:00Z" w:id="393">
          <w:pPr>
            <w:tabs>
              <w:tab w:val="left" w:pos="3307"/>
              <w:tab w:val="center" w:pos="4513"/>
            </w:tabs>
            <w:ind w:firstLine="0"/>
            <w:jc w:val="left"/>
          </w:pPr>
        </w:pPrChange>
      </w:pPr>
      <w:del w:author="JOAO PEDRO MIRANDA SOUSA" w:date="2025-08-09T17:33:00Z" w:id="394">
        <w:r w:rsidRPr="00C319BD" w:rsidDel="00C319BD">
          <w:rPr>
            <w:b/>
            <w:sz w:val="20"/>
            <w:rPrChange w:author="JOAO PEDRO MIRANDA SOUSA" w:date="2025-08-09T17:33:00Z" w:id="395">
              <w:rPr>
                <w:b/>
              </w:rPr>
            </w:rPrChange>
          </w:rPr>
          <w:tab/>
        </w:r>
        <w:r w:rsidRPr="00C319BD" w:rsidDel="00C319BD">
          <w:rPr>
            <w:b/>
            <w:sz w:val="20"/>
            <w:rPrChange w:author="JOAO PEDRO MIRANDA SOUSA" w:date="2025-08-09T17:33:00Z" w:id="396">
              <w:rPr>
                <w:b/>
              </w:rPr>
            </w:rPrChange>
          </w:rPr>
          <w:tab/>
        </w:r>
      </w:del>
      <w:r w:rsidRPr="00C319BD">
        <w:rPr>
          <w:b/>
          <w:sz w:val="20"/>
          <w:rPrChange w:author="JOAO PEDRO MIRANDA SOUSA" w:date="2025-08-09T17:33:00Z" w:id="397">
            <w:rPr>
              <w:b/>
              <w:bCs/>
            </w:rPr>
          </w:rPrChange>
        </w:rPr>
        <w:t>Figura</w:t>
      </w:r>
      <w:r w:rsidRPr="00C319BD">
        <w:rPr>
          <w:b/>
          <w:bCs/>
          <w:sz w:val="20"/>
          <w:rPrChange w:author="JOAO PEDRO MIRANDA SOUSA" w:date="2025-08-09T17:33:00Z" w:id="398">
            <w:rPr>
              <w:b/>
              <w:bCs/>
            </w:rPr>
          </w:rPrChange>
        </w:rPr>
        <w:t xml:space="preserve"> </w:t>
      </w:r>
      <w:del w:author="JOAO PEDRO MIRANDA SOUSA" w:date="2025-08-09T18:06:00Z" w:id="399">
        <w:r w:rsidRPr="00C319BD" w:rsidDel="00863821">
          <w:rPr>
            <w:b/>
            <w:bCs/>
            <w:sz w:val="20"/>
            <w:rPrChange w:author="JOAO PEDRO MIRANDA SOUSA" w:date="2025-08-09T17:33:00Z" w:id="400">
              <w:rPr>
                <w:b/>
                <w:bCs/>
              </w:rPr>
            </w:rPrChange>
          </w:rPr>
          <w:delText>10</w:delText>
        </w:r>
      </w:del>
      <w:ins w:author="JOAO PEDRO MIRANDA SOUSA" w:date="2025-08-09T18:06:00Z" w:id="401">
        <w:r w:rsidRPr="00C319BD" w:rsidR="00863821">
          <w:rPr>
            <w:b/>
            <w:bCs/>
            <w:sz w:val="20"/>
            <w:rPrChange w:author="JOAO PEDRO MIRANDA SOUSA" w:date="2025-08-09T17:33:00Z" w:id="402">
              <w:rPr>
                <w:b/>
                <w:bCs/>
              </w:rPr>
            </w:rPrChange>
          </w:rPr>
          <w:t>1</w:t>
        </w:r>
      </w:ins>
      <w:ins w:author="JOAO PEDRO MIRANDA SOUSA" w:date="2025-08-09T19:08:00Z" w:id="403">
        <w:r w:rsidR="00C402A9">
          <w:rPr>
            <w:b/>
            <w:bCs/>
            <w:sz w:val="20"/>
          </w:rPr>
          <w:t>4</w:t>
        </w:r>
      </w:ins>
      <w:r w:rsidRPr="00C319BD">
        <w:rPr>
          <w:sz w:val="20"/>
          <w:rPrChange w:author="JOAO PEDRO MIRANDA SOUSA" w:date="2025-08-09T17:33:00Z" w:id="404">
            <w:rPr/>
          </w:rPrChange>
        </w:rPr>
        <w:t xml:space="preserve">: </w:t>
      </w:r>
      <w:ins w:author="JOAO PEDRO MIRANDA SOUSA" w:date="2025-08-09T17:33:00Z" w:id="405">
        <w:r w:rsidRPr="00C319BD" w:rsidR="00C319BD">
          <w:rPr>
            <w:sz w:val="20"/>
            <w:rPrChange w:author="JOAO PEDRO MIRANDA SOUSA" w:date="2025-08-09T17:33:00Z" w:id="406">
              <w:rPr/>
            </w:rPrChange>
          </w:rPr>
          <w:t>Área de gerenciamento das builds salvas. Exibe uma lista com todas as configurações cadastradas, oferecendo botões para visualização, edição ou exclusão.</w:t>
        </w:r>
      </w:ins>
    </w:p>
    <w:p w:rsidR="00D32D72" w:rsidP="00D32D72" w:rsidRDefault="00D32D72" w14:paraId="776A72E8" w14:textId="77777777">
      <w:pPr>
        <w:spacing w:line="240" w:lineRule="auto"/>
        <w:ind w:firstLine="0"/>
        <w:jc w:val="center"/>
        <w:rPr>
          <w:ins w:author="JOAO PEDRO MIRANDA SOUSA" w:date="2025-08-09T17:34:00Z" w:id="407"/>
          <w:sz w:val="20"/>
        </w:rPr>
        <w:pPrChange w:author="JOAO PEDRO MIRANDA SOUSA" w:date="2025-08-09T17:34:00Z" w:id="408">
          <w:pPr>
            <w:tabs>
              <w:tab w:val="left" w:pos="3307"/>
              <w:tab w:val="center" w:pos="4513"/>
            </w:tabs>
            <w:ind w:firstLine="0"/>
            <w:jc w:val="left"/>
          </w:pPr>
        </w:pPrChange>
      </w:pPr>
    </w:p>
    <w:p w:rsidRPr="00C319BD" w:rsidR="00214D62" w:rsidDel="00C319BD" w:rsidP="00C402A9" w:rsidRDefault="00214D62" w14:paraId="11BC8405" w14:textId="017614A1">
      <w:pPr>
        <w:rPr>
          <w:del w:author="JOAO PEDRO MIRANDA SOUSA" w:date="2025-08-09T17:33:00Z" w:id="409"/>
          <w:sz w:val="20"/>
          <w:rPrChange w:author="JOAO PEDRO MIRANDA SOUSA" w:date="2025-08-09T17:33:00Z" w:id="410">
            <w:rPr>
              <w:del w:author="JOAO PEDRO MIRANDA SOUSA" w:date="2025-08-09T17:33:00Z" w:id="411"/>
            </w:rPr>
          </w:rPrChange>
        </w:rPr>
        <w:pPrChange w:author="JOAO PEDRO MIRANDA SOUSA" w:date="2025-08-09T19:09:00Z" w:id="412">
          <w:pPr>
            <w:tabs>
              <w:tab w:val="left" w:pos="3307"/>
              <w:tab w:val="center" w:pos="4513"/>
            </w:tabs>
            <w:ind w:firstLine="0"/>
            <w:jc w:val="left"/>
          </w:pPr>
        </w:pPrChange>
      </w:pPr>
      <w:del w:author="JOAO PEDRO MIRANDA SOUSA" w:date="2025-08-09T17:33:00Z" w:id="413">
        <w:r w:rsidRPr="00C319BD" w:rsidDel="00C319BD">
          <w:rPr>
            <w:sz w:val="20"/>
            <w:rPrChange w:author="JOAO PEDRO MIRANDA SOUSA" w:date="2025-08-09T17:33:00Z" w:id="414">
              <w:rPr/>
            </w:rPrChange>
          </w:rPr>
          <w:delText>Painel do usuário</w:delText>
        </w:r>
      </w:del>
    </w:p>
    <w:p w:rsidR="24E6546F" w:rsidP="00D32D72" w:rsidRDefault="0F57FA05" w14:paraId="0033B303" w14:textId="48520295">
      <w:pPr>
        <w:spacing w:line="240" w:lineRule="auto"/>
        <w:ind w:firstLine="0"/>
        <w:jc w:val="center"/>
        <w:pPrChange w:author="JOAO PEDRO MIRANDA SOUSA" w:date="2025-08-09T17:34:00Z" w:id="415">
          <w:pPr>
            <w:tabs>
              <w:tab w:val="left" w:pos="3307"/>
              <w:tab w:val="center" w:pos="4513"/>
            </w:tabs>
            <w:ind w:firstLine="0"/>
            <w:jc w:val="left"/>
          </w:pPr>
        </w:pPrChange>
      </w:pPr>
      <w:r w:rsidRPr="00C319BD">
        <w:rPr>
          <w:noProof/>
          <w:sz w:val="20"/>
          <w:lang w:eastAsia="pt-BR"/>
          <w:rPrChange w:author="JOAO PEDRO MIRANDA SOUSA" w:date="2025-08-09T17:33:00Z" w:id="416">
            <w:rPr>
              <w:noProof/>
              <w:lang w:eastAsia="pt-BR"/>
            </w:rPr>
          </w:rPrChange>
        </w:rPr>
        <w:drawing>
          <wp:inline distT="0" distB="0" distL="0" distR="0" wp14:anchorId="1B46DFCE" wp14:editId="4131A2BC">
            <wp:extent cx="5759881" cy="2616386"/>
            <wp:effectExtent l="0" t="0" r="0" b="0"/>
            <wp:docPr id="13725324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5006" cy="2623256"/>
                    </a:xfrm>
                    <a:prstGeom prst="rect">
                      <a:avLst/>
                    </a:prstGeom>
                  </pic:spPr>
                </pic:pic>
              </a:graphicData>
            </a:graphic>
          </wp:inline>
        </w:drawing>
      </w:r>
    </w:p>
    <w:p w:rsidR="6E90E166" w:rsidP="00C077AB" w:rsidRDefault="6E90E166" w14:paraId="42F65F2E" w14:textId="3F55558F"/>
    <w:p w:rsidR="000A2A20" w:rsidP="00C077AB" w:rsidRDefault="6F9192E4" w14:paraId="51372AF3" w14:textId="268CF81E">
      <w:pPr>
        <w:pStyle w:val="Ttulo2"/>
      </w:pPr>
      <w:bookmarkStart w:name="_Toc205660865" w:id="417"/>
      <w:r>
        <w:t>Salvando e Exportando</w:t>
      </w:r>
      <w:bookmarkEnd w:id="417"/>
    </w:p>
    <w:p w:rsidR="00C077AB" w:rsidP="00C077AB" w:rsidRDefault="00C077AB" w14:paraId="5053B43C" w14:textId="537350D8">
      <w:r>
        <w:t xml:space="preserve">Na tela de </w:t>
      </w:r>
      <w:r w:rsidRPr="00C077AB">
        <w:rPr>
          <w:b/>
        </w:rPr>
        <w:t>Resumo da Build</w:t>
      </w:r>
      <w:ins w:author="JOAO PEDRO MIRANDA SOUSA" w:date="2025-08-09T19:25:00Z" w:id="418">
        <w:r w:rsidR="00DC600E">
          <w:t xml:space="preserve"> exibidas nas </w:t>
        </w:r>
        <w:r w:rsidRPr="00DC600E" w:rsidR="00DC600E">
          <w:rPr>
            <w:b/>
            <w:rPrChange w:author="JOAO PEDRO MIRANDA SOUSA" w:date="2025-08-09T19:25:00Z" w:id="419">
              <w:rPr/>
            </w:rPrChange>
          </w:rPr>
          <w:t>Figuras 7, 8 e 9</w:t>
        </w:r>
      </w:ins>
      <w:r>
        <w:t>, você conta com duas funcionalidades essenciais</w:t>
      </w:r>
      <w:ins w:author="JOAO PEDRO MIRANDA SOUSA" w:date="2025-08-09T19:26:00Z" w:id="420">
        <w:r w:rsidR="003C55C7">
          <w:t xml:space="preserve"> que são exibidas novamente na </w:t>
        </w:r>
        <w:r w:rsidRPr="003C55C7" w:rsidR="003C55C7">
          <w:rPr>
            <w:b/>
            <w:rPrChange w:author="JOAO PEDRO MIRANDA SOUSA" w:date="2025-08-09T19:27:00Z" w:id="421">
              <w:rPr/>
            </w:rPrChange>
          </w:rPr>
          <w:t>Figura 1</w:t>
        </w:r>
      </w:ins>
      <w:ins w:author="JOAO PEDRO MIRANDA SOUSA" w:date="2025-08-09T19:27:00Z" w:id="422">
        <w:r w:rsidRPr="003C55C7" w:rsidR="003C55C7">
          <w:rPr>
            <w:b/>
            <w:rPrChange w:author="JOAO PEDRO MIRANDA SOUSA" w:date="2025-08-09T19:27:00Z" w:id="423">
              <w:rPr/>
            </w:rPrChange>
          </w:rPr>
          <w:t>5</w:t>
        </w:r>
        <w:r w:rsidR="003C55C7">
          <w:t xml:space="preserve"> abaixo</w:t>
        </w:r>
      </w:ins>
      <w:r>
        <w:t>:</w:t>
      </w:r>
    </w:p>
    <w:p w:rsidR="00C077AB" w:rsidP="00C077AB" w:rsidRDefault="00C077AB" w14:paraId="599AADE3" w14:textId="77777777">
      <w:pPr>
        <w:pStyle w:val="PargrafodaLista"/>
        <w:numPr>
          <w:ilvl w:val="0"/>
          <w:numId w:val="11"/>
        </w:numPr>
        <w:ind w:left="1134"/>
      </w:pPr>
      <w:r w:rsidRPr="00C077AB">
        <w:rPr>
          <w:b/>
        </w:rPr>
        <w:t>Salvar</w:t>
      </w:r>
      <w:r>
        <w:t xml:space="preserve"> </w:t>
      </w:r>
      <w:r w:rsidRPr="00C077AB">
        <w:rPr>
          <w:b/>
        </w:rPr>
        <w:t>Build</w:t>
      </w:r>
      <w:r>
        <w:t xml:space="preserve"> – guarda a configuração atual em sua conta para acesso posterior. É necessário estar logado.</w:t>
      </w:r>
    </w:p>
    <w:p w:rsidR="090E150D" w:rsidP="00C077AB" w:rsidRDefault="00C077AB" w14:paraId="51CA8F95" w14:textId="7403D7EC">
      <w:pPr>
        <w:pStyle w:val="PargrafodaLista"/>
        <w:numPr>
          <w:ilvl w:val="0"/>
          <w:numId w:val="11"/>
        </w:numPr>
        <w:ind w:left="1134"/>
      </w:pPr>
      <w:r w:rsidRPr="00C077AB">
        <w:rPr>
          <w:b/>
        </w:rPr>
        <w:t>Exportar Build</w:t>
      </w:r>
      <w:r>
        <w:t xml:space="preserve"> – gera um arquivo PDF contendo todos os detalhes da sua montagem, incluindo lista de componentes, preços e links diretos para as ofertas. Ideal para compartilhar com outras pessoas. Também requer login.</w:t>
      </w:r>
    </w:p>
    <w:p w:rsidRPr="000364E0" w:rsidR="008D4909" w:rsidP="008D4909" w:rsidRDefault="008D4909" w14:paraId="5ABBDC6B" w14:textId="77777777"/>
    <w:p w:rsidR="00D32D72" w:rsidP="00D32D72" w:rsidRDefault="00214D62" w14:paraId="1F7B07C5" w14:textId="69F8B934">
      <w:pPr>
        <w:spacing w:line="240" w:lineRule="auto"/>
        <w:ind w:firstLine="0"/>
        <w:jc w:val="center"/>
        <w:rPr>
          <w:ins w:author="JOAO PEDRO MIRANDA SOUSA" w:date="2025-08-09T17:34:00Z" w:id="424"/>
          <w:sz w:val="20"/>
          <w:szCs w:val="20"/>
        </w:rPr>
        <w:pPrChange w:author="JOAO PEDRO MIRANDA SOUSA" w:date="2025-08-09T17:34:00Z" w:id="425">
          <w:pPr>
            <w:ind w:firstLine="0"/>
            <w:jc w:val="center"/>
          </w:pPr>
        </w:pPrChange>
      </w:pPr>
      <w:r w:rsidRPr="5E16C8D6">
        <w:rPr>
          <w:b/>
          <w:bCs/>
          <w:sz w:val="20"/>
          <w:szCs w:val="20"/>
        </w:rPr>
        <w:t xml:space="preserve">Figura </w:t>
      </w:r>
      <w:del w:author="JOAO PEDRO MIRANDA SOUSA" w:date="2025-08-09T18:06:00Z" w:id="426">
        <w:r w:rsidRPr="5E16C8D6" w:rsidDel="00863821">
          <w:rPr>
            <w:b/>
            <w:bCs/>
            <w:sz w:val="20"/>
            <w:szCs w:val="20"/>
          </w:rPr>
          <w:delText>11</w:delText>
        </w:r>
      </w:del>
      <w:ins w:author="JOAO PEDRO MIRANDA SOUSA" w:date="2025-08-09T18:06:00Z" w:id="427">
        <w:r w:rsidRPr="5E16C8D6" w:rsidR="00863821">
          <w:rPr>
            <w:b/>
            <w:bCs/>
            <w:sz w:val="20"/>
            <w:szCs w:val="20"/>
          </w:rPr>
          <w:t>1</w:t>
        </w:r>
      </w:ins>
      <w:ins w:author="JOAO PEDRO MIRANDA SOUSA" w:date="2025-08-09T19:10:00Z" w:id="428">
        <w:r w:rsidR="002421F4">
          <w:rPr>
            <w:b/>
            <w:bCs/>
            <w:sz w:val="20"/>
            <w:szCs w:val="20"/>
          </w:rPr>
          <w:t>5</w:t>
        </w:r>
      </w:ins>
      <w:r w:rsidRPr="5E16C8D6">
        <w:rPr>
          <w:sz w:val="20"/>
          <w:szCs w:val="20"/>
        </w:rPr>
        <w:t xml:space="preserve">: </w:t>
      </w:r>
      <w:ins w:author="JOAO PEDRO MIRANDA SOUSA" w:date="2025-08-09T17:34:00Z" w:id="429">
        <w:r w:rsidRPr="00D32D72" w:rsidR="00D32D72">
          <w:rPr>
            <w:sz w:val="20"/>
            <w:szCs w:val="20"/>
          </w:rPr>
          <w:t>Localização dos botões que permitem salvar a build na conta do usuário ou exportá-la em PDF. A exportação inclui componentes, preços e links diretos para as ofertas.</w:t>
        </w:r>
      </w:ins>
    </w:p>
    <w:p w:rsidRPr="000364E0" w:rsidR="5430A435" w:rsidP="00D32D72" w:rsidRDefault="00214D62" w14:paraId="2E3611AC" w14:textId="4DE5D56D">
      <w:pPr>
        <w:spacing w:line="240" w:lineRule="auto"/>
        <w:ind w:firstLine="0"/>
        <w:jc w:val="center"/>
        <w:pPrChange w:author="JOAO PEDRO MIRANDA SOUSA" w:date="2025-08-09T17:34:00Z" w:id="430">
          <w:pPr>
            <w:ind w:firstLine="0"/>
            <w:jc w:val="center"/>
          </w:pPr>
        </w:pPrChange>
      </w:pPr>
      <w:del w:author="JOAO PEDRO MIRANDA SOUSA" w:date="2025-08-09T17:34:00Z" w:id="431">
        <w:r w:rsidRPr="5E16C8D6" w:rsidDel="00D32D72">
          <w:rPr>
            <w:sz w:val="20"/>
            <w:szCs w:val="20"/>
          </w:rPr>
          <w:delText>Botões de salvar e exportar build</w:delText>
        </w:r>
      </w:del>
    </w:p>
    <w:p w:rsidR="0B8F491B" w:rsidP="00C077AB" w:rsidRDefault="401E36C3" w14:paraId="4C37DD42" w14:textId="0418226C">
      <w:pPr>
        <w:ind w:firstLine="0"/>
        <w:jc w:val="center"/>
      </w:pPr>
      <w:r>
        <w:rPr>
          <w:noProof/>
          <w:lang w:eastAsia="pt-BR"/>
        </w:rPr>
        <w:drawing>
          <wp:inline distT="0" distB="0" distL="0" distR="0" wp14:anchorId="2F74D0C3" wp14:editId="7BB1B04E">
            <wp:extent cx="5706657" cy="2516246"/>
            <wp:effectExtent l="0" t="0" r="8890" b="0"/>
            <wp:docPr id="17680523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4087" cy="2528341"/>
                    </a:xfrm>
                    <a:prstGeom prst="rect">
                      <a:avLst/>
                    </a:prstGeom>
                  </pic:spPr>
                </pic:pic>
              </a:graphicData>
            </a:graphic>
          </wp:inline>
        </w:drawing>
      </w:r>
    </w:p>
    <w:p w:rsidR="00214D62" w:rsidP="00C077AB" w:rsidRDefault="00214D62" w14:paraId="5A5B855D" w14:textId="48E38120">
      <w:pPr>
        <w:ind w:firstLine="0"/>
        <w:jc w:val="center"/>
      </w:pPr>
    </w:p>
    <w:p w:rsidR="008D4909" w:rsidDel="00D32D72" w:rsidP="00C077AB" w:rsidRDefault="008D4909" w14:paraId="1A6A7837" w14:textId="05398DAB">
      <w:pPr>
        <w:ind w:firstLine="0"/>
        <w:jc w:val="center"/>
        <w:rPr>
          <w:ins w:author="JOAO PEDRO MIRANDA SOUSA" w:date="2025-08-09T22:42:22.023Z" w16du:dateUtc="2025-08-09T22:42:22.023Z" w:id="312903850"/>
        </w:rPr>
      </w:pPr>
      <w:bookmarkStart w:name="_Toc205658763" w:id="433"/>
      <w:bookmarkStart w:name="_Toc205660491" w:id="434"/>
      <w:bookmarkStart w:name="_Toc205660866" w:id="435"/>
      <w:bookmarkEnd w:id="433"/>
      <w:bookmarkEnd w:id="434"/>
      <w:bookmarkEnd w:id="435"/>
    </w:p>
    <w:p w:rsidR="3A563837" w:rsidP="3A563837" w:rsidRDefault="3A563837" w14:paraId="5203B26D" w14:textId="702398F4">
      <w:pPr>
        <w:ind w:firstLine="0"/>
        <w:jc w:val="center"/>
        <w:rPr>
          <w:del w:author="JOAO PEDRO MIRANDA SOUSA" w:date="2025-08-09T17:34:00Z" w:id="1158587084"/>
        </w:rPr>
      </w:pPr>
    </w:p>
    <w:p w:rsidR="000A2A20" w:rsidP="00C077AB" w:rsidRDefault="6F9192E4" w14:paraId="340686D9" w14:textId="6A5AD593">
      <w:pPr>
        <w:pStyle w:val="Ttulo2"/>
      </w:pPr>
      <w:bookmarkStart w:name="_Toc205660867" w:id="436"/>
      <w:r>
        <w:t>Editando seu Perfil</w:t>
      </w:r>
      <w:bookmarkEnd w:id="436"/>
    </w:p>
    <w:p w:rsidR="00C077AB" w:rsidP="00C077AB" w:rsidRDefault="00C077AB" w14:paraId="72C93542" w14:textId="68B9BF99">
      <w:r w:rsidRPr="00C077AB">
        <w:t xml:space="preserve">No </w:t>
      </w:r>
      <w:r w:rsidRPr="00C077AB">
        <w:rPr>
          <w:b/>
        </w:rPr>
        <w:t>Painel do Usuário</w:t>
      </w:r>
      <w:ins w:author="JOAO PEDRO MIRANDA SOUSA" w:date="2025-08-09T19:10:00Z" w:id="437">
        <w:r w:rsidR="002421F4">
          <w:t xml:space="preserve"> (</w:t>
        </w:r>
      </w:ins>
      <w:ins w:author="JOAO PEDRO MIRANDA SOUSA" w:date="2025-08-09T19:11:00Z" w:id="438">
        <w:r w:rsidRPr="003C55C7" w:rsidR="002421F4">
          <w:rPr>
            <w:b/>
            <w:rPrChange w:author="JOAO PEDRO MIRANDA SOUSA" w:date="2025-08-09T19:27:00Z" w:id="439">
              <w:rPr/>
            </w:rPrChange>
          </w:rPr>
          <w:t>Figura 14</w:t>
        </w:r>
      </w:ins>
      <w:ins w:author="JOAO PEDRO MIRANDA SOUSA" w:date="2025-08-09T19:10:00Z" w:id="440">
        <w:r w:rsidR="002421F4">
          <w:t>)</w:t>
        </w:r>
      </w:ins>
      <w:r w:rsidRPr="00C077AB">
        <w:t xml:space="preserve">, acesse a </w:t>
      </w:r>
      <w:del w:author="JOAO PEDRO MIRANDA SOUSA" w:date="2025-08-09T19:11:00Z" w:id="441">
        <w:r w:rsidRPr="00C077AB" w:rsidDel="002421F4">
          <w:delText xml:space="preserve">aba </w:delText>
        </w:r>
      </w:del>
      <w:ins w:author="JOAO PEDRO MIRANDA SOUSA" w:date="2025-08-09T19:11:00Z" w:id="442">
        <w:r w:rsidR="002421F4">
          <w:t>função</w:t>
        </w:r>
        <w:r w:rsidRPr="00C077AB" w:rsidR="002421F4">
          <w:t xml:space="preserve"> </w:t>
        </w:r>
      </w:ins>
      <w:r w:rsidRPr="00C077AB">
        <w:t>“</w:t>
      </w:r>
      <w:r w:rsidRPr="00C077AB">
        <w:rPr>
          <w:b/>
        </w:rPr>
        <w:t>Meu Perfil</w:t>
      </w:r>
      <w:r w:rsidRPr="00C077AB">
        <w:t xml:space="preserve">” </w:t>
      </w:r>
      <w:ins w:author="JOAO PEDRO MIRANDA SOUSA" w:date="2025-08-09T19:11:00Z" w:id="443">
        <w:r w:rsidR="002421F4">
          <w:t>que</w:t>
        </w:r>
      </w:ins>
      <w:ins w:author="JOAO PEDRO MIRANDA SOUSA" w:date="2025-08-09T19:12:00Z" w:id="444">
        <w:r w:rsidR="002421F4">
          <w:t xml:space="preserve"> levará para uma página de informações sobre sua conta como demonstrado na </w:t>
        </w:r>
        <w:r w:rsidRPr="002421F4" w:rsidR="002421F4">
          <w:rPr>
            <w:b/>
            <w:rPrChange w:author="JOAO PEDRO MIRANDA SOUSA" w:date="2025-08-09T19:12:00Z" w:id="445">
              <w:rPr/>
            </w:rPrChange>
          </w:rPr>
          <w:t>Figura 16</w:t>
        </w:r>
        <w:r w:rsidR="002421F4">
          <w:t xml:space="preserve"> abaixo. Nessa tela você pode</w:t>
        </w:r>
      </w:ins>
      <w:del w:author="JOAO PEDRO MIRANDA SOUSA" w:date="2025-08-09T19:12:00Z" w:id="446">
        <w:r w:rsidRPr="00C077AB" w:rsidDel="002421F4">
          <w:delText>para</w:delText>
        </w:r>
      </w:del>
      <w:r w:rsidRPr="00C077AB">
        <w:t xml:space="preserve"> </w:t>
      </w:r>
      <w:ins w:author="JOAO PEDRO MIRANDA SOUSA" w:date="2025-08-09T19:13:00Z" w:id="447">
        <w:r w:rsidR="002421F4">
          <w:t>clicar n</w:t>
        </w:r>
      </w:ins>
      <w:ins w:author="JOAO PEDRO MIRANDA SOUSA" w:date="2025-08-09T19:14:00Z" w:id="448">
        <w:r w:rsidR="002421F4">
          <w:t>o</w:t>
        </w:r>
      </w:ins>
      <w:ins w:author="JOAO PEDRO MIRANDA SOUSA" w:date="2025-08-09T19:13:00Z" w:id="449">
        <w:r w:rsidR="002421F4">
          <w:t xml:space="preserve"> link “</w:t>
        </w:r>
        <w:r w:rsidRPr="002421F4" w:rsidR="002421F4">
          <w:rPr>
            <w:b/>
            <w:rPrChange w:author="JOAO PEDRO MIRANDA SOUSA" w:date="2025-08-09T19:15:00Z" w:id="450">
              <w:rPr/>
            </w:rPrChange>
          </w:rPr>
          <w:t>Editar Perfil</w:t>
        </w:r>
        <w:r w:rsidR="002421F4">
          <w:t xml:space="preserve">” no canto superior direito </w:t>
        </w:r>
      </w:ins>
      <w:ins w:author="JOAO PEDRO MIRANDA SOUSA" w:date="2025-08-09T19:14:00Z" w:id="451">
        <w:r w:rsidR="002421F4">
          <w:t>do menu central (</w:t>
        </w:r>
        <w:r w:rsidRPr="00DC600E" w:rsidR="002421F4">
          <w:rPr>
            <w:b/>
            <w:rPrChange w:author="JOAO PEDRO MIRANDA SOUSA" w:date="2025-08-09T19:20:00Z" w:id="452">
              <w:rPr/>
            </w:rPrChange>
          </w:rPr>
          <w:t>Figura 16</w:t>
        </w:r>
        <w:r w:rsidR="002421F4">
          <w:t>) que direcio</w:t>
        </w:r>
      </w:ins>
      <w:ins w:author="JOAO PEDRO MIRANDA SOUSA" w:date="2025-08-09T19:15:00Z" w:id="453">
        <w:r w:rsidR="002421F4">
          <w:t>na o usuário para uma nova página</w:t>
        </w:r>
        <w:r w:rsidR="00DC600E">
          <w:t xml:space="preserve"> (</w:t>
        </w:r>
        <w:r w:rsidRPr="00DC600E" w:rsidR="00DC600E">
          <w:rPr>
            <w:b/>
            <w:rPrChange w:author="JOAO PEDRO MIRANDA SOUSA" w:date="2025-08-09T19:16:00Z" w:id="454">
              <w:rPr/>
            </w:rPrChange>
          </w:rPr>
          <w:t>Figura 17</w:t>
        </w:r>
        <w:r w:rsidR="00DC600E">
          <w:t>)</w:t>
        </w:r>
      </w:ins>
      <w:ins w:author="JOAO PEDRO MIRANDA SOUSA" w:date="2025-08-09T19:20:00Z" w:id="455">
        <w:r w:rsidR="00DC600E">
          <w:t xml:space="preserve"> com um formulário</w:t>
        </w:r>
      </w:ins>
      <w:ins w:author="JOAO PEDRO MIRANDA SOUSA" w:date="2025-08-09T19:15:00Z" w:id="456">
        <w:r w:rsidR="002421F4">
          <w:t xml:space="preserve"> onde é possível</w:t>
        </w:r>
      </w:ins>
      <w:ins w:author="JOAO PEDRO MIRANDA SOUSA" w:date="2025-08-09T19:13:00Z" w:id="457">
        <w:r w:rsidR="002421F4">
          <w:t xml:space="preserve"> </w:t>
        </w:r>
      </w:ins>
      <w:r w:rsidRPr="00C077AB">
        <w:t>atualizar suas informações pessoais, como nome e senha de acesso. Essa funcionalidade garante que seus dados estejam sempre corretos e atualizados.</w:t>
      </w:r>
    </w:p>
    <w:p w:rsidR="00214D62" w:rsidDel="003C55C7" w:rsidP="00C077AB" w:rsidRDefault="00214D62" w14:paraId="076E1B5B" w14:textId="66FEBE73">
      <w:pPr>
        <w:rPr>
          <w:del w:author="JOAO PEDRO MIRANDA SOUSA" w:date="2025-08-09T19:28:00Z" w:id="458"/>
        </w:rPr>
      </w:pPr>
    </w:p>
    <w:p w:rsidR="003C55C7" w:rsidP="003C55C7" w:rsidRDefault="003C55C7" w14:paraId="3AE52823" w14:textId="77777777">
      <w:pPr>
        <w:spacing w:line="240" w:lineRule="auto"/>
        <w:ind w:firstLine="0"/>
        <w:jc w:val="center"/>
        <w:rPr>
          <w:ins w:author="JOAO PEDRO MIRANDA SOUSA" w:date="2025-08-09T19:28:00Z" w:id="459"/>
          <w:b/>
          <w:sz w:val="20"/>
        </w:rPr>
        <w:pPrChange w:author="JOAO PEDRO MIRANDA SOUSA" w:date="2025-08-09T19:28:00Z" w:id="460">
          <w:pPr>
            <w:ind w:firstLine="0"/>
            <w:jc w:val="center"/>
          </w:pPr>
        </w:pPrChange>
      </w:pPr>
    </w:p>
    <w:p w:rsidR="00D32D72" w:rsidP="003C55C7" w:rsidRDefault="00214D62" w14:paraId="2EE3CEA5" w14:textId="044193BF">
      <w:pPr>
        <w:spacing w:line="240" w:lineRule="auto"/>
        <w:ind w:firstLine="0"/>
        <w:jc w:val="center"/>
        <w:rPr>
          <w:ins w:author="JOAO PEDRO MIRANDA SOUSA" w:date="2025-08-09T17:35:00Z" w:id="461"/>
          <w:sz w:val="20"/>
        </w:rPr>
        <w:pPrChange w:author="JOAO PEDRO MIRANDA SOUSA" w:date="2025-08-09T19:28:00Z" w:id="462">
          <w:pPr>
            <w:ind w:firstLine="0"/>
            <w:jc w:val="center"/>
          </w:pPr>
        </w:pPrChange>
      </w:pPr>
      <w:r w:rsidRPr="00214D62">
        <w:rPr>
          <w:b/>
          <w:sz w:val="20"/>
        </w:rPr>
        <w:t xml:space="preserve">Figura </w:t>
      </w:r>
      <w:del w:author="JOAO PEDRO MIRANDA SOUSA" w:date="2025-08-09T18:06:00Z" w:id="463">
        <w:r w:rsidRPr="00214D62" w:rsidDel="00863821">
          <w:rPr>
            <w:b/>
            <w:sz w:val="20"/>
          </w:rPr>
          <w:delText>12</w:delText>
        </w:r>
      </w:del>
      <w:ins w:author="JOAO PEDRO MIRANDA SOUSA" w:date="2025-08-09T18:06:00Z" w:id="464">
        <w:r w:rsidRPr="00214D62" w:rsidR="00863821">
          <w:rPr>
            <w:b/>
            <w:sz w:val="20"/>
          </w:rPr>
          <w:t>1</w:t>
        </w:r>
      </w:ins>
      <w:ins w:author="JOAO PEDRO MIRANDA SOUSA" w:date="2025-08-09T19:10:00Z" w:id="465">
        <w:r w:rsidR="002421F4">
          <w:rPr>
            <w:b/>
            <w:sz w:val="20"/>
          </w:rPr>
          <w:t>6</w:t>
        </w:r>
      </w:ins>
      <w:r w:rsidRPr="00214D62">
        <w:rPr>
          <w:sz w:val="20"/>
        </w:rPr>
        <w:t xml:space="preserve">: </w:t>
      </w:r>
      <w:ins w:author="JOAO PEDRO MIRANDA SOUSA" w:date="2025-08-09T17:35:00Z" w:id="466">
        <w:r w:rsidRPr="00D32D72" w:rsidR="00D32D72">
          <w:rPr>
            <w:sz w:val="20"/>
          </w:rPr>
          <w:t xml:space="preserve">Página de perfil do usuário, exibindo informações cadastradas e opções para </w:t>
        </w:r>
      </w:ins>
      <w:ins w:author="JOAO PEDRO MIRANDA SOUSA" w:date="2025-08-09T19:20:00Z" w:id="467">
        <w:r w:rsidR="00DC600E">
          <w:rPr>
            <w:sz w:val="20"/>
          </w:rPr>
          <w:t xml:space="preserve">sair da canta ou Editar Perfil e fazer </w:t>
        </w:r>
      </w:ins>
      <w:ins w:author="JOAO PEDRO MIRANDA SOUSA" w:date="2025-08-09T17:35:00Z" w:id="468">
        <w:r w:rsidRPr="00D32D72" w:rsidR="00D32D72">
          <w:rPr>
            <w:sz w:val="20"/>
          </w:rPr>
          <w:t>atualização de dados.</w:t>
        </w:r>
      </w:ins>
    </w:p>
    <w:p w:rsidRPr="00214D62" w:rsidR="30EC3060" w:rsidP="00D32D72" w:rsidRDefault="00214D62" w14:paraId="4E07E596" w14:textId="747B4A02">
      <w:pPr>
        <w:spacing w:line="240" w:lineRule="auto"/>
        <w:ind w:firstLine="0"/>
        <w:jc w:val="center"/>
        <w:rPr>
          <w:sz w:val="20"/>
        </w:rPr>
        <w:pPrChange w:author="JOAO PEDRO MIRANDA SOUSA" w:date="2025-08-09T17:35:00Z" w:id="469">
          <w:pPr>
            <w:ind w:firstLine="0"/>
            <w:jc w:val="center"/>
          </w:pPr>
        </w:pPrChange>
      </w:pPr>
      <w:del w:author="JOAO PEDRO MIRANDA SOUSA" w:date="2025-08-09T17:35:00Z" w:id="470">
        <w:r w:rsidRPr="00214D62" w:rsidDel="00D32D72">
          <w:rPr>
            <w:sz w:val="20"/>
          </w:rPr>
          <w:delText>Tela de meu perfil</w:delText>
        </w:r>
      </w:del>
    </w:p>
    <w:p w:rsidR="000A2A20" w:rsidP="00C077AB" w:rsidRDefault="3EA3515C" w14:paraId="6EC05B4D" w14:textId="67422578">
      <w:pPr>
        <w:ind w:firstLine="0"/>
        <w:jc w:val="center"/>
      </w:pPr>
      <w:r>
        <w:rPr>
          <w:noProof/>
          <w:lang w:eastAsia="pt-BR"/>
        </w:rPr>
        <w:drawing>
          <wp:inline distT="0" distB="0" distL="0" distR="0" wp14:anchorId="31610EFD" wp14:editId="62C62823">
            <wp:extent cx="2976806" cy="2055820"/>
            <wp:effectExtent l="0" t="0" r="0" b="1905"/>
            <wp:docPr id="1055020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28922" t="8800" r="28868" b="17897"/>
                    <a:stretch/>
                  </pic:blipFill>
                  <pic:spPr bwMode="auto">
                    <a:xfrm>
                      <a:off x="0" y="0"/>
                      <a:ext cx="3009214" cy="2078201"/>
                    </a:xfrm>
                    <a:prstGeom prst="rect">
                      <a:avLst/>
                    </a:prstGeom>
                    <a:ln>
                      <a:noFill/>
                    </a:ln>
                    <a:extLst>
                      <a:ext uri="{53640926-AAD7-44D8-BBD7-CCE9431645EC}">
                        <a14:shadowObscured xmlns:a14="http://schemas.microsoft.com/office/drawing/2010/main"/>
                      </a:ext>
                    </a:extLst>
                  </pic:spPr>
                </pic:pic>
              </a:graphicData>
            </a:graphic>
          </wp:inline>
        </w:drawing>
      </w:r>
    </w:p>
    <w:p w:rsidR="00214D62" w:rsidDel="00DC600E" w:rsidP="00214D62" w:rsidRDefault="00214D62" w14:paraId="7B1E5780" w14:textId="17C2A204">
      <w:pPr>
        <w:ind w:firstLine="0"/>
        <w:rPr>
          <w:del w:author="JOAO PEDRO MIRANDA SOUSA" w:date="2025-08-09T19:21:00Z" w:id="471"/>
        </w:rPr>
      </w:pPr>
    </w:p>
    <w:p w:rsidR="00DC600E" w:rsidP="00D32D72" w:rsidRDefault="00DC600E" w14:paraId="192009E6" w14:textId="77777777">
      <w:pPr>
        <w:spacing w:line="240" w:lineRule="auto"/>
        <w:ind w:firstLine="0"/>
        <w:jc w:val="center"/>
        <w:rPr>
          <w:ins w:author="JOAO PEDRO MIRANDA SOUSA" w:date="2025-08-09T19:21:00Z" w:id="472"/>
          <w:b/>
          <w:sz w:val="20"/>
        </w:rPr>
        <w:pPrChange w:author="JOAO PEDRO MIRANDA SOUSA" w:date="2025-08-09T17:35:00Z" w:id="473">
          <w:pPr>
            <w:ind w:firstLine="0"/>
            <w:jc w:val="center"/>
          </w:pPr>
        </w:pPrChange>
      </w:pPr>
    </w:p>
    <w:p w:rsidR="00D32D72" w:rsidP="00D32D72" w:rsidRDefault="00214D62" w14:paraId="4D8F3227" w14:textId="7D288D53">
      <w:pPr>
        <w:spacing w:line="240" w:lineRule="auto"/>
        <w:ind w:firstLine="0"/>
        <w:jc w:val="center"/>
        <w:rPr>
          <w:ins w:author="JOAO PEDRO MIRANDA SOUSA" w:date="2025-08-09T19:21:00Z" w:id="474"/>
          <w:sz w:val="20"/>
        </w:rPr>
        <w:pPrChange w:author="JOAO PEDRO MIRANDA SOUSA" w:date="2025-08-09T17:35:00Z" w:id="475">
          <w:pPr>
            <w:ind w:firstLine="0"/>
            <w:jc w:val="center"/>
          </w:pPr>
        </w:pPrChange>
      </w:pPr>
      <w:r>
        <w:rPr>
          <w:b/>
          <w:sz w:val="20"/>
        </w:rPr>
        <w:t xml:space="preserve">Figura </w:t>
      </w:r>
      <w:del w:author="JOAO PEDRO MIRANDA SOUSA" w:date="2025-08-09T18:06:00Z" w:id="476">
        <w:r w:rsidDel="00863821">
          <w:rPr>
            <w:b/>
            <w:sz w:val="20"/>
          </w:rPr>
          <w:delText>13</w:delText>
        </w:r>
      </w:del>
      <w:ins w:author="JOAO PEDRO MIRANDA SOUSA" w:date="2025-08-09T18:06:00Z" w:id="477">
        <w:r w:rsidR="00863821">
          <w:rPr>
            <w:b/>
            <w:sz w:val="20"/>
          </w:rPr>
          <w:t>1</w:t>
        </w:r>
      </w:ins>
      <w:ins w:author="JOAO PEDRO MIRANDA SOUSA" w:date="2025-08-09T19:13:00Z" w:id="478">
        <w:r w:rsidR="002421F4">
          <w:rPr>
            <w:b/>
            <w:sz w:val="20"/>
          </w:rPr>
          <w:t>7</w:t>
        </w:r>
      </w:ins>
      <w:r>
        <w:rPr>
          <w:sz w:val="20"/>
        </w:rPr>
        <w:t>:</w:t>
      </w:r>
      <w:r w:rsidR="008D4909">
        <w:rPr>
          <w:sz w:val="20"/>
        </w:rPr>
        <w:t xml:space="preserve"> </w:t>
      </w:r>
      <w:ins w:author="JOAO PEDRO MIRANDA SOUSA" w:date="2025-08-09T17:35:00Z" w:id="479">
        <w:r w:rsidRPr="00D32D72" w:rsidR="00D32D72">
          <w:rPr>
            <w:sz w:val="20"/>
          </w:rPr>
          <w:t>Formulário para edição de dados pessoais do usuário, como nome e senha, garantindo que as informações permaneçam corretas e atualizadas.</w:t>
        </w:r>
      </w:ins>
    </w:p>
    <w:p w:rsidR="00DC600E" w:rsidP="00D32D72" w:rsidRDefault="00DC600E" w14:paraId="16027183" w14:textId="77777777">
      <w:pPr>
        <w:spacing w:line="240" w:lineRule="auto"/>
        <w:ind w:firstLine="0"/>
        <w:jc w:val="center"/>
        <w:rPr>
          <w:ins w:author="JOAO PEDRO MIRANDA SOUSA" w:date="2025-08-09T17:35:00Z" w:id="480"/>
          <w:sz w:val="20"/>
        </w:rPr>
        <w:pPrChange w:author="JOAO PEDRO MIRANDA SOUSA" w:date="2025-08-09T17:35:00Z" w:id="481">
          <w:pPr>
            <w:ind w:firstLine="0"/>
            <w:jc w:val="center"/>
          </w:pPr>
        </w:pPrChange>
      </w:pPr>
    </w:p>
    <w:p w:rsidR="000A2A20" w:rsidDel="00DC600E" w:rsidP="00D32D72" w:rsidRDefault="008D4909" w14:paraId="598E99D8" w14:textId="08D4E657">
      <w:pPr>
        <w:spacing w:line="240" w:lineRule="auto"/>
        <w:ind w:firstLine="0"/>
        <w:jc w:val="center"/>
        <w:rPr>
          <w:del w:author="JOAO PEDRO MIRANDA SOUSA" w:date="2025-08-09T19:21:00Z" w:id="482"/>
        </w:rPr>
        <w:pPrChange w:author="JOAO PEDRO MIRANDA SOUSA" w:date="2025-08-09T17:35:00Z" w:id="483">
          <w:pPr>
            <w:ind w:firstLine="0"/>
            <w:jc w:val="center"/>
          </w:pPr>
        </w:pPrChange>
      </w:pPr>
      <w:del w:author="JOAO PEDRO MIRANDA SOUSA" w:date="2025-08-09T17:35:00Z" w:id="484">
        <w:r w:rsidRPr="008D4909" w:rsidDel="00D32D72">
          <w:rPr>
            <w:sz w:val="20"/>
          </w:rPr>
          <w:delText xml:space="preserve">Tela de Editar Perfil </w:delText>
        </w:r>
      </w:del>
    </w:p>
    <w:p w:rsidR="008D4909" w:rsidP="00DC600E" w:rsidRDefault="003C0BAB" w14:paraId="09808361" w14:textId="270FE670">
      <w:pPr>
        <w:spacing w:line="240" w:lineRule="auto"/>
        <w:ind w:firstLine="0"/>
        <w:jc w:val="center"/>
        <w:rPr>
          <w:ins w:author="JOAO PEDRO MIRANDA SOUSA" w:date="2025-08-09T17:35:00Z" w:id="485"/>
        </w:rPr>
        <w:pPrChange w:author="JOAO PEDRO MIRANDA SOUSA" w:date="2025-08-09T19:21:00Z" w:id="486">
          <w:pPr>
            <w:ind w:firstLine="0"/>
            <w:jc w:val="center"/>
          </w:pPr>
        </w:pPrChange>
      </w:pPr>
      <w:r>
        <w:rPr>
          <w:noProof/>
          <w:lang w:eastAsia="pt-BR"/>
        </w:rPr>
        <w:drawing>
          <wp:inline distT="0" distB="0" distL="0" distR="0" wp14:anchorId="2E487D7A" wp14:editId="0A848AF8">
            <wp:extent cx="3317203" cy="3281706"/>
            <wp:effectExtent l="0" t="0" r="0" b="0"/>
            <wp:docPr id="10385517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755" t="9356" r="27821" b="2326"/>
                    <a:stretch/>
                  </pic:blipFill>
                  <pic:spPr bwMode="auto">
                    <a:xfrm>
                      <a:off x="0" y="0"/>
                      <a:ext cx="3317203" cy="3281706"/>
                    </a:xfrm>
                    <a:prstGeom prst="rect">
                      <a:avLst/>
                    </a:prstGeom>
                    <a:ln>
                      <a:noFill/>
                    </a:ln>
                    <a:extLst>
                      <a:ext uri="{53640926-AAD7-44D8-BBD7-CCE9431645EC}">
                        <a14:shadowObscured xmlns:a14="http://schemas.microsoft.com/office/drawing/2010/main"/>
                      </a:ext>
                    </a:extLst>
                  </pic:spPr>
                </pic:pic>
              </a:graphicData>
            </a:graphic>
          </wp:inline>
        </w:drawing>
      </w:r>
    </w:p>
    <w:p w:rsidR="00D32D72" w:rsidP="00C077AB" w:rsidRDefault="00D32D72" w14:paraId="22B8C91B" w14:textId="418DC4DB">
      <w:pPr>
        <w:ind w:firstLine="0"/>
        <w:jc w:val="center"/>
        <w:rPr>
          <w:ins w:author="JOAO PEDRO MIRANDA SOUSA" w:date="2025-08-09T22:43:24.062Z" w16du:dateUtc="2025-08-09T22:43:24.062Z" w:id="1780158971"/>
        </w:rPr>
      </w:pPr>
    </w:p>
    <w:p w:rsidR="3A563837" w:rsidP="3A563837" w:rsidRDefault="3A563837" w14:paraId="628F92A6" w14:textId="0545D4D0">
      <w:pPr>
        <w:ind w:firstLine="0"/>
        <w:jc w:val="center"/>
      </w:pPr>
    </w:p>
    <w:p w:rsidR="000A2A20" w:rsidP="00C077AB" w:rsidRDefault="6F9192E4" w14:paraId="7F5DDBE3" w14:textId="51C5D81A">
      <w:pPr>
        <w:pStyle w:val="Ttulo1"/>
      </w:pPr>
      <w:bookmarkStart w:name="_Toc205660868" w:id="487"/>
      <w:r>
        <w:t>Perguntas Frequentes (FAQ)</w:t>
      </w:r>
      <w:bookmarkEnd w:id="487"/>
    </w:p>
    <w:p w:rsidRPr="00C077AB" w:rsidR="00C077AB" w:rsidP="00C077AB" w:rsidRDefault="00C077AB" w14:paraId="3B8F69EC" w14:textId="77777777">
      <w:pPr>
        <w:pStyle w:val="PargrafodaLista"/>
        <w:numPr>
          <w:ilvl w:val="0"/>
          <w:numId w:val="12"/>
        </w:numPr>
        <w:ind w:left="851"/>
        <w:rPr>
          <w:b/>
        </w:rPr>
      </w:pPr>
      <w:r w:rsidRPr="00C077AB">
        <w:rPr>
          <w:b/>
        </w:rPr>
        <w:t>A recomendação da IA está demorando. Isso é normal?</w:t>
      </w:r>
    </w:p>
    <w:p w:rsidR="00C077AB" w:rsidP="00C077AB" w:rsidRDefault="00C077AB" w14:paraId="07DF53A9" w14:textId="77777777">
      <w:pPr>
        <w:pStyle w:val="PargrafodaLista"/>
        <w:ind w:left="851" w:firstLine="0"/>
      </w:pPr>
      <w:r>
        <w:t>Sim. A análise de compatibilidade entre os componentes pode levar alguns segundos. Aguarde o indicador de carregamento. Caso ultrapasse um minuto, tente gerar novamente a recomendação.</w:t>
      </w:r>
    </w:p>
    <w:p w:rsidRPr="00C077AB" w:rsidR="00C077AB" w:rsidP="00C077AB" w:rsidRDefault="00C077AB" w14:paraId="197E8A4E" w14:textId="77777777">
      <w:pPr>
        <w:pStyle w:val="PargrafodaLista"/>
        <w:numPr>
          <w:ilvl w:val="0"/>
          <w:numId w:val="12"/>
        </w:numPr>
        <w:ind w:left="851"/>
        <w:rPr>
          <w:b/>
        </w:rPr>
      </w:pPr>
      <w:r w:rsidRPr="00C077AB">
        <w:rPr>
          <w:b/>
        </w:rPr>
        <w:t>A IA não conseguiu gerar uma build. O que devo fazer?</w:t>
      </w:r>
    </w:p>
    <w:p w:rsidR="00C077AB" w:rsidP="00C077AB" w:rsidRDefault="00C077AB" w14:paraId="268C9A58" w14:textId="77777777">
      <w:pPr>
        <w:pStyle w:val="PargrafodaLista"/>
        <w:ind w:left="851" w:firstLine="0"/>
      </w:pPr>
      <w:r>
        <w:t>Esse problema pode ocorrer quando os requisitos são muito específicos ou o orçamento é restrito demais. Ajuste algum dos parâmetros (tipo de máquina, propósito ou valor) e tente novamente.</w:t>
      </w:r>
    </w:p>
    <w:p w:rsidRPr="00C077AB" w:rsidR="00C077AB" w:rsidP="00C077AB" w:rsidRDefault="00C077AB" w14:paraId="4681833A" w14:textId="77777777">
      <w:pPr>
        <w:pStyle w:val="PargrafodaLista"/>
        <w:numPr>
          <w:ilvl w:val="0"/>
          <w:numId w:val="12"/>
        </w:numPr>
        <w:ind w:left="851"/>
        <w:rPr>
          <w:b/>
        </w:rPr>
      </w:pPr>
      <w:r w:rsidRPr="00C077AB">
        <w:rPr>
          <w:b/>
        </w:rPr>
        <w:t>Como iniciar uma nova montagem do zero?</w:t>
      </w:r>
    </w:p>
    <w:p w:rsidR="090E150D" w:rsidP="00C077AB" w:rsidRDefault="00C077AB" w14:paraId="56530312" w14:textId="65CFBFC9">
      <w:pPr>
        <w:pStyle w:val="PargrafodaLista"/>
        <w:ind w:left="851" w:firstLine="0"/>
      </w:pPr>
      <w:r>
        <w:t>Em qualquer momento, clique em “</w:t>
      </w:r>
      <w:r w:rsidRPr="00C077AB">
        <w:rPr>
          <w:b/>
        </w:rPr>
        <w:t>Nova Montagem</w:t>
      </w:r>
      <w:r>
        <w:t>” no menu de navegação localizado no topo da página.</w:t>
      </w:r>
    </w:p>
    <w:p w:rsidR="003C0BAB" w:rsidP="00C077AB" w:rsidRDefault="003C0BAB" w14:paraId="606D8D39" w14:textId="77777777">
      <w:pPr>
        <w:pStyle w:val="PargrafodaLista"/>
        <w:ind w:left="851" w:firstLine="0"/>
      </w:pPr>
    </w:p>
    <w:p w:rsidR="00C077AB" w:rsidP="00C077AB" w:rsidRDefault="00C077AB" w14:paraId="25A64A0E" w14:textId="6876E022">
      <w:pPr>
        <w:pStyle w:val="Ttulo1"/>
      </w:pPr>
      <w:bookmarkStart w:name="_Toc205660869" w:id="488"/>
      <w:r>
        <w:t>Informações do Projeto e Execução Local</w:t>
      </w:r>
      <w:bookmarkEnd w:id="488"/>
    </w:p>
    <w:p w:rsidR="00C555E4" w:rsidP="00C555E4" w:rsidRDefault="00C555E4" w14:paraId="064CFAF4" w14:textId="40F74252">
      <w:pPr>
        <w:pStyle w:val="Ttulo2"/>
      </w:pPr>
      <w:bookmarkStart w:name="_Toc205660870" w:id="489"/>
      <w:r>
        <w:t>Sobre o projeto</w:t>
      </w:r>
      <w:bookmarkEnd w:id="489"/>
    </w:p>
    <w:p w:rsidR="00C555E4" w:rsidP="00C555E4" w:rsidRDefault="00C555E4" w14:paraId="5F6E52BA" w14:textId="25BB6ADF">
      <w:r>
        <w:t xml:space="preserve">Este projeto foi desenvolvido com o objetivo de </w:t>
      </w:r>
      <w:r w:rsidRPr="00C555E4">
        <w:rPr>
          <w:b/>
        </w:rPr>
        <w:t>facilitar a montagem de PCs personalizados</w:t>
      </w:r>
      <w:r>
        <w:t xml:space="preserve"> utilizando Inteligência Artificial. O problema identificado é a dificuldade de usuários em selecionar peças compatíveis e otimizadas. A solução proposta é um </w:t>
      </w:r>
      <w:r w:rsidRPr="00C555E4">
        <w:rPr>
          <w:b/>
        </w:rPr>
        <w:t>site com IA</w:t>
      </w:r>
      <w:r>
        <w:t xml:space="preserve"> que coleta preferências do usuário e gera automaticamente uma build compatível.</w:t>
      </w:r>
    </w:p>
    <w:p w:rsidR="00C555E4" w:rsidP="00C555E4" w:rsidRDefault="00C555E4" w14:paraId="26689FE2" w14:textId="77777777"/>
    <w:p w:rsidRPr="00C555E4" w:rsidR="00C555E4" w:rsidP="00C555E4" w:rsidRDefault="00C555E4" w14:paraId="16CA73AD" w14:textId="2F8960AB">
      <w:pPr>
        <w:pStyle w:val="Ttulo3"/>
      </w:pPr>
      <w:bookmarkStart w:name="_Toc205660871" w:id="490"/>
      <w:r>
        <w:t>Tecnologias utilizadas:</w:t>
      </w:r>
      <w:bookmarkEnd w:id="490"/>
    </w:p>
    <w:p w:rsidR="00C555E4" w:rsidP="00C555E4" w:rsidRDefault="00C555E4" w14:paraId="58E686A3" w14:textId="1AE29E62">
      <w:pPr>
        <w:pStyle w:val="PargrafodaLista"/>
        <w:numPr>
          <w:ilvl w:val="0"/>
          <w:numId w:val="12"/>
        </w:numPr>
      </w:pPr>
      <w:r>
        <w:t>TypeScript;</w:t>
      </w:r>
    </w:p>
    <w:p w:rsidR="00C555E4" w:rsidP="00C555E4" w:rsidRDefault="00C555E4" w14:paraId="7B276831" w14:textId="69B7BD1A">
      <w:pPr>
        <w:pStyle w:val="PargrafodaLista"/>
        <w:numPr>
          <w:ilvl w:val="0"/>
          <w:numId w:val="12"/>
        </w:numPr>
      </w:pPr>
      <w:r>
        <w:t>Node.js;</w:t>
      </w:r>
    </w:p>
    <w:p w:rsidR="00C077AB" w:rsidP="00C555E4" w:rsidRDefault="00C555E4" w14:paraId="5AD88BDE" w14:textId="0A2F9611">
      <w:pPr>
        <w:pStyle w:val="PargrafodaLista"/>
        <w:numPr>
          <w:ilvl w:val="0"/>
          <w:numId w:val="12"/>
        </w:numPr>
      </w:pPr>
      <w:r>
        <w:t>Gemini AI (Google).</w:t>
      </w:r>
    </w:p>
    <w:p w:rsidR="00C555E4" w:rsidP="00C555E4" w:rsidRDefault="00C555E4" w14:paraId="6FBBB79C" w14:textId="77777777">
      <w:pPr>
        <w:ind w:firstLine="0"/>
      </w:pPr>
    </w:p>
    <w:p w:rsidR="00C555E4" w:rsidP="00C555E4" w:rsidRDefault="00C555E4" w14:paraId="532BF9B2" w14:textId="21A866E6">
      <w:pPr>
        <w:pStyle w:val="Ttulo2"/>
      </w:pPr>
      <w:bookmarkStart w:name="_Toc205660872" w:id="491"/>
      <w:r>
        <w:t>Pré-requisitos para executar localmente</w:t>
      </w:r>
      <w:bookmarkEnd w:id="491"/>
    </w:p>
    <w:p w:rsidR="00C555E4" w:rsidP="00C555E4" w:rsidRDefault="00C555E4" w14:paraId="59171055" w14:textId="77777777">
      <w:pPr>
        <w:ind w:left="709" w:firstLine="0"/>
      </w:pPr>
      <w:r>
        <w:t>Antes de iniciar, certifique-se de que você possui instalado:</w:t>
      </w:r>
    </w:p>
    <w:p w:rsidR="00C555E4" w:rsidP="00C555E4" w:rsidRDefault="00C555E4" w14:paraId="2B443FC4" w14:textId="77777777">
      <w:pPr>
        <w:pStyle w:val="PargrafodaLista"/>
        <w:numPr>
          <w:ilvl w:val="0"/>
          <w:numId w:val="13"/>
        </w:numPr>
      </w:pPr>
      <w:r w:rsidRPr="00C555E4">
        <w:rPr>
          <w:b/>
        </w:rPr>
        <w:t>Node.js</w:t>
      </w:r>
      <w:r>
        <w:t xml:space="preserve"> (última versão estável recomendada)</w:t>
      </w:r>
    </w:p>
    <w:p w:rsidRPr="00C077AB" w:rsidR="00C555E4" w:rsidP="00C555E4" w:rsidRDefault="00C555E4" w14:paraId="18B245E1" w14:textId="16926A99">
      <w:pPr>
        <w:pStyle w:val="PargrafodaLista"/>
        <w:numPr>
          <w:ilvl w:val="0"/>
          <w:numId w:val="13"/>
        </w:numPr>
      </w:pPr>
      <w:r w:rsidRPr="00C555E4">
        <w:rPr>
          <w:b/>
        </w:rPr>
        <w:t>Chave de API</w:t>
      </w:r>
      <w:r>
        <w:t xml:space="preserve"> do Gemini AI</w:t>
      </w:r>
    </w:p>
    <w:p w:rsidR="00C077AB" w:rsidP="00C077AB" w:rsidRDefault="00C077AB" w14:paraId="0CE0E768" w14:textId="77777777"/>
    <w:p w:rsidR="00C555E4" w:rsidP="00C555E4" w:rsidRDefault="00C555E4" w14:paraId="68F99F7A" w14:textId="7AA0CE52">
      <w:pPr>
        <w:pStyle w:val="Ttulo2"/>
      </w:pPr>
      <w:bookmarkStart w:name="_Toc205660873" w:id="492"/>
      <w:r>
        <w:t>Passo a passo para execução local</w:t>
      </w:r>
      <w:bookmarkEnd w:id="492"/>
    </w:p>
    <w:p w:rsidR="00C555E4" w:rsidP="00C555E4" w:rsidRDefault="00C555E4" w14:paraId="4B67FA71" w14:textId="502BCA80">
      <w:pPr>
        <w:pStyle w:val="Ttulo3"/>
      </w:pPr>
      <w:bookmarkStart w:name="_Toc205660874" w:id="493"/>
      <w:r>
        <w:t>Acesse a pasta raiz do projeto</w:t>
      </w:r>
      <w:bookmarkEnd w:id="493"/>
    </w:p>
    <w:p w:rsidR="00C077AB" w:rsidP="00C555E4" w:rsidRDefault="00C555E4" w14:paraId="49698DB7" w14:textId="543BF1DC">
      <w:r>
        <w:t>Abra o terminal e navegue até a pasta principal:</w:t>
      </w:r>
    </w:p>
    <w:p w:rsidR="00C555E4" w:rsidP="00C555E4" w:rsidRDefault="00C555E4" w14:paraId="63126866" w14:textId="1E2E0392">
      <w:pPr>
        <w:ind w:firstLine="0"/>
        <w:jc w:val="center"/>
      </w:pPr>
      <w:r w:rsidRPr="00C555E4">
        <w:rPr>
          <w:noProof/>
          <w:lang w:eastAsia="pt-BR"/>
        </w:rPr>
        <w:drawing>
          <wp:inline distT="0" distB="0" distL="0" distR="0" wp14:anchorId="3BE8C370" wp14:editId="4DF41EF3">
            <wp:extent cx="2004365" cy="243304"/>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9143" cy="251167"/>
                    </a:xfrm>
                    <a:prstGeom prst="rect">
                      <a:avLst/>
                    </a:prstGeom>
                  </pic:spPr>
                </pic:pic>
              </a:graphicData>
            </a:graphic>
          </wp:inline>
        </w:drawing>
      </w:r>
    </w:p>
    <w:p w:rsidR="00C555E4" w:rsidP="00C555E4" w:rsidRDefault="00C555E4" w14:paraId="346DE00D" w14:textId="77777777">
      <w:pPr>
        <w:ind w:firstLine="0"/>
        <w:jc w:val="center"/>
      </w:pPr>
    </w:p>
    <w:p w:rsidR="00C555E4" w:rsidP="00C555E4" w:rsidRDefault="00C555E4" w14:paraId="31DCFABF" w14:textId="049FBDA7">
      <w:pPr>
        <w:pStyle w:val="Ttulo3"/>
      </w:pPr>
      <w:bookmarkStart w:name="_Toc205660875" w:id="494"/>
      <w:r>
        <w:t>Instale as dependências</w:t>
      </w:r>
      <w:bookmarkEnd w:id="494"/>
    </w:p>
    <w:p w:rsidR="00C555E4" w:rsidP="00C555E4" w:rsidRDefault="00C555E4" w14:paraId="295432CF" w14:textId="35835CAE">
      <w:r>
        <w:t>Execute os seguintes comandos no terminal:</w:t>
      </w:r>
    </w:p>
    <w:p w:rsidR="00C555E4" w:rsidP="00C555E4" w:rsidRDefault="00C555E4" w14:paraId="756EC4DE" w14:textId="5403A599">
      <w:pPr>
        <w:ind w:firstLine="0"/>
        <w:jc w:val="center"/>
      </w:pPr>
      <w:r w:rsidRPr="00C555E4">
        <w:rPr>
          <w:noProof/>
          <w:lang w:eastAsia="pt-BR"/>
        </w:rPr>
        <w:drawing>
          <wp:inline distT="0" distB="0" distL="0" distR="0" wp14:anchorId="6C253775" wp14:editId="1B00A90A">
            <wp:extent cx="3416198" cy="756968"/>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8977" cy="766447"/>
                    </a:xfrm>
                    <a:prstGeom prst="rect">
                      <a:avLst/>
                    </a:prstGeom>
                  </pic:spPr>
                </pic:pic>
              </a:graphicData>
            </a:graphic>
          </wp:inline>
        </w:drawing>
      </w:r>
    </w:p>
    <w:p w:rsidR="00C555E4" w:rsidP="00C555E4" w:rsidRDefault="00C555E4" w14:paraId="0361A500" w14:textId="77777777">
      <w:pPr>
        <w:ind w:firstLine="0"/>
        <w:jc w:val="center"/>
      </w:pPr>
    </w:p>
    <w:p w:rsidR="00C555E4" w:rsidP="5E16C8D6" w:rsidRDefault="00C555E4" w14:paraId="13EECD1B" w14:textId="2D2D9AEB">
      <w:pPr>
        <w:pStyle w:val="Ttulo3"/>
        <w:rPr>
          <w:rStyle w:val="Forte"/>
          <w:b/>
        </w:rPr>
      </w:pPr>
      <w:bookmarkStart w:name="_Toc205660876" w:id="495"/>
      <w:r w:rsidRPr="5E16C8D6">
        <w:rPr>
          <w:rStyle w:val="Forte"/>
          <w:b/>
        </w:rPr>
        <w:t>(Opcional) Corrija vulnerabilidades</w:t>
      </w:r>
      <w:bookmarkEnd w:id="495"/>
    </w:p>
    <w:p w:rsidR="00C555E4" w:rsidP="00C555E4" w:rsidRDefault="00C555E4" w14:paraId="376A7A7A" w14:textId="1132C92B">
      <w:r>
        <w:t>Para corrigir automaticamente possíveis vulnerabilidades nas dependências, utilize:</w:t>
      </w:r>
    </w:p>
    <w:p w:rsidR="00C555E4" w:rsidP="00C555E4" w:rsidRDefault="00C555E4" w14:paraId="3A16A132" w14:textId="43161DA5">
      <w:pPr>
        <w:ind w:firstLine="0"/>
        <w:jc w:val="center"/>
        <w:rPr>
          <w:bCs/>
        </w:rPr>
      </w:pPr>
      <w:r w:rsidRPr="00C555E4">
        <w:rPr>
          <w:bCs/>
          <w:noProof/>
          <w:lang w:eastAsia="pt-BR"/>
        </w:rPr>
        <w:drawing>
          <wp:inline distT="0" distB="0" distL="0" distR="0" wp14:anchorId="355DF681" wp14:editId="2FE6AA35">
            <wp:extent cx="1916582" cy="323836"/>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6610" cy="328910"/>
                    </a:xfrm>
                    <a:prstGeom prst="rect">
                      <a:avLst/>
                    </a:prstGeom>
                  </pic:spPr>
                </pic:pic>
              </a:graphicData>
            </a:graphic>
          </wp:inline>
        </w:drawing>
      </w:r>
    </w:p>
    <w:p w:rsidR="00C555E4" w:rsidP="00C555E4" w:rsidRDefault="00C555E4" w14:paraId="3F1C7DE2" w14:textId="77777777">
      <w:pPr>
        <w:ind w:firstLine="0"/>
        <w:jc w:val="center"/>
        <w:rPr>
          <w:bCs/>
        </w:rPr>
      </w:pPr>
    </w:p>
    <w:p w:rsidRPr="00C555E4" w:rsidR="00C555E4" w:rsidP="00C555E4" w:rsidRDefault="00C555E4" w14:paraId="78B42762" w14:textId="3378055A">
      <w:pPr>
        <w:pStyle w:val="Ttulo3"/>
      </w:pPr>
      <w:bookmarkStart w:name="_Toc205660877" w:id="496"/>
      <w:r>
        <w:t>Configure a chave de API do Gemini</w:t>
      </w:r>
      <w:bookmarkEnd w:id="496"/>
    </w:p>
    <w:p w:rsidR="00C555E4" w:rsidP="00C555E4" w:rsidRDefault="00C555E4" w14:paraId="60D58335" w14:textId="77777777">
      <w:r w:rsidRPr="00C555E4">
        <w:t>Na raiz do projeto, crie um arquivo chamado:</w:t>
      </w:r>
      <w:r>
        <w:t xml:space="preserve"> </w:t>
      </w:r>
    </w:p>
    <w:p w:rsidR="00C555E4" w:rsidP="00C555E4" w:rsidRDefault="00C555E4" w14:paraId="356408FC" w14:textId="32751F5A">
      <w:pPr>
        <w:ind w:firstLine="0"/>
        <w:jc w:val="center"/>
      </w:pPr>
      <w:r w:rsidRPr="00C555E4">
        <w:rPr>
          <w:noProof/>
          <w:lang w:eastAsia="pt-BR"/>
        </w:rPr>
        <w:drawing>
          <wp:inline distT="0" distB="0" distL="0" distR="0" wp14:anchorId="06C801ED" wp14:editId="55086650">
            <wp:extent cx="928127" cy="25019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43507" cy="254336"/>
                    </a:xfrm>
                    <a:prstGeom prst="rect">
                      <a:avLst/>
                    </a:prstGeom>
                  </pic:spPr>
                </pic:pic>
              </a:graphicData>
            </a:graphic>
          </wp:inline>
        </w:drawing>
      </w:r>
    </w:p>
    <w:p w:rsidR="00C555E4" w:rsidP="00C555E4" w:rsidRDefault="00C555E4" w14:paraId="53D2F8AD" w14:textId="707DD6AE">
      <w:r>
        <w:t>Dentro dele, adicione a seguinte linha (substituindo pela sua chave real):</w:t>
      </w:r>
    </w:p>
    <w:p w:rsidRPr="00C555E4" w:rsidR="00C555E4" w:rsidP="00C555E4" w:rsidRDefault="00C555E4" w14:paraId="42B33826" w14:textId="3712A140">
      <w:pPr>
        <w:ind w:firstLine="0"/>
        <w:jc w:val="center"/>
      </w:pPr>
      <w:r w:rsidRPr="00C555E4">
        <w:rPr>
          <w:noProof/>
          <w:lang w:eastAsia="pt-BR"/>
        </w:rPr>
        <w:drawing>
          <wp:inline distT="0" distB="0" distL="0" distR="0" wp14:anchorId="60C0D6EF" wp14:editId="020C17C5">
            <wp:extent cx="2253082" cy="265069"/>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4419" cy="278168"/>
                    </a:xfrm>
                    <a:prstGeom prst="rect">
                      <a:avLst/>
                    </a:prstGeom>
                  </pic:spPr>
                </pic:pic>
              </a:graphicData>
            </a:graphic>
          </wp:inline>
        </w:drawing>
      </w:r>
    </w:p>
    <w:p w:rsidR="00C555E4" w:rsidP="00C555E4" w:rsidRDefault="00C555E4" w14:paraId="33A0B067" w14:textId="5812CD4B">
      <w:pPr>
        <w:pStyle w:val="Ttulo3"/>
      </w:pPr>
      <w:bookmarkStart w:name="_Toc205660878" w:id="497"/>
      <w:r>
        <w:t>Inicie o projeto localmente</w:t>
      </w:r>
      <w:bookmarkEnd w:id="497"/>
    </w:p>
    <w:p w:rsidR="00C077AB" w:rsidP="00C555E4" w:rsidRDefault="00C555E4" w14:paraId="411D0749" w14:textId="5EAE51CD">
      <w:r>
        <w:t>Execute o comando:</w:t>
      </w:r>
    </w:p>
    <w:p w:rsidR="00C077AB" w:rsidP="00C555E4" w:rsidRDefault="00C555E4" w14:paraId="66EF9025" w14:textId="0194CEF6">
      <w:pPr>
        <w:ind w:firstLine="0"/>
        <w:jc w:val="center"/>
      </w:pPr>
      <w:r w:rsidRPr="00C555E4">
        <w:rPr>
          <w:noProof/>
          <w:lang w:eastAsia="pt-BR"/>
        </w:rPr>
        <w:drawing>
          <wp:inline distT="0" distB="0" distL="0" distR="0" wp14:anchorId="2A2C5B68" wp14:editId="5138BE52">
            <wp:extent cx="1029978" cy="241402"/>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79283" cy="252958"/>
                    </a:xfrm>
                    <a:prstGeom prst="rect">
                      <a:avLst/>
                    </a:prstGeom>
                  </pic:spPr>
                </pic:pic>
              </a:graphicData>
            </a:graphic>
          </wp:inline>
        </w:drawing>
      </w:r>
    </w:p>
    <w:p w:rsidR="00C555E4" w:rsidP="00C555E4" w:rsidRDefault="00C555E4" w14:paraId="6193E3BE" w14:textId="5B56D999">
      <w:r>
        <w:t>Isso abrirá o projeto em ambiente de desenvolvimento no seu navegador.</w:t>
      </w:r>
    </w:p>
    <w:p w:rsidR="00C555E4" w:rsidP="00C555E4" w:rsidRDefault="00C555E4" w14:paraId="73F5B70D" w14:textId="77777777"/>
    <w:p w:rsidR="00C555E4" w:rsidP="00C555E4" w:rsidRDefault="00C555E4" w14:paraId="0A3F14A1" w14:textId="77777777">
      <w:pPr>
        <w:pStyle w:val="Ttulo2"/>
      </w:pPr>
      <w:bookmarkStart w:name="_Toc205660879" w:id="498"/>
      <w:r>
        <w:t>Informações adicionais</w:t>
      </w:r>
      <w:bookmarkEnd w:id="498"/>
    </w:p>
    <w:p w:rsidR="00C555E4" w:rsidP="00C555E4" w:rsidRDefault="00C555E4" w14:paraId="31071D23" w14:textId="77777777">
      <w:pPr>
        <w:pStyle w:val="PargrafodaLista"/>
        <w:numPr>
          <w:ilvl w:val="0"/>
          <w:numId w:val="14"/>
        </w:numPr>
        <w:ind w:left="993"/>
      </w:pPr>
      <w:r w:rsidRPr="00C555E4">
        <w:rPr>
          <w:b/>
        </w:rPr>
        <w:t>Autores</w:t>
      </w:r>
      <w:r>
        <w:t>: Arlison Gaspar de Oliveira, Ítalo Francisco Almeida de Oliveira, Gustavo de Oliveira Rego Morais, João Pedro Miranda Sousa, Cauã Gabriel Santos Barros</w:t>
      </w:r>
    </w:p>
    <w:p w:rsidR="00C555E4" w:rsidP="00C555E4" w:rsidRDefault="00C555E4" w14:paraId="7E5B4342" w14:textId="77777777">
      <w:pPr>
        <w:pStyle w:val="PargrafodaLista"/>
        <w:numPr>
          <w:ilvl w:val="0"/>
          <w:numId w:val="14"/>
        </w:numPr>
        <w:ind w:left="993"/>
      </w:pPr>
      <w:r w:rsidRPr="00C555E4">
        <w:rPr>
          <w:b/>
        </w:rPr>
        <w:t>Contato principal</w:t>
      </w:r>
      <w:r>
        <w:t>: arlison.go@discente.ufma.br</w:t>
      </w:r>
    </w:p>
    <w:p w:rsidR="00C555E4" w:rsidP="00C555E4" w:rsidRDefault="00C555E4" w14:paraId="6D830CA0" w14:textId="77777777">
      <w:pPr>
        <w:pStyle w:val="PargrafodaLista"/>
        <w:numPr>
          <w:ilvl w:val="0"/>
          <w:numId w:val="14"/>
        </w:numPr>
        <w:ind w:left="993"/>
      </w:pPr>
      <w:r w:rsidRPr="00C555E4">
        <w:rPr>
          <w:b/>
        </w:rPr>
        <w:t>Data da última versão</w:t>
      </w:r>
      <w:r>
        <w:t>: 01/07/2025</w:t>
      </w:r>
    </w:p>
    <w:p w:rsidR="00214D62" w:rsidP="00214D62" w:rsidRDefault="00C555E4" w14:paraId="2B7381C8" w14:textId="77777777">
      <w:pPr>
        <w:pStyle w:val="PargrafodaLista"/>
        <w:numPr>
          <w:ilvl w:val="0"/>
          <w:numId w:val="14"/>
        </w:numPr>
        <w:ind w:left="993"/>
      </w:pPr>
      <w:r w:rsidRPr="00C555E4">
        <w:rPr>
          <w:b/>
        </w:rPr>
        <w:t>Versão</w:t>
      </w:r>
      <w:r>
        <w:t>: 6.1</w:t>
      </w:r>
    </w:p>
    <w:p w:rsidR="00214D62" w:rsidP="00214D62" w:rsidRDefault="00214D62" w14:paraId="66D371E4" w14:textId="09469F9D">
      <w:pPr>
        <w:pStyle w:val="PargrafodaLista"/>
        <w:numPr>
          <w:ilvl w:val="0"/>
          <w:numId w:val="14"/>
        </w:numPr>
        <w:ind w:left="993"/>
      </w:pPr>
      <w:r w:rsidRPr="00214D62">
        <w:rPr>
          <w:b/>
        </w:rPr>
        <w:t>Agradecimentos</w:t>
      </w:r>
      <w:r w:rsidRPr="00214D62">
        <w:t>: Universidade Federal do Maranhão (UFMA), Professor Doutor Thales Levi Azevedo Valente, e colegas de curso.</w:t>
      </w:r>
    </w:p>
    <w:p w:rsidR="00C555E4" w:rsidP="00C555E4" w:rsidRDefault="00C555E4" w14:paraId="2203A926" w14:textId="77777777"/>
    <w:p w:rsidR="00C555E4" w:rsidP="5E16C8D6" w:rsidRDefault="03400868" w14:paraId="7EBD1C8B" w14:textId="0A7FD8FF">
      <w:pPr>
        <w:ind w:firstLine="0"/>
        <w:rPr>
          <w:color w:val="000000" w:themeColor="text1"/>
        </w:rPr>
      </w:pPr>
      <w:r w:rsidRPr="5E16C8D6">
        <w:rPr>
          <w:color w:val="000000" w:themeColor="text1"/>
        </w:rPr>
        <w:t>Este projeto visa facilitar a montagem de PCs personalizados com o uso de IA. O problema é a dificuldade dos usuários em escolher peças compatíveis e otimizadas. A solução é um site com IA que coleta preferências e gera builds automaticamente. Foi desenvolvido com TypeScript, Node.js e Gemini AI.</w:t>
      </w:r>
    </w:p>
    <w:p w:rsidR="00C555E4" w:rsidP="5E16C8D6" w:rsidRDefault="00C555E4" w14:paraId="2DF43CB7" w14:textId="5E89DDAC">
      <w:pPr>
        <w:rPr>
          <w:color w:val="000000" w:themeColor="text1"/>
        </w:rPr>
      </w:pPr>
    </w:p>
    <w:p w:rsidR="00C555E4" w:rsidP="5E16C8D6" w:rsidRDefault="03400868" w14:paraId="03AE50CE" w14:textId="7BDA909B">
      <w:pPr>
        <w:ind w:firstLine="0"/>
        <w:rPr>
          <w:color w:val="000000" w:themeColor="text1"/>
        </w:rPr>
      </w:pPr>
      <w:r w:rsidRPr="5E16C8D6">
        <w:rPr>
          <w:color w:val="000000" w:themeColor="text1"/>
        </w:rPr>
        <w:t>Para executar o projeto localmente, é necessário ter o Node.js instalado e uma chave de API do Gemini. O processo começa acessando a pasta raiz do projeto com o comando cd codigo/MONTAGEM_DE_PC. Em seguida, é preciso instalar as dependências utilizando os seguintes comandos no terminal: npm install, npm install --save-dev @types/react @types/react-dom, npm install vite --save-dev e npm install jspdf.</w:t>
      </w:r>
    </w:p>
    <w:p w:rsidR="00C555E4" w:rsidP="5E16C8D6" w:rsidRDefault="03400868" w14:paraId="22D1BD02" w14:textId="1FB866E4">
      <w:pPr>
        <w:ind w:firstLine="0"/>
        <w:rPr>
          <w:color w:val="000000" w:themeColor="text1"/>
        </w:rPr>
      </w:pPr>
      <w:r w:rsidRPr="5E16C8D6">
        <w:rPr>
          <w:color w:val="000000" w:themeColor="text1"/>
        </w:rPr>
        <w:t>Como etapa opcional, recomenda-se rodar npm audit fix --force para corrigir automaticamente vulnerabilidades encontradas nas dependências.</w:t>
      </w:r>
    </w:p>
    <w:p w:rsidR="00C555E4" w:rsidP="5E16C8D6" w:rsidRDefault="03400868" w14:paraId="05E1B2EC" w14:textId="41BA0CA8">
      <w:pPr>
        <w:spacing w:before="240" w:after="240"/>
        <w:ind w:firstLine="0"/>
        <w:rPr>
          <w:color w:val="000000" w:themeColor="text1"/>
        </w:rPr>
      </w:pPr>
      <w:r w:rsidRPr="5E16C8D6">
        <w:rPr>
          <w:color w:val="000000" w:themeColor="text1"/>
        </w:rPr>
        <w:t>Após isso, deve-se configurar a chave da API Gemini. Para isso, crie um arquivo chamado .env.local na raiz do projeto e adicione a variável GEMINI_API_KEY com sua respectiva chave.</w:t>
      </w:r>
    </w:p>
    <w:p w:rsidR="00C555E4" w:rsidP="5E16C8D6" w:rsidRDefault="03400868" w14:paraId="7338C235" w14:textId="43CA5367">
      <w:pPr>
        <w:spacing w:before="240" w:after="240"/>
        <w:ind w:firstLine="0"/>
        <w:rPr>
          <w:color w:val="000000" w:themeColor="text1"/>
        </w:rPr>
      </w:pPr>
      <w:r w:rsidRPr="5E16C8D6">
        <w:rPr>
          <w:color w:val="000000" w:themeColor="text1"/>
        </w:rPr>
        <w:t>Com tudo pronto, basta iniciar o projeto localmente executando o comando npm run dev.</w:t>
      </w:r>
    </w:p>
    <w:p w:rsidR="00C555E4" w:rsidP="5E16C8D6" w:rsidRDefault="00C555E4" w14:paraId="542B0731" w14:textId="40CEC337">
      <w:pPr>
        <w:spacing w:before="240" w:after="240"/>
        <w:rPr>
          <w:color w:val="000000" w:themeColor="text1"/>
        </w:rPr>
      </w:pPr>
    </w:p>
    <w:p w:rsidR="00C555E4" w:rsidP="5E16C8D6" w:rsidRDefault="03400868" w14:paraId="15FB3303" w14:textId="0A0CB8D2">
      <w:pPr>
        <w:spacing w:before="240" w:after="240"/>
        <w:ind w:firstLine="0"/>
        <w:rPr>
          <w:color w:val="000000" w:themeColor="text1"/>
        </w:rPr>
      </w:pPr>
      <w:r w:rsidRPr="5E16C8D6">
        <w:rPr>
          <w:b/>
          <w:bCs/>
          <w:color w:val="000000" w:themeColor="text1"/>
        </w:rPr>
        <w:t>autor:</w:t>
      </w:r>
      <w:r w:rsidRPr="5E16C8D6">
        <w:rPr>
          <w:color w:val="000000" w:themeColor="text1"/>
        </w:rPr>
        <w:t xml:space="preserve"> Arlison Gaspar de Oliveira, Ítalo Francisco Almeida de Oliveira, Gustavo de Oliveira Rego Morais, Joao Pedro Miranda Sousa, Cauã Gabriel Santos Barros </w:t>
      </w:r>
      <w:r w:rsidRPr="5E16C8D6">
        <w:rPr>
          <w:b/>
          <w:bCs/>
          <w:color w:val="000000" w:themeColor="text1"/>
        </w:rPr>
        <w:t>contato:</w:t>
      </w:r>
      <w:r w:rsidRPr="5E16C8D6">
        <w:rPr>
          <w:color w:val="000000" w:themeColor="text1"/>
        </w:rPr>
        <w:t xml:space="preserve"> </w:t>
      </w:r>
      <w:hyperlink r:id="rId38">
        <w:r w:rsidRPr="5E16C8D6">
          <w:rPr>
            <w:rStyle w:val="Hyperlink"/>
          </w:rPr>
          <w:t>Arlison.go@discente.ufma.br</w:t>
        </w:r>
      </w:hyperlink>
      <w:r w:rsidRPr="5E16C8D6">
        <w:rPr>
          <w:color w:val="000000" w:themeColor="text1"/>
        </w:rPr>
        <w:t xml:space="preserve"> </w:t>
      </w:r>
    </w:p>
    <w:p w:rsidR="00C555E4" w:rsidP="5E16C8D6" w:rsidRDefault="03400868" w14:paraId="23AECAF0" w14:textId="6621D392">
      <w:pPr>
        <w:spacing w:before="240" w:after="240"/>
        <w:ind w:firstLine="0"/>
        <w:rPr>
          <w:color w:val="000000" w:themeColor="text1"/>
        </w:rPr>
      </w:pPr>
      <w:r w:rsidRPr="5E16C8D6">
        <w:rPr>
          <w:b/>
          <w:bCs/>
          <w:color w:val="000000" w:themeColor="text1"/>
        </w:rPr>
        <w:t>data última versão:</w:t>
      </w:r>
      <w:r w:rsidRPr="5E16C8D6">
        <w:rPr>
          <w:color w:val="000000" w:themeColor="text1"/>
        </w:rPr>
        <w:t xml:space="preserve"> 18/07/2025 </w:t>
      </w:r>
    </w:p>
    <w:p w:rsidR="00C555E4" w:rsidP="5E16C8D6" w:rsidRDefault="03400868" w14:paraId="560159D3" w14:textId="31359C75">
      <w:pPr>
        <w:spacing w:before="240" w:after="240"/>
        <w:ind w:firstLine="0"/>
        <w:rPr>
          <w:color w:val="000000" w:themeColor="text1"/>
        </w:rPr>
      </w:pPr>
      <w:r w:rsidRPr="5E16C8D6">
        <w:rPr>
          <w:b/>
          <w:bCs/>
          <w:color w:val="000000" w:themeColor="text1"/>
        </w:rPr>
        <w:t>versão:</w:t>
      </w:r>
      <w:r w:rsidRPr="5E16C8D6">
        <w:rPr>
          <w:color w:val="000000" w:themeColor="text1"/>
        </w:rPr>
        <w:t xml:space="preserve"> 6.4</w:t>
      </w:r>
    </w:p>
    <w:p w:rsidR="00C555E4" w:rsidP="5E16C8D6" w:rsidRDefault="03400868" w14:paraId="29CACBA0" w14:textId="13F0B1A6">
      <w:pPr>
        <w:spacing w:before="240" w:after="240"/>
        <w:ind w:firstLine="0"/>
        <w:rPr>
          <w:color w:val="000000" w:themeColor="text1"/>
        </w:rPr>
      </w:pPr>
      <w:r w:rsidRPr="5E16C8D6">
        <w:rPr>
          <w:b/>
          <w:bCs/>
          <w:color w:val="000000" w:themeColor="text1"/>
        </w:rPr>
        <w:t>outros repositórios:</w:t>
      </w:r>
      <w:r w:rsidRPr="5E16C8D6">
        <w:rPr>
          <w:color w:val="000000" w:themeColor="text1"/>
        </w:rPr>
        <w:t xml:space="preserve"> </w:t>
      </w:r>
      <w:hyperlink r:id="rId39">
        <w:r w:rsidRPr="5E16C8D6">
          <w:rPr>
            <w:rStyle w:val="Hyperlink"/>
          </w:rPr>
          <w:t>https://github.com/gustvo-olive</w:t>
        </w:r>
      </w:hyperlink>
    </w:p>
    <w:p w:rsidR="00C555E4" w:rsidP="5E16C8D6" w:rsidRDefault="03400868" w14:paraId="4233CD42" w14:textId="498D1740">
      <w:pPr>
        <w:spacing w:before="240" w:after="240"/>
        <w:ind w:firstLine="0"/>
        <w:rPr>
          <w:color w:val="000000" w:themeColor="text1"/>
        </w:rPr>
      </w:pPr>
      <w:r w:rsidRPr="5E16C8D6">
        <w:rPr>
          <w:b/>
          <w:bCs/>
          <w:color w:val="000000" w:themeColor="text1"/>
        </w:rPr>
        <w:t>Agradecimentos:</w:t>
      </w:r>
      <w:r w:rsidRPr="5E16C8D6">
        <w:rPr>
          <w:color w:val="000000" w:themeColor="text1"/>
        </w:rPr>
        <w:t xml:space="preserve"> Universidade Federal do Maranhão (UFMA), Professor Doutor Thales Levi Azevedo Valente, e colegas de curso.</w:t>
      </w:r>
    </w:p>
    <w:p w:rsidR="00C555E4" w:rsidP="5E16C8D6" w:rsidRDefault="03400868" w14:paraId="7BCA312D" w14:textId="40C3E251">
      <w:pPr>
        <w:spacing w:before="240" w:after="240"/>
        <w:ind w:firstLine="0"/>
        <w:rPr>
          <w:color w:val="000000" w:themeColor="text1"/>
        </w:rPr>
      </w:pPr>
      <w:r w:rsidRPr="5E16C8D6">
        <w:rPr>
          <w:color w:val="000000" w:themeColor="text1"/>
        </w:rPr>
        <w:t>Copyright/License</w:t>
      </w:r>
    </w:p>
    <w:p w:rsidR="00C555E4" w:rsidP="5E16C8D6" w:rsidRDefault="03400868" w14:paraId="43E68123" w14:textId="572EBEE2">
      <w:pPr>
        <w:spacing w:before="240" w:after="240"/>
        <w:ind w:firstLine="0"/>
        <w:rPr>
          <w:color w:val="000000" w:themeColor="text1"/>
        </w:rPr>
      </w:pPr>
      <w:r w:rsidRPr="5E16C8D6">
        <w:rPr>
          <w:color w:val="000000" w:themeColor="text1"/>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C555E4" w:rsidP="5E16C8D6" w:rsidRDefault="03400868" w14:paraId="416E0A92" w14:textId="2A7D2692">
      <w:pPr>
        <w:spacing w:before="240" w:after="240"/>
        <w:ind w:firstLine="0"/>
        <w:rPr>
          <w:color w:val="000000" w:themeColor="text1"/>
        </w:rPr>
      </w:pPr>
      <w:r w:rsidRPr="5E16C8D6">
        <w:rPr>
          <w:color w:val="000000" w:themeColor="text1"/>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C555E4" w:rsidP="5E16C8D6" w:rsidRDefault="03400868" w14:paraId="10084E3F" w14:textId="0A942317">
      <w:pPr>
        <w:spacing w:before="240" w:after="240"/>
        <w:ind w:firstLine="0"/>
        <w:rPr>
          <w:color w:val="000000" w:themeColor="text1"/>
        </w:rPr>
      </w:pPr>
      <w:r w:rsidRPr="5E16C8D6">
        <w:rPr>
          <w:color w:val="000000" w:themeColor="text1"/>
        </w:rPr>
        <w:t>Este aviso de direitos autorais e este aviso de permissão devem ser incluídos em todas as cópias ou partes substanciais do Software.</w:t>
      </w:r>
    </w:p>
    <w:p w:rsidR="00C555E4" w:rsidP="5E16C8D6" w:rsidRDefault="03400868" w14:paraId="518B6EF1" w14:textId="697584A2">
      <w:pPr>
        <w:spacing w:before="240" w:after="240"/>
        <w:ind w:firstLine="0"/>
        <w:rPr>
          <w:color w:val="000000" w:themeColor="text1"/>
        </w:rPr>
      </w:pPr>
      <w:r w:rsidRPr="5E16C8D6">
        <w:rPr>
          <w:color w:val="000000" w:themeColor="text1"/>
        </w:rPr>
        <w:t>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C555E4" w:rsidP="5E16C8D6" w:rsidRDefault="03400868" w14:paraId="142485AE" w14:textId="28BCA9CC">
      <w:pPr>
        <w:spacing w:before="240" w:after="240"/>
        <w:ind w:firstLine="0"/>
        <w:rPr>
          <w:color w:val="467886"/>
        </w:rPr>
      </w:pPr>
      <w:r w:rsidRPr="5E16C8D6">
        <w:rPr>
          <w:color w:val="000000" w:themeColor="text1"/>
        </w:rPr>
        <w:t xml:space="preserve">Para mais informações sobre a Licença MIT: </w:t>
      </w:r>
      <w:hyperlink r:id="rId40">
        <w:r w:rsidRPr="5E16C8D6">
          <w:rPr>
            <w:rStyle w:val="Hyperlink"/>
          </w:rPr>
          <w:t>https://opensource.org/licenses/MIT</w:t>
        </w:r>
      </w:hyperlink>
    </w:p>
    <w:p w:rsidR="00C555E4" w:rsidP="5E16C8D6" w:rsidRDefault="00214D62" w14:paraId="2DE6B466" w14:textId="56A8336F">
      <w:pPr>
        <w:ind w:firstLine="0"/>
      </w:pPr>
      <w:r w:rsidRPr="5E16C8D6">
        <w:t xml:space="preserve"> </w:t>
      </w:r>
    </w:p>
    <w:sectPr w:rsidR="00C555E4" w:rsidSect="008D4909">
      <w:headerReference w:type="default" r:id="rId41"/>
      <w:pgSz w:w="11906" w:h="16838" w:orient="portrait"/>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4F0" w:rsidP="006C560C" w:rsidRDefault="00FB74F0" w14:paraId="32CBCCCA" w14:textId="77777777">
      <w:pPr>
        <w:spacing w:line="240" w:lineRule="auto"/>
      </w:pPr>
      <w:r>
        <w:separator/>
      </w:r>
    </w:p>
  </w:endnote>
  <w:endnote w:type="continuationSeparator" w:id="0">
    <w:p w:rsidR="00FB74F0" w:rsidP="006C560C" w:rsidRDefault="00FB74F0" w14:paraId="6BD36D0F" w14:textId="77777777">
      <w:pPr>
        <w:spacing w:line="240" w:lineRule="auto"/>
      </w:pPr>
      <w:r>
        <w:continuationSeparator/>
      </w:r>
    </w:p>
  </w:endnote>
  <w:endnote w:type="continuationNotice" w:id="1">
    <w:p w:rsidR="00FB74F0" w:rsidRDefault="00FB74F0" w14:paraId="42F9D914"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4F0" w:rsidP="006C560C" w:rsidRDefault="00FB74F0" w14:paraId="71C3F134" w14:textId="77777777">
      <w:pPr>
        <w:spacing w:line="240" w:lineRule="auto"/>
      </w:pPr>
      <w:r>
        <w:separator/>
      </w:r>
    </w:p>
  </w:footnote>
  <w:footnote w:type="continuationSeparator" w:id="0">
    <w:p w:rsidR="00FB74F0" w:rsidP="006C560C" w:rsidRDefault="00FB74F0" w14:paraId="4F6086AD" w14:textId="77777777">
      <w:pPr>
        <w:spacing w:line="240" w:lineRule="auto"/>
      </w:pPr>
      <w:r>
        <w:continuationSeparator/>
      </w:r>
    </w:p>
  </w:footnote>
  <w:footnote w:type="continuationNotice" w:id="1">
    <w:p w:rsidR="00FB74F0" w:rsidRDefault="00FB74F0" w14:paraId="4AC5652F" w14:textId="7777777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6C560C" w:rsidR="00FB74F0" w:rsidRDefault="00FB74F0" w14:paraId="01C86738" w14:textId="7EEFB533">
    <w:pPr>
      <w:pStyle w:val="Cabealho"/>
      <w:jc w:val="right"/>
      <w:rPr>
        <w:ins w:author="JOAO PEDRO MIRANDA SOUSA" w:date="2025-08-09T16:51:00Z" w:id="30"/>
        <w:sz w:val="20"/>
        <w:rPrChange w:author="JOAO PEDRO MIRANDA SOUSA" w:date="2025-08-09T16:51:00Z" w:id="31">
          <w:rPr>
            <w:ins w:author="JOAO PEDRO MIRANDA SOUSA" w:date="2025-08-09T16:51:00Z" w:id="32"/>
          </w:rPr>
        </w:rPrChange>
      </w:rPr>
    </w:pPr>
  </w:p>
  <w:p w:rsidR="00FB74F0" w:rsidRDefault="00FB74F0" w14:paraId="0392A4B4" w14:textId="7777777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author="JOAO PEDRO MIRANDA SOUSA" w:date="2025-08-09T16:51:00Z" w:id="23030"/>
  <w:sdt>
    <w:sdtPr>
      <w:id w:val="-2057228881"/>
      <w:docPartObj>
        <w:docPartGallery w:val="Page Numbers (Top of Page)"/>
        <w:docPartUnique/>
      </w:docPartObj>
    </w:sdtPr>
    <w:sdtEndPr>
      <w:rPr>
        <w:sz w:val="20"/>
        <w:szCs w:val="20"/>
      </w:rPr>
    </w:sdtEndPr>
    <w:sdtContent>
      <w:customXmlInsRangeEnd w:id="23030"/>
      <w:p w:rsidRPr="006C560C" w:rsidR="00FB74F0" w:rsidRDefault="00FB74F0" w14:paraId="6DE9B7FD" w14:textId="77777777">
        <w:pPr>
          <w:pStyle w:val="Cabealho"/>
          <w:jc w:val="right"/>
          <w:rPr>
            <w:ins w:author="JOAO PEDRO MIRANDA SOUSA" w:date="2025-08-09T16:51:00Z" w:id="500"/>
            <w:sz w:val="20"/>
            <w:rPrChange w:author="JOAO PEDRO MIRANDA SOUSA" w:date="2025-08-09T16:51:00Z" w:id="501">
              <w:rPr>
                <w:ins w:author="JOAO PEDRO MIRANDA SOUSA" w:date="2025-08-09T16:51:00Z" w:id="502"/>
              </w:rPr>
            </w:rPrChange>
          </w:rPr>
        </w:pPr>
        <w:ins w:author="JOAO PEDRO MIRANDA SOUSA" w:date="2025-08-09T16:51:00Z" w:id="503">
          <w:r w:rsidRPr="006C560C">
            <w:rPr>
              <w:sz w:val="20"/>
              <w:rPrChange w:author="JOAO PEDRO MIRANDA SOUSA" w:date="2025-08-09T16:51:00Z" w:id="504">
                <w:rPr/>
              </w:rPrChange>
            </w:rPr>
            <w:fldChar w:fldCharType="begin"/>
          </w:r>
          <w:r w:rsidRPr="006C560C">
            <w:rPr>
              <w:sz w:val="20"/>
              <w:rPrChange w:author="JOAO PEDRO MIRANDA SOUSA" w:date="2025-08-09T16:51:00Z" w:id="505">
                <w:rPr/>
              </w:rPrChange>
            </w:rPr>
            <w:instrText>PAGE   \* MERGEFORMAT</w:instrText>
          </w:r>
          <w:r w:rsidRPr="006C560C">
            <w:rPr>
              <w:sz w:val="20"/>
              <w:rPrChange w:author="JOAO PEDRO MIRANDA SOUSA" w:date="2025-08-09T16:51:00Z" w:id="506">
                <w:rPr/>
              </w:rPrChange>
            </w:rPr>
            <w:fldChar w:fldCharType="separate"/>
          </w:r>
        </w:ins>
        <w:r w:rsidR="00A601BC">
          <w:rPr>
            <w:noProof/>
            <w:sz w:val="20"/>
          </w:rPr>
          <w:t>7</w:t>
        </w:r>
        <w:ins w:author="JOAO PEDRO MIRANDA SOUSA" w:date="2025-08-09T16:51:00Z" w:id="507">
          <w:r w:rsidRPr="006C560C">
            <w:rPr>
              <w:sz w:val="20"/>
              <w:rPrChange w:author="JOAO PEDRO MIRANDA SOUSA" w:date="2025-08-09T16:51:00Z" w:id="508">
                <w:rPr/>
              </w:rPrChange>
            </w:rPr>
            <w:fldChar w:fldCharType="end"/>
          </w:r>
        </w:ins>
      </w:p>
      <w:customXmlInsRangeStart w:author="JOAO PEDRO MIRANDA SOUSA" w:date="2025-08-09T16:51:00Z" w:id="9341"/>
    </w:sdtContent>
  </w:sdt>
  <w:customXmlInsRangeEnd w:id="9341"/>
  <w:p w:rsidR="00FB74F0" w:rsidRDefault="00FB74F0" w14:paraId="3A445228" w14:textId="7777777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62A50"/>
    <w:multiLevelType w:val="hybridMultilevel"/>
    <w:tmpl w:val="F51E20F0"/>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 w15:restartNumberingAfterBreak="0">
    <w:nsid w:val="11800882"/>
    <w:multiLevelType w:val="multilevel"/>
    <w:tmpl w:val="978EA6F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1674B5"/>
    <w:multiLevelType w:val="hybridMultilevel"/>
    <w:tmpl w:val="BEB82D14"/>
    <w:lvl w:ilvl="0" w:tplc="9FA2762E">
      <w:start w:val="1"/>
      <w:numFmt w:val="decimal"/>
      <w:lvlText w:val="%1."/>
      <w:lvlJc w:val="left"/>
      <w:pPr>
        <w:ind w:left="720" w:hanging="360"/>
      </w:pPr>
    </w:lvl>
    <w:lvl w:ilvl="1" w:tplc="246A3FAC">
      <w:start w:val="1"/>
      <w:numFmt w:val="lowerLetter"/>
      <w:lvlText w:val="%2."/>
      <w:lvlJc w:val="left"/>
      <w:pPr>
        <w:ind w:left="1440" w:hanging="360"/>
      </w:pPr>
    </w:lvl>
    <w:lvl w:ilvl="2" w:tplc="1B5CE892">
      <w:start w:val="1"/>
      <w:numFmt w:val="lowerRoman"/>
      <w:lvlText w:val="%3."/>
      <w:lvlJc w:val="right"/>
      <w:pPr>
        <w:ind w:left="2160" w:hanging="180"/>
      </w:pPr>
    </w:lvl>
    <w:lvl w:ilvl="3" w:tplc="D6F06DAA">
      <w:start w:val="1"/>
      <w:numFmt w:val="decimal"/>
      <w:lvlText w:val="%4."/>
      <w:lvlJc w:val="left"/>
      <w:pPr>
        <w:ind w:left="2880" w:hanging="360"/>
      </w:pPr>
    </w:lvl>
    <w:lvl w:ilvl="4" w:tplc="A086C93A">
      <w:start w:val="1"/>
      <w:numFmt w:val="lowerLetter"/>
      <w:lvlText w:val="%5."/>
      <w:lvlJc w:val="left"/>
      <w:pPr>
        <w:ind w:left="3600" w:hanging="360"/>
      </w:pPr>
    </w:lvl>
    <w:lvl w:ilvl="5" w:tplc="66842CE8">
      <w:start w:val="1"/>
      <w:numFmt w:val="lowerRoman"/>
      <w:lvlText w:val="%6."/>
      <w:lvlJc w:val="right"/>
      <w:pPr>
        <w:ind w:left="4320" w:hanging="180"/>
      </w:pPr>
    </w:lvl>
    <w:lvl w:ilvl="6" w:tplc="45F2CF1C">
      <w:start w:val="1"/>
      <w:numFmt w:val="decimal"/>
      <w:lvlText w:val="%7."/>
      <w:lvlJc w:val="left"/>
      <w:pPr>
        <w:ind w:left="5040" w:hanging="360"/>
      </w:pPr>
    </w:lvl>
    <w:lvl w:ilvl="7" w:tplc="11C64C2A">
      <w:start w:val="1"/>
      <w:numFmt w:val="lowerLetter"/>
      <w:lvlText w:val="%8."/>
      <w:lvlJc w:val="left"/>
      <w:pPr>
        <w:ind w:left="5760" w:hanging="360"/>
      </w:pPr>
    </w:lvl>
    <w:lvl w:ilvl="8" w:tplc="710684C0">
      <w:start w:val="1"/>
      <w:numFmt w:val="lowerRoman"/>
      <w:lvlText w:val="%9."/>
      <w:lvlJc w:val="right"/>
      <w:pPr>
        <w:ind w:left="6480" w:hanging="180"/>
      </w:pPr>
    </w:lvl>
  </w:abstractNum>
  <w:abstractNum w:abstractNumId="3" w15:restartNumberingAfterBreak="0">
    <w:nsid w:val="20DC52B6"/>
    <w:multiLevelType w:val="hybridMultilevel"/>
    <w:tmpl w:val="94D89C78"/>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4" w15:restartNumberingAfterBreak="0">
    <w:nsid w:val="28419E69"/>
    <w:multiLevelType w:val="hybridMultilevel"/>
    <w:tmpl w:val="590EC442"/>
    <w:lvl w:ilvl="0" w:tplc="923C76F6">
      <w:start w:val="1"/>
      <w:numFmt w:val="bullet"/>
      <w:lvlText w:val=""/>
      <w:lvlJc w:val="left"/>
      <w:pPr>
        <w:ind w:left="720" w:hanging="360"/>
      </w:pPr>
      <w:rPr>
        <w:rFonts w:hint="default" w:ascii="Symbol" w:hAnsi="Symbol"/>
      </w:rPr>
    </w:lvl>
    <w:lvl w:ilvl="1" w:tplc="2AB48702">
      <w:start w:val="1"/>
      <w:numFmt w:val="bullet"/>
      <w:lvlText w:val="o"/>
      <w:lvlJc w:val="left"/>
      <w:pPr>
        <w:ind w:left="1440" w:hanging="360"/>
      </w:pPr>
      <w:rPr>
        <w:rFonts w:hint="default" w:ascii="Courier New" w:hAnsi="Courier New"/>
      </w:rPr>
    </w:lvl>
    <w:lvl w:ilvl="2" w:tplc="ECBA41D2">
      <w:start w:val="1"/>
      <w:numFmt w:val="bullet"/>
      <w:lvlText w:val=""/>
      <w:lvlJc w:val="left"/>
      <w:pPr>
        <w:ind w:left="2160" w:hanging="360"/>
      </w:pPr>
      <w:rPr>
        <w:rFonts w:hint="default" w:ascii="Wingdings" w:hAnsi="Wingdings"/>
      </w:rPr>
    </w:lvl>
    <w:lvl w:ilvl="3" w:tplc="925694DA">
      <w:start w:val="1"/>
      <w:numFmt w:val="bullet"/>
      <w:lvlText w:val=""/>
      <w:lvlJc w:val="left"/>
      <w:pPr>
        <w:ind w:left="2880" w:hanging="360"/>
      </w:pPr>
      <w:rPr>
        <w:rFonts w:hint="default" w:ascii="Symbol" w:hAnsi="Symbol"/>
      </w:rPr>
    </w:lvl>
    <w:lvl w:ilvl="4" w:tplc="08B6B21E">
      <w:start w:val="1"/>
      <w:numFmt w:val="bullet"/>
      <w:lvlText w:val="o"/>
      <w:lvlJc w:val="left"/>
      <w:pPr>
        <w:ind w:left="3600" w:hanging="360"/>
      </w:pPr>
      <w:rPr>
        <w:rFonts w:hint="default" w:ascii="Courier New" w:hAnsi="Courier New"/>
      </w:rPr>
    </w:lvl>
    <w:lvl w:ilvl="5" w:tplc="C444D8FA">
      <w:start w:val="1"/>
      <w:numFmt w:val="bullet"/>
      <w:lvlText w:val=""/>
      <w:lvlJc w:val="left"/>
      <w:pPr>
        <w:ind w:left="4320" w:hanging="360"/>
      </w:pPr>
      <w:rPr>
        <w:rFonts w:hint="default" w:ascii="Wingdings" w:hAnsi="Wingdings"/>
      </w:rPr>
    </w:lvl>
    <w:lvl w:ilvl="6" w:tplc="8D7AFD9E">
      <w:start w:val="1"/>
      <w:numFmt w:val="bullet"/>
      <w:lvlText w:val=""/>
      <w:lvlJc w:val="left"/>
      <w:pPr>
        <w:ind w:left="5040" w:hanging="360"/>
      </w:pPr>
      <w:rPr>
        <w:rFonts w:hint="default" w:ascii="Symbol" w:hAnsi="Symbol"/>
      </w:rPr>
    </w:lvl>
    <w:lvl w:ilvl="7" w:tplc="2F5C64B0">
      <w:start w:val="1"/>
      <w:numFmt w:val="bullet"/>
      <w:lvlText w:val="o"/>
      <w:lvlJc w:val="left"/>
      <w:pPr>
        <w:ind w:left="5760" w:hanging="360"/>
      </w:pPr>
      <w:rPr>
        <w:rFonts w:hint="default" w:ascii="Courier New" w:hAnsi="Courier New"/>
      </w:rPr>
    </w:lvl>
    <w:lvl w:ilvl="8" w:tplc="0854BF42">
      <w:start w:val="1"/>
      <w:numFmt w:val="bullet"/>
      <w:lvlText w:val=""/>
      <w:lvlJc w:val="left"/>
      <w:pPr>
        <w:ind w:left="6480" w:hanging="360"/>
      </w:pPr>
      <w:rPr>
        <w:rFonts w:hint="default" w:ascii="Wingdings" w:hAnsi="Wingdings"/>
      </w:rPr>
    </w:lvl>
  </w:abstractNum>
  <w:abstractNum w:abstractNumId="5" w15:restartNumberingAfterBreak="0">
    <w:nsid w:val="2C83669B"/>
    <w:multiLevelType w:val="hybridMultilevel"/>
    <w:tmpl w:val="26FA873C"/>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6" w15:restartNumberingAfterBreak="0">
    <w:nsid w:val="4C2ABB00"/>
    <w:multiLevelType w:val="hybridMultilevel"/>
    <w:tmpl w:val="FD16CA24"/>
    <w:lvl w:ilvl="0" w:tplc="6CDE17F2">
      <w:start w:val="1"/>
      <w:numFmt w:val="bullet"/>
      <w:lvlText w:val=""/>
      <w:lvlJc w:val="left"/>
      <w:pPr>
        <w:ind w:left="720" w:hanging="360"/>
      </w:pPr>
      <w:rPr>
        <w:rFonts w:hint="default" w:ascii="Symbol" w:hAnsi="Symbol"/>
      </w:rPr>
    </w:lvl>
    <w:lvl w:ilvl="1" w:tplc="DC7ADA98">
      <w:start w:val="1"/>
      <w:numFmt w:val="bullet"/>
      <w:lvlText w:val="o"/>
      <w:lvlJc w:val="left"/>
      <w:pPr>
        <w:ind w:left="1440" w:hanging="360"/>
      </w:pPr>
      <w:rPr>
        <w:rFonts w:hint="default" w:ascii="Courier New" w:hAnsi="Courier New"/>
      </w:rPr>
    </w:lvl>
    <w:lvl w:ilvl="2" w:tplc="7D1AC962">
      <w:start w:val="1"/>
      <w:numFmt w:val="bullet"/>
      <w:lvlText w:val=""/>
      <w:lvlJc w:val="left"/>
      <w:pPr>
        <w:ind w:left="2160" w:hanging="360"/>
      </w:pPr>
      <w:rPr>
        <w:rFonts w:hint="default" w:ascii="Wingdings" w:hAnsi="Wingdings"/>
      </w:rPr>
    </w:lvl>
    <w:lvl w:ilvl="3" w:tplc="3BA8FC18">
      <w:start w:val="1"/>
      <w:numFmt w:val="bullet"/>
      <w:lvlText w:val=""/>
      <w:lvlJc w:val="left"/>
      <w:pPr>
        <w:ind w:left="2880" w:hanging="360"/>
      </w:pPr>
      <w:rPr>
        <w:rFonts w:hint="default" w:ascii="Symbol" w:hAnsi="Symbol"/>
      </w:rPr>
    </w:lvl>
    <w:lvl w:ilvl="4" w:tplc="A9DE1A58">
      <w:start w:val="1"/>
      <w:numFmt w:val="bullet"/>
      <w:lvlText w:val="o"/>
      <w:lvlJc w:val="left"/>
      <w:pPr>
        <w:ind w:left="3600" w:hanging="360"/>
      </w:pPr>
      <w:rPr>
        <w:rFonts w:hint="default" w:ascii="Courier New" w:hAnsi="Courier New"/>
      </w:rPr>
    </w:lvl>
    <w:lvl w:ilvl="5" w:tplc="0232A3FC">
      <w:start w:val="1"/>
      <w:numFmt w:val="bullet"/>
      <w:lvlText w:val=""/>
      <w:lvlJc w:val="left"/>
      <w:pPr>
        <w:ind w:left="4320" w:hanging="360"/>
      </w:pPr>
      <w:rPr>
        <w:rFonts w:hint="default" w:ascii="Wingdings" w:hAnsi="Wingdings"/>
      </w:rPr>
    </w:lvl>
    <w:lvl w:ilvl="6" w:tplc="A0DA45F4">
      <w:start w:val="1"/>
      <w:numFmt w:val="bullet"/>
      <w:lvlText w:val=""/>
      <w:lvlJc w:val="left"/>
      <w:pPr>
        <w:ind w:left="5040" w:hanging="360"/>
      </w:pPr>
      <w:rPr>
        <w:rFonts w:hint="default" w:ascii="Symbol" w:hAnsi="Symbol"/>
      </w:rPr>
    </w:lvl>
    <w:lvl w:ilvl="7" w:tplc="10C6E482">
      <w:start w:val="1"/>
      <w:numFmt w:val="bullet"/>
      <w:lvlText w:val="o"/>
      <w:lvlJc w:val="left"/>
      <w:pPr>
        <w:ind w:left="5760" w:hanging="360"/>
      </w:pPr>
      <w:rPr>
        <w:rFonts w:hint="default" w:ascii="Courier New" w:hAnsi="Courier New"/>
      </w:rPr>
    </w:lvl>
    <w:lvl w:ilvl="8" w:tplc="E244CCDA">
      <w:start w:val="1"/>
      <w:numFmt w:val="bullet"/>
      <w:lvlText w:val=""/>
      <w:lvlJc w:val="left"/>
      <w:pPr>
        <w:ind w:left="6480" w:hanging="360"/>
      </w:pPr>
      <w:rPr>
        <w:rFonts w:hint="default" w:ascii="Wingdings" w:hAnsi="Wingdings"/>
      </w:rPr>
    </w:lvl>
  </w:abstractNum>
  <w:abstractNum w:abstractNumId="7" w15:restartNumberingAfterBreak="0">
    <w:nsid w:val="4DA8B8AC"/>
    <w:multiLevelType w:val="hybridMultilevel"/>
    <w:tmpl w:val="6988FE86"/>
    <w:lvl w:ilvl="0" w:tplc="0DFE1CF8">
      <w:start w:val="1"/>
      <w:numFmt w:val="decimal"/>
      <w:lvlText w:val="%1."/>
      <w:lvlJc w:val="left"/>
      <w:pPr>
        <w:ind w:left="720" w:hanging="360"/>
      </w:pPr>
    </w:lvl>
    <w:lvl w:ilvl="1" w:tplc="A2D6711C">
      <w:start w:val="1"/>
      <w:numFmt w:val="lowerLetter"/>
      <w:lvlText w:val="%2."/>
      <w:lvlJc w:val="left"/>
      <w:pPr>
        <w:ind w:left="1440" w:hanging="360"/>
      </w:pPr>
    </w:lvl>
    <w:lvl w:ilvl="2" w:tplc="9D2E9828">
      <w:start w:val="1"/>
      <w:numFmt w:val="lowerRoman"/>
      <w:lvlText w:val="%3."/>
      <w:lvlJc w:val="right"/>
      <w:pPr>
        <w:ind w:left="2160" w:hanging="180"/>
      </w:pPr>
    </w:lvl>
    <w:lvl w:ilvl="3" w:tplc="B8504F4C">
      <w:start w:val="1"/>
      <w:numFmt w:val="decimal"/>
      <w:lvlText w:val="%4."/>
      <w:lvlJc w:val="left"/>
      <w:pPr>
        <w:ind w:left="2880" w:hanging="360"/>
      </w:pPr>
    </w:lvl>
    <w:lvl w:ilvl="4" w:tplc="723000B0">
      <w:start w:val="1"/>
      <w:numFmt w:val="lowerLetter"/>
      <w:lvlText w:val="%5."/>
      <w:lvlJc w:val="left"/>
      <w:pPr>
        <w:ind w:left="3600" w:hanging="360"/>
      </w:pPr>
    </w:lvl>
    <w:lvl w:ilvl="5" w:tplc="D5863618">
      <w:start w:val="1"/>
      <w:numFmt w:val="lowerRoman"/>
      <w:lvlText w:val="%6."/>
      <w:lvlJc w:val="right"/>
      <w:pPr>
        <w:ind w:left="4320" w:hanging="180"/>
      </w:pPr>
    </w:lvl>
    <w:lvl w:ilvl="6" w:tplc="A1A256CA">
      <w:start w:val="1"/>
      <w:numFmt w:val="decimal"/>
      <w:lvlText w:val="%7."/>
      <w:lvlJc w:val="left"/>
      <w:pPr>
        <w:ind w:left="5040" w:hanging="360"/>
      </w:pPr>
    </w:lvl>
    <w:lvl w:ilvl="7" w:tplc="09BCDB94">
      <w:start w:val="1"/>
      <w:numFmt w:val="lowerLetter"/>
      <w:lvlText w:val="%8."/>
      <w:lvlJc w:val="left"/>
      <w:pPr>
        <w:ind w:left="5760" w:hanging="360"/>
      </w:pPr>
    </w:lvl>
    <w:lvl w:ilvl="8" w:tplc="40BE1A56">
      <w:start w:val="1"/>
      <w:numFmt w:val="lowerRoman"/>
      <w:lvlText w:val="%9."/>
      <w:lvlJc w:val="right"/>
      <w:pPr>
        <w:ind w:left="6480" w:hanging="180"/>
      </w:pPr>
    </w:lvl>
  </w:abstractNum>
  <w:abstractNum w:abstractNumId="8" w15:restartNumberingAfterBreak="0">
    <w:nsid w:val="52D4611A"/>
    <w:multiLevelType w:val="hybridMultilevel"/>
    <w:tmpl w:val="B5AC137E"/>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9" w15:restartNumberingAfterBreak="0">
    <w:nsid w:val="6634A98F"/>
    <w:multiLevelType w:val="hybridMultilevel"/>
    <w:tmpl w:val="BB90381C"/>
    <w:lvl w:ilvl="0" w:tplc="16C0094E">
      <w:start w:val="1"/>
      <w:numFmt w:val="bullet"/>
      <w:lvlText w:val=""/>
      <w:lvlJc w:val="left"/>
      <w:pPr>
        <w:ind w:left="720" w:hanging="360"/>
      </w:pPr>
      <w:rPr>
        <w:rFonts w:hint="default" w:ascii="Symbol" w:hAnsi="Symbol"/>
      </w:rPr>
    </w:lvl>
    <w:lvl w:ilvl="1" w:tplc="6C7E976E">
      <w:start w:val="1"/>
      <w:numFmt w:val="bullet"/>
      <w:lvlText w:val="o"/>
      <w:lvlJc w:val="left"/>
      <w:pPr>
        <w:ind w:left="1440" w:hanging="360"/>
      </w:pPr>
      <w:rPr>
        <w:rFonts w:hint="default" w:ascii="Courier New" w:hAnsi="Courier New"/>
      </w:rPr>
    </w:lvl>
    <w:lvl w:ilvl="2" w:tplc="E1D679C6">
      <w:start w:val="1"/>
      <w:numFmt w:val="bullet"/>
      <w:lvlText w:val=""/>
      <w:lvlJc w:val="left"/>
      <w:pPr>
        <w:ind w:left="2160" w:hanging="360"/>
      </w:pPr>
      <w:rPr>
        <w:rFonts w:hint="default" w:ascii="Wingdings" w:hAnsi="Wingdings"/>
      </w:rPr>
    </w:lvl>
    <w:lvl w:ilvl="3" w:tplc="3D3C8A52">
      <w:start w:val="1"/>
      <w:numFmt w:val="bullet"/>
      <w:lvlText w:val=""/>
      <w:lvlJc w:val="left"/>
      <w:pPr>
        <w:ind w:left="2880" w:hanging="360"/>
      </w:pPr>
      <w:rPr>
        <w:rFonts w:hint="default" w:ascii="Symbol" w:hAnsi="Symbol"/>
      </w:rPr>
    </w:lvl>
    <w:lvl w:ilvl="4" w:tplc="E4A66142">
      <w:start w:val="1"/>
      <w:numFmt w:val="bullet"/>
      <w:lvlText w:val="o"/>
      <w:lvlJc w:val="left"/>
      <w:pPr>
        <w:ind w:left="3600" w:hanging="360"/>
      </w:pPr>
      <w:rPr>
        <w:rFonts w:hint="default" w:ascii="Courier New" w:hAnsi="Courier New"/>
      </w:rPr>
    </w:lvl>
    <w:lvl w:ilvl="5" w:tplc="95289118">
      <w:start w:val="1"/>
      <w:numFmt w:val="bullet"/>
      <w:lvlText w:val=""/>
      <w:lvlJc w:val="left"/>
      <w:pPr>
        <w:ind w:left="4320" w:hanging="360"/>
      </w:pPr>
      <w:rPr>
        <w:rFonts w:hint="default" w:ascii="Wingdings" w:hAnsi="Wingdings"/>
      </w:rPr>
    </w:lvl>
    <w:lvl w:ilvl="6" w:tplc="F0266A0A">
      <w:start w:val="1"/>
      <w:numFmt w:val="bullet"/>
      <w:lvlText w:val=""/>
      <w:lvlJc w:val="left"/>
      <w:pPr>
        <w:ind w:left="5040" w:hanging="360"/>
      </w:pPr>
      <w:rPr>
        <w:rFonts w:hint="default" w:ascii="Symbol" w:hAnsi="Symbol"/>
      </w:rPr>
    </w:lvl>
    <w:lvl w:ilvl="7" w:tplc="59DE0F84">
      <w:start w:val="1"/>
      <w:numFmt w:val="bullet"/>
      <w:lvlText w:val="o"/>
      <w:lvlJc w:val="left"/>
      <w:pPr>
        <w:ind w:left="5760" w:hanging="360"/>
      </w:pPr>
      <w:rPr>
        <w:rFonts w:hint="default" w:ascii="Courier New" w:hAnsi="Courier New"/>
      </w:rPr>
    </w:lvl>
    <w:lvl w:ilvl="8" w:tplc="AECC39AC">
      <w:start w:val="1"/>
      <w:numFmt w:val="bullet"/>
      <w:lvlText w:val=""/>
      <w:lvlJc w:val="left"/>
      <w:pPr>
        <w:ind w:left="6480" w:hanging="360"/>
      </w:pPr>
      <w:rPr>
        <w:rFonts w:hint="default" w:ascii="Wingdings" w:hAnsi="Wingdings"/>
      </w:rPr>
    </w:lvl>
  </w:abstractNum>
  <w:abstractNum w:abstractNumId="10" w15:restartNumberingAfterBreak="0">
    <w:nsid w:val="67417549"/>
    <w:multiLevelType w:val="hybridMultilevel"/>
    <w:tmpl w:val="8244DE8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1" w15:restartNumberingAfterBreak="0">
    <w:nsid w:val="75796B80"/>
    <w:multiLevelType w:val="hybridMultilevel"/>
    <w:tmpl w:val="CCDA67C4"/>
    <w:lvl w:ilvl="0" w:tplc="0416000F">
      <w:start w:val="1"/>
      <w:numFmt w:val="decimal"/>
      <w:lvlText w:val="%1."/>
      <w:lvlJc w:val="left"/>
      <w:pPr>
        <w:ind w:left="720" w:hanging="360"/>
      </w:pPr>
    </w:lvl>
    <w:lvl w:ilvl="1" w:tplc="A2D6711C">
      <w:start w:val="1"/>
      <w:numFmt w:val="lowerLetter"/>
      <w:lvlText w:val="%2."/>
      <w:lvlJc w:val="left"/>
      <w:pPr>
        <w:ind w:left="1440" w:hanging="360"/>
      </w:pPr>
    </w:lvl>
    <w:lvl w:ilvl="2" w:tplc="9D2E9828">
      <w:start w:val="1"/>
      <w:numFmt w:val="lowerRoman"/>
      <w:lvlText w:val="%3."/>
      <w:lvlJc w:val="right"/>
      <w:pPr>
        <w:ind w:left="2160" w:hanging="180"/>
      </w:pPr>
    </w:lvl>
    <w:lvl w:ilvl="3" w:tplc="B8504F4C">
      <w:start w:val="1"/>
      <w:numFmt w:val="decimal"/>
      <w:lvlText w:val="%4."/>
      <w:lvlJc w:val="left"/>
      <w:pPr>
        <w:ind w:left="2880" w:hanging="360"/>
      </w:pPr>
    </w:lvl>
    <w:lvl w:ilvl="4" w:tplc="723000B0">
      <w:start w:val="1"/>
      <w:numFmt w:val="lowerLetter"/>
      <w:lvlText w:val="%5."/>
      <w:lvlJc w:val="left"/>
      <w:pPr>
        <w:ind w:left="3600" w:hanging="360"/>
      </w:pPr>
    </w:lvl>
    <w:lvl w:ilvl="5" w:tplc="D5863618">
      <w:start w:val="1"/>
      <w:numFmt w:val="lowerRoman"/>
      <w:lvlText w:val="%6."/>
      <w:lvlJc w:val="right"/>
      <w:pPr>
        <w:ind w:left="4320" w:hanging="180"/>
      </w:pPr>
    </w:lvl>
    <w:lvl w:ilvl="6" w:tplc="A1A256CA">
      <w:start w:val="1"/>
      <w:numFmt w:val="decimal"/>
      <w:lvlText w:val="%7."/>
      <w:lvlJc w:val="left"/>
      <w:pPr>
        <w:ind w:left="5040" w:hanging="360"/>
      </w:pPr>
    </w:lvl>
    <w:lvl w:ilvl="7" w:tplc="09BCDB94">
      <w:start w:val="1"/>
      <w:numFmt w:val="lowerLetter"/>
      <w:lvlText w:val="%8."/>
      <w:lvlJc w:val="left"/>
      <w:pPr>
        <w:ind w:left="5760" w:hanging="360"/>
      </w:pPr>
    </w:lvl>
    <w:lvl w:ilvl="8" w:tplc="40BE1A56">
      <w:start w:val="1"/>
      <w:numFmt w:val="lowerRoman"/>
      <w:lvlText w:val="%9."/>
      <w:lvlJc w:val="right"/>
      <w:pPr>
        <w:ind w:left="6480" w:hanging="180"/>
      </w:pPr>
    </w:lvl>
  </w:abstractNum>
  <w:abstractNum w:abstractNumId="12" w15:restartNumberingAfterBreak="0">
    <w:nsid w:val="75A91A90"/>
    <w:multiLevelType w:val="hybridMultilevel"/>
    <w:tmpl w:val="8548A41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3" w15:restartNumberingAfterBreak="0">
    <w:nsid w:val="78F65C5B"/>
    <w:multiLevelType w:val="hybridMultilevel"/>
    <w:tmpl w:val="80A47568"/>
    <w:lvl w:ilvl="0" w:tplc="BBCC31B8">
      <w:start w:val="1"/>
      <w:numFmt w:val="bullet"/>
      <w:lvlText w:val=""/>
      <w:lvlJc w:val="left"/>
      <w:pPr>
        <w:ind w:left="720" w:hanging="360"/>
      </w:pPr>
      <w:rPr>
        <w:rFonts w:hint="default" w:ascii="Symbol" w:hAnsi="Symbol"/>
      </w:rPr>
    </w:lvl>
    <w:lvl w:ilvl="1" w:tplc="DB18C55C">
      <w:start w:val="1"/>
      <w:numFmt w:val="bullet"/>
      <w:lvlText w:val="o"/>
      <w:lvlJc w:val="left"/>
      <w:pPr>
        <w:ind w:left="1440" w:hanging="360"/>
      </w:pPr>
      <w:rPr>
        <w:rFonts w:hint="default" w:ascii="Courier New" w:hAnsi="Courier New"/>
      </w:rPr>
    </w:lvl>
    <w:lvl w:ilvl="2" w:tplc="F058F360">
      <w:start w:val="1"/>
      <w:numFmt w:val="bullet"/>
      <w:lvlText w:val=""/>
      <w:lvlJc w:val="left"/>
      <w:pPr>
        <w:ind w:left="2160" w:hanging="360"/>
      </w:pPr>
      <w:rPr>
        <w:rFonts w:hint="default" w:ascii="Wingdings" w:hAnsi="Wingdings"/>
      </w:rPr>
    </w:lvl>
    <w:lvl w:ilvl="3" w:tplc="60F4088C">
      <w:start w:val="1"/>
      <w:numFmt w:val="bullet"/>
      <w:lvlText w:val=""/>
      <w:lvlJc w:val="left"/>
      <w:pPr>
        <w:ind w:left="2880" w:hanging="360"/>
      </w:pPr>
      <w:rPr>
        <w:rFonts w:hint="default" w:ascii="Symbol" w:hAnsi="Symbol"/>
      </w:rPr>
    </w:lvl>
    <w:lvl w:ilvl="4" w:tplc="625251AE">
      <w:start w:val="1"/>
      <w:numFmt w:val="bullet"/>
      <w:lvlText w:val="o"/>
      <w:lvlJc w:val="left"/>
      <w:pPr>
        <w:ind w:left="3600" w:hanging="360"/>
      </w:pPr>
      <w:rPr>
        <w:rFonts w:hint="default" w:ascii="Courier New" w:hAnsi="Courier New"/>
      </w:rPr>
    </w:lvl>
    <w:lvl w:ilvl="5" w:tplc="D3FCE2D4">
      <w:start w:val="1"/>
      <w:numFmt w:val="bullet"/>
      <w:lvlText w:val=""/>
      <w:lvlJc w:val="left"/>
      <w:pPr>
        <w:ind w:left="4320" w:hanging="360"/>
      </w:pPr>
      <w:rPr>
        <w:rFonts w:hint="default" w:ascii="Wingdings" w:hAnsi="Wingdings"/>
      </w:rPr>
    </w:lvl>
    <w:lvl w:ilvl="6" w:tplc="9524FB94">
      <w:start w:val="1"/>
      <w:numFmt w:val="bullet"/>
      <w:lvlText w:val=""/>
      <w:lvlJc w:val="left"/>
      <w:pPr>
        <w:ind w:left="5040" w:hanging="360"/>
      </w:pPr>
      <w:rPr>
        <w:rFonts w:hint="default" w:ascii="Symbol" w:hAnsi="Symbol"/>
      </w:rPr>
    </w:lvl>
    <w:lvl w:ilvl="7" w:tplc="26B2CA7E">
      <w:start w:val="1"/>
      <w:numFmt w:val="bullet"/>
      <w:lvlText w:val="o"/>
      <w:lvlJc w:val="left"/>
      <w:pPr>
        <w:ind w:left="5760" w:hanging="360"/>
      </w:pPr>
      <w:rPr>
        <w:rFonts w:hint="default" w:ascii="Courier New" w:hAnsi="Courier New"/>
      </w:rPr>
    </w:lvl>
    <w:lvl w:ilvl="8" w:tplc="BD18E312">
      <w:start w:val="1"/>
      <w:numFmt w:val="bullet"/>
      <w:lvlText w:val=""/>
      <w:lvlJc w:val="left"/>
      <w:pPr>
        <w:ind w:left="6480" w:hanging="360"/>
      </w:pPr>
      <w:rPr>
        <w:rFonts w:hint="default" w:ascii="Wingdings" w:hAnsi="Wingdings"/>
      </w:rPr>
    </w:lvl>
  </w:abstractNum>
  <w:num w:numId="1">
    <w:abstractNumId w:val="7"/>
  </w:num>
  <w:num w:numId="2">
    <w:abstractNumId w:val="2"/>
  </w:num>
  <w:num w:numId="3">
    <w:abstractNumId w:val="4"/>
  </w:num>
  <w:num w:numId="4">
    <w:abstractNumId w:val="9"/>
  </w:num>
  <w:num w:numId="5">
    <w:abstractNumId w:val="6"/>
  </w:num>
  <w:num w:numId="6">
    <w:abstractNumId w:val="13"/>
  </w:num>
  <w:num w:numId="7">
    <w:abstractNumId w:val="11"/>
  </w:num>
  <w:num w:numId="8">
    <w:abstractNumId w:val="1"/>
  </w:num>
  <w:num w:numId="9">
    <w:abstractNumId w:val="12"/>
  </w:num>
  <w:num w:numId="10">
    <w:abstractNumId w:val="0"/>
  </w:num>
  <w:num w:numId="11">
    <w:abstractNumId w:val="10"/>
  </w:num>
  <w:num w:numId="12">
    <w:abstractNumId w:val="3"/>
  </w:num>
  <w:num w:numId="13">
    <w:abstractNumId w:val="5"/>
  </w:num>
  <w:num w:numId="1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AO PEDRO MIRANDA SOUSA">
    <w15:presenceInfo w15:providerId="None" w15:userId="JOAO PEDRO MIRANDA SO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revisionView w:markup="0"/>
  <w:trackRevisions w:val="tru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C48691"/>
    <w:rsid w:val="000364E0"/>
    <w:rsid w:val="000A2A20"/>
    <w:rsid w:val="000F3F79"/>
    <w:rsid w:val="001014F2"/>
    <w:rsid w:val="00214D62"/>
    <w:rsid w:val="002421F4"/>
    <w:rsid w:val="00277E99"/>
    <w:rsid w:val="002E5C98"/>
    <w:rsid w:val="00360A59"/>
    <w:rsid w:val="003C0BAB"/>
    <w:rsid w:val="003C55C7"/>
    <w:rsid w:val="004742BE"/>
    <w:rsid w:val="0049104A"/>
    <w:rsid w:val="006C560C"/>
    <w:rsid w:val="0082556C"/>
    <w:rsid w:val="008308EB"/>
    <w:rsid w:val="00863821"/>
    <w:rsid w:val="008D4909"/>
    <w:rsid w:val="009E62CF"/>
    <w:rsid w:val="009F26AB"/>
    <w:rsid w:val="00A558CF"/>
    <w:rsid w:val="00A601BC"/>
    <w:rsid w:val="00AA12FF"/>
    <w:rsid w:val="00C077AB"/>
    <w:rsid w:val="00C319BD"/>
    <w:rsid w:val="00C402A9"/>
    <w:rsid w:val="00C555E4"/>
    <w:rsid w:val="00C85DF1"/>
    <w:rsid w:val="00CB2FFD"/>
    <w:rsid w:val="00CE76DD"/>
    <w:rsid w:val="00D32D72"/>
    <w:rsid w:val="00DA5B13"/>
    <w:rsid w:val="00DC600E"/>
    <w:rsid w:val="00DF7653"/>
    <w:rsid w:val="00EC7CE5"/>
    <w:rsid w:val="00F900B8"/>
    <w:rsid w:val="00FB74F0"/>
    <w:rsid w:val="00FD104C"/>
    <w:rsid w:val="014254AA"/>
    <w:rsid w:val="03400868"/>
    <w:rsid w:val="059E25DB"/>
    <w:rsid w:val="05BE65C7"/>
    <w:rsid w:val="05F38FF0"/>
    <w:rsid w:val="0673E25F"/>
    <w:rsid w:val="06FCF3AC"/>
    <w:rsid w:val="086D89C4"/>
    <w:rsid w:val="08CE593D"/>
    <w:rsid w:val="090E150D"/>
    <w:rsid w:val="09DE77CC"/>
    <w:rsid w:val="0B8F491B"/>
    <w:rsid w:val="0C61796C"/>
    <w:rsid w:val="0DC6BAC0"/>
    <w:rsid w:val="0DD6301E"/>
    <w:rsid w:val="0E42528E"/>
    <w:rsid w:val="0E68321C"/>
    <w:rsid w:val="0EA92471"/>
    <w:rsid w:val="0F57FA05"/>
    <w:rsid w:val="105CDD39"/>
    <w:rsid w:val="10BF0873"/>
    <w:rsid w:val="11AEEE6A"/>
    <w:rsid w:val="11FB0050"/>
    <w:rsid w:val="11FE8F06"/>
    <w:rsid w:val="12C48691"/>
    <w:rsid w:val="1313082D"/>
    <w:rsid w:val="1343EC8F"/>
    <w:rsid w:val="134F679D"/>
    <w:rsid w:val="136AB3DB"/>
    <w:rsid w:val="16F857C6"/>
    <w:rsid w:val="185596C3"/>
    <w:rsid w:val="190A3AD2"/>
    <w:rsid w:val="1B2E7EB6"/>
    <w:rsid w:val="1B405495"/>
    <w:rsid w:val="1B6A6B21"/>
    <w:rsid w:val="1C52B999"/>
    <w:rsid w:val="1CC73483"/>
    <w:rsid w:val="1D2E7726"/>
    <w:rsid w:val="1D8632C0"/>
    <w:rsid w:val="1F3B5AD8"/>
    <w:rsid w:val="1FCADF96"/>
    <w:rsid w:val="20F30A68"/>
    <w:rsid w:val="21009EBB"/>
    <w:rsid w:val="22AC141A"/>
    <w:rsid w:val="23574978"/>
    <w:rsid w:val="23CE6C26"/>
    <w:rsid w:val="24E6546F"/>
    <w:rsid w:val="25633488"/>
    <w:rsid w:val="2622E34F"/>
    <w:rsid w:val="270E3AC5"/>
    <w:rsid w:val="2AA1D1E7"/>
    <w:rsid w:val="2B08C68D"/>
    <w:rsid w:val="2C558451"/>
    <w:rsid w:val="2FD9FA37"/>
    <w:rsid w:val="30EC3060"/>
    <w:rsid w:val="3212E79C"/>
    <w:rsid w:val="32175EFB"/>
    <w:rsid w:val="3238DF67"/>
    <w:rsid w:val="354B6238"/>
    <w:rsid w:val="36E1491E"/>
    <w:rsid w:val="3744579E"/>
    <w:rsid w:val="379EBC6F"/>
    <w:rsid w:val="3A563837"/>
    <w:rsid w:val="3B638BE7"/>
    <w:rsid w:val="3B9E6362"/>
    <w:rsid w:val="3BD86458"/>
    <w:rsid w:val="3D5CDEC2"/>
    <w:rsid w:val="3DE4CED6"/>
    <w:rsid w:val="3E32DF67"/>
    <w:rsid w:val="3E5577B7"/>
    <w:rsid w:val="3E81EB73"/>
    <w:rsid w:val="3EA3515C"/>
    <w:rsid w:val="3FA9830C"/>
    <w:rsid w:val="3FE77953"/>
    <w:rsid w:val="401E36C3"/>
    <w:rsid w:val="408DC4D5"/>
    <w:rsid w:val="40AC78A9"/>
    <w:rsid w:val="430FC9A7"/>
    <w:rsid w:val="43C69956"/>
    <w:rsid w:val="44CF530A"/>
    <w:rsid w:val="44F5A5D4"/>
    <w:rsid w:val="4700FFB2"/>
    <w:rsid w:val="48D9670A"/>
    <w:rsid w:val="490CDC70"/>
    <w:rsid w:val="492EDB4D"/>
    <w:rsid w:val="4A5EBA11"/>
    <w:rsid w:val="4A70698A"/>
    <w:rsid w:val="4E0A7497"/>
    <w:rsid w:val="4E1FAD8F"/>
    <w:rsid w:val="4F6B8832"/>
    <w:rsid w:val="5036BBBF"/>
    <w:rsid w:val="5099CAB3"/>
    <w:rsid w:val="5223BD93"/>
    <w:rsid w:val="539AD1F7"/>
    <w:rsid w:val="5430A435"/>
    <w:rsid w:val="55EC62B1"/>
    <w:rsid w:val="5631C183"/>
    <w:rsid w:val="568A13D3"/>
    <w:rsid w:val="5933AF66"/>
    <w:rsid w:val="5E16C8D6"/>
    <w:rsid w:val="5E177D93"/>
    <w:rsid w:val="5EA52E7F"/>
    <w:rsid w:val="60711F25"/>
    <w:rsid w:val="6168E3CD"/>
    <w:rsid w:val="628BF460"/>
    <w:rsid w:val="63C38356"/>
    <w:rsid w:val="653AB18A"/>
    <w:rsid w:val="659C1210"/>
    <w:rsid w:val="65C830B5"/>
    <w:rsid w:val="66FD4077"/>
    <w:rsid w:val="6836616D"/>
    <w:rsid w:val="6A3DB794"/>
    <w:rsid w:val="6A42E33E"/>
    <w:rsid w:val="6ABADA1E"/>
    <w:rsid w:val="6AE9F2FE"/>
    <w:rsid w:val="6CDD4C00"/>
    <w:rsid w:val="6DF8956C"/>
    <w:rsid w:val="6E90E166"/>
    <w:rsid w:val="6F9192E4"/>
    <w:rsid w:val="6FB9620F"/>
    <w:rsid w:val="710E7D06"/>
    <w:rsid w:val="7176E6EC"/>
    <w:rsid w:val="71F2BA4F"/>
    <w:rsid w:val="72692600"/>
    <w:rsid w:val="729C516A"/>
    <w:rsid w:val="7362CEC7"/>
    <w:rsid w:val="7596A592"/>
    <w:rsid w:val="76131DBF"/>
    <w:rsid w:val="79CE7E55"/>
    <w:rsid w:val="7C0B56D2"/>
    <w:rsid w:val="7C125BE9"/>
    <w:rsid w:val="7C7080C3"/>
    <w:rsid w:val="7E2FD5F3"/>
    <w:rsid w:val="7E487880"/>
    <w:rsid w:val="7F28F44C"/>
    <w:rsid w:val="7F7EE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48691"/>
  <w15:chartTrackingRefBased/>
  <w15:docId w15:val="{CD168090-16B0-43C9-96C8-8E0F407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364E0"/>
    <w:pPr>
      <w:spacing w:after="0" w:line="360" w:lineRule="auto"/>
      <w:ind w:firstLine="709"/>
      <w:contextualSpacing/>
      <w:jc w:val="both"/>
    </w:pPr>
    <w:rPr>
      <w:rFonts w:ascii="Times New Roman" w:hAnsi="Times New Roman" w:eastAsia="Times New Roman" w:cs="Times New Roman"/>
    </w:rPr>
  </w:style>
  <w:style w:type="paragraph" w:styleId="Ttulo1">
    <w:name w:val="heading 1"/>
    <w:basedOn w:val="PargrafodaLista"/>
    <w:next w:val="Normal"/>
    <w:uiPriority w:val="9"/>
    <w:qFormat/>
    <w:rsid w:val="000364E0"/>
    <w:pPr>
      <w:numPr>
        <w:numId w:val="8"/>
      </w:numPr>
      <w:spacing w:after="120"/>
      <w:ind w:left="357" w:hanging="357"/>
      <w:outlineLvl w:val="0"/>
    </w:pPr>
    <w:rPr>
      <w:b/>
    </w:rPr>
  </w:style>
  <w:style w:type="paragraph" w:styleId="Ttulo2">
    <w:name w:val="heading 2"/>
    <w:basedOn w:val="Ttulo1"/>
    <w:next w:val="Normal"/>
    <w:uiPriority w:val="9"/>
    <w:unhideWhenUsed/>
    <w:qFormat/>
    <w:rsid w:val="000364E0"/>
    <w:pPr>
      <w:numPr>
        <w:ilvl w:val="1"/>
      </w:numPr>
      <w:ind w:left="426"/>
      <w:outlineLvl w:val="1"/>
    </w:pPr>
  </w:style>
  <w:style w:type="paragraph" w:styleId="Ttulo3">
    <w:name w:val="heading 3"/>
    <w:basedOn w:val="Ttulo2"/>
    <w:next w:val="Normal"/>
    <w:uiPriority w:val="9"/>
    <w:unhideWhenUsed/>
    <w:qFormat/>
    <w:rsid w:val="00C555E4"/>
    <w:pPr>
      <w:numPr>
        <w:ilvl w:val="2"/>
      </w:numPr>
      <w:ind w:left="993" w:hanging="567"/>
      <w:outlineLvl w:val="2"/>
    </w:p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uiPriority w:val="34"/>
    <w:qFormat/>
    <w:rsid w:val="2C558451"/>
    <w:pPr>
      <w:ind w:left="720"/>
    </w:pPr>
  </w:style>
  <w:style w:type="character" w:styleId="Hyperlink">
    <w:name w:val="Hyperlink"/>
    <w:basedOn w:val="Fontepargpadro"/>
    <w:uiPriority w:val="99"/>
    <w:unhideWhenUsed/>
    <w:rsid w:val="185596C3"/>
    <w:rPr>
      <w:color w:val="467886"/>
      <w:u w:val="single"/>
    </w:rPr>
  </w:style>
  <w:style w:type="paragraph" w:styleId="Textodebalo">
    <w:name w:val="Balloon Text"/>
    <w:basedOn w:val="Normal"/>
    <w:link w:val="TextodebaloChar"/>
    <w:uiPriority w:val="99"/>
    <w:semiHidden/>
    <w:unhideWhenUsed/>
    <w:rsid w:val="000364E0"/>
    <w:pPr>
      <w:spacing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0364E0"/>
    <w:rPr>
      <w:rFonts w:ascii="Segoe UI" w:hAnsi="Segoe UI" w:eastAsia="Times New Roman" w:cs="Segoe UI"/>
      <w:sz w:val="18"/>
      <w:szCs w:val="18"/>
    </w:rPr>
  </w:style>
  <w:style w:type="paragraph" w:styleId="SemEspaamento">
    <w:name w:val="No Spacing"/>
    <w:uiPriority w:val="1"/>
    <w:qFormat/>
    <w:rsid w:val="00C077AB"/>
    <w:pPr>
      <w:spacing w:after="0" w:line="240" w:lineRule="auto"/>
      <w:ind w:firstLine="709"/>
      <w:contextualSpacing/>
      <w:jc w:val="both"/>
    </w:pPr>
    <w:rPr>
      <w:rFonts w:ascii="Times New Roman" w:hAnsi="Times New Roman" w:eastAsia="Times New Roman" w:cs="Times New Roman"/>
    </w:rPr>
  </w:style>
  <w:style w:type="character" w:styleId="Forte">
    <w:name w:val="Strong"/>
    <w:basedOn w:val="Fontepargpadro"/>
    <w:uiPriority w:val="22"/>
    <w:qFormat/>
    <w:rsid w:val="00C555E4"/>
    <w:rPr>
      <w:b/>
      <w:bCs/>
    </w:rPr>
  </w:style>
  <w:style w:type="paragraph" w:styleId="Sumrio1">
    <w:name w:val="toc 1"/>
    <w:basedOn w:val="Normal"/>
    <w:next w:val="Normal"/>
    <w:autoRedefine/>
    <w:uiPriority w:val="39"/>
    <w:unhideWhenUsed/>
    <w:rsid w:val="003C55C7"/>
    <w:pPr>
      <w:tabs>
        <w:tab w:val="left" w:pos="426"/>
        <w:tab w:val="right" w:leader="dot" w:pos="9061"/>
      </w:tabs>
      <w:spacing w:after="100"/>
      <w:ind w:firstLine="0"/>
      <w:pPrChange w:author="ARLISON GASPAR DE OLIVEIRA" w:date="2025-08-09T19:29:00Z" w:id="0">
        <w:pPr>
          <w:spacing w:after="100" w:line="360" w:lineRule="auto"/>
          <w:ind w:firstLine="709"/>
          <w:contextualSpacing/>
          <w:jc w:val="both"/>
        </w:pPr>
      </w:pPrChange>
    </w:pPr>
    <w:rPr>
      <w:noProof/>
      <w:rPrChange w:author="ARLISON GASPAR DE OLIVEIRA" w:date="2025-08-09T19:29:00Z" w:id="0">
        <w:rPr>
          <w:sz w:val="24"/>
          <w:szCs w:val="24"/>
          <w:lang w:val="pt-BR" w:eastAsia="en-US" w:bidi="ar-SA"/>
        </w:rPr>
      </w:rPrChange>
    </w:rPr>
  </w:style>
  <w:style w:type="paragraph" w:styleId="Sumrio2">
    <w:name w:val="toc 2"/>
    <w:basedOn w:val="Normal"/>
    <w:next w:val="Normal"/>
    <w:autoRedefine/>
    <w:uiPriority w:val="39"/>
    <w:unhideWhenUsed/>
    <w:rsid w:val="006C560C"/>
    <w:pPr>
      <w:tabs>
        <w:tab w:val="left" w:pos="709"/>
        <w:tab w:val="right" w:leader="dot" w:pos="9061"/>
      </w:tabs>
      <w:spacing w:after="100"/>
      <w:ind w:left="142" w:firstLine="0"/>
      <w:pPrChange w:author="ARLISON GASPAR DE OLIVEIRA" w:date="2025-08-09T16:48:00Z" w:id="1">
        <w:pPr>
          <w:spacing w:after="100" w:line="360" w:lineRule="auto"/>
          <w:ind w:left="220" w:firstLine="709"/>
          <w:contextualSpacing/>
          <w:jc w:val="both"/>
        </w:pPr>
      </w:pPrChange>
    </w:pPr>
    <w:rPr>
      <w:rPrChange w:author="ARLISON GASPAR DE OLIVEIRA" w:date="2025-08-09T16:48:00Z" w:id="1">
        <w:rPr>
          <w:sz w:val="24"/>
          <w:szCs w:val="24"/>
          <w:lang w:val="pt-BR" w:eastAsia="en-US" w:bidi="ar-SA"/>
        </w:rPr>
      </w:rPrChange>
    </w:rPr>
  </w:style>
  <w:style w:type="paragraph" w:styleId="Sumrio3">
    <w:name w:val="toc 3"/>
    <w:basedOn w:val="Normal"/>
    <w:next w:val="Normal"/>
    <w:autoRedefine/>
    <w:uiPriority w:val="39"/>
    <w:unhideWhenUsed/>
    <w:rsid w:val="006C560C"/>
    <w:pPr>
      <w:tabs>
        <w:tab w:val="left" w:pos="993"/>
        <w:tab w:val="right" w:leader="dot" w:pos="9061"/>
      </w:tabs>
      <w:spacing w:after="100"/>
      <w:ind w:left="284" w:firstLine="0"/>
      <w:pPrChange w:author="ARLISON GASPAR DE OLIVEIRA" w:date="2025-08-09T16:48:00Z" w:id="2">
        <w:pPr>
          <w:spacing w:after="100" w:line="360" w:lineRule="auto"/>
          <w:ind w:left="440" w:firstLine="709"/>
          <w:contextualSpacing/>
          <w:jc w:val="both"/>
        </w:pPr>
      </w:pPrChange>
    </w:pPr>
    <w:rPr>
      <w:rPrChange w:author="ARLISON GASPAR DE OLIVEIRA" w:date="2025-08-09T16:48:00Z" w:id="2">
        <w:rPr>
          <w:sz w:val="24"/>
          <w:szCs w:val="24"/>
          <w:lang w:val="pt-BR" w:eastAsia="en-US" w:bidi="ar-SA"/>
        </w:rPr>
      </w:rPrChange>
    </w:rPr>
  </w:style>
  <w:style w:type="paragraph" w:styleId="Cabealho">
    <w:name w:val="header"/>
    <w:basedOn w:val="Normal"/>
    <w:link w:val="CabealhoChar"/>
    <w:uiPriority w:val="99"/>
    <w:unhideWhenUsed/>
    <w:rsid w:val="006C560C"/>
    <w:pPr>
      <w:tabs>
        <w:tab w:val="center" w:pos="4252"/>
        <w:tab w:val="right" w:pos="8504"/>
      </w:tabs>
      <w:spacing w:line="240" w:lineRule="auto"/>
    </w:pPr>
  </w:style>
  <w:style w:type="character" w:styleId="CabealhoChar" w:customStyle="1">
    <w:name w:val="Cabeçalho Char"/>
    <w:basedOn w:val="Fontepargpadro"/>
    <w:link w:val="Cabealho"/>
    <w:uiPriority w:val="99"/>
    <w:rsid w:val="006C560C"/>
    <w:rPr>
      <w:rFonts w:ascii="Times New Roman" w:hAnsi="Times New Roman" w:eastAsia="Times New Roman" w:cs="Times New Roman"/>
    </w:rPr>
  </w:style>
  <w:style w:type="paragraph" w:styleId="Rodap">
    <w:name w:val="footer"/>
    <w:basedOn w:val="Normal"/>
    <w:link w:val="RodapChar"/>
    <w:uiPriority w:val="99"/>
    <w:unhideWhenUsed/>
    <w:rsid w:val="006C560C"/>
    <w:pPr>
      <w:tabs>
        <w:tab w:val="center" w:pos="4252"/>
        <w:tab w:val="right" w:pos="8504"/>
      </w:tabs>
      <w:spacing w:line="240" w:lineRule="auto"/>
    </w:pPr>
  </w:style>
  <w:style w:type="character" w:styleId="RodapChar" w:customStyle="1">
    <w:name w:val="Rodapé Char"/>
    <w:basedOn w:val="Fontepargpadro"/>
    <w:link w:val="Rodap"/>
    <w:uiPriority w:val="99"/>
    <w:rsid w:val="006C560C"/>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38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hyperlink" Target="https://github.com/gustvo-olive" TargetMode="Externa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header" Target="header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hyperlink" Target="https://opensource.org/licenses/MIT" TargetMode="Externa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microsoft.com/office/2011/relationships/people" Target="people.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hyperlink" Target="mailto:Arlison.go@discente.ufma.br" TargetMode="External" Id="rId38"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6B22-9F60-4A8C-A3EC-E58ACB7D4B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ARLISON GASPAR DE OLIVEIRA</dc:creator>
  <keywords/>
  <dc:description/>
  <lastModifiedBy>JOAO PEDRO MIRANDA SOUSA</lastModifiedBy>
  <revision>19</revision>
  <dcterms:created xsi:type="dcterms:W3CDTF">2025-06-29T17:32:00.0000000Z</dcterms:created>
  <dcterms:modified xsi:type="dcterms:W3CDTF">2025-08-09T22:43:27.9648512Z</dcterms:modified>
</coreProperties>
</file>